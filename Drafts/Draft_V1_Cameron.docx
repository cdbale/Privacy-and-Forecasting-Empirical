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4FB24" w14:textId="0CCF062D" w:rsidR="0098537B" w:rsidRDefault="00C37A47">
      <w:pPr>
        <w:rPr>
          <w:rFonts w:ascii="Cambria" w:hAnsi="Cambria"/>
          <w:b/>
          <w:bCs/>
        </w:rPr>
      </w:pPr>
      <w:r>
        <w:rPr>
          <w:rFonts w:ascii="Cambria" w:hAnsi="Cambria"/>
          <w:b/>
          <w:bCs/>
        </w:rPr>
        <w:t>The Effects of Privacy Protection on Forecast Accuracy</w:t>
      </w:r>
    </w:p>
    <w:p w14:paraId="7D2C9554" w14:textId="761C1613" w:rsidR="00C37A47" w:rsidRDefault="00C37A47">
      <w:pPr>
        <w:rPr>
          <w:rFonts w:ascii="Cambria" w:hAnsi="Cambria"/>
          <w:b/>
          <w:bCs/>
        </w:rPr>
      </w:pPr>
    </w:p>
    <w:p w14:paraId="2E87BB15" w14:textId="0EADC60B" w:rsidR="00C37A47" w:rsidRDefault="00C37A47" w:rsidP="00C37A47">
      <w:pPr>
        <w:pStyle w:val="ListParagraph"/>
        <w:numPr>
          <w:ilvl w:val="0"/>
          <w:numId w:val="1"/>
        </w:numPr>
        <w:rPr>
          <w:rFonts w:ascii="Cambria" w:hAnsi="Cambria"/>
          <w:b/>
          <w:bCs/>
        </w:rPr>
      </w:pPr>
      <w:r>
        <w:rPr>
          <w:rFonts w:ascii="Cambria" w:hAnsi="Cambria"/>
          <w:b/>
          <w:bCs/>
        </w:rPr>
        <w:t>Introduction</w:t>
      </w:r>
    </w:p>
    <w:p w14:paraId="3B934E84" w14:textId="66C2E194" w:rsidR="00C37A47" w:rsidRDefault="00C37A47" w:rsidP="00C37A47">
      <w:pPr>
        <w:rPr>
          <w:rFonts w:ascii="Cambria" w:hAnsi="Cambria"/>
        </w:rPr>
      </w:pPr>
    </w:p>
    <w:p w14:paraId="300EDD64" w14:textId="77777777" w:rsidR="00C37A47" w:rsidRPr="00C37A47" w:rsidRDefault="00C37A47" w:rsidP="00C37A47">
      <w:pPr>
        <w:rPr>
          <w:rFonts w:ascii="Cambria" w:hAnsi="Cambria"/>
        </w:rPr>
      </w:pPr>
      <w:r w:rsidRPr="00C37A47">
        <w:rPr>
          <w:rFonts w:ascii="Cambria" w:hAnsi="Cambria"/>
        </w:rPr>
        <w:t>Forecasting is popular in a variety of fields, such as consumer analytics, renewable energy and power industries, and census tracking, all of which may benefit from the use of commercially or personally sensitive data. Examples include using social media information</w:t>
      </w:r>
      <w:r>
        <w:rPr>
          <w:rFonts w:ascii="Cambria" w:hAnsi="Cambria"/>
        </w:rPr>
        <w:t xml:space="preserve"> </w:t>
      </w:r>
      <w:r>
        <w:rPr>
          <w:rFonts w:ascii="Cambria" w:hAnsi="Cambria"/>
        </w:rPr>
        <w:fldChar w:fldCharType="begin"/>
      </w:r>
      <w:r>
        <w:rPr>
          <w:rFonts w:ascii="Cambria" w:hAnsi="Cambria"/>
        </w:rPr>
        <w:instrText xml:space="preserve"> ADDIN ZOTERO_ITEM CSL_CITATION {"citationID":"Wma3iAOI","properties":{"formattedCitation":"(Boone et al., 2019)","plainCitation":"(Boone et al., 2019)","noteIndex":0},"citationItems":[{"id":69,"uris":["http://zotero.org/users/8556523/items/KIQS39QX"],"itemData":{"id":69,"type":"article-journal","abstract":"Forecasts have traditionally served as the basis for planning and executing supply chain activities. Forecasts drive supply chain decisions, and they have become critically important due to increasing customer expectations, shortening lead times, and the need to manage scarce resources. Over the last ten years, advances in technology and data collection systems have resulted in the generation of huge volumes of data on a wide variety of topics and at great speed. This paper reviews the impact that this explosion of data is having on product forecasting and how it is improving it. While much of this review will focus on time series data, we will also explore how such data can be used to obtain insights into consumer behavior, and the impact of such data on organizational forecasting.","container-title":"International Journal of Forecasting","DOI":"10.1016/j.ijforecast.2018.09.003","ISSN":"01692070","issue":"1","journalAbbreviation":"International Journal of Forecasting","language":"en","page":"170-180","source":"DOI.org (Crossref)","title":"Forecasting sales in the supply chain: Consumer analytics in the big data era","title-short":"Forecasting sales in the supply chain","volume":"35","author":[{"family":"Boone","given":"Tonya"},{"family":"Ganeshan","given":"Ram"},{"family":"Jain","given":"Aditya"},{"family":"Sanders","given":"Nada R."}],"issued":{"date-parts":[["2019",1]]}}}],"schema":"https://github.com/citation-style-language/schema/raw/master/csl-citation.json"} </w:instrText>
      </w:r>
      <w:r>
        <w:rPr>
          <w:rFonts w:ascii="Cambria" w:hAnsi="Cambria"/>
        </w:rPr>
        <w:fldChar w:fldCharType="separate"/>
      </w:r>
      <w:r w:rsidRPr="00C37A47">
        <w:rPr>
          <w:rFonts w:ascii="Cambria" w:hAnsi="Cambria"/>
        </w:rPr>
        <w:t>(Boone et al., 2019)</w:t>
      </w:r>
      <w:r>
        <w:rPr>
          <w:rFonts w:ascii="Cambria" w:hAnsi="Cambria"/>
        </w:rPr>
        <w:fldChar w:fldCharType="end"/>
      </w:r>
      <w:r>
        <w:rPr>
          <w:rFonts w:ascii="Cambria" w:hAnsi="Cambria"/>
        </w:rPr>
        <w:t xml:space="preserve"> </w:t>
      </w:r>
      <w:r w:rsidRPr="00C37A47">
        <w:rPr>
          <w:rFonts w:ascii="Cambria" w:hAnsi="Cambria"/>
        </w:rPr>
        <w:t>and collaboratively shared power generation data</w:t>
      </w:r>
      <w:r>
        <w:rPr>
          <w:rFonts w:ascii="Cambria" w:hAnsi="Cambria"/>
        </w:rPr>
        <w:t xml:space="preserve"> </w:t>
      </w:r>
      <w:r>
        <w:rPr>
          <w:rFonts w:ascii="Cambria" w:hAnsi="Cambria"/>
        </w:rPr>
        <w:fldChar w:fldCharType="begin"/>
      </w:r>
      <w:r>
        <w:rPr>
          <w:rFonts w:ascii="Cambria" w:hAnsi="Cambria"/>
        </w:rPr>
        <w:instrText xml:space="preserve"> ADDIN ZOTERO_ITEM CSL_CITATION {"citationID":"vHqD7BuU","properties":{"formattedCitation":"(Gon\\uc0\\u231{}alves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Pr>
          <w:rFonts w:ascii="Cambria" w:hAnsi="Cambria"/>
        </w:rPr>
        <w:fldChar w:fldCharType="separate"/>
      </w:r>
      <w:r w:rsidRPr="00C37A47">
        <w:rPr>
          <w:rFonts w:ascii="Cambria" w:hAnsi="Cambria" w:cs="Times New Roman"/>
          <w:szCs w:val="24"/>
        </w:rPr>
        <w:t>(Gonçalves et al., 2021)</w:t>
      </w:r>
      <w:r>
        <w:rPr>
          <w:rFonts w:ascii="Cambria" w:hAnsi="Cambria"/>
        </w:rPr>
        <w:fldChar w:fldCharType="end"/>
      </w:r>
      <w:r>
        <w:rPr>
          <w:rFonts w:ascii="Cambria" w:hAnsi="Cambria"/>
        </w:rPr>
        <w:t xml:space="preserve"> </w:t>
      </w:r>
      <w:r w:rsidRPr="00C37A47">
        <w:rPr>
          <w:rFonts w:ascii="Cambria" w:hAnsi="Cambria"/>
        </w:rPr>
        <w:t>to improve forecast accuracy. The privacy concerns associated with sensitive data have been demonstrated across many domains. Data ranging from consumer locations</w:t>
      </w:r>
      <w:r>
        <w:rPr>
          <w:rFonts w:ascii="Cambria" w:hAnsi="Cambria"/>
        </w:rPr>
        <w:t xml:space="preserve"> </w:t>
      </w:r>
      <w:r>
        <w:rPr>
          <w:rFonts w:ascii="Cambria" w:hAnsi="Cambria"/>
        </w:rPr>
        <w:fldChar w:fldCharType="begin"/>
      </w:r>
      <w:r>
        <w:rPr>
          <w:rFonts w:ascii="Cambria" w:hAnsi="Cambria"/>
        </w:rPr>
        <w:instrText xml:space="preserve"> ADDIN ZOTERO_ITEM CSL_CITATION {"citationID":"o4S72TcE","properties":{"formattedCitation":"(de Montjoye et al., 2013)","plainCitation":"(de Montjoye et al., 2013)","noteIndex":0},"citationItems":[{"id":135,"uris":["http://zotero.org/users/8556523/items/F5DA94Y4"],"itemData":{"id":135,"type":"article-journal","container-title":"Scientific Reports","DOI":"10.1038/srep01376","ISSN":"2045-2322","issue":"1","journalAbbreviation":"Sci Rep","language":"en","page":"1376","source":"DOI.org (Crossref)","title":"Unique in the Crowd: The privacy bounds of human mobility","title-short":"Unique in the Crowd","volume":"3","author":[{"family":"Montjoye","given":"Yves-Alexandre","non-dropping-particle":"de"},{"family":"Hidalgo","given":"César A."},{"family":"Verleysen","given":"Michel"},{"family":"Blondel","given":"Vincent D."}],"issued":{"date-parts":[["2013",12]]}}}],"schema":"https://github.com/citation-style-language/schema/raw/master/csl-citation.json"} </w:instrText>
      </w:r>
      <w:r>
        <w:rPr>
          <w:rFonts w:ascii="Cambria" w:hAnsi="Cambria"/>
        </w:rPr>
        <w:fldChar w:fldCharType="separate"/>
      </w:r>
      <w:r w:rsidRPr="00C37A47">
        <w:rPr>
          <w:rFonts w:ascii="Cambria" w:hAnsi="Cambria"/>
        </w:rPr>
        <w:t>(de Montjoye et al., 2013)</w:t>
      </w:r>
      <w:r>
        <w:rPr>
          <w:rFonts w:ascii="Cambria" w:hAnsi="Cambria"/>
        </w:rPr>
        <w:fldChar w:fldCharType="end"/>
      </w:r>
      <w:r>
        <w:rPr>
          <w:rFonts w:ascii="Cambria" w:hAnsi="Cambria"/>
        </w:rPr>
        <w:t xml:space="preserve"> </w:t>
      </w:r>
      <w:r w:rsidRPr="00C37A47">
        <w:rPr>
          <w:rFonts w:ascii="Cambria" w:hAnsi="Cambria"/>
        </w:rPr>
        <w:t>to smart meter usage</w:t>
      </w:r>
      <w:r>
        <w:rPr>
          <w:rFonts w:ascii="Cambria" w:hAnsi="Cambria"/>
        </w:rPr>
        <w:t xml:space="preserve"> </w:t>
      </w:r>
      <w:r>
        <w:rPr>
          <w:rFonts w:ascii="Cambria" w:hAnsi="Cambria"/>
        </w:rPr>
        <w:fldChar w:fldCharType="begin"/>
      </w:r>
      <w:r>
        <w:rPr>
          <w:rFonts w:ascii="Cambria" w:hAnsi="Cambria"/>
        </w:rPr>
        <w:instrText xml:space="preserve"> ADDIN ZOTERO_ITEM CSL_CITATION {"citationID":"vewIatsm","properties":{"formattedCitation":"(V\\uc0\\u233{}liz &amp; Grunewald, 2018)","plainCitation":"(Véliz &amp; Grunewald, 2018)","noteIndex":0},"citationItems":[{"id":120,"uris":["http://zotero.org/users/8556523/items/JCV492P3"],"itemData":{"id":120,"type":"article-journal","container-title":"Nature Energy","DOI":"10.1038/s41560-018-0203-3","ISSN":"2058-7546","issue":"9","journalAbbreviation":"Nat Energy","language":"en","page":"702-704","source":"DOI.org (Crossref)","title":"Protecting data privacy is key to a smart energy future","volume":"3","author":[{"family":"Véliz","given":"Carissa"},{"family":"Grunewald","given":"Philipp"}],"issued":{"date-parts":[["2018",9]]}}}],"schema":"https://github.com/citation-style-language/schema/raw/master/csl-citation.json"} </w:instrText>
      </w:r>
      <w:r>
        <w:rPr>
          <w:rFonts w:ascii="Cambria" w:hAnsi="Cambria"/>
        </w:rPr>
        <w:fldChar w:fldCharType="separate"/>
      </w:r>
      <w:r w:rsidRPr="00C37A47">
        <w:rPr>
          <w:rFonts w:ascii="Cambria" w:hAnsi="Cambria" w:cs="Times New Roman"/>
          <w:szCs w:val="24"/>
        </w:rPr>
        <w:t>(Véliz &amp; Grunewald, 2018)</w:t>
      </w:r>
      <w:r>
        <w:rPr>
          <w:rFonts w:ascii="Cambria" w:hAnsi="Cambria"/>
        </w:rPr>
        <w:fldChar w:fldCharType="end"/>
      </w:r>
      <w:r>
        <w:rPr>
          <w:rFonts w:ascii="Cambria" w:hAnsi="Cambria"/>
        </w:rPr>
        <w:t xml:space="preserve"> </w:t>
      </w:r>
      <w:r w:rsidRPr="00C37A47">
        <w:rPr>
          <w:rFonts w:ascii="Cambria" w:hAnsi="Cambria"/>
        </w:rPr>
        <w:t>can be used to identify individuals and/or infer sensitive information about them. Furthermore, a large number of privacy laws such as the General Data Protection Regulation (GDPR)</w:t>
      </w:r>
      <w:r>
        <w:rPr>
          <w:rStyle w:val="FootnoteReference"/>
          <w:rFonts w:ascii="Cambria" w:hAnsi="Cambria"/>
        </w:rPr>
        <w:footnoteReference w:id="1"/>
      </w:r>
      <w:r>
        <w:rPr>
          <w:rFonts w:ascii="Cambria" w:hAnsi="Cambria"/>
        </w:rPr>
        <w:t xml:space="preserve"> </w:t>
      </w:r>
      <w:r w:rsidRPr="00C37A47">
        <w:rPr>
          <w:rFonts w:ascii="Cambria" w:hAnsi="Cambria"/>
        </w:rPr>
        <w:t>require organizations to protect their sensitive data to avoid fines.</w:t>
      </w:r>
    </w:p>
    <w:p w14:paraId="593AF4B2" w14:textId="77777777" w:rsidR="00C37A47" w:rsidRPr="00C37A47" w:rsidRDefault="00C37A47" w:rsidP="00C37A47">
      <w:pPr>
        <w:rPr>
          <w:rFonts w:ascii="Cambria" w:hAnsi="Cambria"/>
        </w:rPr>
      </w:pPr>
    </w:p>
    <w:p w14:paraId="781DE4E9" w14:textId="01AD04AE" w:rsidR="00C37A47" w:rsidRPr="00C37A47" w:rsidRDefault="00C37A47" w:rsidP="00C37A47">
      <w:pPr>
        <w:rPr>
          <w:rFonts w:ascii="Cambria" w:hAnsi="Cambria"/>
        </w:rPr>
      </w:pPr>
      <w:r w:rsidRPr="00C37A47">
        <w:rPr>
          <w:rFonts w:ascii="Cambria" w:hAnsi="Cambria"/>
        </w:rPr>
        <w:t>Various protection approaches are available depending on whether time series are stored in a single data set or spread across multiple data owners/data sets. In the multiple data owners scenario, multi-party computation or federated learning enable privacy-preserving collaborative forecasting to ensure accurate forecasts while protecting sensitive data</w:t>
      </w:r>
      <w:r w:rsidR="00AC558A">
        <w:rPr>
          <w:rFonts w:ascii="Cambria" w:hAnsi="Cambria"/>
        </w:rPr>
        <w:t xml:space="preserve"> </w:t>
      </w:r>
      <w:r w:rsidR="00AC558A">
        <w:rPr>
          <w:rFonts w:ascii="Cambria" w:hAnsi="Cambria"/>
        </w:rPr>
        <w:fldChar w:fldCharType="begin"/>
      </w:r>
      <w:r w:rsidR="001130FC">
        <w:rPr>
          <w:rFonts w:ascii="Cambria" w:hAnsi="Cambria"/>
        </w:rPr>
        <w:instrText xml:space="preserve"> ADDIN ZOTERO_ITEM CSL_CITATION {"citationID":"bWgmQaKz","properties":{"formattedCitation":"(Gon\\uc0\\u231{}alves et al., 2021; Goncalves, Bessa, et al., 2021; Sommer et al., 2021)","plainCitation":"(Gonçalves et al., 2021; Goncalves, Bessa, et al., 2021; Sommer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sidR="00AC558A">
        <w:rPr>
          <w:rFonts w:ascii="Cambria" w:hAnsi="Cambria"/>
        </w:rPr>
        <w:fldChar w:fldCharType="separate"/>
      </w:r>
      <w:r w:rsidR="001130FC" w:rsidRPr="001130FC">
        <w:rPr>
          <w:rFonts w:ascii="Cambria" w:hAnsi="Cambria" w:cs="Times New Roman"/>
          <w:szCs w:val="24"/>
        </w:rPr>
        <w:t>(Gonçalves et al., 2021; Goncalves, Bessa, et al., 2021; Sommer et al., 2021)</w:t>
      </w:r>
      <w:r w:rsidR="00AC558A">
        <w:rPr>
          <w:rFonts w:ascii="Cambria" w:hAnsi="Cambria"/>
        </w:rPr>
        <w:fldChar w:fldCharType="end"/>
      </w:r>
      <w:r w:rsidR="00AC558A">
        <w:rPr>
          <w:rFonts w:ascii="Cambria" w:hAnsi="Cambria"/>
        </w:rPr>
        <w:t xml:space="preserve">. </w:t>
      </w:r>
      <w:r w:rsidRPr="00C37A47">
        <w:rPr>
          <w:rFonts w:ascii="Cambria" w:hAnsi="Cambria"/>
        </w:rPr>
        <w:t>On the other hand, we focus on scenarios in which a single data owner uses privacy methods to protect a time series data set.</w:t>
      </w:r>
      <w:r w:rsidR="00776E27">
        <w:rPr>
          <w:rFonts w:ascii="Cambria" w:hAnsi="Cambria"/>
        </w:rPr>
        <w:t xml:space="preserve"> </w:t>
      </w:r>
      <w:r w:rsidRPr="00C37A47">
        <w:rPr>
          <w:rFonts w:ascii="Cambria" w:hAnsi="Cambria"/>
        </w:rPr>
        <w:t xml:space="preserve">These privacy methods alter the sensitive data to produce protected time series which limit the ability of a bad actor to identify data subjects </w:t>
      </w:r>
      <w:r w:rsidR="00776E27">
        <w:rPr>
          <w:rFonts w:ascii="Cambria" w:hAnsi="Cambria"/>
        </w:rPr>
        <w:t>and</w:t>
      </w:r>
      <w:r w:rsidRPr="00C37A47">
        <w:rPr>
          <w:rFonts w:ascii="Cambria" w:hAnsi="Cambria"/>
        </w:rPr>
        <w:t xml:space="preserve"> learn sensitive information about them. One example is the Census’ use of random noise to perturb the individual and business level data that goes into calculating Quarterly Workforce Indicator data</w:t>
      </w:r>
      <w:r w:rsidR="00776E27">
        <w:rPr>
          <w:rFonts w:ascii="Cambria" w:hAnsi="Cambria"/>
        </w:rPr>
        <w:t xml:space="preserve"> </w:t>
      </w:r>
      <w:r w:rsidR="00776E27">
        <w:rPr>
          <w:rFonts w:ascii="Cambria" w:hAnsi="Cambria"/>
        </w:rPr>
        <w:fldChar w:fldCharType="begin"/>
      </w:r>
      <w:r w:rsidR="00776E27">
        <w:rPr>
          <w:rFonts w:ascii="Cambria" w:hAnsi="Cambria"/>
        </w:rPr>
        <w:instrText xml:space="preserve"> ADDIN ZOTERO_ITEM CSL_CITATION {"citationID":"kRF8oq2o","properties":{"formattedCitation":"(Abowd et al., 2012)","plainCitation":"(Abowd et al., 2012)","noteIndex":0},"citationItems":[{"id":100,"uris":["http://zotero.org/users/8556523/items/QP6REBCS"],"itemData":{"id":100,"type":"article-journal","language":"en","page":"41","source":"Zotero","title":"Dynamically consistent noise infusion and partially synthetic data as confidentiality protection measures for related time-series","author":[{"family":"Abowd","given":"John M"},{"family":"Gittings","given":"Kaj"},{"family":"McKinney","given":"Kevin L"},{"family":"Stephens","given":"Bryce E"},{"family":"Vilhuber","given":"Lars"},{"family":"Woodcock","given":"Simon"}],"issued":{"date-parts":[["2012"]]}}}],"schema":"https://github.com/citation-style-language/schema/raw/master/csl-citation.json"} </w:instrText>
      </w:r>
      <w:r w:rsidR="00776E27">
        <w:rPr>
          <w:rFonts w:ascii="Cambria" w:hAnsi="Cambria"/>
        </w:rPr>
        <w:fldChar w:fldCharType="separate"/>
      </w:r>
      <w:r w:rsidR="00776E27" w:rsidRPr="00776E27">
        <w:rPr>
          <w:rFonts w:ascii="Cambria" w:hAnsi="Cambria"/>
        </w:rPr>
        <w:t>(Abowd et al., 2012)</w:t>
      </w:r>
      <w:r w:rsidR="00776E27">
        <w:rPr>
          <w:rFonts w:ascii="Cambria" w:hAnsi="Cambria"/>
        </w:rPr>
        <w:fldChar w:fldCharType="end"/>
      </w:r>
      <w:r w:rsidR="00776E27">
        <w:rPr>
          <w:rFonts w:ascii="Cambria" w:hAnsi="Cambria"/>
        </w:rPr>
        <w:t xml:space="preserve">. </w:t>
      </w:r>
      <w:r w:rsidRPr="00C37A47">
        <w:rPr>
          <w:rFonts w:ascii="Cambria" w:hAnsi="Cambria"/>
        </w:rPr>
        <w:t>Privacy methods are attractive to organizations since when applied correctly, the data produced by these methods can be exempt from privacy laws</w:t>
      </w:r>
      <w:r w:rsidR="00776E27">
        <w:rPr>
          <w:rStyle w:val="FootnoteReference"/>
          <w:rFonts w:ascii="Cambria" w:hAnsi="Cambria"/>
        </w:rPr>
        <w:footnoteReference w:id="2"/>
      </w:r>
      <w:r w:rsidR="00776E27">
        <w:rPr>
          <w:rFonts w:ascii="Cambria" w:hAnsi="Cambria"/>
        </w:rPr>
        <w:t xml:space="preserve">. </w:t>
      </w:r>
      <w:r w:rsidRPr="00C37A47">
        <w:rPr>
          <w:rFonts w:ascii="Cambria" w:hAnsi="Cambria"/>
        </w:rPr>
        <w:t>The concern for forecasters is that privacy methods can drastically alter time series, leading to privacy adjusted forecasts. Empirical evidence of the effects of privacy methods on forecasts and the reasons behind changes in forecast accuracy would help forecasters adapt to using protected dat</w:t>
      </w:r>
      <w:r w:rsidR="00776E27">
        <w:rPr>
          <w:rFonts w:ascii="Cambria" w:hAnsi="Cambria"/>
        </w:rPr>
        <w:t>a.</w:t>
      </w:r>
    </w:p>
    <w:p w14:paraId="2DE3BE19" w14:textId="77777777" w:rsidR="00C37A47" w:rsidRPr="00C37A47" w:rsidRDefault="00C37A47" w:rsidP="00C37A47">
      <w:pPr>
        <w:rPr>
          <w:rFonts w:ascii="Cambria" w:hAnsi="Cambria"/>
        </w:rPr>
      </w:pPr>
    </w:p>
    <w:p w14:paraId="15009DE0" w14:textId="7351C4EA" w:rsidR="00C37A47" w:rsidRPr="00C37A47" w:rsidRDefault="00C37A47" w:rsidP="00C37A47">
      <w:pPr>
        <w:rPr>
          <w:rFonts w:ascii="Cambria" w:hAnsi="Cambria"/>
        </w:rPr>
      </w:pPr>
      <w:r w:rsidRPr="00C37A47">
        <w:rPr>
          <w:rFonts w:ascii="Cambria" w:hAnsi="Cambria"/>
        </w:rPr>
        <w:t xml:space="preserve">While it has been demonstrated that differential privacy degrades forecast accuracy for VAR models and recurrent neural networks (RNNs) </w:t>
      </w:r>
      <w:r w:rsidR="00776E27">
        <w:rPr>
          <w:rFonts w:ascii="Cambria" w:hAnsi="Cambria"/>
        </w:rPr>
        <w:fldChar w:fldCharType="begin"/>
      </w:r>
      <w:r w:rsidR="00591653">
        <w:rPr>
          <w:rFonts w:ascii="Cambria" w:hAnsi="Cambria"/>
        </w:rPr>
        <w:instrText xml:space="preserve"> ADDIN ZOTERO_ITEM CSL_CITATION {"citationID":"3uT4ylav","properties":{"formattedCitation":"(Gon\\uc0\\u231{}alves et al., 2021; Imtiaz et al., 2020)","plainCitation":"(Gonçalves et al., 2021; Imtiaz et al., 2020)","noteIndex":0},"citationItems":[{"id":45,"uris":["http://zotero.org/users/8556523/items/G2BN42G6"],"itemData":{"id":45,"type":"article-journal","abstract":"Cooperation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sidR="00776E27">
        <w:rPr>
          <w:rFonts w:ascii="Cambria" w:hAnsi="Cambria"/>
        </w:rPr>
        <w:fldChar w:fldCharType="separate"/>
      </w:r>
      <w:r w:rsidR="00776E27" w:rsidRPr="00776E27">
        <w:rPr>
          <w:rFonts w:ascii="Cambria" w:hAnsi="Cambria" w:cs="Times New Roman"/>
          <w:szCs w:val="24"/>
        </w:rPr>
        <w:t>(Gonçalves et al., 2021; Imtiaz et al., 2020)</w:t>
      </w:r>
      <w:r w:rsidR="00776E27">
        <w:rPr>
          <w:rFonts w:ascii="Cambria" w:hAnsi="Cambria"/>
        </w:rPr>
        <w:fldChar w:fldCharType="end"/>
      </w:r>
      <w:r w:rsidR="00776E27">
        <w:rPr>
          <w:rFonts w:ascii="Cambria" w:hAnsi="Cambria"/>
        </w:rPr>
        <w:t xml:space="preserve">, </w:t>
      </w:r>
      <w:r w:rsidRPr="00C37A47">
        <w:rPr>
          <w:rFonts w:ascii="Cambria" w:hAnsi="Cambria"/>
        </w:rPr>
        <w:t xml:space="preserve">there is no work which compares how multiple forecasting models perform on protected data. This comparison is needed because different forms of data protection produce different data points which will ultimately have different forecasts than what would be produced based on the original data. This paper provides an empirical analysis of forecasting with protected data. First, we investigate the drivers of changes in forecast accuracy for protected data. Specifically, we examine time series characteristics that give insight into why forecast accuracy changes. We develop a new matrix-based privacy method which swaps the values of time series with similar characteristics to balance the trade-off between privacy and forecast accuracy. We provide empirical results of forecast accuracy for protected </w:t>
      </w:r>
      <w:r w:rsidR="001726A5" w:rsidRPr="00C37A47">
        <w:rPr>
          <w:rFonts w:ascii="Cambria" w:hAnsi="Cambria"/>
        </w:rPr>
        <w:t>data and</w:t>
      </w:r>
      <w:r w:rsidRPr="00C37A47">
        <w:rPr>
          <w:rFonts w:ascii="Cambria" w:hAnsi="Cambria"/>
        </w:rPr>
        <w:t xml:space="preserve"> examine model-specific behavior to understand why certain models perform better than others. Motivated by findings from the judgmental forecasting literature, we investigate characteristics of privacy adjusted forecasts with improved forecast accuracy and assess the parallels between privacy and judgmentally adjusted forecasts. </w:t>
      </w:r>
    </w:p>
    <w:p w14:paraId="53B55737" w14:textId="77777777" w:rsidR="00C37A47" w:rsidRPr="00C37A47" w:rsidRDefault="00C37A47" w:rsidP="00C37A47">
      <w:pPr>
        <w:rPr>
          <w:rFonts w:ascii="Cambria" w:hAnsi="Cambria"/>
        </w:rPr>
      </w:pPr>
    </w:p>
    <w:p w14:paraId="5D54E01A" w14:textId="5CFD0C92" w:rsidR="00C37A47" w:rsidRDefault="00C37A47" w:rsidP="00C37A47">
      <w:pPr>
        <w:rPr>
          <w:rFonts w:ascii="Cambria" w:hAnsi="Cambria"/>
        </w:rPr>
      </w:pPr>
      <w:r w:rsidRPr="00C37A47">
        <w:rPr>
          <w:rFonts w:ascii="Cambria" w:hAnsi="Cambria"/>
        </w:rPr>
        <w:t>The rest of the paper proceeds as follows</w:t>
      </w:r>
      <w:r w:rsidR="001726A5">
        <w:rPr>
          <w:rFonts w:ascii="Cambria" w:hAnsi="Cambria"/>
        </w:rPr>
        <w:t>…</w:t>
      </w:r>
    </w:p>
    <w:p w14:paraId="72D82EDA" w14:textId="4C6A2E5C" w:rsidR="001726A5" w:rsidRDefault="001726A5" w:rsidP="001726A5">
      <w:pPr>
        <w:pStyle w:val="ListParagraph"/>
        <w:numPr>
          <w:ilvl w:val="0"/>
          <w:numId w:val="1"/>
        </w:numPr>
        <w:rPr>
          <w:rFonts w:ascii="Cambria" w:hAnsi="Cambria"/>
          <w:b/>
          <w:bCs/>
        </w:rPr>
      </w:pPr>
      <w:r>
        <w:rPr>
          <w:rFonts w:ascii="Cambria" w:hAnsi="Cambria"/>
          <w:b/>
          <w:bCs/>
        </w:rPr>
        <w:lastRenderedPageBreak/>
        <w:t>Lit Review</w:t>
      </w:r>
    </w:p>
    <w:p w14:paraId="20816C4C" w14:textId="489837D1" w:rsidR="001726A5" w:rsidRDefault="001726A5" w:rsidP="001726A5">
      <w:pPr>
        <w:rPr>
          <w:rFonts w:ascii="Cambria" w:hAnsi="Cambria"/>
          <w:b/>
          <w:bCs/>
        </w:rPr>
      </w:pPr>
    </w:p>
    <w:p w14:paraId="12A22C63" w14:textId="720BDC13" w:rsidR="001726A5" w:rsidRDefault="001726A5" w:rsidP="001726A5">
      <w:pPr>
        <w:rPr>
          <w:rFonts w:ascii="Cambria" w:hAnsi="Cambria"/>
        </w:rPr>
      </w:pPr>
      <w:r w:rsidRPr="001726A5">
        <w:rPr>
          <w:rFonts w:ascii="Cambria" w:hAnsi="Cambria"/>
        </w:rPr>
        <w:t>Some forecasters have studied data privacy and forecasting in the context of collaborative forecasting.</w:t>
      </w:r>
      <w:r w:rsidR="001130FC">
        <w:rPr>
          <w:rFonts w:ascii="Cambria" w:hAnsi="Cambria"/>
        </w:rPr>
        <w:t xml:space="preserve"> </w:t>
      </w:r>
      <w:r w:rsidR="001130FC">
        <w:rPr>
          <w:rFonts w:ascii="Cambria" w:hAnsi="Cambria"/>
        </w:rPr>
        <w:fldChar w:fldCharType="begin"/>
      </w:r>
      <w:r w:rsidR="001130FC">
        <w:rPr>
          <w:rFonts w:ascii="Cambria" w:hAnsi="Cambria"/>
        </w:rPr>
        <w:instrText xml:space="preserve"> ADDIN ZOTERO_ITEM CSL_CITATION {"citationID":"s8UoHdP4","properties":{"formattedCitation":"(Goncalves, Pinson, et al., 2021)","plainCitation":"(Goncalves, Pinson, et al., 2021)","noteIndex":0},"citationItems":[{"id":80,"uris":["http://zotero.org/users/8556523/items/DHVTEDXB"],"itemData":{"id":80,"type":"article-journal","abstract":"Geographically distributed wind turbines, photovoltaic panels and sensors (e.g., pyranometers) produce large volumes of data that can be used to improve renewable energy sources (RES) forecasting skill. However, data owners may be unwilling to share their data, even if privacy is ensured, due to a form of prisoner’s dilemma: all could beneﬁt from data sharing, but in practice no one is willing to do do. Our proposal hence consists of a data marketplace, to incentivize collaboration between different data owners through the monetization of data. We adapt here an existing auction mechanism to the case of RES forecasting data. It accommodates the temporal nature of the data, i.e., lagged timeseries act as covariates and models are updated continuously using a sliding window. A test case with wind energy data is presented to illustrate and assess the effectiveness of such data markets. All agents (or data owners) are shown to beneﬁt in terms of higher revenue resulting from the combination of electricity and data markets. The results support the idea that data markets can be a viable solution to promote data exchange between RES agents and contribute to reducing system imbalance costs.","container-title":"IEEE Transactions on Sustainable Energy","DOI":"10.1109/TSTE.2020.3009615","ISSN":"1949-3029, 1949-3037","issue":"1","journalAbbreviation":"IEEE Trans. Sustain. Energy","language":"en","page":"533-542","source":"DOI.org (Crossref)","title":"Towards Data Markets in Renewable Energy Forecasting","volume":"12","author":[{"family":"Goncalves","given":"Carla"},{"family":"Pinson","given":"Pierre"},{"family":"Bessa","given":"Ricardo J."}],"issued":{"date-parts":[["2021",1]]}}}],"schema":"https://github.com/citation-style-language/schema/raw/master/csl-citation.json"}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rPr>
        <w:t>(Goncalves, Pinson, et al., 2021)</w:t>
      </w:r>
      <w:r w:rsidR="001130FC">
        <w:rPr>
          <w:rFonts w:ascii="Cambria" w:hAnsi="Cambria"/>
        </w:rPr>
        <w:fldChar w:fldCharType="end"/>
      </w:r>
      <w:r w:rsidR="001130FC">
        <w:rPr>
          <w:rFonts w:ascii="Cambria" w:hAnsi="Cambria"/>
        </w:rPr>
        <w:t xml:space="preserve"> </w:t>
      </w:r>
      <w:r w:rsidRPr="001726A5">
        <w:rPr>
          <w:rFonts w:ascii="Cambria" w:hAnsi="Cambria"/>
        </w:rPr>
        <w:t>explored a data market where data owners are compensated for sharing their data, and purchase forecasts based on the data from other parties. While data owners have a monetary incentive to share their data, they may be discouraged from doing so due to privacy concerns over sharing data with a central party. In such a situation, our work would help answer how forecast accuracy would be affected if the data owners applied data protection methods prior to sharing their data in the market. In the absence of a data market, other privacy-preserving solutions for collaborative forecasting include secure multi-party computation, decomposition-based methods, and data transformation techniques, all of which are succinctly described by</w:t>
      </w:r>
      <w:r w:rsidR="001130FC">
        <w:rPr>
          <w:rFonts w:ascii="Cambria" w:hAnsi="Cambria"/>
        </w:rPr>
        <w:t xml:space="preserve"> </w:t>
      </w:r>
      <w:r w:rsidR="001130FC">
        <w:rPr>
          <w:rFonts w:ascii="Cambria" w:hAnsi="Cambria"/>
        </w:rPr>
        <w:fldChar w:fldCharType="begin"/>
      </w:r>
      <w:r w:rsidR="001130FC">
        <w:rPr>
          <w:rFonts w:ascii="Cambria" w:hAnsi="Cambria"/>
        </w:rPr>
        <w:instrText xml:space="preserve"> ADDIN ZOTERO_ITEM CSL_CITATION {"citationID":"ar7f4OWv","properties":{"formattedCitation":"(Gon\\uc0\\u231{}alves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cs="Times New Roman"/>
          <w:szCs w:val="24"/>
        </w:rPr>
        <w:t>(Gonçalves et al., 2021)</w:t>
      </w:r>
      <w:r w:rsidR="001130FC">
        <w:rPr>
          <w:rFonts w:ascii="Cambria" w:hAnsi="Cambria"/>
        </w:rPr>
        <w:fldChar w:fldCharType="end"/>
      </w:r>
      <w:r w:rsidR="001130FC">
        <w:rPr>
          <w:rFonts w:ascii="Cambria" w:hAnsi="Cambria"/>
        </w:rPr>
        <w:t>.</w:t>
      </w:r>
    </w:p>
    <w:p w14:paraId="7E6238C5" w14:textId="1928D681" w:rsidR="001726A5" w:rsidRDefault="001726A5" w:rsidP="001726A5">
      <w:pPr>
        <w:rPr>
          <w:rFonts w:ascii="Cambria" w:hAnsi="Cambria"/>
        </w:rPr>
      </w:pPr>
    </w:p>
    <w:p w14:paraId="5DFB8C27" w14:textId="76ADC212" w:rsidR="001726A5" w:rsidRDefault="001726A5" w:rsidP="001726A5">
      <w:pPr>
        <w:rPr>
          <w:rFonts w:ascii="Cambria" w:hAnsi="Cambria"/>
        </w:rPr>
      </w:pPr>
      <w:commentRangeStart w:id="0"/>
      <w:r w:rsidRPr="001726A5">
        <w:rPr>
          <w:rFonts w:ascii="Cambria" w:hAnsi="Cambria"/>
        </w:rPr>
        <w:t xml:space="preserve">Our interest is in privacy methods which generate protected data sets. The first methods we consider, known as additive or multiplicative noise and differential privacy, are based on incorporating </w:t>
      </w:r>
      <w:r w:rsidR="001130FC">
        <w:rPr>
          <w:rFonts w:ascii="Cambria" w:hAnsi="Cambria"/>
        </w:rPr>
        <w:t>random noise</w:t>
      </w:r>
      <w:r w:rsidRPr="001726A5">
        <w:rPr>
          <w:rFonts w:ascii="Cambria" w:hAnsi="Cambria"/>
        </w:rPr>
        <w:t xml:space="preserve"> into the data. Given a confidential time series </w:t>
      </w:r>
      <m:oMath>
        <m:r>
          <m:rPr>
            <m:sty m:val="bi"/>
          </m:rPr>
          <w:rPr>
            <w:rFonts w:ascii="Cambria Math" w:hAnsi="Cambria Math"/>
          </w:rPr>
          <m:t>A</m:t>
        </m:r>
      </m:oMath>
      <w:r w:rsidR="001130FC">
        <w:rPr>
          <w:rFonts w:ascii="Cambria" w:eastAsiaTheme="minorEastAsia" w:hAnsi="Cambria"/>
        </w:rPr>
        <w:t xml:space="preserve">, </w:t>
      </w:r>
      <w:r w:rsidRPr="001726A5">
        <w:rPr>
          <w:rFonts w:ascii="Cambria" w:hAnsi="Cambria"/>
        </w:rPr>
        <w:t>a differentially private time series can be created using a randomized mechanism</w:t>
      </w:r>
      <w:r w:rsidR="001130FC">
        <w:rPr>
          <w:rFonts w:ascii="Cambria" w:hAnsi="Cambria"/>
        </w:rPr>
        <w:t xml:space="preserve"> </w:t>
      </w:r>
      <m:oMath>
        <m:r>
          <w:rPr>
            <w:rFonts w:ascii="Cambria Math" w:hAnsi="Cambria Math"/>
          </w:rPr>
          <m:t>M</m:t>
        </m:r>
        <m:d>
          <m:dPr>
            <m:ctrlPr>
              <w:rPr>
                <w:rFonts w:ascii="Cambria Math" w:hAnsi="Cambria Math"/>
                <w:i/>
              </w:rPr>
            </m:ctrlPr>
          </m:dPr>
          <m:e>
            <m:r>
              <m:rPr>
                <m:sty m:val="b"/>
              </m:rPr>
              <w:rPr>
                <w:rFonts w:ascii="Cambria Math" w:hAnsi="Cambria Math"/>
              </w:rPr>
              <m:t>A</m:t>
            </m:r>
            <m:ctrlPr>
              <w:rPr>
                <w:rFonts w:ascii="Cambria Math" w:hAnsi="Cambria Math"/>
                <w:b/>
                <w:bCs/>
                <w:iCs/>
              </w:rPr>
            </m:ctrlPr>
          </m:e>
        </m:d>
        <m:r>
          <m:rPr>
            <m:sty m:val="b"/>
          </m:rPr>
          <w:rPr>
            <w:rFonts w:ascii="Cambria Math" w:hAnsi="Cambria Math"/>
          </w:rPr>
          <m:t>=A+N</m:t>
        </m:r>
      </m:oMath>
      <w:r w:rsidR="001130FC">
        <w:rPr>
          <w:rFonts w:ascii="Cambria" w:eastAsiaTheme="minorEastAsia" w:hAnsi="Cambria"/>
          <w:b/>
          <w:bCs/>
          <w:iCs/>
        </w:rPr>
        <w:t xml:space="preserve"> </w:t>
      </w:r>
      <w:r w:rsidRPr="001130FC">
        <w:rPr>
          <w:rFonts w:ascii="Cambria" w:hAnsi="Cambria"/>
          <w:iCs/>
        </w:rPr>
        <w:t>which</w:t>
      </w:r>
      <w:r w:rsidRPr="001726A5">
        <w:rPr>
          <w:rFonts w:ascii="Cambria" w:hAnsi="Cambria"/>
        </w:rPr>
        <w:t xml:space="preserve"> adds Laplace random noise </w:t>
      </w:r>
      <m:oMath>
        <m:r>
          <m:rPr>
            <m:sty m:val="bi"/>
          </m:rPr>
          <w:rPr>
            <w:rFonts w:ascii="Cambria Math" w:hAnsi="Cambria Math"/>
          </w:rPr>
          <m:t>N</m:t>
        </m:r>
      </m:oMath>
      <w:r w:rsidR="001130FC">
        <w:rPr>
          <w:rFonts w:ascii="Cambria" w:eastAsiaTheme="minorEastAsia" w:hAnsi="Cambria"/>
        </w:rPr>
        <w:t xml:space="preserve"> </w:t>
      </w:r>
      <w:r w:rsidRPr="001726A5">
        <w:rPr>
          <w:rFonts w:ascii="Cambria" w:hAnsi="Cambria"/>
        </w:rPr>
        <w:t>with scale parameter</w:t>
      </w:r>
      <w:r w:rsidR="00B76713">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m:rPr>
            <m:lit/>
          </m:rPr>
          <w:rPr>
            <w:rFonts w:ascii="Cambria Math" w:hAnsi="Cambria Math"/>
          </w:rPr>
          <m:t>/</m:t>
        </m:r>
        <m:r>
          <m:rPr>
            <m:sty m:val="p"/>
          </m:rPr>
          <w:rPr>
            <w:rFonts w:ascii="Cambria Math" w:eastAsiaTheme="minorEastAsia" w:hAnsi="Cambria Math"/>
          </w:rPr>
          <m:t>ϵ</m:t>
        </m:r>
      </m:oMath>
      <w:r w:rsidR="00B76713">
        <w:rPr>
          <w:rFonts w:ascii="Cambria" w:eastAsiaTheme="minorEastAsia" w:hAnsi="Cambria"/>
        </w:rPr>
        <w:t xml:space="preserve">. </w:t>
      </w:r>
      <w:r w:rsidRPr="001726A5">
        <w:rPr>
          <w:rFonts w:ascii="Cambria" w:hAnsi="Cambria"/>
        </w:rPr>
        <w:t>The sensitivity</w:t>
      </w:r>
      <w:r w:rsidR="00B76713">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oMath>
      <w:r w:rsidR="00B76713">
        <w:rPr>
          <w:rFonts w:ascii="Cambria" w:eastAsiaTheme="minorEastAsia" w:hAnsi="Cambria"/>
        </w:rPr>
        <w:t xml:space="preserve"> </w:t>
      </w:r>
      <w:r w:rsidRPr="001726A5">
        <w:rPr>
          <w:rFonts w:ascii="Cambria" w:hAnsi="Cambria"/>
        </w:rPr>
        <w:t xml:space="preserve">is determined as the maximum absolute difference between two time series </w:t>
      </w:r>
      <m:oMath>
        <m:r>
          <m:rPr>
            <m:sty m:val="bi"/>
          </m:rPr>
          <w:rPr>
            <w:rFonts w:ascii="Cambria Math" w:hAnsi="Cambria Math"/>
          </w:rPr>
          <m:t>A</m:t>
        </m:r>
      </m:oMath>
      <w:r w:rsidR="00B76713">
        <w:rPr>
          <w:rFonts w:ascii="Cambria" w:eastAsiaTheme="minorEastAsia" w:hAnsi="Cambria"/>
        </w:rPr>
        <w:t xml:space="preserve"> a</w:t>
      </w:r>
      <w:proofErr w:type="spellStart"/>
      <w:r w:rsidRPr="001726A5">
        <w:rPr>
          <w:rFonts w:ascii="Cambria" w:hAnsi="Cambria"/>
        </w:rPr>
        <w:t>nd</w:t>
      </w:r>
      <w:proofErr w:type="spellEnd"/>
      <w:r w:rsidR="00B76713">
        <w:rPr>
          <w:rFonts w:ascii="Cambria" w:eastAsiaTheme="minorEastAsia" w:hAnsi="Cambria"/>
        </w:rPr>
        <w:t xml:space="preserve"> </w:t>
      </w:r>
      <m:oMath>
        <m:sSup>
          <m:sSupPr>
            <m:ctrlPr>
              <w:rPr>
                <w:rFonts w:ascii="Cambria Math" w:hAnsi="Cambria Math"/>
                <w:i/>
              </w:rPr>
            </m:ctrlPr>
          </m:sSupPr>
          <m:e>
            <m:r>
              <m:rPr>
                <m:sty m:val="bi"/>
              </m:rPr>
              <w:rPr>
                <w:rFonts w:ascii="Cambria Math" w:hAnsi="Cambria Math"/>
              </w:rPr>
              <m:t>A</m:t>
            </m:r>
          </m:e>
          <m:sup>
            <m:r>
              <w:rPr>
                <w:rFonts w:ascii="Cambria Math" w:hAnsi="Cambria Math"/>
              </w:rPr>
              <m:t>'</m:t>
            </m:r>
          </m:sup>
        </m:sSup>
      </m:oMath>
      <w:r w:rsidRPr="001726A5">
        <w:rPr>
          <w:rFonts w:ascii="Cambria" w:hAnsi="Cambria"/>
        </w:rPr>
        <w:t xml:space="preserve">, which differ in at most one observation, where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=max</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e>
                </m:d>
              </m:e>
            </m:d>
          </m:e>
          <m:sub>
            <m:r>
              <w:rPr>
                <w:rFonts w:ascii="Cambria Math" w:hAnsi="Cambria Math"/>
              </w:rPr>
              <m:t>1</m:t>
            </m:r>
          </m:sub>
        </m:sSub>
      </m:oMath>
      <w:r w:rsidR="00B76713">
        <w:rPr>
          <w:rFonts w:ascii="Cambria" w:eastAsiaTheme="minorEastAsia" w:hAnsi="Cambria"/>
        </w:rPr>
        <w:t xml:space="preserve">. </w:t>
      </w:r>
      <w:r w:rsidRPr="001726A5">
        <w:rPr>
          <w:rFonts w:ascii="Cambria" w:hAnsi="Cambria"/>
        </w:rPr>
        <w:t>The mechanism</w:t>
      </w:r>
      <w:r w:rsidR="00B76713">
        <w:rPr>
          <w:rFonts w:ascii="Cambria" w:hAnsi="Cambria"/>
        </w:rPr>
        <w:t xml:space="preserve"> </w:t>
      </w:r>
      <m:oMath>
        <m:r>
          <w:rPr>
            <w:rFonts w:ascii="Cambria Math" w:hAnsi="Cambria Math"/>
          </w:rPr>
          <m:t>M</m:t>
        </m:r>
      </m:oMath>
      <w:r w:rsidR="00B76713">
        <w:rPr>
          <w:rFonts w:ascii="Cambria" w:eastAsiaTheme="minorEastAsia" w:hAnsi="Cambria"/>
        </w:rPr>
        <w:t xml:space="preserve"> </w:t>
      </w:r>
      <w:r w:rsidRPr="001726A5">
        <w:rPr>
          <w:rFonts w:ascii="Cambria" w:hAnsi="Cambria"/>
        </w:rPr>
        <w:t xml:space="preserve">satisfies </w:t>
      </w:r>
      <m:oMath>
        <m:r>
          <m:rPr>
            <m:sty m:val="p"/>
          </m:rPr>
          <w:rPr>
            <w:rFonts w:ascii="Cambria Math" w:hAnsi="Cambria Math"/>
          </w:rPr>
          <m:t>ϵ</m:t>
        </m:r>
      </m:oMath>
      <w:r w:rsidRPr="001726A5">
        <w:rPr>
          <w:rFonts w:ascii="Cambria" w:hAnsi="Cambria"/>
        </w:rPr>
        <w:t>-differential privacy by guaranteeing that, for every output</w:t>
      </w:r>
      <w:r w:rsidR="00B76713">
        <w:rPr>
          <w:rFonts w:ascii="Cambria" w:hAnsi="Cambria"/>
        </w:rPr>
        <w:t xml:space="preserve"> </w:t>
      </w:r>
      <m:oMath>
        <m:r>
          <m:rPr>
            <m:sty m:val="bi"/>
          </m:rPr>
          <w:rPr>
            <w:rFonts w:ascii="Cambria Math" w:hAnsi="Cambria Math"/>
          </w:rPr>
          <m:t>t</m:t>
        </m:r>
      </m:oMath>
      <w:r w:rsidR="00B76713">
        <w:rPr>
          <w:rFonts w:ascii="Cambria" w:eastAsiaTheme="minorEastAsia" w:hAnsi="Cambria"/>
        </w:rPr>
        <w:t xml:space="preserve"> </w:t>
      </w:r>
      <w:r w:rsidRPr="001726A5">
        <w:rPr>
          <w:rFonts w:ascii="Cambria" w:hAnsi="Cambria"/>
        </w:rPr>
        <w:t xml:space="preserve">of </w:t>
      </w:r>
      <m:oMath>
        <m:r>
          <w:rPr>
            <w:rFonts w:ascii="Cambria Math" w:hAnsi="Cambria Math"/>
          </w:rPr>
          <m:t>M</m:t>
        </m:r>
      </m:oMath>
      <w:r w:rsidR="00B76713">
        <w:rPr>
          <w:rFonts w:ascii="Cambria" w:eastAsiaTheme="minorEastAsia" w:hAnsi="Cambria"/>
        </w:rPr>
        <w:t xml:space="preserve"> </w:t>
      </w:r>
      <w:r w:rsidRPr="001726A5">
        <w:rPr>
          <w:rFonts w:ascii="Cambria" w:hAnsi="Cambria"/>
        </w:rPr>
        <w:t>and every pair of series</w:t>
      </w:r>
      <w:r w:rsidR="00B76713">
        <w:rPr>
          <w:rFonts w:ascii="Cambria" w:hAnsi="Cambria"/>
        </w:rPr>
        <w:t xml:space="preserve"> </w:t>
      </w:r>
      <m:oMath>
        <m:r>
          <m:rPr>
            <m:sty m:val="bi"/>
          </m:rPr>
          <w:rPr>
            <w:rFonts w:ascii="Cambria Math" w:hAnsi="Cambria Math"/>
          </w:rPr>
          <m:t>A</m:t>
        </m:r>
      </m:oMath>
      <w:r w:rsidR="00B76713">
        <w:rPr>
          <w:rFonts w:ascii="Cambria" w:eastAsiaTheme="minorEastAsia" w:hAnsi="Cambria"/>
        </w:rPr>
        <w:t xml:space="preserve"> </w:t>
      </w:r>
      <w:r w:rsidRPr="001726A5">
        <w:rPr>
          <w:rFonts w:ascii="Cambria" w:hAnsi="Cambria"/>
        </w:rPr>
        <w:t>and</w:t>
      </w:r>
      <w:r w:rsidR="00B76713">
        <w:rPr>
          <w:rFonts w:ascii="Cambria" w:eastAsiaTheme="minorEastAsia" w:hAnsi="Cambria"/>
        </w:rPr>
        <w:t xml:space="preserve"> </w:t>
      </w:r>
      <m:oMath>
        <m:sSup>
          <m:sSupPr>
            <m:ctrlPr>
              <w:rPr>
                <w:rFonts w:ascii="Cambria Math" w:hAnsi="Cambria Math"/>
                <w:i/>
              </w:rPr>
            </m:ctrlPr>
          </m:sSupPr>
          <m:e>
            <m:r>
              <m:rPr>
                <m:sty m:val="bi"/>
              </m:rPr>
              <w:rPr>
                <w:rFonts w:ascii="Cambria Math" w:hAnsi="Cambria Math"/>
              </w:rPr>
              <m:t>A</m:t>
            </m:r>
          </m:e>
          <m:sup>
            <m:r>
              <w:rPr>
                <w:rFonts w:ascii="Cambria Math" w:hAnsi="Cambria Math"/>
              </w:rPr>
              <m:t>'</m:t>
            </m:r>
          </m:sup>
        </m:sSup>
      </m:oMath>
      <w:r w:rsidRPr="001726A5">
        <w:rPr>
          <w:rFonts w:ascii="Cambria" w:hAnsi="Cambria"/>
        </w:rPr>
        <w:t>,</w:t>
      </w:r>
    </w:p>
    <w:p w14:paraId="02FB1A77" w14:textId="7632E653" w:rsidR="00B76713" w:rsidRDefault="00B76713" w:rsidP="001726A5">
      <w:pPr>
        <w:rPr>
          <w:rFonts w:ascii="Cambria" w:hAnsi="Cambria"/>
        </w:rPr>
      </w:pPr>
    </w:p>
    <w:p w14:paraId="19BAE69B" w14:textId="36B4084E" w:rsidR="00B76713" w:rsidRPr="00B76713" w:rsidRDefault="00B76713" w:rsidP="001254CB">
      <w:pPr>
        <w:jc w:val="center"/>
        <w:rPr>
          <w:rFonts w:ascii="Cambria" w:eastAsiaTheme="minorEastAsia" w:hAnsi="Cambria"/>
        </w:rPr>
      </w:pPr>
      <m:oMath>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m:rPr>
                    <m:sty m:val="bi"/>
                  </m:rPr>
                  <w:rPr>
                    <w:rFonts w:ascii="Cambria Math" w:eastAsiaTheme="minorEastAsia" w:hAnsi="Cambria Math"/>
                  </w:rPr>
                  <m:t>A</m:t>
                </m:r>
              </m:e>
            </m:d>
            <m:r>
              <w:rPr>
                <w:rFonts w:ascii="Cambria Math" w:eastAsiaTheme="minorEastAsia" w:hAnsi="Cambria Math"/>
              </w:rPr>
              <m:t>=</m:t>
            </m:r>
            <m:r>
              <m:rPr>
                <m:sty m:val="bi"/>
              </m:rPr>
              <w:rPr>
                <w:rFonts w:ascii="Cambria Math" w:eastAsiaTheme="minorEastAsia" w:hAnsi="Cambria Math"/>
              </w:rPr>
              <m:t>t</m:t>
            </m:r>
          </m:e>
        </m:d>
        <m:r>
          <m:rPr>
            <m:sty m:val="p"/>
          </m:rPr>
          <w:rPr>
            <w:rFonts w:ascii="Cambria Math" w:eastAsiaTheme="minorEastAsia" w:hAnsi="Cambria Math"/>
          </w:rPr>
          <m:t>≤</m:t>
        </m:r>
        <m:r>
          <w:rPr>
            <w:rFonts w:ascii="Cambria Math" w:eastAsiaTheme="minorEastAsia" w:hAnsi="Cambria Math"/>
          </w:rPr>
          <m:t>exp</m:t>
        </m:r>
        <m:d>
          <m:dPr>
            <m:ctrlPr>
              <w:rPr>
                <w:rFonts w:ascii="Cambria Math" w:eastAsiaTheme="minorEastAsia" w:hAnsi="Cambria Math"/>
                <w:i/>
              </w:rPr>
            </m:ctrlPr>
          </m:dPr>
          <m:e>
            <m:r>
              <m:rPr>
                <m:sty m:val="p"/>
              </m:rPr>
              <w:rPr>
                <w:rFonts w:ascii="Cambria Math" w:eastAsiaTheme="minorEastAsia" w:hAnsi="Cambria Math"/>
              </w:rPr>
              <m:t>ϵ</m:t>
            </m:r>
          </m:e>
        </m:d>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A</m:t>
                    </m:r>
                  </m:e>
                  <m:sup>
                    <m:r>
                      <w:rPr>
                        <w:rFonts w:ascii="Cambria Math" w:eastAsiaTheme="minorEastAsia" w:hAnsi="Cambria Math"/>
                      </w:rPr>
                      <m:t>'</m:t>
                    </m:r>
                  </m:sup>
                </m:sSup>
              </m:e>
            </m:d>
            <m:r>
              <w:rPr>
                <w:rFonts w:ascii="Cambria Math" w:eastAsiaTheme="minorEastAsia" w:hAnsi="Cambria Math"/>
              </w:rPr>
              <m:t>=</m:t>
            </m:r>
            <m:r>
              <m:rPr>
                <m:sty m:val="bi"/>
              </m:rPr>
              <w:rPr>
                <w:rFonts w:ascii="Cambria Math" w:eastAsiaTheme="minorEastAsia" w:hAnsi="Cambria Math"/>
              </w:rPr>
              <m:t>t</m:t>
            </m:r>
          </m:e>
        </m:d>
      </m:oMath>
      <w:r w:rsidR="001254CB">
        <w:rPr>
          <w:rFonts w:ascii="Cambria" w:eastAsiaTheme="minorEastAsia" w:hAnsi="Cambria"/>
        </w:rPr>
        <w:t>.</w:t>
      </w:r>
    </w:p>
    <w:p w14:paraId="01A2CD1B" w14:textId="77777777" w:rsidR="00B76713" w:rsidRPr="00B76713" w:rsidRDefault="00B76713" w:rsidP="001726A5">
      <w:pPr>
        <w:rPr>
          <w:rFonts w:ascii="Cambria" w:eastAsiaTheme="minorEastAsia" w:hAnsi="Cambria"/>
        </w:rPr>
      </w:pPr>
    </w:p>
    <w:p w14:paraId="6CF79541" w14:textId="7BAF4C9E" w:rsidR="001726A5" w:rsidRPr="00C1364C" w:rsidRDefault="001726A5" w:rsidP="001726A5">
      <w:pPr>
        <w:rPr>
          <w:rFonts w:ascii="Cambria" w:hAnsi="Cambria"/>
        </w:rPr>
      </w:pPr>
      <w:r w:rsidRPr="001726A5">
        <w:rPr>
          <w:rFonts w:ascii="Cambria" w:hAnsi="Cambria"/>
        </w:rPr>
        <w:t>Using this definition,</w:t>
      </w:r>
      <w:r w:rsidR="001254CB">
        <w:rPr>
          <w:rFonts w:ascii="Cambria" w:hAnsi="Cambria"/>
        </w:rPr>
        <w:t xml:space="preserve"> </w:t>
      </w:r>
      <w:r w:rsidR="001254CB">
        <w:rPr>
          <w:rFonts w:ascii="Cambria" w:hAnsi="Cambria"/>
        </w:rPr>
        <w:fldChar w:fldCharType="begin"/>
      </w:r>
      <w:r w:rsidR="001254CB">
        <w:rPr>
          <w:rFonts w:ascii="Cambria" w:hAnsi="Cambria"/>
        </w:rPr>
        <w:instrText xml:space="preserve"> ADDIN ZOTERO_ITEM CSL_CITATION {"citationID":"Pf7CNkQ9","properties":{"formattedCitation":"(Gon\\uc0\\u231{}alves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1254CB">
        <w:rPr>
          <w:rFonts w:ascii="Cambria" w:hAnsi="Cambria"/>
        </w:rPr>
        <w:fldChar w:fldCharType="separate"/>
      </w:r>
      <w:r w:rsidR="001254CB" w:rsidRPr="001254CB">
        <w:rPr>
          <w:rFonts w:ascii="Cambria" w:hAnsi="Cambria" w:cs="Times New Roman"/>
          <w:szCs w:val="24"/>
        </w:rPr>
        <w:t>(Gonçalves et al., 2021)</w:t>
      </w:r>
      <w:r w:rsidR="001254CB">
        <w:rPr>
          <w:rFonts w:ascii="Cambria" w:hAnsi="Cambria"/>
        </w:rPr>
        <w:fldChar w:fldCharType="end"/>
      </w:r>
      <w:r w:rsidR="001254CB">
        <w:rPr>
          <w:rFonts w:ascii="Cambria" w:hAnsi="Cambria"/>
        </w:rPr>
        <w:t xml:space="preserve"> </w:t>
      </w:r>
      <w:r w:rsidRPr="001726A5">
        <w:rPr>
          <w:rFonts w:ascii="Cambria" w:hAnsi="Cambria"/>
        </w:rPr>
        <w:t>show that differential privacy reduces the forecast accuracy of VAR models even under very high values of the privacy parameter</w:t>
      </w:r>
      <w:r w:rsidR="001254CB">
        <w:rPr>
          <w:rFonts w:ascii="Cambria" w:hAnsi="Cambria"/>
        </w:rPr>
        <w:t xml:space="preserve"> </w:t>
      </w:r>
      <m:oMath>
        <m:r>
          <m:rPr>
            <m:sty m:val="p"/>
          </m:rPr>
          <w:rPr>
            <w:rFonts w:ascii="Cambria Math" w:hAnsi="Cambria Math"/>
          </w:rPr>
          <m:t>ϵ</m:t>
        </m:r>
      </m:oMath>
      <w:r w:rsidR="001254CB">
        <w:rPr>
          <w:rFonts w:ascii="Cambria" w:eastAsiaTheme="minorEastAsia" w:hAnsi="Cambria"/>
        </w:rPr>
        <w:t xml:space="preserve"> </w:t>
      </w:r>
      <w:r w:rsidRPr="001726A5">
        <w:rPr>
          <w:rFonts w:ascii="Cambria" w:hAnsi="Cambria"/>
        </w:rPr>
        <w:t>(weak privacy protection). Others have also studied the application of differential privacy to time series</w:t>
      </w:r>
      <w:r w:rsidR="001254CB">
        <w:rPr>
          <w:rFonts w:ascii="Cambria" w:hAnsi="Cambria"/>
        </w:rPr>
        <w:t xml:space="preserve"> </w:t>
      </w:r>
      <w:r w:rsidR="001254CB">
        <w:rPr>
          <w:rFonts w:ascii="Cambria" w:hAnsi="Cambria"/>
        </w:rPr>
        <w:fldChar w:fldCharType="begin"/>
      </w:r>
      <w:r w:rsidR="00591653">
        <w:rPr>
          <w:rFonts w:ascii="Cambria" w:hAnsi="Cambria"/>
        </w:rPr>
        <w:instrText xml:space="preserve"> ADDIN ZOTERO_ITEM CSL_CITATION {"citationID":"2qRuqnSv","properties":{"formattedCitation":"(Imtiaz et al., 2020; Liyue Fan &amp; Li Xiong, 2014)","plainCitation":"(Imtiaz et al., 2020; Liyue Fan &amp; Li Xiong, 2014)","noteIndex":0},"citationItems":[{"id":73,"uris":["http://zotero.org/users/8556523/items/ZJIU6528"],"itemData":{"id":73,"type":"paper-conference","abstract":"Privacy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Nazeer"},{"family":"Vlassov","given":"Vladimir"}],"accessed":{"date-parts":[["2022",4,13]]},"issued":{"date-parts":[["2020",12,10]]}}},{"id":82,"uris":["http://zotero.org/users/8556523/items/43ECGUIG"],"itemData":{"id":82,"type":"article-journal","abstract":"Sharing real-time aggregate statistics of private data is of great value to the public to perform data mining for understanding important phenomena, such as Inﬂuenza outbreaks and trafﬁc congestion. However, releasing time-series data with standard differential privacy mechanism has limited utility due to high correlation between data values. We propose FAST, a novel framework to release real-time aggregate statistics under differential privacy based on ﬁltering and adaptive sampling. To minimize the overall privacy cost, FAST adaptively samples long time-series according to the detected data dynamics. To improve the accuracy of data release per time stamp, FAST predicts data values at non-sampling points and corrects noisy observations at sampling points. Our experiments with real-world as well as synthetic data sets conﬁrm that FAST improves the accuracy of released aggregates even under small privacy cost and can be used to enable a wide range of monitoring applications.","container-title":"IEEE Transactions on Knowledge and Data Engineering","DOI":"10.1109/TKDE.2013.96","ISSN":"1041-4347","issue":"9","journalAbbreviation":"IEEE Trans. Knowl. Data Eng.","language":"en","page":"2094-2106","source":"DOI.org (Crossref)","title":"An Adaptive Approach to Real-Time Aggregate Monitoring With Differential Privacy","volume":"26","author":[{"literal":"Liyue Fan"},{"literal":"Li Xiong"}],"issued":{"date-parts":[["2014",9]]}}}],"schema":"https://github.com/citation-style-language/schema/raw/master/csl-citation.json"} </w:instrText>
      </w:r>
      <w:r w:rsidR="001254CB">
        <w:rPr>
          <w:rFonts w:ascii="Cambria" w:hAnsi="Cambria"/>
        </w:rPr>
        <w:fldChar w:fldCharType="separate"/>
      </w:r>
      <w:r w:rsidR="00C1364C" w:rsidRPr="00C1364C">
        <w:rPr>
          <w:rFonts w:ascii="Cambria" w:hAnsi="Cambria"/>
        </w:rPr>
        <w:t>(Imtiaz et al., 2020; Liyue Fan &amp; Li Xiong, 2014)</w:t>
      </w:r>
      <w:r w:rsidR="001254CB">
        <w:rPr>
          <w:rFonts w:ascii="Cambria" w:hAnsi="Cambria"/>
        </w:rPr>
        <w:fldChar w:fldCharType="end"/>
      </w:r>
      <w:r w:rsidR="00C1364C">
        <w:rPr>
          <w:rFonts w:ascii="Cambria" w:hAnsi="Cambria"/>
        </w:rPr>
        <w:t xml:space="preserve">. </w:t>
      </w:r>
      <w:r w:rsidRPr="001726A5">
        <w:rPr>
          <w:rFonts w:ascii="Cambria" w:hAnsi="Cambria"/>
        </w:rPr>
        <w:t>Additive and multiplicative noise infuse random noise in the data but without the theoretical privacy guarantees of differential privacy. While</w:t>
      </w:r>
      <w:r w:rsidR="00C1364C">
        <w:rPr>
          <w:rFonts w:ascii="Cambria" w:hAnsi="Cambria"/>
        </w:rPr>
        <w:t xml:space="preserve"> </w:t>
      </w:r>
      <w:r w:rsidR="00C1364C">
        <w:rPr>
          <w:rFonts w:ascii="Cambria" w:hAnsi="Cambria"/>
        </w:rPr>
        <w:fldChar w:fldCharType="begin"/>
      </w:r>
      <w:r w:rsidR="00C1364C">
        <w:rPr>
          <w:rFonts w:ascii="Cambria" w:hAnsi="Cambria"/>
        </w:rPr>
        <w:instrText xml:space="preserve"> ADDIN ZOTERO_ITEM CSL_CITATION {"citationID":"llkQeqVg","properties":{"formattedCitation":"(Abowd et al., 2012)","plainCitation":"(Abowd et al., 2012)","noteIndex":0},"citationItems":[{"id":100,"uris":["http://zotero.org/users/8556523/items/QP6REBCS"],"itemData":{"id":100,"type":"article-journal","language":"en","page":"41","source":"Zotero","title":"Dynamically consistent noise infusion and partially synthetic data as confidentiality protection measures for related time-series","author":[{"family":"Abowd","given":"John M"},{"family":"Gittings","given":"Kaj"},{"family":"McKinney","given":"Kevin L"},{"family":"Stephens","given":"Bryce E"},{"family":"Vilhuber","given":"Lars"},{"family":"Woodcock","given":"Simon"}],"issued":{"date-parts":[["2012"]]}}}],"schema":"https://github.com/citation-style-language/schema/raw/master/csl-citation.json"} </w:instrText>
      </w:r>
      <w:r w:rsidR="00C1364C">
        <w:rPr>
          <w:rFonts w:ascii="Cambria" w:hAnsi="Cambria"/>
        </w:rPr>
        <w:fldChar w:fldCharType="separate"/>
      </w:r>
      <w:r w:rsidR="00C1364C" w:rsidRPr="00C1364C">
        <w:rPr>
          <w:rFonts w:ascii="Cambria" w:hAnsi="Cambria"/>
        </w:rPr>
        <w:t>(Abowd et al., 2012)</w:t>
      </w:r>
      <w:r w:rsidR="00C1364C">
        <w:rPr>
          <w:rFonts w:ascii="Cambria" w:hAnsi="Cambria"/>
        </w:rPr>
        <w:fldChar w:fldCharType="end"/>
      </w:r>
      <w:r w:rsidR="00C1364C">
        <w:rPr>
          <w:rFonts w:ascii="Cambria" w:hAnsi="Cambria"/>
        </w:rPr>
        <w:t xml:space="preserve"> </w:t>
      </w:r>
      <w:r w:rsidRPr="001726A5">
        <w:rPr>
          <w:rFonts w:ascii="Cambria" w:hAnsi="Cambria"/>
        </w:rPr>
        <w:t>study the use of multiplicative noise, they do not offer forecast accuracy results. Through simulated data integrity attacks, however, we know that multiplicative noise reduces forecast accuracy</w:t>
      </w:r>
      <w:r w:rsidR="00C1364C">
        <w:rPr>
          <w:rFonts w:ascii="Cambria" w:hAnsi="Cambria"/>
        </w:rPr>
        <w:t xml:space="preserve"> </w:t>
      </w:r>
      <w:r w:rsidR="00C1364C">
        <w:rPr>
          <w:rFonts w:ascii="Cambria" w:hAnsi="Cambria"/>
        </w:rPr>
        <w:fldChar w:fldCharType="begin"/>
      </w:r>
      <w:r w:rsidR="00C1364C">
        <w:rPr>
          <w:rFonts w:ascii="Cambria" w:hAnsi="Cambria"/>
        </w:rPr>
        <w:instrText xml:space="preserve"> ADDIN ZOTERO_ITEM CSL_CITATION {"citationID":"ziIEkveK","properties":{"formattedCitation":"(Luo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sidR="00C1364C">
        <w:rPr>
          <w:rFonts w:ascii="Cambria" w:hAnsi="Cambria"/>
        </w:rPr>
        <w:fldChar w:fldCharType="separate"/>
      </w:r>
      <w:r w:rsidR="00C1364C" w:rsidRPr="00C1364C">
        <w:rPr>
          <w:rFonts w:ascii="Cambria" w:hAnsi="Cambria"/>
        </w:rPr>
        <w:t>(Luo et al., 2018)</w:t>
      </w:r>
      <w:r w:rsidR="00C1364C">
        <w:rPr>
          <w:rFonts w:ascii="Cambria" w:hAnsi="Cambria"/>
        </w:rPr>
        <w:fldChar w:fldCharType="end"/>
      </w:r>
      <w:r w:rsidR="00C1364C">
        <w:rPr>
          <w:rFonts w:ascii="Cambria" w:hAnsi="Cambria"/>
        </w:rPr>
        <w:t>.</w:t>
      </w:r>
      <w:commentRangeEnd w:id="0"/>
      <w:r w:rsidR="0066523D">
        <w:rPr>
          <w:rStyle w:val="CommentReference"/>
        </w:rPr>
        <w:commentReference w:id="0"/>
      </w:r>
    </w:p>
    <w:p w14:paraId="7125DED0" w14:textId="77777777" w:rsidR="001726A5" w:rsidRPr="001726A5" w:rsidRDefault="001726A5" w:rsidP="001726A5">
      <w:pPr>
        <w:rPr>
          <w:rFonts w:ascii="Cambria" w:hAnsi="Cambria"/>
        </w:rPr>
      </w:pPr>
    </w:p>
    <w:p w14:paraId="66235FBA" w14:textId="7FA5B106" w:rsidR="001726A5" w:rsidRDefault="001726A5" w:rsidP="001726A5">
      <w:pPr>
        <w:rPr>
          <w:rFonts w:ascii="Cambria" w:hAnsi="Cambria"/>
        </w:rPr>
      </w:pPr>
      <w:r w:rsidRPr="001726A5">
        <w:rPr>
          <w:rFonts w:ascii="Cambria" w:hAnsi="Cambria"/>
        </w:rPr>
        <w:t xml:space="preserve">One interesting result from </w:t>
      </w:r>
      <w:r w:rsidR="00C1364C">
        <w:rPr>
          <w:rFonts w:ascii="Cambria" w:hAnsi="Cambria"/>
        </w:rPr>
        <w:fldChar w:fldCharType="begin"/>
      </w:r>
      <w:r w:rsidR="00591653">
        <w:rPr>
          <w:rFonts w:ascii="Cambria" w:hAnsi="Cambria"/>
        </w:rPr>
        <w:instrText xml:space="preserve"> ADDIN ZOTERO_ITEM CSL_CITATION {"citationID":"WgzmpQi3","properties":{"formattedCitation":"(Imtiaz et al., 2020)","plainCitation":"(Imtiaz et al., 2020)","noteIndex":0},"citationItems":[{"id":73,"uris":["http://zotero.org/users/8556523/items/ZJIU6528"],"itemData":{"id":73,"type":"paper-conference","abstract":"Privacy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sidR="00C1364C">
        <w:rPr>
          <w:rFonts w:ascii="Cambria" w:hAnsi="Cambria"/>
        </w:rPr>
        <w:fldChar w:fldCharType="separate"/>
      </w:r>
      <w:r w:rsidR="00C1364C" w:rsidRPr="00C1364C">
        <w:rPr>
          <w:rFonts w:ascii="Cambria" w:hAnsi="Cambria"/>
        </w:rPr>
        <w:t>(Imtiaz et al., 2020)</w:t>
      </w:r>
      <w:r w:rsidR="00C1364C">
        <w:rPr>
          <w:rFonts w:ascii="Cambria" w:hAnsi="Cambria"/>
        </w:rPr>
        <w:fldChar w:fldCharType="end"/>
      </w:r>
      <w:r w:rsidR="00C1364C">
        <w:rPr>
          <w:rFonts w:ascii="Cambria" w:hAnsi="Cambria"/>
        </w:rPr>
        <w:t xml:space="preserve"> </w:t>
      </w:r>
      <w:r w:rsidRPr="001726A5">
        <w:rPr>
          <w:rFonts w:ascii="Cambria" w:hAnsi="Cambria"/>
        </w:rPr>
        <w:t>is that differentially private data did not always produce worse forecast accuracy when forecasting individuals' health data using a recurrent neural network. Adding random noise to time series mirrors a technique used to prevent overfitting when forecasting with neural networks</w:t>
      </w:r>
      <w:r w:rsidR="00C61AD1">
        <w:rPr>
          <w:rFonts w:ascii="Cambria" w:hAnsi="Cambria"/>
        </w:rPr>
        <w:t xml:space="preserve"> </w:t>
      </w:r>
      <w:r w:rsidR="00C61AD1">
        <w:rPr>
          <w:rFonts w:ascii="Cambria" w:hAnsi="Cambria"/>
        </w:rPr>
        <w:fldChar w:fldCharType="begin"/>
      </w:r>
      <w:r w:rsidR="00C61AD1">
        <w:rPr>
          <w:rFonts w:ascii="Cambria" w:hAnsi="Cambria"/>
        </w:rPr>
        <w:instrText xml:space="preserve"> ADDIN ZOTERO_ITEM CSL_CITATION {"citationID":"tnPF00Zd","properties":{"formattedCitation":"(Hewamalage et al., 2021, 2022)","plainCitation":"(Hewamalage et al., 2021, 2022)","noteIndex":0},"citationItems":[{"id":124,"uris":["http://zotero.org/users/8556523/items/G6SVBBNE"],"itemData":{"id":124,"type":"article-journal","abstract":"Recurrent Neural Networks (RNNs) have become competitive forecasting methods, as most notably shown in the winning method of the recent M4 competition. However, established statistical models such as exponential smoothing (ETS) and the autoregressive integrated moving average (ARIMA) gain their popularity not only from their high accuracy, but also because they are suitable for non-expert users in that they are robust, efficient, and automatic. In these areas, RNNs have still a long way to go. We present an extensive empirical study and an open-source software framework of existing RNN architectures for forecasting, and we develop guidelines and best practices for their use. For example, we conclude that RNNs are capable of modelling seasonality directly if the series in the dataset possess homogeneous seasonal patterns; otherwise, we recommend a deseasonalisation step. Comparisons against ETS and ARIMA demonstrate that (semi-) automatic RNN models are not silver bullets, but they are nevertheless competitive alternatives in many situations.","container-title":"International Journal of Forecasting","DOI":"10.1016/j.ijforecast.2020.06.008","ISSN":"01692070","issue":"1","journalAbbreviation":"International Journal of Forecasting","language":"en","page":"388-427","source":"DOI.org (Crossref)","title":"Recurrent Neural Networks for Time Series Forecasting: Current status and future directions","title-short":"Recurrent Neural Networks for Time Series Forecasting","volume":"37","author":[{"family":"Hewamalage","given":"Hansika"},{"family":"Bergmeir","given":"Christoph"},{"family":"Bandara","given":"Kasun"}],"issued":{"date-parts":[["2021",1]]}}},{"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instrText>
      </w:r>
      <w:r w:rsidR="00C61AD1">
        <w:rPr>
          <w:rFonts w:ascii="Cambria" w:hAnsi="Cambria"/>
        </w:rPr>
        <w:fldChar w:fldCharType="separate"/>
      </w:r>
      <w:r w:rsidR="00C61AD1" w:rsidRPr="00C61AD1">
        <w:rPr>
          <w:rFonts w:ascii="Cambria" w:hAnsi="Cambria"/>
        </w:rPr>
        <w:t>(Hewamalage et al., 2021, 2022)</w:t>
      </w:r>
      <w:r w:rsidR="00C61AD1">
        <w:rPr>
          <w:rFonts w:ascii="Cambria" w:hAnsi="Cambria"/>
        </w:rPr>
        <w:fldChar w:fldCharType="end"/>
      </w:r>
      <w:r w:rsidR="00C61AD1">
        <w:rPr>
          <w:rFonts w:ascii="Cambria" w:hAnsi="Cambria"/>
        </w:rPr>
        <w:t xml:space="preserve">. </w:t>
      </w:r>
      <w:r w:rsidRPr="001726A5">
        <w:rPr>
          <w:rFonts w:ascii="Cambria" w:hAnsi="Cambria"/>
        </w:rPr>
        <w:t>We explore whether data protection with random noise can achieve this same regularization at meaningful levels of privacy</w:t>
      </w:r>
      <w:r w:rsidR="00C61AD1">
        <w:rPr>
          <w:rFonts w:ascii="Cambria" w:hAnsi="Cambria"/>
        </w:rPr>
        <w:t>.</w:t>
      </w:r>
    </w:p>
    <w:p w14:paraId="028A2773" w14:textId="09180893" w:rsidR="001726A5" w:rsidRDefault="001726A5" w:rsidP="001726A5">
      <w:pPr>
        <w:rPr>
          <w:rFonts w:ascii="Cambria" w:hAnsi="Cambria"/>
        </w:rPr>
      </w:pPr>
    </w:p>
    <w:p w14:paraId="4AAAA1B5" w14:textId="4967A9F9" w:rsidR="001726A5" w:rsidRPr="00753FD1" w:rsidRDefault="001726A5" w:rsidP="001726A5">
      <w:pPr>
        <w:rPr>
          <w:rFonts w:ascii="Cambria" w:eastAsiaTheme="minorEastAsia" w:hAnsi="Cambria"/>
        </w:rPr>
      </w:pPr>
      <w:r w:rsidRPr="001726A5">
        <w:rPr>
          <w:rFonts w:ascii="Cambria" w:hAnsi="Cambria"/>
        </w:rPr>
        <w:t xml:space="preserve">Another </w:t>
      </w:r>
      <w:r w:rsidR="00C61AD1">
        <w:rPr>
          <w:rFonts w:ascii="Cambria" w:hAnsi="Cambria"/>
        </w:rPr>
        <w:t xml:space="preserve">type of </w:t>
      </w:r>
      <w:r w:rsidRPr="001726A5">
        <w:rPr>
          <w:rFonts w:ascii="Cambria" w:hAnsi="Cambria"/>
        </w:rPr>
        <w:t xml:space="preserve">privacy method is </w:t>
      </w:r>
      <w:r w:rsidR="00C61AD1">
        <w:rPr>
          <w:rFonts w:ascii="Cambria" w:hAnsi="Cambria"/>
        </w:rPr>
        <w:t>generalization,</w:t>
      </w:r>
      <w:r w:rsidRPr="001726A5">
        <w:rPr>
          <w:rFonts w:ascii="Cambria" w:hAnsi="Cambria"/>
        </w:rPr>
        <w:t xml:space="preserve"> where data records are generalized to create equivalence classes of identical records. This privacy method is particularly popular for tabular data. The principle of </w:t>
      </w:r>
      <w:r w:rsidR="00C61AD1">
        <w:rPr>
          <w:rFonts w:ascii="Cambria" w:hAnsi="Cambria"/>
          <w:i/>
          <w:iCs/>
        </w:rPr>
        <w:t>k-</w:t>
      </w:r>
      <w:r w:rsidRPr="001726A5">
        <w:rPr>
          <w:rFonts w:ascii="Cambria" w:hAnsi="Cambria"/>
        </w:rPr>
        <w:t>anonymity</w:t>
      </w:r>
      <w:r w:rsidR="00C61AD1">
        <w:rPr>
          <w:rFonts w:ascii="Cambria" w:hAnsi="Cambria"/>
        </w:rPr>
        <w:t xml:space="preserve"> </w:t>
      </w:r>
      <w:r w:rsidR="00C61AD1">
        <w:rPr>
          <w:rFonts w:ascii="Cambria" w:hAnsi="Cambria"/>
        </w:rPr>
        <w:fldChar w:fldCharType="begin"/>
      </w:r>
      <w:r w:rsidR="00E50F68">
        <w:rPr>
          <w:rFonts w:ascii="Cambria" w:hAnsi="Cambria"/>
        </w:rPr>
        <w:instrText xml:space="preserve"> ADDIN ZOTERO_ITEM CSL_CITATION {"citationID":"NwzhIGRQ","properties":{"formattedCitation":"(Sweeney, 2002)","plainCitation":"(Sweeney, 2002)","noteIndex":0},"citationItems":[{"id":126,"uris":["http://zotero.org/users/8556523/items/CZGWWS53"],"itemData":{"id":126,"type":"article-journal","abstract":"Consider a data holder, such as a hospital or a bank, that has a privately held collection of person-specific, field structured data. Suppose the data holder wants to share a version of the data with researchers. How can a data holder release a version of its private data with scientific guarantees that the individuals who are the subjects of the data cannot be re-identified while the data remain practically useful? The solution provided in this paper includes a formal protection model named k-anonymity and a set of accompanying policies for deployment. A release provides k-anonymity protection if the information for each person contained in the release cannot be distinguished from at least k-1 individuals whose information also appears in the release. This paper also examines re-identification attacks that can be realized on releases that adhere to kanonymity unless accompanying policies are respected. The k-anonymity protection model is important because it forms the basis on which the real-world systems known as Datafly, µ-Argus and k-Similar provide guarantees of privacy protection.","container-title":"International Journal of Uncertainty, Fuzziness and Knowledge-Based Systems","DOI":"10.1142/S0218488502001648","ISSN":"0218-4885, 1793-6411","issue":"05","journalAbbreviation":"Int. J. Unc. Fuzz. Knowl. Based Syst.","language":"en","page":"557-570","source":"DOI.org (Crossref)","title":"k-ANONYMITY: A MODEL FOR PROTECTING PRIVACY","title-short":"k-ANONYMITY","volume":"10","author":[{"family":"Sweeney","given":"Latanya"}],"issued":{"date-parts":[["2002",10]]}}}],"schema":"https://github.com/citation-style-language/schema/raw/master/csl-citation.json"} </w:instrText>
      </w:r>
      <w:r w:rsidR="00C61AD1">
        <w:rPr>
          <w:rFonts w:ascii="Cambria" w:hAnsi="Cambria"/>
        </w:rPr>
        <w:fldChar w:fldCharType="separate"/>
      </w:r>
      <w:r w:rsidR="00E50F68" w:rsidRPr="00E50F68">
        <w:rPr>
          <w:rFonts w:ascii="Cambria" w:hAnsi="Cambria"/>
        </w:rPr>
        <w:t>(Sweeney, 2002)</w:t>
      </w:r>
      <w:r w:rsidR="00C61AD1">
        <w:rPr>
          <w:rFonts w:ascii="Cambria" w:hAnsi="Cambria"/>
        </w:rPr>
        <w:fldChar w:fldCharType="end"/>
      </w:r>
      <w:r w:rsidRPr="001726A5">
        <w:rPr>
          <w:rFonts w:ascii="Cambria" w:hAnsi="Cambria"/>
        </w:rPr>
        <w:t xml:space="preserve"> is used to describe when every record (or time series) is identical to at least </w:t>
      </w:r>
      <m:oMath>
        <m:r>
          <w:rPr>
            <w:rFonts w:ascii="Cambria Math" w:hAnsi="Cambria Math"/>
          </w:rPr>
          <m:t>k – 1</m:t>
        </m:r>
      </m:oMath>
      <w:r w:rsidR="00E50F68">
        <w:rPr>
          <w:rFonts w:ascii="Cambria" w:eastAsiaTheme="minorEastAsia" w:hAnsi="Cambria"/>
        </w:rPr>
        <w:t xml:space="preserve"> </w:t>
      </w:r>
      <w:r w:rsidRPr="001726A5">
        <w:rPr>
          <w:rFonts w:ascii="Cambria" w:hAnsi="Cambria"/>
        </w:rPr>
        <w:t>other records on a pre-determined set of attributes (or time periods).</w:t>
      </w:r>
      <w:r w:rsidR="00E50F68">
        <w:rPr>
          <w:rFonts w:ascii="Cambria" w:hAnsi="Cambria"/>
        </w:rPr>
        <w:t xml:space="preserve"> </w:t>
      </w:r>
      <w:r w:rsidR="00E50F68">
        <w:rPr>
          <w:rFonts w:ascii="Cambria" w:hAnsi="Cambria"/>
        </w:rPr>
        <w:fldChar w:fldCharType="begin"/>
      </w:r>
      <w:r w:rsidR="00E50F68">
        <w:rPr>
          <w:rFonts w:ascii="Cambria" w:hAnsi="Cambria"/>
        </w:rPr>
        <w:instrText xml:space="preserve"> ADDIN ZOTERO_ITEM CSL_CITATION {"citationID":"JoshjGIu","properties":{"formattedCitation":"(Nin &amp; Torra, 2009)","plainCitation":"(Nin &amp; Torra, 2009)","noteIndex":0},"citationItems":[{"id":88,"uris":["http://zotero.org/users/8556523/items/AIM5PAZP"],"itemData":{"id":88,"type":"article-journal","abstract":"The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00E50F68">
        <w:rPr>
          <w:rFonts w:ascii="Cambria" w:hAnsi="Cambria"/>
        </w:rPr>
        <w:fldChar w:fldCharType="separate"/>
      </w:r>
      <w:r w:rsidR="00E50F68" w:rsidRPr="00E50F68">
        <w:rPr>
          <w:rFonts w:ascii="Cambria" w:hAnsi="Cambria"/>
        </w:rPr>
        <w:t>(Nin &amp; Torra, 2009)</w:t>
      </w:r>
      <w:r w:rsidR="00E50F68">
        <w:rPr>
          <w:rFonts w:ascii="Cambria" w:hAnsi="Cambria"/>
        </w:rPr>
        <w:fldChar w:fldCharType="end"/>
      </w:r>
      <w:r w:rsidR="00E50F68">
        <w:rPr>
          <w:rFonts w:ascii="Cambria" w:hAnsi="Cambria"/>
        </w:rPr>
        <w:t xml:space="preserve"> </w:t>
      </w:r>
      <w:r w:rsidRPr="001726A5">
        <w:rPr>
          <w:rFonts w:ascii="Cambria" w:hAnsi="Cambria"/>
        </w:rPr>
        <w:t xml:space="preserve">evaluate the change in forecast accuracy for simple exponential smoothing, double exponential smoothing, linear regression, multiple linear regression, and polynomial regression applied to </w:t>
      </w:r>
      <w:r w:rsidRPr="00753FD1">
        <w:rPr>
          <w:rFonts w:ascii="Cambria" w:hAnsi="Cambria"/>
          <w:i/>
          <w:iCs/>
        </w:rPr>
        <w:t>k</w:t>
      </w:r>
      <w:r w:rsidRPr="001726A5">
        <w:rPr>
          <w:rFonts w:ascii="Cambria" w:hAnsi="Cambria"/>
        </w:rPr>
        <w:t>-anonymized data. The authors find an overall reduction in forecast accuracy even for</w:t>
      </w:r>
      <w:r w:rsidR="00753FD1">
        <w:rPr>
          <w:rFonts w:ascii="Cambria" w:hAnsi="Cambria"/>
        </w:rPr>
        <w:t xml:space="preserve"> </w:t>
      </w:r>
      <m:oMath>
        <m:r>
          <w:rPr>
            <w:rFonts w:ascii="Cambria Math" w:hAnsi="Cambria Math"/>
          </w:rPr>
          <m:t>k = 2</m:t>
        </m:r>
      </m:oMath>
      <w:r w:rsidR="00753FD1">
        <w:rPr>
          <w:rFonts w:ascii="Cambria" w:eastAsiaTheme="minorEastAsia" w:hAnsi="Cambria"/>
        </w:rPr>
        <w:t xml:space="preserve"> </w:t>
      </w:r>
      <w:r w:rsidRPr="001726A5">
        <w:rPr>
          <w:rFonts w:ascii="Cambria" w:hAnsi="Cambria"/>
        </w:rPr>
        <w:t>but do not provide the accuracy of each model individually.</w:t>
      </w:r>
    </w:p>
    <w:p w14:paraId="0F0A7BC4" w14:textId="77777777" w:rsidR="001726A5" w:rsidRPr="001726A5" w:rsidRDefault="001726A5" w:rsidP="001726A5">
      <w:pPr>
        <w:rPr>
          <w:rFonts w:ascii="Cambria" w:hAnsi="Cambria"/>
        </w:rPr>
      </w:pPr>
    </w:p>
    <w:p w14:paraId="203ACDF8" w14:textId="20C0A855" w:rsidR="001726A5" w:rsidRPr="00753FD1" w:rsidRDefault="001726A5" w:rsidP="001726A5">
      <w:pPr>
        <w:rPr>
          <w:rFonts w:ascii="Cambria" w:eastAsiaTheme="minorEastAsia" w:hAnsi="Cambria"/>
        </w:rPr>
      </w:pPr>
      <w:r w:rsidRPr="001726A5">
        <w:rPr>
          <w:rFonts w:ascii="Cambria" w:hAnsi="Cambria"/>
        </w:rPr>
        <w:lastRenderedPageBreak/>
        <w:t xml:space="preserve">There are also privacy methods which are commonly used in practice but have not been studied in the forecasting literature. Top- and bottom-coding are used to replace the top (bottom) </w:t>
      </w:r>
      <w:r w:rsidR="00753FD1" w:rsidRPr="00753FD1">
        <w:rPr>
          <w:rFonts w:ascii="Cambria" w:hAnsi="Cambria"/>
          <w:i/>
          <w:iCs/>
        </w:rPr>
        <w:t>p</w:t>
      </w:r>
      <w:r w:rsidR="00753FD1">
        <w:rPr>
          <w:rFonts w:ascii="Cambria" w:hAnsi="Cambria"/>
        </w:rPr>
        <w:t xml:space="preserve"> </w:t>
      </w:r>
      <w:r w:rsidRPr="00753FD1">
        <w:rPr>
          <w:rFonts w:ascii="Cambria" w:hAnsi="Cambria"/>
        </w:rPr>
        <w:t>percent</w:t>
      </w:r>
      <w:r w:rsidRPr="001726A5">
        <w:rPr>
          <w:rFonts w:ascii="Cambria" w:hAnsi="Cambria"/>
        </w:rPr>
        <w:t xml:space="preserve"> of observations with the </w:t>
      </w:r>
      <m:oMath>
        <m:r>
          <w:rPr>
            <w:rFonts w:ascii="Cambria Math" w:hAnsi="Cambria Math"/>
          </w:rPr>
          <m:t>1 – p</m:t>
        </m:r>
      </m:oMath>
      <w:r w:rsidR="00753FD1">
        <w:rPr>
          <w:rFonts w:ascii="Cambria" w:eastAsiaTheme="minorEastAsia" w:hAnsi="Cambria"/>
        </w:rPr>
        <w:t xml:space="preserve"> </w:t>
      </w:r>
      <m:oMath>
        <m:d>
          <m:dPr>
            <m:ctrlPr>
              <w:rPr>
                <w:rFonts w:ascii="Cambria Math" w:eastAsiaTheme="minorEastAsia" w:hAnsi="Cambria Math"/>
                <w:i/>
              </w:rPr>
            </m:ctrlPr>
          </m:dPr>
          <m:e>
            <m:r>
              <w:rPr>
                <w:rFonts w:ascii="Cambria Math" w:eastAsiaTheme="minorEastAsia" w:hAnsi="Cambria Math"/>
              </w:rPr>
              <m:t>p</m:t>
            </m:r>
          </m:e>
        </m:d>
      </m:oMath>
      <w:r w:rsidR="00753FD1">
        <w:rPr>
          <w:rFonts w:ascii="Cambria" w:eastAsiaTheme="minorEastAsia" w:hAnsi="Cambria"/>
        </w:rPr>
        <w:t xml:space="preserve"> quantile. </w:t>
      </w:r>
      <w:r w:rsidRPr="001726A5">
        <w:rPr>
          <w:rFonts w:ascii="Cambria" w:hAnsi="Cambria"/>
        </w:rPr>
        <w:t xml:space="preserve">These </w:t>
      </w:r>
      <w:r w:rsidR="00753FD1">
        <w:rPr>
          <w:rFonts w:ascii="Cambria" w:hAnsi="Cambria"/>
        </w:rPr>
        <w:t>methods</w:t>
      </w:r>
      <w:r w:rsidRPr="001726A5">
        <w:rPr>
          <w:rFonts w:ascii="Cambria" w:hAnsi="Cambria"/>
        </w:rPr>
        <w:t xml:space="preserve"> are useful for protecting data with sensitive values in the tails of distributions, such as income levels or smart meter data.</w:t>
      </w:r>
      <w:r w:rsidR="00753FD1">
        <w:rPr>
          <w:rFonts w:ascii="Cambria" w:hAnsi="Cambria"/>
        </w:rPr>
        <w:t xml:space="preserve"> </w:t>
      </w:r>
      <w:r w:rsidR="00753FD1">
        <w:rPr>
          <w:rFonts w:ascii="Cambria" w:hAnsi="Cambria"/>
        </w:rPr>
        <w:fldChar w:fldCharType="begin"/>
      </w:r>
      <w:r w:rsidR="00753FD1">
        <w:rPr>
          <w:rFonts w:ascii="Cambria" w:hAnsi="Cambria"/>
        </w:rPr>
        <w:instrText xml:space="preserve"> ADDIN ZOTERO_ITEM CSL_CITATION {"citationID":"SC8I58tu","properties":{"formattedCitation":"(Crimi &amp; Eddy, 2014)","plainCitation":"(Crimi &amp; Eddy, 2014)","noteIndex":0},"citationItems":[{"id":90,"uris":["http://zotero.org/users/8556523/items/2KHXMC8R"],"itemData":{"id":90,"type":"article-journal","abstract":"Public Use Microdata Samples (PUMS) released by the U.S. Census Bureau and other data providers undergo various privacy protection transformations prior to public release of the individual records.  We briefly review these methods but focus our attention on \"top-coding\" as implemented by the Census Bureau.  In particular, we provide a brief analysis of the method used for top-coding of records within a hierarchy.  We also show that top-coding artificially moves the correlation between two variables (at least one of which is top-coded) closer to zero by the transformation.  We then discuss our attempts to recover the un-transformed data, or at least the original correlations, which all failed.  In the final section we briefly discuss methods of disclosure avoidance in PUMS files which preserve joint probability distributions.","container-title":"Journal of Privacy and Confidentiality","DOI":"10.29012/jpc.v6i2.639","ISSN":"2575-8527","issue":"2","journalAbbreviation":"JPC","language":"en","source":"DOI.org (Crossref)","title":"Top-Coding and Public Use Microdata Samples from the U.S. Census Bureau","URL":"https://journalprivacyconfidentiality.org/index.php/jpc/article/view/639","volume":"6","author":[{"family":"Crimi","given":"Nicole"},{"family":"Eddy","given":"William"}],"accessed":{"date-parts":[["2022",4,22]]},"issued":{"date-parts":[["2014",12,30]]}}}],"schema":"https://github.com/citation-style-language/schema/raw/master/csl-citation.json"} </w:instrText>
      </w:r>
      <w:r w:rsidR="00753FD1">
        <w:rPr>
          <w:rFonts w:ascii="Cambria" w:hAnsi="Cambria"/>
        </w:rPr>
        <w:fldChar w:fldCharType="separate"/>
      </w:r>
      <w:r w:rsidR="00753FD1" w:rsidRPr="00753FD1">
        <w:rPr>
          <w:rFonts w:ascii="Cambria" w:hAnsi="Cambria"/>
        </w:rPr>
        <w:t>(Crimi &amp; Eddy, 2014)</w:t>
      </w:r>
      <w:r w:rsidR="00753FD1">
        <w:rPr>
          <w:rFonts w:ascii="Cambria" w:hAnsi="Cambria"/>
        </w:rPr>
        <w:fldChar w:fldCharType="end"/>
      </w:r>
      <w:r w:rsidR="00753FD1">
        <w:rPr>
          <w:rFonts w:ascii="Cambria" w:hAnsi="Cambria"/>
        </w:rPr>
        <w:t xml:space="preserve"> </w:t>
      </w:r>
      <w:r w:rsidRPr="001726A5">
        <w:rPr>
          <w:rFonts w:ascii="Cambria" w:hAnsi="Cambria"/>
        </w:rPr>
        <w:t>study the effect of top coding the Census’ Public Use Microdata Samples on analyses of interest. They find that the sample correlation between two variables is shrunk towards zero when one or both of the variables are top coded. This may be relevant to multivariate forecasting model accuracy, which relies on the correlations between time series, and may be negatively affected when series are top- or bottom-coded. On the other hand, top- and bottom-coding could have an effect similar to adjusting for outliers, which can improve forecast accuracy when the outliers are close to the forecast origin</w:t>
      </w:r>
      <w:r w:rsidR="00753FD1">
        <w:rPr>
          <w:rFonts w:ascii="Cambria" w:hAnsi="Cambria"/>
        </w:rPr>
        <w:t xml:space="preserve"> </w:t>
      </w:r>
      <w:r w:rsidR="00753FD1">
        <w:rPr>
          <w:rFonts w:ascii="Cambria" w:hAnsi="Cambria"/>
        </w:rPr>
        <w:fldChar w:fldCharType="begin"/>
      </w:r>
      <w:r w:rsidR="00753FD1">
        <w:rPr>
          <w:rFonts w:ascii="Cambria" w:hAnsi="Cambria"/>
        </w:rPr>
        <w:instrText xml:space="preserve"> ADDIN ZOTERO_ITEM CSL_CITATION {"citationID":"Mvm9Z9kL","properties":{"formattedCitation":"(Chen &amp; Liu, 1993)","plainCitation":"(Chen &amp; Liu, 1993)","noteIndex":0},"citationItems":[{"id":59,"uris":["http://zotero.org/users/8556523/items/CJUREGJI"],"itemData":{"id":59,"type":"article-journal","abstract":"Time-series data are often contaminated with outliers due to the influence of unusual and non-repetitive events. Forecast accuracy in such situations is reduced due to (1) a carry-over effect of the outlier on the point forecast and (2) a bias in the estimates of model parameters. Hillmer (1984) and Ledolter (1989) studied the effect of additive outliers o n forecasts. It was found that forecast intervals are quite sensitive to additive outliers, but that point forecasts are largely unaffected unless the outlier occurs near the forecast origin. In such a situation the carry-over effect of the outlier can be quite substantial. In this study, we investigate the issues of forecasting when outliers occur near or at the forecast origin. We propose a strategy which first estimates the model parameters and outlier effects using &amp;he procedure of Chen and Liu (1993) to reduce the bias in the parameter estimates, and then uses a lower critical value to detect outliers near the forecast origin in the forecasting stage. One aspect of this study is on the carry-over effects of outliers on forecasts. Four types of outliers are considered: innovational outlier, additive outlier, temporary change, and level shift. The effects due to a misidentification of an outlier type are examined. The performance of the outlier detection procedure is studied for cases where outliers are near the end of the series. In such cases, we demonstrate that statistical procedures may not be able to effectively determine the outlier types due to insufficient information. Some strategies are recommended to reduce potential difficulties caused by incorrectly detected outlier types. These findings may serve as a justification for forecasting in conjunction with judgment. Two real examples are employed to illustrate the issues discussed.","container-title":"Journal of Forecasting","DOI":"10.1002/for.3980120103","ISSN":"02776693, 1099131X","issue":"1","journalAbbreviation":"J. Forecast.","language":"en","page":"13-35","source":"DOI.org (Crossref)","title":"Forecasting time series with outliers","volume":"12","author":[{"family":"Chen","given":"Chung"},{"family":"Liu","given":"Lon-Mu"}],"issued":{"date-parts":[["1993",1]]}}}],"schema":"https://github.com/citation-style-language/schema/raw/master/csl-citation.json"} </w:instrText>
      </w:r>
      <w:r w:rsidR="00753FD1">
        <w:rPr>
          <w:rFonts w:ascii="Cambria" w:hAnsi="Cambria"/>
        </w:rPr>
        <w:fldChar w:fldCharType="separate"/>
      </w:r>
      <w:r w:rsidR="00753FD1" w:rsidRPr="00753FD1">
        <w:rPr>
          <w:rFonts w:ascii="Cambria" w:hAnsi="Cambria"/>
        </w:rPr>
        <w:t>(Chen &amp; Liu, 1993)</w:t>
      </w:r>
      <w:r w:rsidR="00753FD1">
        <w:rPr>
          <w:rFonts w:ascii="Cambria" w:hAnsi="Cambria"/>
        </w:rPr>
        <w:fldChar w:fldCharType="end"/>
      </w:r>
      <w:r w:rsidR="00753FD1">
        <w:rPr>
          <w:rFonts w:ascii="Cambria" w:hAnsi="Cambria"/>
        </w:rPr>
        <w:t>.</w:t>
      </w:r>
    </w:p>
    <w:p w14:paraId="0AFC6CAD" w14:textId="77777777" w:rsidR="001726A5" w:rsidRPr="001726A5" w:rsidRDefault="001726A5" w:rsidP="001726A5">
      <w:pPr>
        <w:rPr>
          <w:rFonts w:ascii="Cambria" w:hAnsi="Cambria"/>
        </w:rPr>
      </w:pPr>
    </w:p>
    <w:p w14:paraId="7A0D9FCE" w14:textId="36790AA3" w:rsidR="001726A5" w:rsidRDefault="001726A5" w:rsidP="001726A5">
      <w:pPr>
        <w:rPr>
          <w:rFonts w:ascii="Cambria" w:hAnsi="Cambria"/>
        </w:rPr>
      </w:pPr>
      <w:r w:rsidRPr="001726A5">
        <w:rPr>
          <w:rFonts w:ascii="Cambria" w:hAnsi="Cambria"/>
        </w:rPr>
        <w:t>Overall, while recent attention has been paid to privacy preserving collaborative forecasting, our interest is in forecasting using a single protected dataset. There has been no work which compares multiple forecasting models' accuracies when forecasting for a single protected dataset, or a comparison of models' accuracies under various privacy methods. The works which have shown that data protection degrades forecast accuracy have also not given detailed explanations as to why model performance is worse on protected data. Finally, there exist no privacy methods which are specifically designed with forecasters in mind</w:t>
      </w:r>
      <w:r w:rsidR="00753FD1">
        <w:rPr>
          <w:rFonts w:ascii="Cambria" w:hAnsi="Cambria"/>
        </w:rPr>
        <w:t>, which our work remedies.</w:t>
      </w:r>
    </w:p>
    <w:p w14:paraId="30036845" w14:textId="0DC3E7C0" w:rsidR="001726A5" w:rsidRDefault="001726A5" w:rsidP="001726A5">
      <w:pPr>
        <w:rPr>
          <w:rFonts w:ascii="Cambria" w:hAnsi="Cambria"/>
        </w:rPr>
      </w:pPr>
    </w:p>
    <w:p w14:paraId="13582E05" w14:textId="47CC99C6" w:rsidR="001726A5" w:rsidRDefault="001726A5" w:rsidP="001726A5">
      <w:pPr>
        <w:pStyle w:val="ListParagraph"/>
        <w:numPr>
          <w:ilvl w:val="1"/>
          <w:numId w:val="1"/>
        </w:numPr>
        <w:rPr>
          <w:rFonts w:ascii="Cambria" w:hAnsi="Cambria"/>
          <w:i/>
          <w:iCs/>
        </w:rPr>
      </w:pPr>
      <w:r>
        <w:rPr>
          <w:rFonts w:ascii="Cambria" w:hAnsi="Cambria"/>
          <w:i/>
          <w:iCs/>
        </w:rPr>
        <w:t>Privacy Adjusted Forecasts</w:t>
      </w:r>
    </w:p>
    <w:p w14:paraId="0F342C61" w14:textId="1A3953F1" w:rsidR="001726A5" w:rsidRDefault="001726A5" w:rsidP="001726A5">
      <w:pPr>
        <w:rPr>
          <w:rFonts w:ascii="Cambria" w:hAnsi="Cambria"/>
        </w:rPr>
      </w:pPr>
    </w:p>
    <w:p w14:paraId="7AF179BD" w14:textId="7DB973CE" w:rsidR="00753FD1" w:rsidRPr="00753FD1" w:rsidRDefault="00753FD1" w:rsidP="00753FD1">
      <w:pPr>
        <w:rPr>
          <w:rFonts w:ascii="Cambria" w:hAnsi="Cambria"/>
        </w:rPr>
      </w:pPr>
      <w:r w:rsidRPr="00753FD1">
        <w:rPr>
          <w:rFonts w:ascii="Cambria" w:hAnsi="Cambria"/>
        </w:rPr>
        <w:t xml:space="preserve">Judgmental adjustments to forecasts can improve accuracy by accounting for information that was not incorporated into a forecasting model </w:t>
      </w:r>
      <w:r w:rsidR="00C80F13">
        <w:rPr>
          <w:rFonts w:ascii="Cambria" w:hAnsi="Cambria"/>
        </w:rPr>
        <w:fldChar w:fldCharType="begin"/>
      </w:r>
      <w:r w:rsidR="00C80F13">
        <w:rPr>
          <w:rFonts w:ascii="Cambria" w:hAnsi="Cambria"/>
        </w:rPr>
        <w:instrText xml:space="preserve"> ADDIN ZOTERO_ITEM CSL_CITATION {"citationID":"Ffs0Sq2h","properties":{"formattedCitation":"(Fildes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C80F13">
        <w:rPr>
          <w:rFonts w:ascii="Cambria" w:hAnsi="Cambria"/>
        </w:rPr>
        <w:fldChar w:fldCharType="separate"/>
      </w:r>
      <w:r w:rsidR="00C80F13" w:rsidRPr="00C80F13">
        <w:rPr>
          <w:rFonts w:ascii="Cambria" w:hAnsi="Cambria"/>
        </w:rPr>
        <w:t>(Fildes et al., 2009)</w:t>
      </w:r>
      <w:r w:rsidR="00C80F13">
        <w:rPr>
          <w:rFonts w:ascii="Cambria" w:hAnsi="Cambria"/>
        </w:rPr>
        <w:fldChar w:fldCharType="end"/>
      </w:r>
      <w:r w:rsidR="00C80F13">
        <w:rPr>
          <w:rFonts w:ascii="Cambria" w:hAnsi="Cambria"/>
        </w:rPr>
        <w:t xml:space="preserve">. </w:t>
      </w:r>
      <w:r w:rsidRPr="00753FD1">
        <w:rPr>
          <w:rFonts w:ascii="Cambria" w:hAnsi="Cambria"/>
        </w:rPr>
        <w:t xml:space="preserve">Incorporating the intuition and experience of the adjuster, knowledge of special events, or insider or confidential information can add information with high </w:t>
      </w:r>
      <w:proofErr w:type="spellStart"/>
      <w:r w:rsidRPr="00753FD1">
        <w:rPr>
          <w:rFonts w:ascii="Cambria" w:hAnsi="Cambria"/>
        </w:rPr>
        <w:t>diagnosticity</w:t>
      </w:r>
      <w:proofErr w:type="spellEnd"/>
      <w:r w:rsidRPr="00753FD1">
        <w:rPr>
          <w:rFonts w:ascii="Cambria" w:hAnsi="Cambria"/>
        </w:rPr>
        <w:t xml:space="preserve"> that is useful for forecasting. However, adding information with low </w:t>
      </w:r>
      <w:proofErr w:type="spellStart"/>
      <w:r w:rsidRPr="00753FD1">
        <w:rPr>
          <w:rFonts w:ascii="Cambria" w:hAnsi="Cambria"/>
        </w:rPr>
        <w:t>diagnosticity</w:t>
      </w:r>
      <w:proofErr w:type="spellEnd"/>
      <w:r w:rsidRPr="00753FD1">
        <w:rPr>
          <w:rFonts w:ascii="Cambria" w:hAnsi="Cambria"/>
        </w:rPr>
        <w:t xml:space="preserve"> can degrade forecast accuracy</w:t>
      </w:r>
      <w:r w:rsidR="00C80F13">
        <w:rPr>
          <w:rFonts w:ascii="Cambria" w:hAnsi="Cambria"/>
        </w:rPr>
        <w:t xml:space="preserve"> </w:t>
      </w:r>
      <w:r w:rsidR="00C80F13">
        <w:rPr>
          <w:rFonts w:ascii="Cambria" w:hAnsi="Cambria"/>
        </w:rPr>
        <w:fldChar w:fldCharType="begin"/>
      </w:r>
      <w:r w:rsidR="00C80F13">
        <w:rPr>
          <w:rFonts w:ascii="Cambria" w:hAnsi="Cambria"/>
        </w:rPr>
        <w:instrText xml:space="preserve"> ADDIN ZOTERO_ITEM CSL_CITATION {"citationID":"mZ3r6I7m","properties":{"formattedCitation":"(Fildes et al., 2019)","plainCitation":"(Fildes et al., 2019)","noteIndex":0},"citationItems":[{"id":98,"uris":["http://zotero.org/users/8556523/items/5XXXKU73"],"itemData":{"id":98,"type":"article-journal","abstract":"Demand forecasting is critical to sales and operations planning (S&amp;OP), but the effects of sales promotions can be difficult to forecast. Typically, a baseline statistical forecast is judgmentally adjusted on receipt of information from different departments. However, much of this information either has no predictive value or its value is unknown. Research into base rate discounting has suggested that such information may distract forecasters from the average uplift and reduce accuracy. This has been investigated in situations in which forecasters were able to adjust the statistical forecasts for promotions via a forecasting support system (FSS). In two ecologically valid experiments, forecasters were provided with the mean level of promotion uplift, a baseline statistical forecast, and quantitative and qualitative information. However, the forecasters were distracted from the base rate and misinterpreted the information available to them. These findings have important implications for the design of organizational S&amp;OP processes, and for the implementation of FSSs.","container-title":"International Journal of Forecasting","DOI":"10.1016/j.ijforecast.2017.12.006","ISSN":"01692070","issue":"1","journalAbbreviation":"International Journal of Forecasting","language":"en","page":"144-156","source":"DOI.org (Crossref)","title":"Use and misuse of information in supply chain forecasting of promotion effects","volume":"35","author":[{"family":"Fildes","given":"Robert"},{"family":"Goodwin","given":"Paul"},{"family":"Önkal","given":"Dilek"}],"issued":{"date-parts":[["2019",1]]}}}],"schema":"https://github.com/citation-style-language/schema/raw/master/csl-citation.json"} </w:instrText>
      </w:r>
      <w:r w:rsidR="00C80F13">
        <w:rPr>
          <w:rFonts w:ascii="Cambria" w:hAnsi="Cambria"/>
        </w:rPr>
        <w:fldChar w:fldCharType="separate"/>
      </w:r>
      <w:r w:rsidR="00C80F13" w:rsidRPr="00C80F13">
        <w:rPr>
          <w:rFonts w:ascii="Cambria" w:hAnsi="Cambria"/>
        </w:rPr>
        <w:t>(Fildes et al., 2019)</w:t>
      </w:r>
      <w:r w:rsidR="00C80F13">
        <w:rPr>
          <w:rFonts w:ascii="Cambria" w:hAnsi="Cambria"/>
        </w:rPr>
        <w:fldChar w:fldCharType="end"/>
      </w:r>
      <w:r w:rsidR="00C80F13">
        <w:rPr>
          <w:rFonts w:ascii="Cambria" w:hAnsi="Cambria"/>
        </w:rPr>
        <w:t>.</w:t>
      </w:r>
      <w:r w:rsidRPr="00753FD1">
        <w:rPr>
          <w:rFonts w:ascii="Cambria" w:hAnsi="Cambria"/>
        </w:rPr>
        <w:t xml:space="preserve"> Adjusting forecasts for the sake of gaining control of the forecasting process, incorporating practitioner expectations, and compensating for judgmental biases can be detrimental to forecast accuracy (</w:t>
      </w:r>
      <w:r w:rsidR="00C80F13">
        <w:rPr>
          <w:rFonts w:ascii="Cambria" w:hAnsi="Cambria"/>
        </w:rPr>
        <w:fldChar w:fldCharType="begin"/>
      </w:r>
      <w:r w:rsidR="00C80F13">
        <w:rPr>
          <w:rFonts w:ascii="Cambria" w:hAnsi="Cambria"/>
        </w:rPr>
        <w:instrText xml:space="preserve"> ADDIN ZOTERO_ITEM CSL_CITATION {"citationID":"kk8A5rSk","properties":{"formattedCitation":"(Petropoulos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instrText>
      </w:r>
      <w:r w:rsidR="00C80F13">
        <w:rPr>
          <w:rFonts w:ascii="Cambria" w:hAnsi="Cambria"/>
        </w:rPr>
        <w:fldChar w:fldCharType="separate"/>
      </w:r>
      <w:r w:rsidR="00C80F13" w:rsidRPr="00C80F13">
        <w:rPr>
          <w:rFonts w:ascii="Cambria" w:hAnsi="Cambria"/>
        </w:rPr>
        <w:t>(Petropoulos et al., 2022)</w:t>
      </w:r>
      <w:r w:rsidR="00C80F13">
        <w:rPr>
          <w:rFonts w:ascii="Cambria" w:hAnsi="Cambria"/>
        </w:rPr>
        <w:fldChar w:fldCharType="end"/>
      </w:r>
      <w:r w:rsidR="00C80F13">
        <w:rPr>
          <w:rFonts w:ascii="Cambria" w:hAnsi="Cambria"/>
        </w:rPr>
        <w:t xml:space="preserve"> </w:t>
      </w:r>
      <w:r w:rsidRPr="00753FD1">
        <w:rPr>
          <w:rFonts w:ascii="Cambria" w:hAnsi="Cambria"/>
        </w:rPr>
        <w:t xml:space="preserve">section 3.7.3). Despite varying motivations for </w:t>
      </w:r>
      <w:r w:rsidR="00C80F13">
        <w:rPr>
          <w:rFonts w:ascii="Cambria" w:hAnsi="Cambria"/>
        </w:rPr>
        <w:t xml:space="preserve">judgmentally </w:t>
      </w:r>
      <w:r w:rsidRPr="00753FD1">
        <w:rPr>
          <w:rFonts w:ascii="Cambria" w:hAnsi="Cambria"/>
        </w:rPr>
        <w:t xml:space="preserve">adjusting forecasts, </w:t>
      </w:r>
      <w:r w:rsidR="00C80F13">
        <w:rPr>
          <w:rFonts w:ascii="Cambria" w:hAnsi="Cambria"/>
        </w:rPr>
        <w:t xml:space="preserve">these </w:t>
      </w:r>
      <w:r w:rsidRPr="00753FD1">
        <w:rPr>
          <w:rFonts w:ascii="Cambria" w:hAnsi="Cambria"/>
        </w:rPr>
        <w:t xml:space="preserve">adjustments have been found to improve the accuracy of monthly demand forecasts from statistical models by an average of 10% </w:t>
      </w:r>
      <w:r w:rsidR="00C80F13">
        <w:rPr>
          <w:rFonts w:ascii="Cambria" w:hAnsi="Cambria"/>
        </w:rPr>
        <w:fldChar w:fldCharType="begin"/>
      </w:r>
      <w:r w:rsidR="00C80F13">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C80F13">
        <w:rPr>
          <w:rFonts w:ascii="Cambria" w:hAnsi="Cambria"/>
        </w:rPr>
        <w:fldChar w:fldCharType="separate"/>
      </w:r>
      <w:r w:rsidR="00C80F13" w:rsidRPr="00C80F13">
        <w:rPr>
          <w:rFonts w:ascii="Cambria" w:hAnsi="Cambria"/>
        </w:rPr>
        <w:t>(Davydenko &amp; Fildes, 2013)</w:t>
      </w:r>
      <w:r w:rsidR="00C80F13">
        <w:rPr>
          <w:rFonts w:ascii="Cambria" w:hAnsi="Cambria"/>
        </w:rPr>
        <w:fldChar w:fldCharType="end"/>
      </w:r>
      <w:r w:rsidR="00C80F13">
        <w:rPr>
          <w:rFonts w:ascii="Cambria" w:hAnsi="Cambria"/>
        </w:rPr>
        <w:t xml:space="preserve">. </w:t>
      </w:r>
      <w:r w:rsidRPr="00753FD1">
        <w:rPr>
          <w:rFonts w:ascii="Cambria" w:hAnsi="Cambria"/>
        </w:rPr>
        <w:t xml:space="preserve">The accuracy improvements are greater for low volatility time series which are easier to forecast </w:t>
      </w:r>
      <w:r w:rsidR="00C80F13">
        <w:rPr>
          <w:rFonts w:ascii="Cambria" w:hAnsi="Cambria"/>
        </w:rPr>
        <w:fldChar w:fldCharType="begin"/>
      </w:r>
      <w:r w:rsidR="00C80F13">
        <w:rPr>
          <w:rFonts w:ascii="Cambria" w:hAnsi="Cambria"/>
        </w:rPr>
        <w:instrText xml:space="preserve"> ADDIN ZOTERO_ITEM CSL_CITATION {"citationID":"6OUhaFZm","properties":{"formattedCitation":"(Fildes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C80F13">
        <w:rPr>
          <w:rFonts w:ascii="Cambria" w:hAnsi="Cambria"/>
        </w:rPr>
        <w:fldChar w:fldCharType="separate"/>
      </w:r>
      <w:r w:rsidR="00C80F13" w:rsidRPr="00C80F13">
        <w:rPr>
          <w:rFonts w:ascii="Cambria" w:hAnsi="Cambria"/>
        </w:rPr>
        <w:t>(Fildes et al., 2009)</w:t>
      </w:r>
      <w:r w:rsidR="00C80F13">
        <w:rPr>
          <w:rFonts w:ascii="Cambria" w:hAnsi="Cambria"/>
        </w:rPr>
        <w:fldChar w:fldCharType="end"/>
      </w:r>
      <w:r w:rsidR="00C80F13">
        <w:rPr>
          <w:rFonts w:ascii="Cambria" w:hAnsi="Cambria"/>
        </w:rPr>
        <w:t>.</w:t>
      </w:r>
    </w:p>
    <w:p w14:paraId="1CD84B3D" w14:textId="77777777" w:rsidR="00753FD1" w:rsidRPr="00753FD1" w:rsidRDefault="00753FD1" w:rsidP="00753FD1">
      <w:pPr>
        <w:rPr>
          <w:rFonts w:ascii="Cambria" w:hAnsi="Cambria"/>
        </w:rPr>
      </w:pPr>
    </w:p>
    <w:p w14:paraId="30CB1523" w14:textId="6BFCDB81" w:rsidR="00753FD1" w:rsidRPr="00753FD1" w:rsidRDefault="00753FD1" w:rsidP="00753FD1">
      <w:pPr>
        <w:rPr>
          <w:rFonts w:ascii="Cambria" w:hAnsi="Cambria"/>
        </w:rPr>
      </w:pPr>
      <w:r w:rsidRPr="00753FD1">
        <w:rPr>
          <w:rFonts w:ascii="Cambria" w:hAnsi="Cambria"/>
        </w:rPr>
        <w:t>The characteristics of adjustments have an effect on forecast accurac</w:t>
      </w:r>
      <w:r w:rsidR="00C80F13">
        <w:rPr>
          <w:rFonts w:ascii="Cambria" w:hAnsi="Cambria"/>
        </w:rPr>
        <w:t>y</w:t>
      </w:r>
      <w:r w:rsidRPr="00753FD1">
        <w:rPr>
          <w:rFonts w:ascii="Cambria" w:hAnsi="Cambria"/>
        </w:rPr>
        <w:t xml:space="preserve">. Both positive and negative adjustments can improve accuracy, but positive adjustments tend to give only a marginal improvement </w:t>
      </w:r>
      <w:r w:rsidR="00C80F13">
        <w:rPr>
          <w:rFonts w:ascii="Cambria" w:hAnsi="Cambria"/>
        </w:rPr>
        <w:fldChar w:fldCharType="begin"/>
      </w:r>
      <w:r w:rsidR="00C80F13">
        <w:rPr>
          <w:rFonts w:ascii="Cambria" w:hAnsi="Cambria"/>
        </w:rPr>
        <w:instrText xml:space="preserve"> ADDIN ZOTERO_ITEM CSL_CITATION {"citationID":"T3LuY1cZ","properties":{"formattedCitation":"(Davydenko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C80F13">
        <w:rPr>
          <w:rFonts w:ascii="Cambria" w:hAnsi="Cambria"/>
        </w:rPr>
        <w:fldChar w:fldCharType="separate"/>
      </w:r>
      <w:r w:rsidR="00C80F13" w:rsidRPr="00C80F13">
        <w:rPr>
          <w:rFonts w:ascii="Cambria" w:hAnsi="Cambria"/>
        </w:rPr>
        <w:t>(Davydenko &amp; Fildes, 2013)</w:t>
      </w:r>
      <w:r w:rsidR="00C80F13">
        <w:rPr>
          <w:rFonts w:ascii="Cambria" w:hAnsi="Cambria"/>
        </w:rPr>
        <w:fldChar w:fldCharType="end"/>
      </w:r>
      <w:r w:rsidR="00C80F13">
        <w:rPr>
          <w:rFonts w:ascii="Cambria" w:hAnsi="Cambria"/>
        </w:rPr>
        <w:t xml:space="preserve">. </w:t>
      </w:r>
      <w:r w:rsidRPr="00753FD1">
        <w:rPr>
          <w:rFonts w:ascii="Cambria" w:hAnsi="Cambria"/>
        </w:rPr>
        <w:t xml:space="preserve">Forecast bias can be reduced by negative adjustments, whereas positive adjustments maintain bias or exacerbate it </w:t>
      </w:r>
      <w:r w:rsidR="00C80F13">
        <w:rPr>
          <w:rFonts w:ascii="Cambria" w:hAnsi="Cambria"/>
        </w:rPr>
        <w:fldChar w:fldCharType="begin"/>
      </w:r>
      <w:r w:rsidR="00C80F13">
        <w:rPr>
          <w:rFonts w:ascii="Cambria" w:hAnsi="Cambria"/>
        </w:rPr>
        <w:instrText xml:space="preserve"> ADDIN ZOTERO_ITEM CSL_CITATION {"citationID":"2DounY6w","properties":{"formattedCitation":"(Fildes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C80F13">
        <w:rPr>
          <w:rFonts w:ascii="Cambria" w:hAnsi="Cambria"/>
        </w:rPr>
        <w:fldChar w:fldCharType="separate"/>
      </w:r>
      <w:r w:rsidR="00C80F13" w:rsidRPr="00C80F13">
        <w:rPr>
          <w:rFonts w:ascii="Cambria" w:hAnsi="Cambria"/>
        </w:rPr>
        <w:t>(Fildes et al., 2009)</w:t>
      </w:r>
      <w:r w:rsidR="00C80F13">
        <w:rPr>
          <w:rFonts w:ascii="Cambria" w:hAnsi="Cambria"/>
        </w:rPr>
        <w:fldChar w:fldCharType="end"/>
      </w:r>
      <w:r w:rsidR="00C80F13">
        <w:rPr>
          <w:rFonts w:ascii="Cambria" w:hAnsi="Cambria"/>
        </w:rPr>
        <w:t>.</w:t>
      </w:r>
      <w:r w:rsidRPr="00753FD1">
        <w:rPr>
          <w:rFonts w:ascii="Cambria" w:hAnsi="Cambria"/>
        </w:rPr>
        <w:t xml:space="preserve"> The magnitude of judgmental adjustments is positively associated with the size of accuracy improvements, which can occur when larger adjustments are made by adjusters who are confident in reliable information</w:t>
      </w:r>
      <w:r w:rsidR="00C80F13">
        <w:rPr>
          <w:rFonts w:ascii="Cambria" w:hAnsi="Cambria"/>
        </w:rPr>
        <w:t xml:space="preserve"> </w:t>
      </w:r>
      <w:r w:rsidR="00C80F13">
        <w:rPr>
          <w:rFonts w:ascii="Cambria" w:hAnsi="Cambria"/>
        </w:rPr>
        <w:fldChar w:fldCharType="begin"/>
      </w:r>
      <w:r w:rsidR="00C80F13">
        <w:rPr>
          <w:rFonts w:ascii="Cambria" w:hAnsi="Cambria"/>
        </w:rPr>
        <w:instrText xml:space="preserve"> ADDIN ZOTERO_ITEM CSL_CITATION {"citationID":"l66Zly8N","properties":{"formattedCitation":"(Fildes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C80F13">
        <w:rPr>
          <w:rFonts w:ascii="Cambria" w:hAnsi="Cambria"/>
        </w:rPr>
        <w:fldChar w:fldCharType="separate"/>
      </w:r>
      <w:r w:rsidR="00C80F13" w:rsidRPr="00C80F13">
        <w:rPr>
          <w:rFonts w:ascii="Cambria" w:hAnsi="Cambria"/>
        </w:rPr>
        <w:t>(Fildes et al., 2009)</w:t>
      </w:r>
      <w:r w:rsidR="00C80F13">
        <w:rPr>
          <w:rFonts w:ascii="Cambria" w:hAnsi="Cambria"/>
        </w:rPr>
        <w:fldChar w:fldCharType="end"/>
      </w:r>
      <w:r w:rsidR="00C80F13">
        <w:rPr>
          <w:rFonts w:ascii="Cambria" w:hAnsi="Cambria"/>
        </w:rPr>
        <w:t>.</w:t>
      </w:r>
    </w:p>
    <w:p w14:paraId="79F6BF78" w14:textId="77777777" w:rsidR="00753FD1" w:rsidRPr="00753FD1" w:rsidRDefault="00753FD1" w:rsidP="00753FD1">
      <w:pPr>
        <w:rPr>
          <w:rFonts w:ascii="Cambria" w:hAnsi="Cambria"/>
        </w:rPr>
      </w:pPr>
    </w:p>
    <w:p w14:paraId="1BFEEF45" w14:textId="2317150F" w:rsidR="00986467" w:rsidRDefault="00753FD1" w:rsidP="00753FD1">
      <w:pPr>
        <w:rPr>
          <w:rFonts w:ascii="Cambria" w:hAnsi="Cambria"/>
        </w:rPr>
      </w:pPr>
      <w:commentRangeStart w:id="1"/>
      <w:r w:rsidRPr="00753FD1">
        <w:rPr>
          <w:rFonts w:ascii="Cambria" w:hAnsi="Cambria"/>
        </w:rPr>
        <w:t>The reasons for applying privacy methods are varied as well. Privacy legislation places strict limitations on data transfers and processing</w:t>
      </w:r>
      <w:r w:rsidR="00C80F13">
        <w:rPr>
          <w:rStyle w:val="FootnoteReference"/>
          <w:rFonts w:ascii="Cambria" w:hAnsi="Cambria"/>
        </w:rPr>
        <w:footnoteReference w:id="3"/>
      </w:r>
      <w:r w:rsidR="00C80F13">
        <w:rPr>
          <w:rFonts w:ascii="Cambria" w:hAnsi="Cambria"/>
        </w:rPr>
        <w:t xml:space="preserve"> </w:t>
      </w:r>
      <w:r w:rsidRPr="00753FD1">
        <w:rPr>
          <w:rFonts w:ascii="Cambria" w:hAnsi="Cambria"/>
        </w:rPr>
        <w:t xml:space="preserve">which can hurt business performance. </w:t>
      </w:r>
      <w:r w:rsidR="00A20255">
        <w:rPr>
          <w:rFonts w:ascii="Cambria" w:hAnsi="Cambria"/>
        </w:rPr>
        <w:t xml:space="preserve">For example, </w:t>
      </w:r>
      <w:r w:rsidR="00A20255">
        <w:rPr>
          <w:rFonts w:ascii="Cambria" w:hAnsi="Cambria"/>
        </w:rPr>
        <w:fldChar w:fldCharType="begin"/>
      </w:r>
      <w:r w:rsidR="00A20255">
        <w:rPr>
          <w:rFonts w:ascii="Cambria" w:hAnsi="Cambria"/>
        </w:rPr>
        <w:instrText xml:space="preserve"> ADDIN ZOTERO_ITEM CSL_CITATION {"citationID":"CJTldZ27","properties":{"formattedCitation":"(Goldfarb &amp; Tucker, 2011)","plainCitation":"(Goldfarb &amp; Tucker, 2011)","noteIndex":0},"citationItems":[{"id":139,"uris":["http://zotero.org/users/8556523/items/G97V9USG"],"itemData":{"id":139,"type":"article-journal","abstract":"Advertisers use online customer data to target their marketing appeals. This has heightened consumers' privacy concerns, leading governments to pass laws designed to protect consumer privacy by restricting the use of data and by restricting online tracking techniques used by websites. We use the responses of 3.3 million survey takers who had been randomly exposed to 9,596 online display (banner) advertising campaigns to explore how privacy regulation in the European Union (EU) has influenced advertising effectiveness. This privacy regulation restricted advertisers' ability to collect data on Web users in order to target ad campaigns. We find that, on average, display advertising became far less effective at changing stated purchase intent after the EU laws were enacted, relative to display advertising in other countries. The loss in effectiveness was more pronounced for websites that had general content (such as news sites), where non-data-driven targeting is particularly hard to do. The loss of effectiveness was also more pronounced for ads with a smaller presence on the webpage and for ads that did not have additional interactive, video, or audio features.\n            This paper was accepted by Pradeep Chintagunta, marketing.","container-title":"Management Science","DOI":"10.1287/mnsc.1100.1246","ISSN":"0025-1909, 1526-5501","issue":"1","journalAbbreviation":"Management Science","language":"en","page":"57-71","source":"DOI.org (Crossref)","title":"Privacy Regulation and Online Advertising","volume":"57","author":[{"family":"Goldfarb","given":"Avi"},{"family":"Tucker","given":"Catherine E."}],"issued":{"date-parts":[["2011",1]]}}}],"schema":"https://github.com/citation-style-language/schema/raw/master/csl-citation.json"} </w:instrText>
      </w:r>
      <w:r w:rsidR="00A20255">
        <w:rPr>
          <w:rFonts w:ascii="Cambria" w:hAnsi="Cambria"/>
        </w:rPr>
        <w:fldChar w:fldCharType="separate"/>
      </w:r>
      <w:r w:rsidR="00A20255" w:rsidRPr="00A20255">
        <w:rPr>
          <w:rFonts w:ascii="Cambria" w:hAnsi="Cambria"/>
        </w:rPr>
        <w:t>(Goldfarb &amp; Tucker, 2011)</w:t>
      </w:r>
      <w:r w:rsidR="00A20255">
        <w:rPr>
          <w:rFonts w:ascii="Cambria" w:hAnsi="Cambria"/>
        </w:rPr>
        <w:fldChar w:fldCharType="end"/>
      </w:r>
      <w:r w:rsidR="00A20255">
        <w:rPr>
          <w:rFonts w:ascii="Cambria" w:hAnsi="Cambria"/>
        </w:rPr>
        <w:t xml:space="preserve"> </w:t>
      </w:r>
      <w:r w:rsidRPr="00753FD1">
        <w:rPr>
          <w:rFonts w:ascii="Cambria" w:hAnsi="Cambria"/>
        </w:rPr>
        <w:t>found that privacy regulation in the European Union led to a 65% average reduction in banner ad effectiveness at influencing purchase intent. Legal limitations can be circumvented when data is properly protected</w:t>
      </w:r>
      <w:r w:rsidR="00A20255">
        <w:rPr>
          <w:rFonts w:ascii="Cambria" w:hAnsi="Cambria"/>
        </w:rPr>
        <w:t xml:space="preserve">, </w:t>
      </w:r>
      <w:r w:rsidRPr="00753FD1">
        <w:rPr>
          <w:rFonts w:ascii="Cambria" w:hAnsi="Cambria"/>
        </w:rPr>
        <w:t xml:space="preserve">but this comes at the cost of reducing the utility </w:t>
      </w:r>
      <w:r w:rsidRPr="00753FD1">
        <w:rPr>
          <w:rFonts w:ascii="Cambria" w:hAnsi="Cambria"/>
        </w:rPr>
        <w:lastRenderedPageBreak/>
        <w:t>of the data. Data from regulated domains, such as healthcare</w:t>
      </w:r>
      <w:r w:rsidR="00A20255">
        <w:rPr>
          <w:rFonts w:ascii="Cambria" w:hAnsi="Cambria"/>
        </w:rPr>
        <w:t xml:space="preserve"> (HIPAA) </w:t>
      </w:r>
      <w:r w:rsidRPr="00753FD1">
        <w:rPr>
          <w:rFonts w:ascii="Cambria" w:hAnsi="Cambria"/>
        </w:rPr>
        <w:t>and finance</w:t>
      </w:r>
      <w:r w:rsidR="00A20255">
        <w:rPr>
          <w:rStyle w:val="FootnoteReference"/>
          <w:rFonts w:ascii="Cambria" w:hAnsi="Cambria"/>
        </w:rPr>
        <w:footnoteReference w:id="4"/>
      </w:r>
      <w:r w:rsidR="00A20255">
        <w:rPr>
          <w:rFonts w:ascii="Cambria" w:hAnsi="Cambria"/>
        </w:rPr>
        <w:t xml:space="preserve"> </w:t>
      </w:r>
      <w:r w:rsidRPr="00753FD1">
        <w:rPr>
          <w:rFonts w:ascii="Cambria" w:hAnsi="Cambria"/>
        </w:rPr>
        <w:t xml:space="preserve">must also be protected. Other reasons for implementing privacy methods include reducing consumers' privacy concerns </w:t>
      </w:r>
      <w:r w:rsidR="00A20255">
        <w:rPr>
          <w:rFonts w:ascii="Cambria" w:hAnsi="Cambria"/>
        </w:rPr>
        <w:fldChar w:fldCharType="begin"/>
      </w:r>
      <w:r w:rsidR="00A20255">
        <w:rPr>
          <w:rFonts w:ascii="Cambria" w:hAnsi="Cambria"/>
        </w:rPr>
        <w:instrText xml:space="preserve"> ADDIN ZOTERO_ITEM CSL_CITATION {"citationID":"1Ela9j8g","properties":{"formattedCitation":"(Martin et al., 2017)","plainCitation":"(Martin et al., 2017)","noteIndex":0},"citationItems":[{"id":141,"uris":["http://zotero.org/users/8556523/items/NPZQQEX9"],"itemData":{"id":141,"type":"article-journal","abstract":"Although marketers increasingly rely on customer data, ﬁrms have little insight into the ramiﬁcations of such data use and do not know how to prevent negative effects. Data management efforts may heighten customers’ vulnerability worries or create real vulnerability. Using a conceptual framework grounded in gossip theory, the authors link customer vulnerability to negative performance effects. Three studies show that transparency and control in ﬁrms’ data management practices can suppress the negative effects of customer data vulnerability. Experimental manipulations reveal that mere access to personal data inﬂates feelings of violation and reduces trust. An event study of data security breaches affecting 414 public companies also conﬁrms negative effects, as well as spillover vulnerabilities from rival ﬁrms’ breaches, on ﬁrm performance. Severity of the breach hurts the focal ﬁrm but helps the rival ﬁrm, which provides some insight into mixed ﬁndings in prior research. Finally, a ﬁeld study with actual customers of 15 companies across three industries demonstrates consistent effects across four types of customer data vulnerability and conﬁrms that violation and trust mediate the effects of data vulnerabilities on outcomes.","container-title":"Journal of Marketing","DOI":"10.1509/jm.15.0497","ISSN":"0022-2429, 1547-7185","issue":"1","journalAbbreviation":"Journal of Marketing","language":"en","page":"36-58","source":"DOI.org (Crossref)","title":"Data Privacy: Effects on Customer and Firm Performance","title-short":"Data Privacy","volume":"81","author":[{"family":"Martin","given":"Kelly D."},{"family":"Borah","given":"Abhishek"},{"family":"Palmatier","given":"Robert W."}],"issued":{"date-parts":[["2017",1]]}}}],"schema":"https://github.com/citation-style-language/schema/raw/master/csl-citation.json"} </w:instrText>
      </w:r>
      <w:r w:rsidR="00A20255">
        <w:rPr>
          <w:rFonts w:ascii="Cambria" w:hAnsi="Cambria"/>
        </w:rPr>
        <w:fldChar w:fldCharType="separate"/>
      </w:r>
      <w:r w:rsidR="00A20255" w:rsidRPr="00A20255">
        <w:rPr>
          <w:rFonts w:ascii="Cambria" w:hAnsi="Cambria"/>
        </w:rPr>
        <w:t>(Martin et al., 2017)</w:t>
      </w:r>
      <w:r w:rsidR="00A20255">
        <w:rPr>
          <w:rFonts w:ascii="Cambria" w:hAnsi="Cambria"/>
        </w:rPr>
        <w:fldChar w:fldCharType="end"/>
      </w:r>
      <w:r w:rsidR="00A20255">
        <w:rPr>
          <w:rFonts w:ascii="Cambria" w:hAnsi="Cambria"/>
        </w:rPr>
        <w:t xml:space="preserve"> </w:t>
      </w:r>
      <w:r w:rsidRPr="00753FD1">
        <w:rPr>
          <w:rFonts w:ascii="Cambria" w:hAnsi="Cambria"/>
        </w:rPr>
        <w:t xml:space="preserve">or attempting to gain a competitive advantage through privacy-conscious brand positioning </w:t>
      </w:r>
      <w:r w:rsidR="00D0379A">
        <w:rPr>
          <w:rFonts w:ascii="Cambria" w:hAnsi="Cambria"/>
        </w:rPr>
        <w:fldChar w:fldCharType="begin"/>
      </w:r>
      <w:r w:rsidR="00D0379A">
        <w:rPr>
          <w:rFonts w:ascii="Cambria" w:hAnsi="Cambria"/>
        </w:rPr>
        <w:instrText xml:space="preserve"> ADDIN ZOTERO_ITEM CSL_CITATION {"citationID":"dBJKjWPj","properties":{"formattedCitation":"(Goldfarb &amp; Tucker, n.d.)","plainCitation":"(Goldfarb &amp; Tucker, n.d.)","noteIndex":0},"citationItems":[{"id":143,"uris":["http://zotero.org/users/8556523/items/H3TP4WB4"],"itemData":{"id":143,"type":"article-journal","language":"en","page":"6","source":"Zotero","title":"Why Managing Consumer Privacy Can Be an Opportunity","author":[{"family":"Goldfarb","given":"Avi"},{"family":"Tucker","given":"Catherine"}]}}],"schema":"https://github.com/citation-style-language/schema/raw/master/csl-citation.json"} </w:instrText>
      </w:r>
      <w:r w:rsidR="00D0379A">
        <w:rPr>
          <w:rFonts w:ascii="Cambria" w:hAnsi="Cambria"/>
        </w:rPr>
        <w:fldChar w:fldCharType="separate"/>
      </w:r>
      <w:r w:rsidR="00D0379A" w:rsidRPr="00D0379A">
        <w:rPr>
          <w:rFonts w:ascii="Cambria" w:hAnsi="Cambria"/>
        </w:rPr>
        <w:t>(Goldfarb &amp; Tucker, n.d.)</w:t>
      </w:r>
      <w:r w:rsidR="00D0379A">
        <w:rPr>
          <w:rFonts w:ascii="Cambria" w:hAnsi="Cambria"/>
        </w:rPr>
        <w:fldChar w:fldCharType="end"/>
      </w:r>
      <w:r w:rsidR="00986467">
        <w:rPr>
          <w:rFonts w:ascii="Cambria" w:hAnsi="Cambria"/>
        </w:rPr>
        <w:t xml:space="preserve">. </w:t>
      </w:r>
      <w:r w:rsidRPr="00753FD1">
        <w:rPr>
          <w:rFonts w:ascii="Cambria" w:hAnsi="Cambria"/>
        </w:rPr>
        <w:t>Several of the largest tech companies in the world, including IBM</w:t>
      </w:r>
      <w:r w:rsidR="00D0379A">
        <w:rPr>
          <w:rFonts w:ascii="Cambria" w:hAnsi="Cambria"/>
        </w:rPr>
        <w:t xml:space="preserve">, </w:t>
      </w:r>
      <w:r w:rsidRPr="00753FD1">
        <w:rPr>
          <w:rFonts w:ascii="Cambria" w:hAnsi="Cambria"/>
        </w:rPr>
        <w:t>Google</w:t>
      </w:r>
      <w:r w:rsidR="00D0379A">
        <w:rPr>
          <w:rStyle w:val="FootnoteReference"/>
          <w:rFonts w:ascii="Cambria" w:hAnsi="Cambria"/>
        </w:rPr>
        <w:footnoteReference w:id="5"/>
      </w:r>
      <w:r w:rsidR="00D0379A">
        <w:rPr>
          <w:rFonts w:ascii="Cambria" w:hAnsi="Cambria"/>
        </w:rPr>
        <w:t xml:space="preserve">, </w:t>
      </w:r>
      <w:r w:rsidRPr="00753FD1">
        <w:rPr>
          <w:rFonts w:ascii="Cambria" w:hAnsi="Cambria"/>
        </w:rPr>
        <w:t>Meta</w:t>
      </w:r>
      <w:r w:rsidR="00D0379A">
        <w:rPr>
          <w:rFonts w:ascii="Cambria" w:hAnsi="Cambria"/>
        </w:rPr>
        <w:t xml:space="preserve">, </w:t>
      </w:r>
      <w:r w:rsidRPr="00753FD1">
        <w:rPr>
          <w:rFonts w:ascii="Cambria" w:hAnsi="Cambria"/>
        </w:rPr>
        <w:t>and Microsoft</w:t>
      </w:r>
      <w:r w:rsidR="00D0379A">
        <w:rPr>
          <w:rStyle w:val="FootnoteReference"/>
          <w:rFonts w:ascii="Cambria" w:hAnsi="Cambria"/>
        </w:rPr>
        <w:footnoteReference w:id="6"/>
      </w:r>
      <w:r w:rsidR="00986467">
        <w:rPr>
          <w:rFonts w:ascii="Cambria" w:hAnsi="Cambria"/>
        </w:rPr>
        <w:t xml:space="preserve"> </w:t>
      </w:r>
      <w:r w:rsidRPr="00753FD1">
        <w:rPr>
          <w:rFonts w:ascii="Cambria" w:hAnsi="Cambria"/>
        </w:rPr>
        <w:t>implement privacy methods and provide open-source code to enable others to do the same. Notably, Apple has positioned themselves as a privacy-focused company</w:t>
      </w:r>
      <w:r w:rsidR="00986467">
        <w:rPr>
          <w:rStyle w:val="FootnoteReference"/>
          <w:rFonts w:ascii="Cambria" w:hAnsi="Cambria"/>
        </w:rPr>
        <w:footnoteReference w:id="7"/>
      </w:r>
      <w:r w:rsidR="00986467">
        <w:rPr>
          <w:rFonts w:ascii="Cambria" w:hAnsi="Cambria"/>
        </w:rPr>
        <w:t>.</w:t>
      </w:r>
      <w:commentRangeEnd w:id="1"/>
      <w:r w:rsidR="00F73E0C">
        <w:rPr>
          <w:rStyle w:val="CommentReference"/>
        </w:rPr>
        <w:commentReference w:id="1"/>
      </w:r>
    </w:p>
    <w:p w14:paraId="5F177A23" w14:textId="77777777" w:rsidR="00986467" w:rsidRDefault="00986467" w:rsidP="00753FD1">
      <w:pPr>
        <w:rPr>
          <w:rFonts w:ascii="Cambria" w:hAnsi="Cambria"/>
        </w:rPr>
      </w:pPr>
    </w:p>
    <w:p w14:paraId="158F6B44" w14:textId="1B1B160D" w:rsidR="00753FD1" w:rsidRDefault="00753FD1" w:rsidP="00753FD1">
      <w:pPr>
        <w:rPr>
          <w:ins w:id="2" w:author="Cameron Bale" w:date="2022-09-21T14:38:00Z"/>
          <w:rFonts w:ascii="Cambria" w:hAnsi="Cambria"/>
        </w:rPr>
      </w:pPr>
      <w:r w:rsidRPr="00753FD1">
        <w:rPr>
          <w:rFonts w:ascii="Cambria" w:hAnsi="Cambria"/>
        </w:rPr>
        <w:t xml:space="preserve">Regardless of the motivation for data protection, privacy adjusted forecasts arise from changes to the data, which are made without regard to the effects on forecast accuracy. Privacy methods based on random noise add information with low </w:t>
      </w:r>
      <w:proofErr w:type="spellStart"/>
      <w:proofErr w:type="gramStart"/>
      <w:r w:rsidRPr="00753FD1">
        <w:rPr>
          <w:rFonts w:ascii="Cambria" w:hAnsi="Cambria"/>
        </w:rPr>
        <w:t>diagnosticity</w:t>
      </w:r>
      <w:proofErr w:type="spellEnd"/>
      <w:r w:rsidRPr="00753FD1">
        <w:rPr>
          <w:rFonts w:ascii="Cambria" w:hAnsi="Cambria"/>
        </w:rPr>
        <w:t>, and</w:t>
      </w:r>
      <w:proofErr w:type="gramEnd"/>
      <w:r w:rsidRPr="00753FD1">
        <w:rPr>
          <w:rFonts w:ascii="Cambria" w:hAnsi="Cambria"/>
        </w:rPr>
        <w:t xml:space="preserve"> are likely to reduce forecast accuracy. While the direction of adjustment is purposefully chosen in judgmental forecasting, the direction of privacy adjustments will occur indirectly via data protection. Under data protection, the adjustment size will again be determined by the forecasting models' responses to data protection. These responses are likely related to the strength of data protection, where stronger data protection results in larger changes to the data.</w:t>
      </w:r>
    </w:p>
    <w:p w14:paraId="6AA4CF70" w14:textId="5A546CBC" w:rsidR="00A856BA" w:rsidDel="00182A20" w:rsidRDefault="00A856BA" w:rsidP="00753FD1">
      <w:pPr>
        <w:rPr>
          <w:del w:id="3" w:author="Cameron Bale" w:date="2022-09-21T14:47:00Z"/>
          <w:rFonts w:ascii="Cambria" w:hAnsi="Cambria"/>
        </w:rPr>
      </w:pPr>
    </w:p>
    <w:p w14:paraId="3A12CDAB" w14:textId="2B868664" w:rsidR="00753FD1" w:rsidRDefault="00753FD1" w:rsidP="00753FD1">
      <w:pPr>
        <w:rPr>
          <w:ins w:id="4" w:author="Cameron Bale" w:date="2022-09-21T13:50:00Z"/>
          <w:rFonts w:ascii="Cambria" w:hAnsi="Cambria"/>
        </w:rPr>
      </w:pPr>
    </w:p>
    <w:p w14:paraId="1ABC0BE8" w14:textId="121935B5" w:rsidR="00A856BA" w:rsidRDefault="00B55980" w:rsidP="00753FD1">
      <w:pPr>
        <w:rPr>
          <w:ins w:id="5" w:author="Cameron Bale" w:date="2022-09-21T14:38:00Z"/>
          <w:rFonts w:ascii="Cambria" w:hAnsi="Cambria"/>
        </w:rPr>
      </w:pPr>
      <w:ins w:id="6" w:author="Cameron Bale" w:date="2022-09-21T13:52:00Z">
        <w:r>
          <w:rPr>
            <w:rFonts w:ascii="Cambria" w:hAnsi="Cambria"/>
          </w:rPr>
          <w:t>Data</w:t>
        </w:r>
      </w:ins>
      <w:ins w:id="7" w:author="Cameron Bale" w:date="2022-09-21T13:50:00Z">
        <w:r>
          <w:rPr>
            <w:rFonts w:ascii="Cambria" w:hAnsi="Cambria"/>
          </w:rPr>
          <w:t xml:space="preserve"> protection </w:t>
        </w:r>
      </w:ins>
      <w:ins w:id="8" w:author="Cameron Bale" w:date="2022-09-21T13:51:00Z">
        <w:r>
          <w:rPr>
            <w:rFonts w:ascii="Cambria" w:hAnsi="Cambria"/>
          </w:rPr>
          <w:t>will affect time series characteristics that are important for forecast accuracy</w:t>
        </w:r>
      </w:ins>
      <w:ins w:id="9" w:author="Cameron Bale" w:date="2022-09-21T14:38:00Z">
        <w:r w:rsidR="00A856BA">
          <w:rPr>
            <w:rFonts w:ascii="Cambria" w:hAnsi="Cambria"/>
          </w:rPr>
          <w:t xml:space="preserve">, which we can use to understand why accuracy changes under data </w:t>
        </w:r>
      </w:ins>
      <w:ins w:id="10" w:author="Cameron Bale" w:date="2022-09-21T14:39:00Z">
        <w:r w:rsidR="00A856BA">
          <w:rPr>
            <w:rFonts w:ascii="Cambria" w:hAnsi="Cambria"/>
          </w:rPr>
          <w:t xml:space="preserve">protection. There are thousands of </w:t>
        </w:r>
        <w:del w:id="11" w:author="Bale,Cameron" w:date="2022-10-05T11:45:00Z">
          <w:r w:rsidR="00A856BA" w:rsidDel="00AD7266">
            <w:rPr>
              <w:rFonts w:ascii="Cambria" w:hAnsi="Cambria"/>
            </w:rPr>
            <w:delText>potential features</w:delText>
          </w:r>
        </w:del>
      </w:ins>
      <w:ins w:id="12" w:author="Bale,Cameron" w:date="2022-10-05T11:45:00Z">
        <w:r w:rsidR="00AD7266">
          <w:rPr>
            <w:rFonts w:ascii="Cambria" w:hAnsi="Cambria"/>
          </w:rPr>
          <w:t>time series features</w:t>
        </w:r>
      </w:ins>
      <w:ins w:id="13" w:author="Cameron Bale" w:date="2022-09-21T14:39:00Z">
        <w:r w:rsidR="00A856BA">
          <w:rPr>
            <w:rFonts w:ascii="Cambria" w:hAnsi="Cambria"/>
          </w:rPr>
          <w:t xml:space="preserve"> which </w:t>
        </w:r>
        <w:del w:id="14" w:author="Bale,Cameron" w:date="2022-10-05T11:45:00Z">
          <w:r w:rsidR="00A856BA" w:rsidDel="00AD7266">
            <w:rPr>
              <w:rFonts w:ascii="Cambria" w:hAnsi="Cambria"/>
            </w:rPr>
            <w:delText>could</w:delText>
          </w:r>
        </w:del>
      </w:ins>
      <w:ins w:id="15" w:author="Bale,Cameron" w:date="2022-10-05T11:45:00Z">
        <w:r w:rsidR="00AD7266">
          <w:rPr>
            <w:rFonts w:ascii="Cambria" w:hAnsi="Cambria"/>
          </w:rPr>
          <w:t xml:space="preserve">have been </w:t>
        </w:r>
      </w:ins>
      <w:ins w:id="16" w:author="Cameron Bale" w:date="2022-09-21T14:39:00Z">
        <w:del w:id="17" w:author="Bale,Cameron" w:date="2022-10-05T11:45:00Z">
          <w:r w:rsidR="00A856BA" w:rsidDel="00AD7266">
            <w:rPr>
              <w:rFonts w:ascii="Cambria" w:hAnsi="Cambria"/>
            </w:rPr>
            <w:delText xml:space="preserve"> be </w:delText>
          </w:r>
        </w:del>
        <w:r w:rsidR="00A856BA">
          <w:rPr>
            <w:rFonts w:ascii="Cambria" w:hAnsi="Cambria"/>
          </w:rPr>
          <w:t>used</w:t>
        </w:r>
      </w:ins>
      <w:ins w:id="18" w:author="Bale,Cameron" w:date="2022-10-05T11:45:00Z">
        <w:r w:rsidR="00AD7266">
          <w:rPr>
            <w:rFonts w:ascii="Cambria" w:hAnsi="Cambria"/>
          </w:rPr>
          <w:t xml:space="preserve"> for time series classification</w:t>
        </w:r>
      </w:ins>
      <w:ins w:id="19" w:author="Cameron Bale" w:date="2022-09-21T14:39:00Z">
        <w:r w:rsidR="00A856BA">
          <w:rPr>
            <w:rFonts w:ascii="Cambria" w:hAnsi="Cambria"/>
          </w:rPr>
          <w:t xml:space="preserve"> </w:t>
        </w:r>
      </w:ins>
      <w:r w:rsidR="00A856BA">
        <w:rPr>
          <w:rFonts w:ascii="Cambria" w:hAnsi="Cambria"/>
        </w:rPr>
        <w:fldChar w:fldCharType="begin"/>
      </w:r>
      <w:r w:rsidR="00A856BA">
        <w:rPr>
          <w:rFonts w:ascii="Cambria" w:hAnsi="Cambria"/>
        </w:rPr>
        <w:instrText xml:space="preserve"> ADDIN ZOTERO_ITEM CSL_CITATION {"citationID":"86a8W1Ez","properties":{"formattedCitation":"(Fulcher &amp; Jones, 2014)","plainCitation":"(Fulcher &amp; Jones, 2014)","noteIndex":0},"citationItems":[{"id":171,"uris":["http://zotero.org/users/8556523/items/XAH5BTKT"],"itemData":{"id":171,"type":"article-journal","abstract":"A highly comparative, feature-based approach to time series classiﬁcation is introduced that uses an extensive database of algorithms to extract thousands of interpretable features from time series. These features are derived from across the scientiﬁc time-series analysis literature, and include summaries of time series in terms of their correlation structure, distribution, entropy, stationarity, scaling properties, and ﬁts to a range of time-series models. After computing thousands of features for each time series in a training set, those that are most informative of the class structure are selected using greedy forward feature selection with a linear classiﬁer. The resulting feature-based classiﬁers automatically learn the differences between classes using a reduced number of time-series properties, and circumvent the need to calculate distances between time series. Representing time series in this way results in orders of magnitude of dimensionality reduction, allowing the method to perform well on very large data sets containing long time series or time series of different lengths. For many of the data sets studied, classiﬁcation performance exceeded that of conventional instance-based classiﬁers, including one nearest neighbor classiﬁers using euclidean distances and dynamic time warping and, most importantly, the features selected provide an understanding of the properties of the data set, insight that can guide further scientiﬁc investigation.","container-title":"IEEE Transactions on Knowledge and Data Engineering","DOI":"10.1109/TKDE.2014.2316504","ISSN":"1041-4347, 1558-2191, 2326-3865","issue":"12","journalAbbreviation":"IEEE Trans. Knowl. Data Eng.","language":"en","page":"3026-3037","source":"DOI.org (Crossref)","title":"Highly Comparative Feature-Based Time-Series Classification","volume":"26","author":[{"family":"Fulcher","given":"Ben D."},{"family":"Jones","given":"Nick S."}],"issued":{"date-parts":[["2014",12,1]]}}}],"schema":"https://github.com/citation-style-language/schema/raw/master/csl-citation.json"} </w:instrText>
      </w:r>
      <w:r w:rsidR="00A856BA">
        <w:rPr>
          <w:rFonts w:ascii="Cambria" w:hAnsi="Cambria"/>
        </w:rPr>
        <w:fldChar w:fldCharType="separate"/>
      </w:r>
      <w:r w:rsidR="00A856BA" w:rsidRPr="00A856BA">
        <w:rPr>
          <w:rFonts w:ascii="Cambria" w:hAnsi="Cambria"/>
        </w:rPr>
        <w:t>(Fulcher &amp; Jones, 2014)</w:t>
      </w:r>
      <w:r w:rsidR="00A856BA">
        <w:rPr>
          <w:rFonts w:ascii="Cambria" w:hAnsi="Cambria"/>
        </w:rPr>
        <w:fldChar w:fldCharType="end"/>
      </w:r>
      <w:ins w:id="20" w:author="Cameron Bale" w:date="2022-09-21T14:39:00Z">
        <w:r w:rsidR="00A856BA">
          <w:rPr>
            <w:rFonts w:ascii="Cambria" w:hAnsi="Cambria"/>
          </w:rPr>
          <w:t>.</w:t>
        </w:r>
      </w:ins>
      <w:ins w:id="21" w:author="Cameron Bale" w:date="2022-09-21T14:43:00Z">
        <w:r w:rsidR="00A856BA">
          <w:rPr>
            <w:rFonts w:ascii="Cambria" w:hAnsi="Cambria"/>
          </w:rPr>
          <w:t xml:space="preserve"> A smaller</w:t>
        </w:r>
        <w:r w:rsidR="00A856BA" w:rsidRPr="00A856BA">
          <w:rPr>
            <w:rFonts w:ascii="Cambria" w:hAnsi="Cambria"/>
          </w:rPr>
          <w:t xml:space="preserve"> set of interpretable features </w:t>
        </w:r>
        <w:r w:rsidR="00182A20">
          <w:rPr>
            <w:rFonts w:ascii="Cambria" w:hAnsi="Cambria"/>
          </w:rPr>
          <w:t xml:space="preserve">was </w:t>
        </w:r>
        <w:r w:rsidR="00A856BA" w:rsidRPr="00A856BA">
          <w:rPr>
            <w:rFonts w:ascii="Cambria" w:hAnsi="Cambria"/>
          </w:rPr>
          <w:t xml:space="preserve">used by </w:t>
        </w:r>
      </w:ins>
      <w:r w:rsidR="00A856BA">
        <w:rPr>
          <w:rFonts w:ascii="Cambria" w:hAnsi="Cambria"/>
        </w:rPr>
        <w:fldChar w:fldCharType="begin"/>
      </w:r>
      <w:r w:rsidR="00182A20">
        <w:rPr>
          <w:rFonts w:ascii="Cambria" w:hAnsi="Cambria"/>
        </w:rPr>
        <w:instrText xml:space="preserve"> ADDIN ZOTERO_ITEM CSL_CITATION {"citationID":"s5gRIFeJ","properties":{"formattedCitation":"(Bandara et al., 2018)","plainCitation":"(Bandara et al., 2018)","noteIndex":0},"citationItems":[{"id":49,"uris":["http://zotero.org/users/8556523/items/HPSG6YNG"],"itemData":{"id":49,"type":"article-journal","abstract":"With the advent of Big Data, nowadays in many applications databases containing large quantities of similar time series are available. Forecasting time series in these domains with traditional univariate forecasting procedures leaves great potentials for producing accurate forecasts untapped. Recurrent neural networks (RNNs), and in particular Long Short Term Memory (LSTM) networks, have proven recently that they are able to outperform stateof-the-art univariate time series forecasting methods in this context, when trained across all available time series. However, if the time series database is heterogeneous, accuracy may degenerate, so that on the way towards fully automatic forecasting methods in this space, a notion of similarity between the time series needs to be built into the methods. To this end, we present a prediction model that can be used with diﬀerent types of RNN models on subgroups of similar time series, which are identiﬁed by time series clustering techniques. We assess our proposed methodology using LSTM networks, a widely popular RNN variant. Our method achieves competitive results on benchmarking datasets under competition evaluation procedures. In particular, in terms of mean sMAPE accuracy it consistently outperforms the baseline LSTM model, and outperforms all other methods on the CIF2016 forecasting competition dataset.","container-title":"arXiv:1710.03222 [cs, econ, stat]","language":"en","note":"arXiv: 1710.03222","source":"arXiv.org","title":"Forecasting Across Time Series Databases using Recurrent Neural Networks on Groups of Similar Series: A Clustering Approach","title-short":"Forecasting Across Time Series Databases using Recurrent Neural Networks on Groups of Similar Series","URL":"http://arxiv.org/abs/1710.03222","author":[{"family":"Bandara","given":"Kasun"},{"family":"Bergmeir","given":"Christoph"},{"family":"Smyl","given":"Slawek"}],"accessed":{"date-parts":[["2022",3,8]]},"issued":{"date-parts":[["2018",9,12]]}}}],"schema":"https://github.com/citation-style-language/schema/raw/master/csl-citation.json"} </w:instrText>
      </w:r>
      <w:r w:rsidR="00A856BA">
        <w:rPr>
          <w:rFonts w:ascii="Cambria" w:hAnsi="Cambria"/>
        </w:rPr>
        <w:fldChar w:fldCharType="separate"/>
      </w:r>
      <w:r w:rsidR="00182A20" w:rsidRPr="00182A20">
        <w:rPr>
          <w:rFonts w:ascii="Cambria" w:hAnsi="Cambria"/>
        </w:rPr>
        <w:t>(Bandara et al., 2018)</w:t>
      </w:r>
      <w:r w:rsidR="00A856BA">
        <w:rPr>
          <w:rFonts w:ascii="Cambria" w:hAnsi="Cambria"/>
        </w:rPr>
        <w:fldChar w:fldCharType="end"/>
      </w:r>
      <w:ins w:id="22" w:author="Cameron Bale" w:date="2022-09-21T14:43:00Z">
        <w:r w:rsidR="00182A20">
          <w:rPr>
            <w:rFonts w:ascii="Cambria" w:hAnsi="Cambria"/>
          </w:rPr>
          <w:t xml:space="preserve"> for </w:t>
        </w:r>
        <w:r w:rsidR="00A856BA" w:rsidRPr="00A856BA">
          <w:rPr>
            <w:rFonts w:ascii="Cambria" w:hAnsi="Cambria"/>
          </w:rPr>
          <w:t>clustering and forecasting similar time series,</w:t>
        </w:r>
        <w:r w:rsidR="00182A20">
          <w:rPr>
            <w:rFonts w:ascii="Cambria" w:hAnsi="Cambria"/>
          </w:rPr>
          <w:t xml:space="preserve"> which improved the accuracy of recurrent neural network model</w:t>
        </w:r>
      </w:ins>
      <w:ins w:id="23" w:author="Cameron Bale" w:date="2022-09-21T14:44:00Z">
        <w:r w:rsidR="00182A20">
          <w:rPr>
            <w:rFonts w:ascii="Cambria" w:hAnsi="Cambria"/>
          </w:rPr>
          <w:t>s</w:t>
        </w:r>
      </w:ins>
      <w:ins w:id="24" w:author="Cameron Bale" w:date="2022-09-21T14:43:00Z">
        <w:r w:rsidR="00182A20">
          <w:rPr>
            <w:rFonts w:ascii="Cambria" w:hAnsi="Cambria"/>
          </w:rPr>
          <w:t>.</w:t>
        </w:r>
      </w:ins>
      <w:ins w:id="25" w:author="Cameron Bale" w:date="2022-09-21T14:45:00Z">
        <w:r w:rsidR="00182A20">
          <w:rPr>
            <w:rFonts w:ascii="Cambria" w:hAnsi="Cambria"/>
          </w:rPr>
          <w:t xml:space="preserve"> </w:t>
        </w:r>
        <w:del w:id="26" w:author="Bale,Cameron" w:date="2022-10-05T11:46:00Z">
          <w:r w:rsidR="00182A20" w:rsidDel="00AD7266">
            <w:rPr>
              <w:rFonts w:ascii="Cambria" w:hAnsi="Cambria"/>
            </w:rPr>
            <w:delText>However, our</w:delText>
          </w:r>
        </w:del>
      </w:ins>
      <w:ins w:id="27" w:author="Bale,Cameron" w:date="2022-10-05T11:46:00Z">
        <w:r w:rsidR="00AD7266">
          <w:rPr>
            <w:rFonts w:ascii="Cambria" w:hAnsi="Cambria"/>
          </w:rPr>
          <w:t>Our</w:t>
        </w:r>
      </w:ins>
      <w:ins w:id="28" w:author="Cameron Bale" w:date="2022-09-21T14:45:00Z">
        <w:r w:rsidR="00182A20">
          <w:rPr>
            <w:rFonts w:ascii="Cambria" w:hAnsi="Cambria"/>
          </w:rPr>
          <w:t xml:space="preserve"> focus is on features which are predictive of forecast accuracy, since </w:t>
        </w:r>
      </w:ins>
      <w:ins w:id="29" w:author="Cameron Bale" w:date="2022-09-21T14:46:00Z">
        <w:r w:rsidR="00182A20">
          <w:rPr>
            <w:rFonts w:ascii="Cambria" w:hAnsi="Cambria"/>
          </w:rPr>
          <w:t>privacy methods which alter these features will be most detrimental for forecasting.</w:t>
        </w:r>
      </w:ins>
    </w:p>
    <w:p w14:paraId="4F770910" w14:textId="77777777" w:rsidR="00A856BA" w:rsidRDefault="00A856BA" w:rsidP="00753FD1">
      <w:pPr>
        <w:rPr>
          <w:ins w:id="30" w:author="Cameron Bale" w:date="2022-09-21T14:38:00Z"/>
          <w:rFonts w:ascii="Cambria" w:hAnsi="Cambria"/>
        </w:rPr>
      </w:pPr>
    </w:p>
    <w:p w14:paraId="2F4109E2" w14:textId="6588A185" w:rsidR="0031756A" w:rsidRDefault="00FB610B" w:rsidP="00753FD1">
      <w:pPr>
        <w:rPr>
          <w:ins w:id="31" w:author="Bale,Cameron" w:date="2022-09-26T15:48:00Z"/>
          <w:rFonts w:ascii="Cambria" w:hAnsi="Cambria"/>
        </w:rPr>
      </w:pPr>
      <w:commentRangeStart w:id="32"/>
      <w:commentRangeStart w:id="33"/>
      <w:ins w:id="34" w:author="Cameron Bale" w:date="2022-09-21T14:01:00Z">
        <w:del w:id="35" w:author="Bale,Cameron" w:date="2022-09-26T15:33:00Z">
          <w:r w:rsidDel="006C42B9">
            <w:rPr>
              <w:rFonts w:ascii="Cambria" w:hAnsi="Cambria"/>
            </w:rPr>
            <w:delText>Recent findings</w:delText>
          </w:r>
        </w:del>
      </w:ins>
      <w:ins w:id="36" w:author="Bale,Cameron" w:date="2022-09-26T15:33:00Z">
        <w:r w:rsidR="006C42B9">
          <w:rPr>
            <w:rFonts w:ascii="Cambria" w:hAnsi="Cambria"/>
          </w:rPr>
          <w:t>The initial results</w:t>
        </w:r>
      </w:ins>
      <w:ins w:id="37" w:author="Cameron Bale" w:date="2022-09-21T14:01:00Z">
        <w:r>
          <w:rPr>
            <w:rFonts w:ascii="Cambria" w:hAnsi="Cambria"/>
          </w:rPr>
          <w:t xml:space="preserve"> from the M4 competition </w:t>
        </w:r>
        <w:del w:id="38" w:author="Bale,Cameron" w:date="2022-09-26T15:34:00Z">
          <w:r w:rsidDel="006C42B9">
            <w:rPr>
              <w:rFonts w:ascii="Cambria" w:hAnsi="Cambria"/>
            </w:rPr>
            <w:delText>state</w:delText>
          </w:r>
        </w:del>
      </w:ins>
      <w:ins w:id="39" w:author="Bale,Cameron" w:date="2022-09-26T15:34:00Z">
        <w:r w:rsidR="006C42B9">
          <w:rPr>
            <w:rFonts w:ascii="Cambria" w:hAnsi="Cambria"/>
          </w:rPr>
          <w:t>suggested</w:t>
        </w:r>
      </w:ins>
      <w:ins w:id="40" w:author="Cameron Bale" w:date="2022-09-21T14:01:00Z">
        <w:r>
          <w:rPr>
            <w:rFonts w:ascii="Cambria" w:hAnsi="Cambria"/>
          </w:rPr>
          <w:t xml:space="preserve"> that the randomness and linearity of time series </w:t>
        </w:r>
        <w:del w:id="41" w:author="Bale,Cameron" w:date="2022-09-26T15:34:00Z">
          <w:r w:rsidDel="006C42B9">
            <w:rPr>
              <w:rFonts w:ascii="Cambria" w:hAnsi="Cambria"/>
            </w:rPr>
            <w:delText>are</w:delText>
          </w:r>
        </w:del>
      </w:ins>
      <w:ins w:id="42" w:author="Bale,Cameron" w:date="2022-10-05T11:46:00Z">
        <w:r w:rsidR="00AD7266">
          <w:rPr>
            <w:rFonts w:ascii="Cambria" w:hAnsi="Cambria"/>
          </w:rPr>
          <w:t>were</w:t>
        </w:r>
      </w:ins>
      <w:ins w:id="43" w:author="Cameron Bale" w:date="2022-09-21T14:02:00Z">
        <w:r>
          <w:rPr>
            <w:rFonts w:ascii="Cambria" w:hAnsi="Cambria"/>
          </w:rPr>
          <w:t xml:space="preserve"> the most important determinants of forecast accuracy</w:t>
        </w:r>
      </w:ins>
      <w:ins w:id="44" w:author="Cameron Bale" w:date="2022-09-21T14:03:00Z">
        <w:r>
          <w:rPr>
            <w:rFonts w:ascii="Cambria" w:hAnsi="Cambria"/>
          </w:rPr>
          <w:t>, and that seasonal time series (which are typically less noisy) are easier to forecast</w:t>
        </w:r>
        <w:r w:rsidR="00E8301B">
          <w:rPr>
            <w:rFonts w:ascii="Cambria" w:hAnsi="Cambria"/>
          </w:rPr>
          <w:t xml:space="preserve"> </w:t>
        </w:r>
      </w:ins>
      <w:r w:rsidR="00E8301B">
        <w:rPr>
          <w:rFonts w:ascii="Cambria" w:hAnsi="Cambria"/>
        </w:rPr>
        <w:fldChar w:fldCharType="begin"/>
      </w:r>
      <w:r w:rsidR="00E8301B">
        <w:rPr>
          <w:rFonts w:ascii="Cambria" w:hAnsi="Cambria"/>
        </w:rPr>
        <w:instrText xml:space="preserve"> ADDIN ZOTERO_ITEM CSL_CITATION {"citationID":"eYx2BetI","properties":{"formattedCitation":"(Makridakis et al., 2018)","plainCitation":"(Makridakis et al., 2018)","noteIndex":0},"citationItems":[{"id":151,"uris":["http://zotero.org/users/8556523/items/KR5QUEMU"],"itemData":{"id":151,"type":"article-journal","abstract":"The M4 competition is the continuation of three previous competitions started more than 45 years ago whose purpose was to learn how to improve forecasting accuracy, and how such learning can be applied to advance the theory and practice of forecasting. The purpose of M4 was to replicate the results of the previous ones and extend them into three directions: First significantly increase the number of series, second include Machine Learning (ML) forecasting methods, and third evaluate both point forecasts and prediction intervals. The five major findings of the M4 Competitions are: 1. Out Of the 17 most accurate methods, 12 were ‘‘combinations’’ of mostly statistical approaches. 2. The biggest surprise was a ‘‘hybrid’’ approach that utilized both statistical and ML features. This method’s average sMAPE was close to 10% more accurate than the combination benchmark used to compare the submitted methods. 3. The second most accurate method was a combination of seven statistical methods and one ML one, with the weights for the averaging being calculated by a ML algorithm that was trained to minimize the forecasting. 4. The two most accurate methods also achieved an amazing success in specifying the 95% prediction intervals correctly. 5. The six pure ML methods performed poorly, with none of them being more accurate than the combination benchmark and only one being more accurate than Naïve2. This paper presents some initial results of M4, its major findings and a logical conclusion. Finally, it outlines what the authors consider to be the way forward for the field of forecasting.","container-title":"International Journal of Forecasting","DOI":"10.1016/j.ijforecast.2018.06.001","ISSN":"01692070","issue":"4","journalAbbreviation":"International Journal of Forecasting","language":"en","page":"802-808","source":"DOI.org (Crossref)","title":"The M4 Competition: Results, findings, conclusion and way forward","title-short":"The M4 Competition","volume":"34","author":[{"family":"Makridakis","given":"Spyros"},{"family":"Spiliotis","given":"Evangelos"},{"family":"Assimakopoulos","given":"Vassilios"}],"issued":{"date-parts":[["2018",10]]}}}],"schema":"https://github.com/citation-style-language/schema/raw/master/csl-citation.json"} </w:instrText>
      </w:r>
      <w:r w:rsidR="00E8301B">
        <w:rPr>
          <w:rFonts w:ascii="Cambria" w:hAnsi="Cambria"/>
        </w:rPr>
        <w:fldChar w:fldCharType="separate"/>
      </w:r>
      <w:r w:rsidR="00E8301B" w:rsidRPr="00E8301B">
        <w:rPr>
          <w:rFonts w:ascii="Cambria" w:hAnsi="Cambria"/>
        </w:rPr>
        <w:t>(Makridakis et al., 2018)</w:t>
      </w:r>
      <w:r w:rsidR="00E8301B">
        <w:rPr>
          <w:rFonts w:ascii="Cambria" w:hAnsi="Cambria"/>
        </w:rPr>
        <w:fldChar w:fldCharType="end"/>
      </w:r>
      <w:ins w:id="45" w:author="Cameron Bale" w:date="2022-09-21T14:03:00Z">
        <w:r w:rsidR="00E8301B">
          <w:rPr>
            <w:rFonts w:ascii="Cambria" w:hAnsi="Cambria"/>
          </w:rPr>
          <w:t>.</w:t>
        </w:r>
      </w:ins>
      <w:ins w:id="46" w:author="Bale,Cameron" w:date="2022-09-26T15:49:00Z">
        <w:r w:rsidR="0031756A">
          <w:rPr>
            <w:rFonts w:ascii="Cambria" w:hAnsi="Cambria"/>
          </w:rPr>
          <w:t xml:space="preserve"> In a follow-up study, </w:t>
        </w:r>
      </w:ins>
      <w:r w:rsidR="0031756A">
        <w:rPr>
          <w:rFonts w:ascii="Cambria" w:hAnsi="Cambria"/>
        </w:rPr>
        <w:fldChar w:fldCharType="begin"/>
      </w:r>
      <w:r w:rsidR="0031756A">
        <w:rPr>
          <w:rFonts w:ascii="Cambria" w:hAnsi="Cambria"/>
        </w:rPr>
        <w:instrText xml:space="preserve"> ADDIN ZOTERO_ITEM CSL_CITATION {"citationID":"LvlWnc4o","properties":{"formattedCitation":"(Spiliotis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sidR="0031756A">
        <w:rPr>
          <w:rFonts w:ascii="Cambria" w:hAnsi="Cambria"/>
        </w:rPr>
        <w:fldChar w:fldCharType="separate"/>
      </w:r>
      <w:r w:rsidR="0031756A" w:rsidRPr="0031756A">
        <w:rPr>
          <w:rFonts w:ascii="Cambria" w:hAnsi="Cambria"/>
        </w:rPr>
        <w:t>(Spiliotis et al., 2020)</w:t>
      </w:r>
      <w:r w:rsidR="0031756A">
        <w:rPr>
          <w:rFonts w:ascii="Cambria" w:hAnsi="Cambria"/>
        </w:rPr>
        <w:fldChar w:fldCharType="end"/>
      </w:r>
      <w:ins w:id="47" w:author="Bale,Cameron" w:date="2022-09-26T15:52:00Z">
        <w:r w:rsidR="008F2D08">
          <w:rPr>
            <w:rFonts w:ascii="Cambria" w:hAnsi="Cambria"/>
          </w:rPr>
          <w:t xml:space="preserve"> confirmed the importance of randomness, linearity, and seasonal </w:t>
        </w:r>
      </w:ins>
      <w:ins w:id="48" w:author="Bale,Cameron" w:date="2022-09-26T15:53:00Z">
        <w:r w:rsidR="008F2D08">
          <w:rPr>
            <w:rFonts w:ascii="Cambria" w:hAnsi="Cambria"/>
          </w:rPr>
          <w:t xml:space="preserve">strength in predicting </w:t>
        </w:r>
      </w:ins>
      <w:ins w:id="49" w:author="Bale,Cameron" w:date="2022-09-26T15:49:00Z">
        <w:r w:rsidR="008F2D08">
          <w:rPr>
            <w:rFonts w:ascii="Cambria" w:hAnsi="Cambria"/>
          </w:rPr>
          <w:t>the MASE values of the ETS, ARIMA, Theta, and Naïve 2</w:t>
        </w:r>
      </w:ins>
      <w:ins w:id="50" w:author="Bale,Cameron" w:date="2022-10-05T11:48:00Z">
        <w:r w:rsidR="00AD7266">
          <w:rPr>
            <w:rFonts w:ascii="Cambria" w:hAnsi="Cambria"/>
          </w:rPr>
          <w:t xml:space="preserve"> (random walk applied to seasonally adjusted data)</w:t>
        </w:r>
      </w:ins>
      <w:ins w:id="51" w:author="Bale,Cameron" w:date="2022-09-26T15:49:00Z">
        <w:r w:rsidR="008F2D08">
          <w:rPr>
            <w:rFonts w:ascii="Cambria" w:hAnsi="Cambria"/>
          </w:rPr>
          <w:t xml:space="preserve"> models from the M4 competition.</w:t>
        </w:r>
      </w:ins>
      <w:ins w:id="52" w:author="Bale,Cameron" w:date="2022-10-05T11:48:00Z">
        <w:r w:rsidR="005D7D6C">
          <w:rPr>
            <w:rFonts w:ascii="Cambria" w:hAnsi="Cambria"/>
          </w:rPr>
          <w:t xml:space="preserve"> On average, increasing the</w:t>
        </w:r>
      </w:ins>
      <w:ins w:id="53" w:author="Bale,Cameron" w:date="2022-09-26T15:56:00Z">
        <w:r w:rsidR="00987250">
          <w:rPr>
            <w:rFonts w:ascii="Cambria" w:hAnsi="Cambria"/>
          </w:rPr>
          <w:t xml:space="preserve"> frequency</w:t>
        </w:r>
      </w:ins>
      <w:ins w:id="54" w:author="Bale,Cameron" w:date="2022-09-26T15:53:00Z">
        <w:r w:rsidR="008F2D08">
          <w:rPr>
            <w:rFonts w:ascii="Cambria" w:hAnsi="Cambria"/>
          </w:rPr>
          <w:t>, kurtosis, linearity, and seasonal stre</w:t>
        </w:r>
      </w:ins>
      <w:ins w:id="55" w:author="Bale,Cameron" w:date="2022-09-26T15:54:00Z">
        <w:r w:rsidR="008F2D08">
          <w:rPr>
            <w:rFonts w:ascii="Cambria" w:hAnsi="Cambria"/>
          </w:rPr>
          <w:t>ngth of time series contribute</w:t>
        </w:r>
      </w:ins>
      <w:ins w:id="56" w:author="Bale,Cameron" w:date="2022-10-05T11:48:00Z">
        <w:r w:rsidR="005D7D6C">
          <w:rPr>
            <w:rFonts w:ascii="Cambria" w:hAnsi="Cambria"/>
          </w:rPr>
          <w:t>d</w:t>
        </w:r>
      </w:ins>
      <w:ins w:id="57" w:author="Bale,Cameron" w:date="2022-09-26T15:54:00Z">
        <w:r w:rsidR="008F2D08">
          <w:rPr>
            <w:rFonts w:ascii="Cambria" w:hAnsi="Cambria"/>
          </w:rPr>
          <w:t xml:space="preserve"> to improved forecast accuracy. However,</w:t>
        </w:r>
      </w:ins>
      <w:ins w:id="58" w:author="Bale,Cameron" w:date="2022-10-05T11:49:00Z">
        <w:r w:rsidR="005D7D6C">
          <w:rPr>
            <w:rFonts w:ascii="Cambria" w:hAnsi="Cambria"/>
          </w:rPr>
          <w:t xml:space="preserve"> increasing</w:t>
        </w:r>
      </w:ins>
      <w:ins w:id="59" w:author="Bale,Cameron" w:date="2022-09-26T15:54:00Z">
        <w:r w:rsidR="008F2D08">
          <w:rPr>
            <w:rFonts w:ascii="Cambria" w:hAnsi="Cambria"/>
          </w:rPr>
          <w:t xml:space="preserve"> skewness, self-similarity, </w:t>
        </w:r>
      </w:ins>
      <w:ins w:id="60" w:author="Bale,Cameron" w:date="2022-10-05T11:50:00Z">
        <w:r w:rsidR="005D7D6C">
          <w:rPr>
            <w:rFonts w:ascii="Cambria" w:hAnsi="Cambria"/>
          </w:rPr>
          <w:t xml:space="preserve">and </w:t>
        </w:r>
      </w:ins>
      <w:ins w:id="61" w:author="Bale,Cameron" w:date="2022-09-26T15:54:00Z">
        <w:r w:rsidR="008F2D08">
          <w:rPr>
            <w:rFonts w:ascii="Cambria" w:hAnsi="Cambria"/>
          </w:rPr>
          <w:t>randomness affect</w:t>
        </w:r>
      </w:ins>
      <w:ins w:id="62" w:author="Bale,Cameron" w:date="2022-10-05T11:50:00Z">
        <w:r w:rsidR="005D7D6C">
          <w:rPr>
            <w:rFonts w:ascii="Cambria" w:hAnsi="Cambria"/>
          </w:rPr>
          <w:t>ed</w:t>
        </w:r>
      </w:ins>
      <w:ins w:id="63" w:author="Bale,Cameron" w:date="2022-09-26T15:54:00Z">
        <w:r w:rsidR="008F2D08">
          <w:rPr>
            <w:rFonts w:ascii="Cambria" w:hAnsi="Cambria"/>
          </w:rPr>
          <w:t xml:space="preserve"> accuracy negatively. </w:t>
        </w:r>
      </w:ins>
      <w:ins w:id="64" w:author="Bale,Cameron" w:date="2022-10-05T11:50:00Z">
        <w:r w:rsidR="005D7D6C">
          <w:rPr>
            <w:rFonts w:ascii="Cambria" w:hAnsi="Cambria"/>
          </w:rPr>
          <w:t xml:space="preserve">While </w:t>
        </w:r>
      </w:ins>
      <w:ins w:id="65" w:author="Bale,Cameron" w:date="2022-09-26T15:54:00Z">
        <w:r w:rsidR="00987250">
          <w:rPr>
            <w:rFonts w:ascii="Cambria" w:hAnsi="Cambria"/>
          </w:rPr>
          <w:t>strength of seasonality improved t</w:t>
        </w:r>
      </w:ins>
      <w:ins w:id="66" w:author="Bale,Cameron" w:date="2022-09-26T15:55:00Z">
        <w:r w:rsidR="00987250">
          <w:rPr>
            <w:rFonts w:ascii="Cambria" w:hAnsi="Cambria"/>
          </w:rPr>
          <w:t xml:space="preserve">he accuracy of all models, strength of trend had no statistically significant effect on accuracy for ETS, ARIMA, and Theta, </w:t>
        </w:r>
      </w:ins>
      <w:ins w:id="67" w:author="Bale,Cameron" w:date="2022-09-26T15:56:00Z">
        <w:r w:rsidR="00987250">
          <w:rPr>
            <w:rFonts w:ascii="Cambria" w:hAnsi="Cambria"/>
          </w:rPr>
          <w:t>while hurting</w:t>
        </w:r>
      </w:ins>
      <w:ins w:id="68" w:author="Bale,Cameron" w:date="2022-09-26T15:55:00Z">
        <w:r w:rsidR="00987250">
          <w:rPr>
            <w:rFonts w:ascii="Cambria" w:hAnsi="Cambria"/>
          </w:rPr>
          <w:t xml:space="preserve"> accuracy for Naïve 2, which has </w:t>
        </w:r>
      </w:ins>
      <w:ins w:id="69" w:author="Bale,Cameron" w:date="2022-09-26T15:56:00Z">
        <w:r w:rsidR="00987250">
          <w:rPr>
            <w:rFonts w:ascii="Cambria" w:hAnsi="Cambria"/>
          </w:rPr>
          <w:t xml:space="preserve">no means of </w:t>
        </w:r>
      </w:ins>
      <w:ins w:id="70" w:author="Bale,Cameron" w:date="2022-10-05T11:51:00Z">
        <w:r w:rsidR="005D7D6C">
          <w:rPr>
            <w:rFonts w:ascii="Cambria" w:hAnsi="Cambria"/>
          </w:rPr>
          <w:t xml:space="preserve">accounting for </w:t>
        </w:r>
      </w:ins>
      <w:ins w:id="71" w:author="Bale,Cameron" w:date="2022-09-26T15:56:00Z">
        <w:r w:rsidR="00987250">
          <w:rPr>
            <w:rFonts w:ascii="Cambria" w:hAnsi="Cambria"/>
          </w:rPr>
          <w:t>trend.</w:t>
        </w:r>
      </w:ins>
      <w:ins w:id="72" w:author="Cameron Bale" w:date="2022-09-21T14:04:00Z">
        <w:del w:id="73" w:author="Bale,Cameron" w:date="2022-09-26T15:48:00Z">
          <w:r w:rsidR="00E8301B" w:rsidDel="0031756A">
            <w:rPr>
              <w:rFonts w:ascii="Cambria" w:hAnsi="Cambria"/>
            </w:rPr>
            <w:delText xml:space="preserve"> </w:delText>
          </w:r>
        </w:del>
      </w:ins>
      <w:commentRangeEnd w:id="32"/>
      <w:r w:rsidR="00F73E0C">
        <w:rPr>
          <w:rStyle w:val="CommentReference"/>
        </w:rPr>
        <w:commentReference w:id="32"/>
      </w:r>
    </w:p>
    <w:p w14:paraId="6D004B52" w14:textId="525EB1D5" w:rsidR="00D943A2" w:rsidRDefault="00E8301B" w:rsidP="00753FD1">
      <w:pPr>
        <w:rPr>
          <w:ins w:id="74" w:author="Bale,Cameron" w:date="2022-09-26T15:36:00Z"/>
          <w:rFonts w:ascii="Cambria" w:hAnsi="Cambria"/>
        </w:rPr>
      </w:pPr>
      <w:ins w:id="75" w:author="Cameron Bale" w:date="2022-09-21T14:04:00Z">
        <w:del w:id="76" w:author="Bale,Cameron" w:date="2022-09-26T15:58:00Z">
          <w:r w:rsidDel="00987250">
            <w:rPr>
              <w:rFonts w:ascii="Cambria" w:hAnsi="Cambria"/>
            </w:rPr>
            <w:delText xml:space="preserve">In a follow-up, other features such as </w:delText>
          </w:r>
        </w:del>
        <w:del w:id="77" w:author="Bale,Cameron" w:date="2022-09-26T15:34:00Z">
          <w:r w:rsidDel="00D943A2">
            <w:rPr>
              <w:rFonts w:ascii="Cambria" w:hAnsi="Cambria"/>
            </w:rPr>
            <w:delText xml:space="preserve">the </w:delText>
          </w:r>
        </w:del>
        <w:del w:id="78" w:author="Bale,Cameron" w:date="2022-09-26T15:58:00Z">
          <w:r w:rsidDel="00987250">
            <w:rPr>
              <w:rFonts w:ascii="Cambria" w:hAnsi="Cambria"/>
            </w:rPr>
            <w:delText xml:space="preserve">skewness and </w:delText>
          </w:r>
        </w:del>
        <w:del w:id="79" w:author="Bale,Cameron" w:date="2022-09-26T15:34:00Z">
          <w:r w:rsidDel="00D943A2">
            <w:rPr>
              <w:rFonts w:ascii="Cambria" w:hAnsi="Cambria"/>
            </w:rPr>
            <w:delText xml:space="preserve">the </w:delText>
          </w:r>
        </w:del>
        <w:del w:id="80" w:author="Bale,Cameron" w:date="2022-09-26T15:58:00Z">
          <w:r w:rsidDel="00987250">
            <w:rPr>
              <w:rFonts w:ascii="Cambria" w:hAnsi="Cambria"/>
            </w:rPr>
            <w:delText>self-similarity</w:delText>
          </w:r>
        </w:del>
        <w:del w:id="81" w:author="Bale,Cameron" w:date="2022-09-26T15:34:00Z">
          <w:r w:rsidDel="00D943A2">
            <w:rPr>
              <w:rFonts w:ascii="Cambria" w:hAnsi="Cambria"/>
            </w:rPr>
            <w:delText xml:space="preserve"> (defined using the Hurst </w:delText>
          </w:r>
        </w:del>
      </w:ins>
      <w:ins w:id="82" w:author="Cameron Bale" w:date="2022-09-21T14:05:00Z">
        <w:del w:id="83" w:author="Bale,Cameron" w:date="2022-09-26T15:34:00Z">
          <w:r w:rsidDel="00D943A2">
            <w:rPr>
              <w:rFonts w:ascii="Cambria" w:hAnsi="Cambria"/>
            </w:rPr>
            <w:delText>coefficient)</w:delText>
          </w:r>
        </w:del>
        <w:del w:id="84" w:author="Bale,Cameron" w:date="2022-09-26T15:58:00Z">
          <w:r w:rsidDel="00987250">
            <w:rPr>
              <w:rFonts w:ascii="Cambria" w:hAnsi="Cambria"/>
            </w:rPr>
            <w:delText xml:space="preserve"> of series </w:delText>
          </w:r>
        </w:del>
        <w:del w:id="85" w:author="Bale,Cameron" w:date="2022-09-26T15:34:00Z">
          <w:r w:rsidDel="00D943A2">
            <w:rPr>
              <w:rFonts w:ascii="Cambria" w:hAnsi="Cambria"/>
            </w:rPr>
            <w:delText>generally have</w:delText>
          </w:r>
        </w:del>
        <w:del w:id="86" w:author="Bale,Cameron" w:date="2022-09-26T15:58:00Z">
          <w:r w:rsidDel="00987250">
            <w:rPr>
              <w:rFonts w:ascii="Cambria" w:hAnsi="Cambria"/>
            </w:rPr>
            <w:delText xml:space="preserve"> large effects on forecast accuracy</w:delText>
          </w:r>
        </w:del>
        <w:del w:id="87" w:author="Bale,Cameron" w:date="2022-09-26T15:34:00Z">
          <w:r w:rsidDel="00D943A2">
            <w:rPr>
              <w:rFonts w:ascii="Cambria" w:hAnsi="Cambria"/>
            </w:rPr>
            <w:delText xml:space="preserve">, </w:delText>
          </w:r>
        </w:del>
        <w:del w:id="88" w:author="Bale,Cameron" w:date="2022-09-26T15:35:00Z">
          <w:r w:rsidDel="00D943A2">
            <w:rPr>
              <w:rFonts w:ascii="Cambria" w:hAnsi="Cambria"/>
            </w:rPr>
            <w:delText>while the strength of trend</w:delText>
          </w:r>
        </w:del>
      </w:ins>
      <w:ins w:id="89" w:author="Cameron Bale" w:date="2022-09-21T14:06:00Z">
        <w:del w:id="90" w:author="Bale,Cameron" w:date="2022-09-26T15:35:00Z">
          <w:r w:rsidDel="00D943A2">
            <w:rPr>
              <w:rFonts w:ascii="Cambria" w:hAnsi="Cambria"/>
            </w:rPr>
            <w:delText xml:space="preserve"> has an effect that</w:delText>
          </w:r>
        </w:del>
        <w:del w:id="91" w:author="Bale,Cameron" w:date="2022-09-26T15:58:00Z">
          <w:r w:rsidDel="00987250">
            <w:rPr>
              <w:rFonts w:ascii="Cambria" w:hAnsi="Cambria"/>
            </w:rPr>
            <w:delText xml:space="preserve"> varies by forecasting model </w:delText>
          </w:r>
        </w:del>
      </w:ins>
      <w:del w:id="92" w:author="Bale,Cameron" w:date="2022-09-26T15:58:00Z">
        <w:r w:rsidDel="00987250">
          <w:rPr>
            <w:rFonts w:ascii="Cambria" w:hAnsi="Cambria"/>
          </w:rPr>
          <w:fldChar w:fldCharType="begin"/>
        </w:r>
        <w:r w:rsidDel="00987250">
          <w:rPr>
            <w:rFonts w:ascii="Cambria" w:hAnsi="Cambria"/>
          </w:rPr>
          <w:delInstrText xml:space="preserve"> ADDIN ZOTERO_ITEM CSL_CITATION {"citationID":"ETsb0XFm","properties":{"formattedCitation":"(Spiliotis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delInstrText>
        </w:r>
        <w:r w:rsidDel="00987250">
          <w:rPr>
            <w:rFonts w:ascii="Cambria" w:hAnsi="Cambria"/>
          </w:rPr>
          <w:fldChar w:fldCharType="separate"/>
        </w:r>
        <w:r w:rsidRPr="00E8301B" w:rsidDel="00987250">
          <w:rPr>
            <w:rFonts w:ascii="Cambria" w:hAnsi="Cambria"/>
          </w:rPr>
          <w:delText>(Spiliotis et al., 2020)</w:delText>
        </w:r>
        <w:r w:rsidDel="00987250">
          <w:rPr>
            <w:rFonts w:ascii="Cambria" w:hAnsi="Cambria"/>
          </w:rPr>
          <w:fldChar w:fldCharType="end"/>
        </w:r>
      </w:del>
      <w:ins w:id="93" w:author="Cameron Bale" w:date="2022-09-21T14:06:00Z">
        <w:del w:id="94" w:author="Bale,Cameron" w:date="2022-09-26T15:58:00Z">
          <w:r w:rsidDel="00987250">
            <w:rPr>
              <w:rFonts w:ascii="Cambria" w:hAnsi="Cambria"/>
            </w:rPr>
            <w:delText>.</w:delText>
          </w:r>
        </w:del>
      </w:ins>
    </w:p>
    <w:p w14:paraId="0AAB66B8" w14:textId="5070F39B" w:rsidR="00B55980" w:rsidDel="00FB610B" w:rsidRDefault="00D943A2" w:rsidP="00753FD1">
      <w:pPr>
        <w:rPr>
          <w:del w:id="95" w:author="Cameron Bale" w:date="2022-09-21T13:58:00Z"/>
          <w:rFonts w:ascii="Cambria" w:hAnsi="Cambria"/>
        </w:rPr>
      </w:pPr>
      <w:ins w:id="96" w:author="Bale,Cameron" w:date="2022-09-26T15:36:00Z">
        <w:r>
          <w:rPr>
            <w:rFonts w:ascii="Cambria" w:hAnsi="Cambria"/>
          </w:rPr>
          <w:t>Outside of predicting forecast accuracy,</w:t>
        </w:r>
      </w:ins>
      <w:ins w:id="97" w:author="Bale,Cameron" w:date="2022-09-26T15:58:00Z">
        <w:r w:rsidR="00987250">
          <w:rPr>
            <w:rFonts w:ascii="Cambria" w:hAnsi="Cambria"/>
          </w:rPr>
          <w:t xml:space="preserve"> time series characteristics such as strength of trend and seasonality and the spikiness of series have been used </w:t>
        </w:r>
      </w:ins>
      <w:ins w:id="98" w:author="Bale,Cameron" w:date="2022-10-05T11:51:00Z">
        <w:r w:rsidR="005D7D6C">
          <w:rPr>
            <w:rFonts w:ascii="Cambria" w:hAnsi="Cambria"/>
          </w:rPr>
          <w:t xml:space="preserve">in </w:t>
        </w:r>
      </w:ins>
      <w:ins w:id="99" w:author="Cameron Bale" w:date="2022-09-21T14:07:00Z">
        <w:del w:id="100" w:author="Bale,Cameron" w:date="2022-09-26T15:36:00Z">
          <w:r w:rsidR="00E8301B" w:rsidDel="00D943A2">
            <w:rPr>
              <w:rFonts w:ascii="Cambria" w:hAnsi="Cambria"/>
            </w:rPr>
            <w:delText xml:space="preserve"> </w:delText>
          </w:r>
        </w:del>
      </w:ins>
      <w:ins w:id="101" w:author="Bale,Cameron" w:date="2022-09-26T15:36:00Z">
        <w:r>
          <w:rPr>
            <w:rFonts w:ascii="Cambria" w:hAnsi="Cambria"/>
          </w:rPr>
          <w:t>e</w:t>
        </w:r>
      </w:ins>
      <w:ins w:id="102" w:author="Cameron Bale" w:date="2022-09-21T14:46:00Z">
        <w:del w:id="103" w:author="Bale,Cameron" w:date="2022-09-26T15:36:00Z">
          <w:r w:rsidR="00182A20" w:rsidDel="00D943A2">
            <w:rPr>
              <w:rFonts w:ascii="Cambria" w:hAnsi="Cambria"/>
            </w:rPr>
            <w:delText>E</w:delText>
          </w:r>
        </w:del>
        <w:r w:rsidR="00182A20">
          <w:rPr>
            <w:rFonts w:ascii="Cambria" w:hAnsi="Cambria"/>
          </w:rPr>
          <w:t xml:space="preserve">xponential </w:t>
        </w:r>
      </w:ins>
      <w:ins w:id="104" w:author="Cameron Bale" w:date="2022-09-21T14:07:00Z">
        <w:r w:rsidR="00E8301B">
          <w:rPr>
            <w:rFonts w:ascii="Cambria" w:hAnsi="Cambria"/>
          </w:rPr>
          <w:t xml:space="preserve">smoothing model selection </w:t>
        </w:r>
      </w:ins>
      <w:r w:rsidR="00E8301B">
        <w:rPr>
          <w:rFonts w:ascii="Cambria" w:hAnsi="Cambria"/>
        </w:rPr>
        <w:fldChar w:fldCharType="begin"/>
      </w:r>
      <w:r w:rsidR="00E8301B">
        <w:rPr>
          <w:rFonts w:ascii="Cambria" w:hAnsi="Cambria"/>
        </w:rPr>
        <w:instrText xml:space="preserve"> ADDIN ZOTERO_ITEM CSL_CITATION {"citationID":"VCmHujEM","properties":{"formattedCitation":"(Qi et al., 2022)","plainCitation":"(Qi et al., 2022)","noteIndex":0},"citationItems":[{"id":167,"uris":["http://zotero.org/users/8556523/items/84EULXHS"],"itemData":{"id":167,"type":"article-journal","abstract":"The well-developed ETS (ExponenTial Smoothing, or Error, Trend, Seasonality) method incorporates a family of exponential smoothing models in state space representation and is widely used for automatic forecasting. The existing ETS method uses information criteria for model selection by choosing an optimal model with the smallest information criterion among all models fitted to a given time series. The ETS method under such a model selection scheme suffers from computational complexity when applied to largescale time series data. To tackle this issue, we propose an efficient approach to ETS model selection by training classifiers on simulated data to predict appropriate model component forms for a given time series. We provide a simulation study to show the model selection ability of the proposed approach on simulated data. We evaluate our approach on the widely used M4 forecasting competition dataset in terms of both point forecasts and prediction intervals. To demonstrate the practical value of our method, we showcase the performance improvements from our approach on a monthly hospital dataset.","container-title":"International Journal of Forecasting","DOI":"10.1016/j.ijforecast.2022.06.004","ISSN":"01692070","journalAbbreviation":"International Journal of Forecasting","language":"en","page":"S0169207022000954","source":"DOI.org (Crossref)","title":"fETSmcs: Feature-based ETS model component selection","title-short":"fETSmcs","author":[{"family":"Qi","given":"Lingzhi"},{"family":"Li","given":"Xixi"},{"family":"Wang","given":"Qiang"},{"family":"Jia","given":"Suling"}],"issued":{"date-parts":[["2022",7]]}}}],"schema":"https://github.com/citation-style-language/schema/raw/master/csl-citation.json"} </w:instrText>
      </w:r>
      <w:r w:rsidR="00E8301B">
        <w:rPr>
          <w:rFonts w:ascii="Cambria" w:hAnsi="Cambria"/>
        </w:rPr>
        <w:fldChar w:fldCharType="separate"/>
      </w:r>
      <w:r w:rsidR="00E8301B" w:rsidRPr="00E8301B">
        <w:rPr>
          <w:rFonts w:ascii="Cambria" w:hAnsi="Cambria"/>
        </w:rPr>
        <w:t>(Qi et al., 2022)</w:t>
      </w:r>
      <w:r w:rsidR="00E8301B">
        <w:rPr>
          <w:rFonts w:ascii="Cambria" w:hAnsi="Cambria"/>
        </w:rPr>
        <w:fldChar w:fldCharType="end"/>
      </w:r>
      <w:ins w:id="105" w:author="Bale,Cameron" w:date="2022-09-26T15:58:00Z">
        <w:r w:rsidR="00987250">
          <w:rPr>
            <w:rFonts w:ascii="Cambria" w:hAnsi="Cambria"/>
          </w:rPr>
          <w:t xml:space="preserve">. </w:t>
        </w:r>
      </w:ins>
      <w:ins w:id="106" w:author="Cameron Bale" w:date="2022-09-21T14:47:00Z">
        <w:del w:id="107" w:author="Bale,Cameron" w:date="2022-09-26T15:58:00Z">
          <w:r w:rsidR="00182A20" w:rsidDel="00987250">
            <w:rPr>
              <w:rFonts w:ascii="Cambria" w:hAnsi="Cambria"/>
            </w:rPr>
            <w:delText xml:space="preserve"> has been performed based on time series characteristics,</w:delText>
          </w:r>
        </w:del>
      </w:ins>
      <w:ins w:id="108" w:author="Cameron Bale" w:date="2022-09-21T14:07:00Z">
        <w:del w:id="109" w:author="Bale,Cameron" w:date="2022-09-26T15:58:00Z">
          <w:r w:rsidR="00E8301B" w:rsidDel="00987250">
            <w:rPr>
              <w:rFonts w:ascii="Cambria" w:hAnsi="Cambria"/>
            </w:rPr>
            <w:delText xml:space="preserve"> wh</w:delText>
          </w:r>
        </w:del>
      </w:ins>
      <w:ins w:id="110" w:author="Cameron Bale" w:date="2022-09-21T14:08:00Z">
        <w:del w:id="111" w:author="Bale,Cameron" w:date="2022-09-26T15:58:00Z">
          <w:r w:rsidR="00E8301B" w:rsidDel="00987250">
            <w:rPr>
              <w:rFonts w:ascii="Cambria" w:hAnsi="Cambria"/>
            </w:rPr>
            <w:delText xml:space="preserve">ere the strength of trend and seasonality as well as the spikiness of a series are the most important predictors for </w:delText>
          </w:r>
        </w:del>
        <w:del w:id="112" w:author="Bale,Cameron" w:date="2022-09-26T15:36:00Z">
          <w:r w:rsidR="00E8301B" w:rsidDel="00D943A2">
            <w:rPr>
              <w:rFonts w:ascii="Cambria" w:hAnsi="Cambria"/>
            </w:rPr>
            <w:delText>the</w:delText>
          </w:r>
        </w:del>
        <w:del w:id="113" w:author="Bale,Cameron" w:date="2022-09-26T15:58:00Z">
          <w:r w:rsidR="00E8301B" w:rsidDel="00987250">
            <w:rPr>
              <w:rFonts w:ascii="Cambria" w:hAnsi="Cambria"/>
            </w:rPr>
            <w:delText xml:space="preserve"> exponential smoothing components. </w:delText>
          </w:r>
        </w:del>
      </w:ins>
      <w:ins w:id="114" w:author="Cameron Bale" w:date="2022-09-21T14:19:00Z">
        <w:r w:rsidR="00523574">
          <w:rPr>
            <w:rFonts w:ascii="Cambria" w:hAnsi="Cambria"/>
          </w:rPr>
          <w:t>Forecasts based on this</w:t>
        </w:r>
      </w:ins>
      <w:ins w:id="115" w:author="Cameron Bale" w:date="2022-09-21T14:08:00Z">
        <w:r w:rsidR="00043F81">
          <w:rPr>
            <w:rFonts w:ascii="Cambria" w:hAnsi="Cambria"/>
          </w:rPr>
          <w:t xml:space="preserve"> </w:t>
        </w:r>
      </w:ins>
      <w:ins w:id="116" w:author="Cameron Bale" w:date="2022-09-21T14:09:00Z">
        <w:r w:rsidR="00043F81">
          <w:rPr>
            <w:rFonts w:ascii="Cambria" w:hAnsi="Cambria"/>
          </w:rPr>
          <w:t>feature-based</w:t>
        </w:r>
      </w:ins>
      <w:ins w:id="117" w:author="Cameron Bale" w:date="2022-09-21T14:08:00Z">
        <w:r w:rsidR="00043F81">
          <w:rPr>
            <w:rFonts w:ascii="Cambria" w:hAnsi="Cambria"/>
          </w:rPr>
          <w:t xml:space="preserve"> model selection</w:t>
        </w:r>
      </w:ins>
      <w:ins w:id="118" w:author="Cameron Bale" w:date="2022-09-21T14:19:00Z">
        <w:r w:rsidR="00523574">
          <w:rPr>
            <w:rFonts w:ascii="Cambria" w:hAnsi="Cambria"/>
          </w:rPr>
          <w:t xml:space="preserve"> had lower MASE, </w:t>
        </w:r>
        <w:proofErr w:type="spellStart"/>
        <w:r w:rsidR="00523574">
          <w:rPr>
            <w:rFonts w:ascii="Cambria" w:hAnsi="Cambria"/>
          </w:rPr>
          <w:t>sMAPE</w:t>
        </w:r>
        <w:proofErr w:type="spellEnd"/>
        <w:r w:rsidR="00523574">
          <w:rPr>
            <w:rFonts w:ascii="Cambria" w:hAnsi="Cambria"/>
          </w:rPr>
          <w:t xml:space="preserve">, and MSIS </w:t>
        </w:r>
      </w:ins>
      <w:ins w:id="119" w:author="Cameron Bale" w:date="2022-09-21T14:20:00Z">
        <w:r w:rsidR="00523574">
          <w:rPr>
            <w:rFonts w:ascii="Cambria" w:hAnsi="Cambria"/>
          </w:rPr>
          <w:t>than information-based selection</w:t>
        </w:r>
      </w:ins>
      <w:ins w:id="120" w:author="Bale,Cameron" w:date="2022-10-05T11:52:00Z">
        <w:r w:rsidR="005D7D6C">
          <w:rPr>
            <w:rFonts w:ascii="Cambria" w:hAnsi="Cambria"/>
          </w:rPr>
          <w:t xml:space="preserve"> methods</w:t>
        </w:r>
      </w:ins>
      <w:ins w:id="121" w:author="Cameron Bale" w:date="2022-09-21T14:20:00Z">
        <w:r w:rsidR="00523574">
          <w:rPr>
            <w:rFonts w:ascii="Cambria" w:hAnsi="Cambria"/>
          </w:rPr>
          <w:t xml:space="preserve"> for the majority of forecast horizons. </w:t>
        </w:r>
      </w:ins>
      <w:ins w:id="122" w:author="Cameron Bale" w:date="2022-09-21T14:09:00Z">
        <w:r w:rsidR="00043F81">
          <w:rPr>
            <w:rFonts w:ascii="Cambria" w:hAnsi="Cambria"/>
          </w:rPr>
          <w:t>Time series characteristics have also been used to select optimal model and forecast combinations</w:t>
        </w:r>
      </w:ins>
      <w:ins w:id="123" w:author="Cameron Bale" w:date="2022-09-21T14:10:00Z">
        <w:r w:rsidR="00043F81">
          <w:rPr>
            <w:rFonts w:ascii="Cambria" w:hAnsi="Cambria"/>
          </w:rPr>
          <w:t xml:space="preserve"> </w:t>
        </w:r>
      </w:ins>
      <w:del w:id="124" w:author="Cameron Bale" w:date="2022-09-21T14:06:00Z">
        <w:r w:rsidR="00550395" w:rsidDel="00E8301B">
          <w:rPr>
            <w:rFonts w:ascii="Cambria" w:hAnsi="Cambria"/>
          </w:rPr>
          <w:fldChar w:fldCharType="begin"/>
        </w:r>
        <w:r w:rsidR="00550395" w:rsidDel="00E8301B">
          <w:rPr>
            <w:rFonts w:ascii="Cambria" w:hAnsi="Cambria"/>
          </w:rPr>
          <w:delInstrText xml:space="preserve"> ADDIN ZOTERO_ITEM CSL_CITATION {"citationID":"5HABqUXQ","properties":{"formattedCitation":"(Makridakis et al., 2018; Spiliotis et al., 2020)","plainCitation":"(Makridakis et al., 2018; Spiliotis et al., 2020)","noteIndex":0},"citationItems":[{"id":151,"uris":["http://zotero.org/users/8556523/items/KR5QUEMU"],"itemData":{"id":151,"type":"article-journal","abstract":"The M4 competition is the continuation of three previous competitions started more than 45 years ago whose purpose was to learn how to improve forecasting accuracy, and how such learning can be applied to advance the theory and practice of forecasting. The purpose of M4 was to replicate the results of the previous ones and extend them into three directions: First significantly increase the number of series, second include Machine Learning (ML) forecasting methods, and third evaluate both point forecasts and prediction intervals. The five major findings of the M4 Competitions are: 1. Out Of the 17 most accurate methods, 12 were ‘‘combinations’’ of mostly statistical approaches. 2. The biggest surprise was a ‘‘hybrid’’ approach that utilized both statistical and ML features. This method’s average sMAPE was close to 10% more accurate than the combination benchmark used to compare the submitted methods. 3. The second most accurate method was a combination of seven statistical methods and one ML one, with the weights for the averaging being calculated by a ML algorithm that was trained to minimize the forecasting. 4. The two most accurate methods also achieved an amazing success in specifying the 95% prediction intervals correctly. 5. The six pure ML methods performed poorly, with none of them being more accurate than the combination benchmark and only one being more accurate than Naïve2. This paper presents some initial results of M4, its major findings and a logical conclusion. Finally, it outlines what the authors consider to be the way forward for the field of forecasting.","container-title":"International Journal of Forecasting","DOI":"10.1016/j.ijforecast.2018.06.001","ISSN":"01692070","issue":"4","journalAbbreviation":"International Journal of Forecasting","language":"en","page":"802-808","source":"DOI.org (Crossref)","title":"The M4 Competition: Results, findings, conclusion and way forward","title-short":"The M4 Competition","volume":"34","author":[{"family":"Makridakis","given":"Spyros"},{"family":"Spiliotis","given":"Evangelos"},{"family":"Assimakopoulos","given":"Vassilios"}],"issued":{"date-parts":[["2018",10]]}}},{"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delInstrText>
        </w:r>
        <w:r w:rsidR="00550395" w:rsidDel="00E8301B">
          <w:rPr>
            <w:rFonts w:ascii="Cambria" w:hAnsi="Cambria"/>
          </w:rPr>
          <w:fldChar w:fldCharType="separate"/>
        </w:r>
        <w:r w:rsidR="00550395" w:rsidRPr="00550395" w:rsidDel="00E8301B">
          <w:rPr>
            <w:rFonts w:ascii="Cambria" w:hAnsi="Cambria"/>
          </w:rPr>
          <w:delText>(Makridakis et al., 2018; Spiliotis et al., 2020)</w:delText>
        </w:r>
        <w:r w:rsidR="00550395" w:rsidDel="00E8301B">
          <w:rPr>
            <w:rFonts w:ascii="Cambria" w:hAnsi="Cambria"/>
          </w:rPr>
          <w:fldChar w:fldCharType="end"/>
        </w:r>
      </w:del>
      <w:del w:id="125" w:author="Cameron Bale" w:date="2022-09-21T14:09:00Z">
        <w:r w:rsidR="00550395" w:rsidDel="00043F81">
          <w:rPr>
            <w:rFonts w:ascii="Cambria" w:hAnsi="Cambria"/>
          </w:rPr>
          <w:fldChar w:fldCharType="begin"/>
        </w:r>
        <w:r w:rsidR="00550395" w:rsidDel="00043F81">
          <w:rPr>
            <w:rFonts w:ascii="Cambria" w:hAnsi="Cambria"/>
          </w:rPr>
          <w:delInstrText xml:space="preserve"> ADDIN ZOTERO_ITEM CSL_CITATION {"citationID":"HmlomH8t","properties":{"formattedCitation":"(Qi et al., 2022)","plainCitation":"(Qi et al., 2022)","noteIndex":0},"citationItems":[{"id":167,"uris":["http://zotero.org/users/8556523/items/84EULXHS"],"itemData":{"id":167,"type":"article-journal","abstract":"The well-developed ETS (ExponenTial Smoothing, or Error, Trend, Seasonality) method incorporates a family of exponential smoothing models in state space representation and is widely used for automatic forecasting. The existing ETS method uses information criteria for model selection by choosing an optimal model with the smallest information criterion among all models fitted to a given time series. The ETS method under such a model selection scheme suffers from computational complexity when applied to largescale time series data. To tackle this issue, we propose an efficient approach to ETS model selection by training classifiers on simulated data to predict appropriate model component forms for a given time series. We provide a simulation study to show the model selection ability of the proposed approach on simulated data. We evaluate our approach on the widely used M4 forecasting competition dataset in terms of both point forecasts and prediction intervals. To demonstrate the practical value of our method, we showcase the performance improvements from our approach on a monthly hospital dataset.","container-title":"International Journal of Forecasting","DOI":"10.1016/j.ijforecast.2022.06.004","ISSN":"01692070","journalAbbreviation":"International Journal of Forecasting","language":"en","page":"S0169207022000954","source":"DOI.org (Crossref)","title":"fETSmcs: Feature-based ETS model component selection","title-short":"fETSmcs","author":[{"family":"Qi","given":"Lingzhi"},{"family":"Li","given":"Xixi"},{"family":"Wang","given":"Qiang"},{"family":"Jia","given":"Suling"}],"issued":{"date-parts":[["2022",7]]}}}],"schema":"https://github.com/citation-style-language/schema/raw/master/csl-citation.json"} </w:delInstrText>
        </w:r>
        <w:r w:rsidR="00550395" w:rsidDel="00043F81">
          <w:rPr>
            <w:rFonts w:ascii="Cambria" w:hAnsi="Cambria"/>
          </w:rPr>
          <w:fldChar w:fldCharType="separate"/>
        </w:r>
        <w:r w:rsidR="00550395" w:rsidRPr="00550395" w:rsidDel="00043F81">
          <w:rPr>
            <w:rFonts w:ascii="Cambria" w:hAnsi="Cambria"/>
          </w:rPr>
          <w:delText>(Qi et al., 2022)</w:delText>
        </w:r>
        <w:r w:rsidR="00550395" w:rsidDel="00043F81">
          <w:rPr>
            <w:rFonts w:ascii="Cambria" w:hAnsi="Cambria"/>
          </w:rPr>
          <w:fldChar w:fldCharType="end"/>
        </w:r>
      </w:del>
      <w:r w:rsidR="00550395">
        <w:rPr>
          <w:rFonts w:ascii="Cambria" w:hAnsi="Cambria"/>
        </w:rPr>
        <w:fldChar w:fldCharType="begin"/>
      </w:r>
      <w:r w:rsidR="00550395">
        <w:rPr>
          <w:rFonts w:ascii="Cambria" w:hAnsi="Cambria"/>
        </w:rPr>
        <w:instrText xml:space="preserve"> ADDIN ZOTERO_ITEM CSL_CITATION {"citationID":"pODEZd2G","properties":{"formattedCitation":"(Li et al., 2022; Talagala et al., 2022)","plainCitation":"(Li et al., 2022; Talagala et al., 2022)","noteIndex":0},"citationItems":[{"id":145,"uris":["http://zotero.org/users/8556523/items/TTCUW9FA"],"itemData":{"id":145,"type":"article-journal","abstract":"In this work, we propose a novel framework for density forecast combination by constructing time-varying weights based on time-varying features. Our framework estimates weights in the forecast combination via Bayesian log predictive scores, in which the optimal forecast combination is determined by time series features from historical information. In particular, we use an automatic Bayesian variable selection method to identify the importance of different features. To this end, our approach has better interpretability compared to other black-box forecasting combination schemes. We apply our framework to stock market data and M3 competition data. Based on our structure, a simple maximum-a-posteriori scheme outperforms benchmark methods, and Bayesian variable selection can further enhance the accuracy for both point forecasts and density forecasts.","container-title":"International Journal of Forecasting","DOI":"10.1016/j.ijforecast.2022.06.002","ISSN":"01692070","journalAbbreviation":"International Journal of Forecasting","language":"en","page":"S0169207022000930","source":"DOI.org (Crossref)","title":"Bayesian forecast combination using time-varying features","author":[{"family":"Li","given":"Li"},{"family":"Kang","given":"Yanfei"},{"family":"Li","given":"Feng"}],"issued":{"date-parts":[["2022",7]]}}},{"id":147,"uris":["http://zotero.org/users/8556523/items/VKAB3GPX"],"itemData":{"id":147,"type":"article-journal","abstract":"This paper introduces a novel meta-learning algorithm for time series forecast model performance prediction. We model the forecast error as a function of time series features calculated from historical time series with an efficient Bayesian multivariate surface regression approach. The minimum predicted forecast error is then used to identify an individual model or a combination of models to produce the final forecasts. It is well known that the performance of most meta-learning models depends on the representativeness of the reference dataset used for training. In such circumstances, we augment the reference dataset with a feature-based time series simulation approach, namely GRATIS, to generate a rich and representative time series collection. The proposed framework is tested using the M4 competition data and is compared against commonly used forecasting approaches. Our approach provides comparable performance to other model selection and combination approaches but at a lower computational cost and a higher degree of interpretability, which is important for supporting decisions. We also provide useful insights regarding which forecasting models are expected to work better for particular types of time series, the intrinsic mechanisms of the meta-learners, and how the forecasting performance is affected by various factors.","container-title":"International Journal of Forecasting","DOI":"10.1016/j.ijforecast.2021.07.002","ISSN":"01692070","issue":"3","journalAbbreviation":"International Journal of Forecasting","language":"en","page":"920-943","source":"DOI.org (Crossref)","title":"FFORMPP: Feature-based forecast model performance prediction","title-short":"FFORMPP","volume":"38","author":[{"family":"Talagala","given":"Thiyanga S."},{"family":"Li","given":"Feng"},{"family":"Kang","given":"Yanfei"}],"issued":{"date-parts":[["2022",7]]}}}],"schema":"https://github.com/citation-style-language/schema/raw/master/csl-citation.json"} </w:instrText>
      </w:r>
      <w:r w:rsidR="00550395">
        <w:rPr>
          <w:rFonts w:ascii="Cambria" w:hAnsi="Cambria"/>
        </w:rPr>
        <w:fldChar w:fldCharType="separate"/>
      </w:r>
      <w:r w:rsidR="00550395" w:rsidRPr="00550395">
        <w:rPr>
          <w:rFonts w:ascii="Cambria" w:hAnsi="Cambria"/>
        </w:rPr>
        <w:t>(Li et al., 2022; Talagala et al., 2022)</w:t>
      </w:r>
      <w:r w:rsidR="00550395">
        <w:rPr>
          <w:rFonts w:ascii="Cambria" w:hAnsi="Cambria"/>
        </w:rPr>
        <w:fldChar w:fldCharType="end"/>
      </w:r>
      <w:ins w:id="126" w:author="Cameron Bale" w:date="2022-09-21T13:52:00Z">
        <w:r w:rsidR="00B55980">
          <w:rPr>
            <w:rFonts w:ascii="Cambria" w:hAnsi="Cambria"/>
          </w:rPr>
          <w:t>.</w:t>
        </w:r>
      </w:ins>
      <w:ins w:id="127" w:author="Cameron Bale" w:date="2022-09-21T14:10:00Z">
        <w:r w:rsidR="00043F81">
          <w:rPr>
            <w:rFonts w:ascii="Cambria" w:hAnsi="Cambria"/>
          </w:rPr>
          <w:t xml:space="preserve"> </w:t>
        </w:r>
      </w:ins>
      <w:ins w:id="128" w:author="Cameron Bale" w:date="2022-09-21T14:20:00Z">
        <w:r w:rsidR="00523574">
          <w:rPr>
            <w:rFonts w:ascii="Cambria" w:hAnsi="Cambria"/>
          </w:rPr>
          <w:t>Model</w:t>
        </w:r>
      </w:ins>
      <w:ins w:id="129" w:author="Cameron Bale" w:date="2022-09-21T14:10:00Z">
        <w:r w:rsidR="00043F81">
          <w:rPr>
            <w:rFonts w:ascii="Cambria" w:hAnsi="Cambria"/>
          </w:rPr>
          <w:t xml:space="preserve"> selection based on </w:t>
        </w:r>
      </w:ins>
      <w:ins w:id="130" w:author="Cameron Bale" w:date="2022-09-21T14:11:00Z">
        <w:r w:rsidR="00043F81">
          <w:rPr>
            <w:rFonts w:ascii="Cambria" w:hAnsi="Cambria"/>
          </w:rPr>
          <w:t>the representativeness of forecasts</w:t>
        </w:r>
      </w:ins>
      <w:ins w:id="131" w:author="Cameron Bale" w:date="2022-09-21T14:20:00Z">
        <w:r w:rsidR="00523574">
          <w:rPr>
            <w:rFonts w:ascii="Cambria" w:hAnsi="Cambria"/>
          </w:rPr>
          <w:t xml:space="preserve"> </w:t>
        </w:r>
      </w:ins>
      <w:r w:rsidR="00523574">
        <w:rPr>
          <w:rFonts w:ascii="Cambria" w:hAnsi="Cambria"/>
        </w:rPr>
        <w:fldChar w:fldCharType="begin"/>
      </w:r>
      <w:r w:rsidR="00523574">
        <w:rPr>
          <w:rFonts w:ascii="Cambria" w:hAnsi="Cambria"/>
        </w:rPr>
        <w:instrText xml:space="preserve"> ADDIN ZOTERO_ITEM CSL_CITATION {"citationID":"fdU9L0b2","properties":{"formattedCitation":"(Petropoulos &amp; Siemsen, 2022)","plainCitation":"(Petropoulos &amp; Siemsen, 2022)","noteIndex":0},"citationItems":[{"id":163,"uris":["http://zotero.org/users/8556523/items/4335Y5SJ"],"itemData":{"id":163,"type":"article-journal","abstract":"Effective approaches to forecast model selection are crucial to improve forecast accuracy and to facilitate the use of forecasts for decision-making processes. Information criteria or cross-validation are common approaches of forecast model selection. Both methods compare forecasts with the respective actual realizations. However, no existing selection method assesses out-of-sample forecasts before the actual values become available—a technique used in human judgment in this context. Research in judgmental model selection emphasizes that human judgment can be superior to statistical selection procedures in evaluating the quality of forecasting models. We, therefore, propose a new way of statistical model selection based on these insights from human judgment. Our approach relies on an asynchronous comparison of forecasts and actual values, allowing for an ex ante evaluation of forecasts via representativeness. We test this criterion on numerous time series. Results from our analyses provide evidence that forecast performance can be improved when models are selected based on their representativeness.","container-title":"Management Science","DOI":"10.1287/mnsc.2022.4485","ISSN":"0025-1909, 1526-5501","journalAbbreviation":"Management Science","language":"en","page":"mnsc.2022.4485","source":"DOI.org (Crossref)","title":"Forecast Selection and Representativeness","author":[{"family":"Petropoulos","given":"Fotios"},{"family":"Siemsen","given":"Enno"}],"issued":{"date-parts":[["2022",7,18]]}}}],"schema":"https://github.com/citation-style-language/schema/raw/master/csl-citation.json"} </w:instrText>
      </w:r>
      <w:r w:rsidR="00523574">
        <w:rPr>
          <w:rFonts w:ascii="Cambria" w:hAnsi="Cambria"/>
        </w:rPr>
        <w:fldChar w:fldCharType="separate"/>
      </w:r>
      <w:r w:rsidR="00523574" w:rsidRPr="00523574">
        <w:rPr>
          <w:rFonts w:ascii="Cambria" w:hAnsi="Cambria"/>
        </w:rPr>
        <w:t>(Petropoulos &amp; Siemsen, 2022)</w:t>
      </w:r>
      <w:r w:rsidR="00523574">
        <w:rPr>
          <w:rFonts w:ascii="Cambria" w:hAnsi="Cambria"/>
        </w:rPr>
        <w:fldChar w:fldCharType="end"/>
      </w:r>
      <w:ins w:id="132" w:author="Bale,Cameron" w:date="2022-09-26T15:59:00Z">
        <w:r w:rsidR="00987250">
          <w:rPr>
            <w:rFonts w:ascii="Cambria" w:hAnsi="Cambria"/>
          </w:rPr>
          <w:t xml:space="preserve"> </w:t>
        </w:r>
      </w:ins>
      <w:ins w:id="133" w:author="Cameron Bale" w:date="2022-09-21T14:11:00Z">
        <w:del w:id="134" w:author="Bale,Cameron" w:date="2022-09-26T15:59:00Z">
          <w:r w:rsidR="00043F81" w:rsidDel="00987250">
            <w:rPr>
              <w:rFonts w:ascii="Cambria" w:hAnsi="Cambria"/>
            </w:rPr>
            <w:delText xml:space="preserve">, which </w:delText>
          </w:r>
        </w:del>
        <w:r w:rsidR="00043F81">
          <w:rPr>
            <w:rFonts w:ascii="Cambria" w:hAnsi="Cambria"/>
          </w:rPr>
          <w:t xml:space="preserve">selects models with trend and seasonality components when the </w:t>
        </w:r>
      </w:ins>
      <w:commentRangeEnd w:id="33"/>
      <w:r w:rsidR="00F73E0C">
        <w:rPr>
          <w:rStyle w:val="CommentReference"/>
        </w:rPr>
        <w:lastRenderedPageBreak/>
        <w:commentReference w:id="33"/>
      </w:r>
      <w:ins w:id="135" w:author="Cameron Bale" w:date="2022-09-21T14:11:00Z">
        <w:r w:rsidR="00043F81">
          <w:rPr>
            <w:rFonts w:ascii="Cambria" w:hAnsi="Cambria"/>
          </w:rPr>
          <w:t xml:space="preserve">respective signals of these components are strong, </w:t>
        </w:r>
      </w:ins>
      <w:ins w:id="136" w:author="Bale,Cameron" w:date="2022-09-26T15:59:00Z">
        <w:r w:rsidR="00987250">
          <w:rPr>
            <w:rFonts w:ascii="Cambria" w:hAnsi="Cambria"/>
          </w:rPr>
          <w:t xml:space="preserve">and </w:t>
        </w:r>
      </w:ins>
      <w:ins w:id="137" w:author="Cameron Bale" w:date="2022-09-21T14:11:00Z">
        <w:r w:rsidR="00043F81">
          <w:rPr>
            <w:rFonts w:ascii="Cambria" w:hAnsi="Cambria"/>
          </w:rPr>
          <w:t xml:space="preserve">has </w:t>
        </w:r>
      </w:ins>
      <w:ins w:id="138" w:author="Cameron Bale" w:date="2022-09-21T14:24:00Z">
        <w:r w:rsidR="00C86113">
          <w:rPr>
            <w:rFonts w:ascii="Cambria" w:hAnsi="Cambria"/>
          </w:rPr>
          <w:t>been shown to outperform information criteria-based and cross-validation based model selection.</w:t>
        </w:r>
      </w:ins>
    </w:p>
    <w:p w14:paraId="7E68FB46" w14:textId="5436900F" w:rsidR="00753FD1" w:rsidDel="00D943A2" w:rsidRDefault="00043F81" w:rsidP="00D943A2">
      <w:pPr>
        <w:rPr>
          <w:del w:id="139" w:author="Bale,Cameron" w:date="2022-09-26T15:37:00Z"/>
          <w:rFonts w:ascii="Cambria" w:hAnsi="Cambria"/>
        </w:rPr>
      </w:pPr>
      <w:ins w:id="140" w:author="Cameron Bale" w:date="2022-09-21T14:12:00Z">
        <w:del w:id="141" w:author="Bale,Cameron" w:date="2022-09-26T15:37:00Z">
          <w:r w:rsidDel="00D943A2">
            <w:rPr>
              <w:rFonts w:ascii="Cambria" w:hAnsi="Cambria"/>
            </w:rPr>
            <w:delText xml:space="preserve"> </w:delText>
          </w:r>
        </w:del>
      </w:ins>
      <w:del w:id="142" w:author="Bale,Cameron" w:date="2022-09-26T15:37:00Z">
        <w:r w:rsidR="00753FD1" w:rsidRPr="00753FD1" w:rsidDel="00D943A2">
          <w:rPr>
            <w:rFonts w:ascii="Cambria" w:hAnsi="Cambria"/>
          </w:rPr>
          <w:delText>Certain time series characteristics, such as the strength of trend and spectral entropy, are related to forecast accuracy. These characteristics are useful for predicting the performance of forecasting models and predicting optimal forecast combinations</w:delText>
        </w:r>
        <w:r w:rsidR="00986467" w:rsidDel="00D943A2">
          <w:rPr>
            <w:rFonts w:ascii="Cambria" w:hAnsi="Cambria"/>
          </w:rPr>
          <w:delText xml:space="preserve"> </w:delText>
        </w:r>
        <w:r w:rsidR="00986467" w:rsidDel="00D943A2">
          <w:rPr>
            <w:rFonts w:ascii="Cambria" w:hAnsi="Cambria"/>
          </w:rPr>
          <w:fldChar w:fldCharType="begin"/>
        </w:r>
        <w:r w:rsidR="00986467" w:rsidDel="00D943A2">
          <w:rPr>
            <w:rFonts w:ascii="Cambria" w:hAnsi="Cambria"/>
          </w:rPr>
          <w:delInstrText xml:space="preserve"> ADDIN ZOTERO_ITEM CSL_CITATION {"citationID":"XoF9bgi2","properties":{"formattedCitation":"(Li et al., 2022; Talagala et al., 2022)","plainCitation":"(Li et al., 2022; Talagala et al., 2022)","noteIndex":0},"citationItems":[{"id":145,"uris":["http://zotero.org/users/8556523/items/TTCUW9FA"],"itemData":{"id":145,"type":"article-journal","abstract":"In this work, we propose a novel framework for density forecast combination by constructing time-varying weights based on time-varying features. Our framework estimates weights in the forecast combination via Bayesian log predictive scores, in which the optimal forecast combination is determined by time series features from historical information. In particular, we use an automatic Bayesian variable selection method to identify the importance of different features. To this end, our approach has better interpretability compared to other black-box forecasting combination schemes. We apply our framework to stock market data and M3 competition data. Based on our structure, a simple maximum-a-posteriori scheme outperforms benchmark methods, and Bayesian variable selection can further enhance the accuracy for both point forecasts and density forecasts.","container-title":"International Journal of Forecasting","DOI":"10.1016/j.ijforecast.2022.06.002","ISSN":"01692070","journalAbbreviation":"International Journal of Forecasting","language":"en","page":"S0169207022000930","source":"DOI.org (Crossref)","title":"Bayesian forecast combination using time-varying features","author":[{"family":"Li","given":"Li"},{"family":"Kang","given":"Yanfei"},{"family":"Li","given":"Feng"}],"issued":{"date-parts":[["2022",7]]}}},{"id":147,"uris":["http://zotero.org/users/8556523/items/VKAB3GPX"],"itemData":{"id":147,"type":"article-journal","abstract":"This paper introduces a novel meta-learning algorithm for time series forecast model performance prediction. We model the forecast error as a function of time series features calculated from historical time series with an efficient Bayesian multivariate surface regression approach. The minimum predicted forecast error is then used to identify an individual model or a combination of models to produce the final forecasts. It is well known that the performance of most meta-learning models depends on the representativeness of the reference dataset used for training. In such circumstances, we augment the reference dataset with a feature-based time series simulation approach, namely GRATIS, to generate a rich and representative time series collection. The proposed framework is tested using the M4 competition data and is compared against commonly used forecasting approaches. Our approach provides comparable performance to other model selection and combination approaches but at a lower computational cost and a higher degree of interpretability, which is important for supporting decisions. We also provide useful insights regarding which forecasting models are expected to work better for particular types of time series, the intrinsic mechanisms of the meta-learners, and how the forecasting performance is affected by various factors.","container-title":"International Journal of Forecasting","DOI":"10.1016/j.ijforecast.2021.07.002","ISSN":"01692070","issue":"3","journalAbbreviation":"International Journal of Forecasting","language":"en","page":"920-943","source":"DOI.org (Crossref)","title":"FFORMPP: Feature-based forecast model performance prediction","title-short":"FFORMPP","volume":"38","author":[{"family":"Talagala","given":"Thiyanga S."},{"family":"Li","given":"Feng"},{"family":"Kang","given":"Yanfei"}],"issued":{"date-parts":[["2022",7]]}}}],"schema":"https://github.com/citation-style-language/schema/raw/master/csl-citation.json"} </w:delInstrText>
        </w:r>
        <w:r w:rsidR="00986467" w:rsidDel="00D943A2">
          <w:rPr>
            <w:rFonts w:ascii="Cambria" w:hAnsi="Cambria"/>
          </w:rPr>
          <w:fldChar w:fldCharType="separate"/>
        </w:r>
        <w:r w:rsidR="00986467" w:rsidRPr="00986467" w:rsidDel="00D943A2">
          <w:rPr>
            <w:rFonts w:ascii="Cambria" w:hAnsi="Cambria"/>
          </w:rPr>
          <w:delText>(Li et al., 2022; Talagala et al., 2022)</w:delText>
        </w:r>
        <w:r w:rsidR="00986467" w:rsidDel="00D943A2">
          <w:rPr>
            <w:rFonts w:ascii="Cambria" w:hAnsi="Cambria"/>
          </w:rPr>
          <w:fldChar w:fldCharType="end"/>
        </w:r>
        <w:r w:rsidR="00986467" w:rsidDel="00D943A2">
          <w:rPr>
            <w:rFonts w:ascii="Cambria" w:hAnsi="Cambria"/>
          </w:rPr>
          <w:delText xml:space="preserve">. </w:delText>
        </w:r>
        <w:r w:rsidR="00753FD1" w:rsidRPr="00753FD1" w:rsidDel="00D943A2">
          <w:rPr>
            <w:rFonts w:ascii="Cambria" w:hAnsi="Cambria"/>
          </w:rPr>
          <w:delText xml:space="preserve">Due to their relationship with forecast accuracy, we analyze changes in these </w:delText>
        </w:r>
      </w:del>
      <w:ins w:id="143" w:author="Cameron Bale" w:date="2022-09-21T13:58:00Z">
        <w:del w:id="144" w:author="Bale,Cameron" w:date="2022-09-26T15:37:00Z">
          <w:r w:rsidR="00FB610B" w:rsidDel="00D943A2">
            <w:rPr>
              <w:rFonts w:ascii="Cambria" w:hAnsi="Cambria"/>
            </w:rPr>
            <w:delText>time series</w:delText>
          </w:r>
          <w:r w:rsidR="00FB610B" w:rsidRPr="00753FD1" w:rsidDel="00D943A2">
            <w:rPr>
              <w:rFonts w:ascii="Cambria" w:hAnsi="Cambria"/>
            </w:rPr>
            <w:delText xml:space="preserve"> </w:delText>
          </w:r>
        </w:del>
      </w:ins>
      <w:del w:id="145" w:author="Bale,Cameron" w:date="2022-09-26T15:37:00Z">
        <w:r w:rsidR="00753FD1" w:rsidRPr="00753FD1" w:rsidDel="00D943A2">
          <w:rPr>
            <w:rFonts w:ascii="Cambria" w:hAnsi="Cambria"/>
          </w:rPr>
          <w:delText>characteristics resulting from data protection to give insights into why forecasts change.</w:delText>
        </w:r>
      </w:del>
    </w:p>
    <w:p w14:paraId="4C41707B" w14:textId="77777777" w:rsidR="00D943A2" w:rsidRPr="00753FD1" w:rsidRDefault="00D943A2" w:rsidP="00D943A2">
      <w:pPr>
        <w:rPr>
          <w:ins w:id="146" w:author="Bale,Cameron" w:date="2022-09-26T15:37:00Z"/>
          <w:rFonts w:ascii="Cambria" w:hAnsi="Cambria"/>
        </w:rPr>
      </w:pPr>
    </w:p>
    <w:p w14:paraId="1C7CAAB0" w14:textId="77777777" w:rsidR="00753FD1" w:rsidRPr="00753FD1" w:rsidRDefault="00753FD1" w:rsidP="00D943A2">
      <w:pPr>
        <w:rPr>
          <w:rFonts w:ascii="Cambria" w:hAnsi="Cambria"/>
        </w:rPr>
      </w:pPr>
    </w:p>
    <w:p w14:paraId="75ACD7F5" w14:textId="0A6F9542" w:rsidR="00753FD1" w:rsidRPr="00753FD1" w:rsidRDefault="00753FD1" w:rsidP="00753FD1">
      <w:pPr>
        <w:rPr>
          <w:rFonts w:ascii="Cambria" w:hAnsi="Cambria"/>
        </w:rPr>
      </w:pPr>
      <w:r w:rsidRPr="00753FD1">
        <w:rPr>
          <w:rFonts w:ascii="Cambria" w:hAnsi="Cambria"/>
        </w:rPr>
        <w:t xml:space="preserve">Our contributions are two-fold. First, we analyze privacy adjusted forecasts for multiple forecasting models and privacy methods, giving detailed explanations as to why model performance changes on protected data. To explain the improvement and/or degradation of forecast accuracy from data protection, we analyze privacy adjusted forecasts from two perspectives: (1) How data protection changes time series characteristics which translate into changes in forecast accuracy, and (2) How changes to forecasts are related to changes in forecast accuracy. To address (1), we </w:t>
      </w:r>
      <w:del w:id="147" w:author="Bale,Cameron" w:date="2022-10-05T11:53:00Z">
        <w:r w:rsidRPr="00753FD1" w:rsidDel="005D7D6C">
          <w:rPr>
            <w:rFonts w:ascii="Cambria" w:hAnsi="Cambria"/>
          </w:rPr>
          <w:delText xml:space="preserve">use the approach outlined by </w:delText>
        </w:r>
        <w:r w:rsidR="004A085F" w:rsidDel="005D7D6C">
          <w:rPr>
            <w:rFonts w:ascii="Cambria" w:hAnsi="Cambria"/>
          </w:rPr>
          <w:fldChar w:fldCharType="begin"/>
        </w:r>
        <w:r w:rsidR="004A085F" w:rsidDel="005D7D6C">
          <w:rPr>
            <w:rFonts w:ascii="Cambria" w:hAnsi="Cambria"/>
          </w:rPr>
          <w:delInstrText xml:space="preserve"> ADDIN ZOTERO_ITEM CSL_CITATION {"citationID":"G1Nta6oY","properties":{"formattedCitation":"(Kang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delInstrText>
        </w:r>
        <w:r w:rsidR="004A085F" w:rsidDel="005D7D6C">
          <w:rPr>
            <w:rFonts w:ascii="Cambria" w:hAnsi="Cambria"/>
          </w:rPr>
          <w:fldChar w:fldCharType="separate"/>
        </w:r>
        <w:r w:rsidR="004A085F" w:rsidRPr="004A085F" w:rsidDel="005D7D6C">
          <w:rPr>
            <w:rFonts w:ascii="Cambria" w:hAnsi="Cambria"/>
          </w:rPr>
          <w:delText>(Kang et al., 2017)</w:delText>
        </w:r>
        <w:r w:rsidR="004A085F" w:rsidDel="005D7D6C">
          <w:rPr>
            <w:rFonts w:ascii="Cambria" w:hAnsi="Cambria"/>
          </w:rPr>
          <w:fldChar w:fldCharType="end"/>
        </w:r>
        <w:r w:rsidR="004A085F" w:rsidDel="005D7D6C">
          <w:rPr>
            <w:rFonts w:ascii="Cambria" w:hAnsi="Cambria"/>
          </w:rPr>
          <w:delText xml:space="preserve"> </w:delText>
        </w:r>
        <w:r w:rsidRPr="00753FD1" w:rsidDel="005D7D6C">
          <w:rPr>
            <w:rFonts w:ascii="Cambria" w:hAnsi="Cambria"/>
          </w:rPr>
          <w:delText xml:space="preserve">to </w:delText>
        </w:r>
      </w:del>
      <w:r w:rsidRPr="00753FD1">
        <w:rPr>
          <w:rFonts w:ascii="Cambria" w:hAnsi="Cambria"/>
        </w:rPr>
        <w:t>extract</w:t>
      </w:r>
      <w:ins w:id="148" w:author="Bale,Cameron" w:date="2022-10-05T11:53:00Z">
        <w:r w:rsidR="005D7D6C">
          <w:rPr>
            <w:rFonts w:ascii="Cambria" w:hAnsi="Cambria"/>
          </w:rPr>
          <w:t xml:space="preserve"> time series features which are predictive of forecast accuracy </w:t>
        </w:r>
        <w:r w:rsidR="00DA5C4A">
          <w:rPr>
            <w:rFonts w:ascii="Cambria" w:hAnsi="Cambria"/>
          </w:rPr>
          <w:t xml:space="preserve">and </w:t>
        </w:r>
      </w:ins>
      <w:del w:id="149" w:author="Bale,Cameron" w:date="2022-10-05T11:53:00Z">
        <w:r w:rsidRPr="00753FD1" w:rsidDel="005D7D6C">
          <w:rPr>
            <w:rFonts w:ascii="Cambria" w:hAnsi="Cambria"/>
          </w:rPr>
          <w:delText xml:space="preserve"> measures of forecastability such as spectral entropy and first order autocorrelation parameters which </w:delText>
        </w:r>
      </w:del>
      <w:r w:rsidRPr="00753FD1">
        <w:rPr>
          <w:rFonts w:ascii="Cambria" w:hAnsi="Cambria"/>
        </w:rPr>
        <w:t xml:space="preserve">show </w:t>
      </w:r>
      <w:del w:id="150" w:author="Bale,Cameron" w:date="2022-10-05T11:53:00Z">
        <w:r w:rsidRPr="00753FD1" w:rsidDel="00DA5C4A">
          <w:rPr>
            <w:rFonts w:ascii="Cambria" w:hAnsi="Cambria"/>
          </w:rPr>
          <w:delText xml:space="preserve">fundamental </w:delText>
        </w:r>
      </w:del>
      <w:ins w:id="151" w:author="Bale,Cameron" w:date="2022-10-05T11:53:00Z">
        <w:r w:rsidR="00DA5C4A">
          <w:rPr>
            <w:rFonts w:ascii="Cambria" w:hAnsi="Cambria"/>
          </w:rPr>
          <w:t>how these features</w:t>
        </w:r>
        <w:r w:rsidR="00DA5C4A" w:rsidRPr="00753FD1">
          <w:rPr>
            <w:rFonts w:ascii="Cambria" w:hAnsi="Cambria"/>
          </w:rPr>
          <w:t xml:space="preserve"> </w:t>
        </w:r>
      </w:ins>
      <w:r w:rsidRPr="00753FD1">
        <w:rPr>
          <w:rFonts w:ascii="Cambria" w:hAnsi="Cambria"/>
        </w:rPr>
        <w:t>change</w:t>
      </w:r>
      <w:ins w:id="152" w:author="Bale,Cameron" w:date="2022-10-05T11:53:00Z">
        <w:r w:rsidR="00DA5C4A">
          <w:rPr>
            <w:rFonts w:ascii="Cambria" w:hAnsi="Cambria"/>
          </w:rPr>
          <w:t xml:space="preserve"> </w:t>
        </w:r>
      </w:ins>
      <w:del w:id="153" w:author="Bale,Cameron" w:date="2022-10-05T11:53:00Z">
        <w:r w:rsidRPr="00753FD1" w:rsidDel="00DA5C4A">
          <w:rPr>
            <w:rFonts w:ascii="Cambria" w:hAnsi="Cambria"/>
          </w:rPr>
          <w:delText>s to the data from</w:delText>
        </w:r>
      </w:del>
      <w:ins w:id="154" w:author="Bale,Cameron" w:date="2022-10-05T11:53:00Z">
        <w:r w:rsidR="00DA5C4A">
          <w:rPr>
            <w:rFonts w:ascii="Cambria" w:hAnsi="Cambria"/>
          </w:rPr>
          <w:t>under</w:t>
        </w:r>
      </w:ins>
      <w:r w:rsidRPr="00753FD1">
        <w:rPr>
          <w:rFonts w:ascii="Cambria" w:hAnsi="Cambria"/>
        </w:rPr>
        <w:t xml:space="preserve"> data protection</w:t>
      </w:r>
      <w:ins w:id="155" w:author="Bale,Cameron" w:date="2022-10-05T11:54:00Z">
        <w:r w:rsidR="00DA5C4A">
          <w:rPr>
            <w:rFonts w:ascii="Cambria" w:hAnsi="Cambria"/>
          </w:rPr>
          <w:t xml:space="preserve">. This examination informs </w:t>
        </w:r>
      </w:ins>
      <w:del w:id="156" w:author="Bale,Cameron" w:date="2022-10-05T11:54:00Z">
        <w:r w:rsidRPr="00753FD1" w:rsidDel="00DA5C4A">
          <w:rPr>
            <w:rFonts w:ascii="Cambria" w:hAnsi="Cambria"/>
          </w:rPr>
          <w:delText xml:space="preserve">, and help explain </w:delText>
        </w:r>
      </w:del>
      <w:r w:rsidRPr="00753FD1">
        <w:rPr>
          <w:rFonts w:ascii="Cambria" w:hAnsi="Cambria"/>
        </w:rPr>
        <w:t xml:space="preserve">why certain models perform better than others on protected data. To address (2), we measure whether forecasts are positively or negatively adjusted under data protection as well as the magnitude of each adjustment. Similar to </w:t>
      </w:r>
      <w:r w:rsidR="00986467">
        <w:rPr>
          <w:rFonts w:ascii="Cambria" w:hAnsi="Cambria"/>
        </w:rPr>
        <w:fldChar w:fldCharType="begin"/>
      </w:r>
      <w:r w:rsidR="00986467">
        <w:rPr>
          <w:rFonts w:ascii="Cambria" w:hAnsi="Cambria"/>
        </w:rPr>
        <w:instrText xml:space="preserve"> ADDIN ZOTERO_ITEM CSL_CITATION {"citationID":"gI3CQuoB","properties":{"formattedCitation":"(Fildes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986467">
        <w:rPr>
          <w:rFonts w:ascii="Cambria" w:hAnsi="Cambria"/>
        </w:rPr>
        <w:fldChar w:fldCharType="separate"/>
      </w:r>
      <w:r w:rsidR="00986467" w:rsidRPr="00986467">
        <w:rPr>
          <w:rFonts w:ascii="Cambria" w:hAnsi="Cambria"/>
        </w:rPr>
        <w:t>(Fildes et al., 2009)</w:t>
      </w:r>
      <w:r w:rsidR="00986467">
        <w:rPr>
          <w:rFonts w:ascii="Cambria" w:hAnsi="Cambria"/>
        </w:rPr>
        <w:fldChar w:fldCharType="end"/>
      </w:r>
      <w:r w:rsidR="00986467">
        <w:rPr>
          <w:rFonts w:ascii="Cambria" w:hAnsi="Cambria"/>
        </w:rPr>
        <w:t xml:space="preserve"> </w:t>
      </w:r>
      <w:r w:rsidRPr="00753FD1">
        <w:rPr>
          <w:rFonts w:ascii="Cambria" w:hAnsi="Cambria"/>
        </w:rPr>
        <w:t>and</w:t>
      </w:r>
      <w:ins w:id="157" w:author="Bale,Cameron" w:date="2022-10-05T11:54:00Z">
        <w:r w:rsidR="00DA5C4A">
          <w:rPr>
            <w:rFonts w:ascii="Cambria" w:hAnsi="Cambria"/>
          </w:rPr>
          <w:t xml:space="preserve"> </w:t>
        </w:r>
      </w:ins>
      <w:r w:rsidR="00DA5C4A">
        <w:rPr>
          <w:rFonts w:ascii="Cambria" w:hAnsi="Cambria"/>
        </w:rPr>
        <w:fldChar w:fldCharType="begin"/>
      </w:r>
      <w:r w:rsidR="00DA5C4A">
        <w:rPr>
          <w:rFonts w:ascii="Cambria" w:hAnsi="Cambria"/>
        </w:rPr>
        <w:instrText xml:space="preserve"> ADDIN ZOTERO_ITEM CSL_CITATION {"citationID":"uyEqiskW","properties":{"formattedCitation":"(Khosrowabadi et al., 2022)","plainCitation":"(Khosrowabadi et al., 2022)","noteIndex":0},"citationItems":[{"id":149,"uris":["http://zotero.org/users/8556523/items/LQV3J8WX"],"itemData":{"id":149,"type":"article-journal","container-title":"European Journal of Operational Research","DOI":"10.1016/j.ejor.2022.03.017","ISSN":"03772217","issue":"3","journalAbbreviation":"European Journal of Operational Research","language":"en","page":"1151-1167","source":"DOI.org (Crossref)","title":"Evaluating human behaviour in response to AI recommendations for judgemental forecasting","volume":"303","author":[{"family":"Khosrowabadi","given":"Naghmeh"},{"family":"Hoberg","given":"Kai"},{"family":"Imdahl","given":"Christina"}],"issued":{"date-parts":[["2022",12]]}}}],"schema":"https://github.com/citation-style-language/schema/raw/master/csl-citation.json"} </w:instrText>
      </w:r>
      <w:r w:rsidR="00DA5C4A">
        <w:rPr>
          <w:rFonts w:ascii="Cambria" w:hAnsi="Cambria"/>
        </w:rPr>
        <w:fldChar w:fldCharType="separate"/>
      </w:r>
      <w:r w:rsidR="00DA5C4A" w:rsidRPr="00DA5C4A">
        <w:rPr>
          <w:rFonts w:ascii="Cambria" w:hAnsi="Cambria"/>
        </w:rPr>
        <w:t>(Khosrowabadi et al., 2022)</w:t>
      </w:r>
      <w:r w:rsidR="00DA5C4A">
        <w:rPr>
          <w:rFonts w:ascii="Cambria" w:hAnsi="Cambria"/>
        </w:rPr>
        <w:fldChar w:fldCharType="end"/>
      </w:r>
      <w:ins w:id="158" w:author="Bale,Cameron" w:date="2022-10-05T11:54:00Z">
        <w:r w:rsidR="00DA5C4A">
          <w:rPr>
            <w:rFonts w:ascii="Cambria" w:hAnsi="Cambria"/>
          </w:rPr>
          <w:t>,</w:t>
        </w:r>
      </w:ins>
      <w:r w:rsidRPr="00753FD1">
        <w:rPr>
          <w:rFonts w:ascii="Cambria" w:hAnsi="Cambria"/>
        </w:rPr>
        <w:t xml:space="preserve"> we classify privacy adjusted forecasts as either improving or degrading forecast accuracy.  We use the random forest approach of </w:t>
      </w:r>
      <w:r w:rsidR="009F3BE9">
        <w:rPr>
          <w:rFonts w:ascii="Cambria" w:hAnsi="Cambria"/>
        </w:rPr>
        <w:fldChar w:fldCharType="begin"/>
      </w:r>
      <w:r w:rsidR="009F3BE9">
        <w:rPr>
          <w:rFonts w:ascii="Cambria" w:hAnsi="Cambria"/>
        </w:rPr>
        <w:instrText xml:space="preserve"> ADDIN ZOTERO_ITEM CSL_CITATION {"citationID":"xIH3mk86","properties":{"formattedCitation":"(Khosrowabadi et al., 2022)","plainCitation":"(Khosrowabadi et al., 2022)","noteIndex":0},"citationItems":[{"id":149,"uris":["http://zotero.org/users/8556523/items/LQV3J8WX"],"itemData":{"id":149,"type":"article-journal","container-title":"European Journal of Operational Research","DOI":"10.1016/j.ejor.2022.03.017","ISSN":"03772217","issue":"3","journalAbbreviation":"European Journal of Operational Research","language":"en","page":"1151-1167","source":"DOI.org (Crossref)","title":"Evaluating human behaviour in response to AI recommendations for judgemental forecasting","volume":"303","author":[{"family":"Khosrowabadi","given":"Naghmeh"},{"family":"Hoberg","given":"Kai"},{"family":"Imdahl","given":"Christina"}],"issued":{"date-parts":[["2022",12]]}}}],"schema":"https://github.com/citation-style-language/schema/raw/master/csl-citation.json"} </w:instrText>
      </w:r>
      <w:r w:rsidR="009F3BE9">
        <w:rPr>
          <w:rFonts w:ascii="Cambria" w:hAnsi="Cambria"/>
        </w:rPr>
        <w:fldChar w:fldCharType="separate"/>
      </w:r>
      <w:r w:rsidR="009F3BE9" w:rsidRPr="009F3BE9">
        <w:rPr>
          <w:rFonts w:ascii="Cambria" w:hAnsi="Cambria"/>
        </w:rPr>
        <w:t>(Khosrowabadi et al., 2022)</w:t>
      </w:r>
      <w:r w:rsidR="009F3BE9">
        <w:rPr>
          <w:rFonts w:ascii="Cambria" w:hAnsi="Cambria"/>
        </w:rPr>
        <w:fldChar w:fldCharType="end"/>
      </w:r>
      <w:r w:rsidR="009F3BE9">
        <w:rPr>
          <w:rFonts w:ascii="Cambria" w:hAnsi="Cambria"/>
        </w:rPr>
        <w:t xml:space="preserve"> </w:t>
      </w:r>
      <w:r w:rsidRPr="00753FD1">
        <w:rPr>
          <w:rFonts w:ascii="Cambria" w:hAnsi="Cambria"/>
        </w:rPr>
        <w:t>to identify the time series characteristics and adjustment features that are predictive of whether privacy adjusted forecasts improve or degrade accuracy.</w:t>
      </w:r>
    </w:p>
    <w:p w14:paraId="02E5D0C9" w14:textId="77777777" w:rsidR="00753FD1" w:rsidRPr="00753FD1" w:rsidRDefault="00753FD1" w:rsidP="00753FD1">
      <w:pPr>
        <w:rPr>
          <w:rFonts w:ascii="Cambria" w:hAnsi="Cambria"/>
        </w:rPr>
      </w:pPr>
    </w:p>
    <w:p w14:paraId="24560896" w14:textId="1A34B21D" w:rsidR="001726A5" w:rsidRDefault="00753FD1" w:rsidP="00753FD1">
      <w:pPr>
        <w:rPr>
          <w:rFonts w:ascii="Cambria" w:hAnsi="Cambria"/>
        </w:rPr>
      </w:pPr>
      <w:r w:rsidRPr="00753FD1">
        <w:rPr>
          <w:rFonts w:ascii="Cambria" w:hAnsi="Cambria"/>
        </w:rPr>
        <w:t>For our second contribution, we propose a novel privacy method designed with forecasters in mind.</w:t>
      </w:r>
      <w:ins w:id="159" w:author="Bale,Cameron" w:date="2022-10-05T11:54:00Z">
        <w:r w:rsidR="00DA5C4A">
          <w:rPr>
            <w:rFonts w:ascii="Cambria" w:hAnsi="Cambria"/>
          </w:rPr>
          <w:t xml:space="preserve"> We </w:t>
        </w:r>
      </w:ins>
      <w:del w:id="160" w:author="Bale,Cameron" w:date="2022-10-05T11:54:00Z">
        <w:r w:rsidRPr="00753FD1" w:rsidDel="00DA5C4A">
          <w:rPr>
            <w:rFonts w:ascii="Cambria" w:hAnsi="Cambria"/>
          </w:rPr>
          <w:delText xml:space="preserve"> Motivated by the random forest results, we </w:delText>
        </w:r>
      </w:del>
      <w:r w:rsidRPr="00753FD1">
        <w:rPr>
          <w:rFonts w:ascii="Cambria" w:hAnsi="Cambria"/>
        </w:rPr>
        <w:t>implement a matrix-based privacy method which swaps the values of time series with similar characteristics to help maintain forecast accuracy. Results show that our method... We describe our proposed method next.</w:t>
      </w:r>
    </w:p>
    <w:p w14:paraId="374542E6" w14:textId="57EAB9A8" w:rsidR="0066358E" w:rsidRDefault="0066358E" w:rsidP="00753FD1">
      <w:pPr>
        <w:rPr>
          <w:rFonts w:ascii="Cambria" w:hAnsi="Cambria"/>
        </w:rPr>
      </w:pPr>
    </w:p>
    <w:p w14:paraId="62E141DD" w14:textId="3D2C9F4F" w:rsidR="00753A36" w:rsidRPr="00753A36" w:rsidRDefault="00753A36" w:rsidP="00753A36">
      <w:pPr>
        <w:pStyle w:val="ListParagraph"/>
        <w:numPr>
          <w:ilvl w:val="0"/>
          <w:numId w:val="1"/>
        </w:numPr>
        <w:rPr>
          <w:rFonts w:ascii="Cambria" w:hAnsi="Cambria"/>
          <w:b/>
          <w:bCs/>
        </w:rPr>
      </w:pPr>
      <w:r>
        <w:rPr>
          <w:rFonts w:ascii="Cambria" w:hAnsi="Cambria"/>
          <w:b/>
          <w:bCs/>
        </w:rPr>
        <w:t xml:space="preserve">The </w:t>
      </w:r>
      <w:r>
        <w:rPr>
          <w:rFonts w:ascii="Cambria" w:hAnsi="Cambria"/>
          <w:b/>
          <w:bCs/>
          <w:i/>
          <w:iCs/>
        </w:rPr>
        <w:t>k</w:t>
      </w:r>
      <w:r>
        <w:rPr>
          <w:rFonts w:ascii="Cambria" w:hAnsi="Cambria"/>
          <w:b/>
          <w:bCs/>
        </w:rPr>
        <w:t>-nearest Time Series (</w:t>
      </w:r>
      <w:proofErr w:type="spellStart"/>
      <w:r>
        <w:rPr>
          <w:rFonts w:ascii="Cambria" w:hAnsi="Cambria"/>
          <w:b/>
          <w:bCs/>
        </w:rPr>
        <w:t>nTS</w:t>
      </w:r>
      <w:proofErr w:type="spellEnd"/>
      <w:r>
        <w:rPr>
          <w:rFonts w:ascii="Cambria" w:hAnsi="Cambria"/>
          <w:b/>
          <w:bCs/>
        </w:rPr>
        <w:t>) Swapping Method</w:t>
      </w:r>
    </w:p>
    <w:p w14:paraId="73E867B2" w14:textId="22FC83E1" w:rsidR="00753A36" w:rsidRDefault="00753A36" w:rsidP="00753A36">
      <w:pPr>
        <w:rPr>
          <w:rFonts w:ascii="Cambria" w:hAnsi="Cambria"/>
          <w:b/>
          <w:bCs/>
        </w:rPr>
      </w:pPr>
    </w:p>
    <w:p w14:paraId="4C5C0A28" w14:textId="72768079" w:rsidR="00753A36" w:rsidRDefault="00753A36" w:rsidP="00753A36">
      <w:pPr>
        <w:rPr>
          <w:rFonts w:ascii="Cambria" w:hAnsi="Cambria"/>
        </w:rPr>
      </w:pPr>
      <w:r>
        <w:rPr>
          <w:rFonts w:ascii="Cambria" w:hAnsi="Cambria"/>
        </w:rPr>
        <w:t>See attached pdf.</w:t>
      </w:r>
    </w:p>
    <w:p w14:paraId="472B8F34" w14:textId="6D21916F" w:rsidR="00753A36" w:rsidRDefault="00753A36" w:rsidP="00753A36">
      <w:pPr>
        <w:rPr>
          <w:rFonts w:ascii="Cambria" w:hAnsi="Cambria"/>
        </w:rPr>
      </w:pPr>
    </w:p>
    <w:p w14:paraId="3BD53D78" w14:textId="27FE727A" w:rsidR="00753A36" w:rsidRDefault="00753A36" w:rsidP="00753A36">
      <w:pPr>
        <w:pStyle w:val="ListParagraph"/>
        <w:numPr>
          <w:ilvl w:val="0"/>
          <w:numId w:val="1"/>
        </w:numPr>
        <w:rPr>
          <w:ins w:id="161" w:author="Bale,Cameron" w:date="2022-10-08T14:57:00Z"/>
          <w:rFonts w:ascii="Cambria" w:hAnsi="Cambria"/>
          <w:b/>
          <w:bCs/>
        </w:rPr>
      </w:pPr>
      <w:r>
        <w:rPr>
          <w:rFonts w:ascii="Cambria" w:hAnsi="Cambria"/>
          <w:b/>
          <w:bCs/>
        </w:rPr>
        <w:t>Empirical Application</w:t>
      </w:r>
    </w:p>
    <w:p w14:paraId="48B63B24" w14:textId="5E602D07" w:rsidR="00706D8E" w:rsidRDefault="00706D8E" w:rsidP="00706D8E">
      <w:pPr>
        <w:rPr>
          <w:ins w:id="162" w:author="Bale,Cameron" w:date="2022-10-08T14:57:00Z"/>
          <w:rFonts w:ascii="Cambria" w:hAnsi="Cambria"/>
          <w:b/>
          <w:bCs/>
        </w:rPr>
      </w:pPr>
    </w:p>
    <w:p w14:paraId="6AF6FE0C" w14:textId="77777777" w:rsidR="00706D8E" w:rsidRDefault="00706D8E" w:rsidP="00706D8E">
      <w:pPr>
        <w:pStyle w:val="ListParagraph"/>
        <w:numPr>
          <w:ilvl w:val="1"/>
          <w:numId w:val="1"/>
        </w:numPr>
        <w:tabs>
          <w:tab w:val="left" w:pos="1152"/>
        </w:tabs>
        <w:rPr>
          <w:ins w:id="163" w:author="Bale,Cameron" w:date="2022-10-08T14:58:00Z"/>
          <w:rFonts w:ascii="Cambria" w:hAnsi="Cambria"/>
          <w:i/>
          <w:iCs/>
        </w:rPr>
      </w:pPr>
      <w:ins w:id="164" w:author="Bale,Cameron" w:date="2022-10-08T14:58:00Z">
        <w:r>
          <w:rPr>
            <w:rFonts w:ascii="Cambria" w:hAnsi="Cambria"/>
            <w:i/>
            <w:iCs/>
          </w:rPr>
          <w:t>Data</w:t>
        </w:r>
      </w:ins>
    </w:p>
    <w:p w14:paraId="207D0993" w14:textId="77777777" w:rsidR="00706D8E" w:rsidRDefault="00706D8E" w:rsidP="00706D8E">
      <w:pPr>
        <w:tabs>
          <w:tab w:val="left" w:pos="1152"/>
        </w:tabs>
        <w:rPr>
          <w:ins w:id="165" w:author="Bale,Cameron" w:date="2022-10-08T14:58:00Z"/>
          <w:rFonts w:ascii="Cambria" w:hAnsi="Cambria"/>
        </w:rPr>
      </w:pPr>
    </w:p>
    <w:p w14:paraId="77E4FF93" w14:textId="77777777" w:rsidR="00706D8E" w:rsidRDefault="00706D8E" w:rsidP="00706D8E">
      <w:pPr>
        <w:tabs>
          <w:tab w:val="left" w:pos="1152"/>
        </w:tabs>
        <w:rPr>
          <w:ins w:id="166" w:author="Bale,Cameron" w:date="2022-10-08T14:58:00Z"/>
          <w:rFonts w:ascii="Cambria" w:hAnsi="Cambria"/>
        </w:rPr>
      </w:pPr>
      <w:commentRangeStart w:id="167"/>
      <w:ins w:id="168" w:author="Bale,Cameron" w:date="2022-10-08T14:58:00Z">
        <w:r>
          <w:rPr>
            <w:rFonts w:ascii="Cambria" w:hAnsi="Cambria"/>
          </w:rPr>
          <w:t xml:space="preserve">Recent work by </w:t>
        </w:r>
        <w:r>
          <w:rPr>
            <w:rFonts w:ascii="Cambria" w:hAnsi="Cambria"/>
          </w:rPr>
          <w:fldChar w:fldCharType="begin"/>
        </w:r>
        <w:r>
          <w:rPr>
            <w:rFonts w:ascii="Cambria" w:hAnsi="Cambria"/>
          </w:rPr>
          <w:instrText xml:space="preserve"> ADDIN ZOTERO_ITEM CSL_CITATION {"citationID":"sitJDUZx","properties":{"formattedCitation":"(Spiliotis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Pr>
            <w:rFonts w:ascii="Cambria" w:hAnsi="Cambria"/>
          </w:rPr>
          <w:fldChar w:fldCharType="separate"/>
        </w:r>
        <w:r w:rsidRPr="00FF7833">
          <w:rPr>
            <w:rFonts w:ascii="Cambria" w:hAnsi="Cambria"/>
          </w:rPr>
          <w:t>(Spiliotis et al., 2020)</w:t>
        </w:r>
        <w:r>
          <w:rPr>
            <w:rFonts w:ascii="Cambria" w:hAnsi="Cambria"/>
          </w:rPr>
          <w:fldChar w:fldCharType="end"/>
        </w:r>
        <w:r>
          <w:rPr>
            <w:rFonts w:ascii="Cambria" w:hAnsi="Cambria"/>
          </w:rPr>
          <w:t xml:space="preserve"> showed that the M3 competition data are representative of the real world on the basis of time series characteristics. Complex</w:t>
        </w:r>
        <w:r w:rsidRPr="00D76DF4">
          <w:rPr>
            <w:rFonts w:ascii="Cambria" w:hAnsi="Cambria"/>
          </w:rPr>
          <w:t xml:space="preserve"> forecasting models are known to forecast more accurately than simple models using the unprotected version of the M3 competition monthly micro data </w:t>
        </w:r>
        <w:r>
          <w:rPr>
            <w:rFonts w:ascii="Cambria" w:hAnsi="Cambria"/>
          </w:rPr>
          <w:fldChar w:fldCharType="begin"/>
        </w:r>
        <w:r>
          <w:rPr>
            <w:rFonts w:ascii="Cambria" w:hAnsi="Cambria"/>
          </w:rPr>
          <w:instrText xml:space="preserve"> ADDIN ZOTERO_ITEM CSL_CITATION {"citationID":"6qGem1Am","properties":{"formattedCitation":"(Koning et al., 2005)","plainCitation":"(Koning et al., 2005)","noteIndex":0},"citationItems":[{"id":153,"uris":["http://zotero.org/users/8556523/items/GGSW9ND7"],"itemData":{"id":153,"type":"article-journal","abstract":"The main conclusions of the M3 competition were derived from the analyses of descriptive statistics with no formal statistical testing. One of the commentaries noted that the results had not been tested for statistical significance. This paper undertakes such an analysis by examining the primary findings of that competition. We introduce a new methodology that has not previously been used to evaluate economic forecasts: multiple comparisons. We use this technique to compare each method against the best and against the mean. We conclude that the accuracy of the various methods does differ significantly, and that some methods are significantly better than others. We confirm that there is no relationship between complexity and accuracy but also show that there is a significant relationship among the various measures of accuracy. Finally, we find that the M3 conclusion that a combination of methods is better than that of the methods being combined was not proven.","container-title":"International Journal of Forecasting","DOI":"10.1016/j.ijforecast.2004.10.003","ISSN":"01692070","issue":"3","journalAbbreviation":"International Journal of Forecasting","language":"en","page":"397-409","source":"DOI.org (Crossref)","title":"The M3 competition: Statistical tests of the results","title-short":"The M3 competition","volume":"21","author":[{"family":"Koning","given":"Alex J."},{"family":"Franses","given":"Philip Hans"},{"family":"Hibon","given":"Michèle"},{"family":"Stekler","given":"H.O."}],"issued":{"date-parts":[["2005",7]]}}}],"schema":"https://github.com/citation-style-language/schema/raw/master/csl-citation.json"} </w:instrText>
        </w:r>
        <w:r>
          <w:rPr>
            <w:rFonts w:ascii="Cambria" w:hAnsi="Cambria"/>
          </w:rPr>
          <w:fldChar w:fldCharType="separate"/>
        </w:r>
        <w:r w:rsidRPr="00D76DF4">
          <w:rPr>
            <w:rFonts w:ascii="Cambria" w:hAnsi="Cambria"/>
          </w:rPr>
          <w:t>(Koning et al., 2005)</w:t>
        </w:r>
        <w:r>
          <w:rPr>
            <w:rFonts w:ascii="Cambria" w:hAnsi="Cambria"/>
          </w:rPr>
          <w:fldChar w:fldCharType="end"/>
        </w:r>
        <w:r>
          <w:rPr>
            <w:rFonts w:ascii="Cambria" w:hAnsi="Cambria"/>
          </w:rPr>
          <w:t xml:space="preserve">, </w:t>
        </w:r>
        <w:r w:rsidRPr="00D76DF4">
          <w:rPr>
            <w:rFonts w:ascii="Cambria" w:hAnsi="Cambria"/>
          </w:rPr>
          <w:t>and models that explicitly capture trend and seasonality performed the best in the overall M3 competition</w:t>
        </w:r>
        <w:r>
          <w:rPr>
            <w:rFonts w:ascii="Cambria" w:hAnsi="Cambria"/>
          </w:rPr>
          <w:t xml:space="preserve"> </w:t>
        </w:r>
        <w:r>
          <w:rPr>
            <w:rFonts w:ascii="Cambria" w:hAnsi="Cambria"/>
          </w:rPr>
          <w:fldChar w:fldCharType="begin"/>
        </w:r>
        <w:r>
          <w:rPr>
            <w:rFonts w:ascii="Cambria" w:hAnsi="Cambria"/>
          </w:rPr>
          <w:instrText xml:space="preserve"> ADDIN ZOTERO_ITEM CSL_CITATION {"citationID":"tqGC6bSI","properties":{"formattedCitation":"(Makridakis &amp; Hibon, 2000)","plainCitation":"(Makridakis &amp; Hibon, 2000)","noteIndex":0},"citationItems":[{"id":106,"uris":["http://zotero.org/users/8556523/items/LSKGNU5P"],"itemData":{"id":106,"type":"article-journal","abstract":"This paper describes the M3-Competition, the latest of the M-Competitions. It explains the reasons for conducting the competition and summarizes its results and conclusions. In addition, the paper compares such results / conclusions with those of the previous two M-Competitions as well as with those of other major empirical studies. Finally, the implications of these results and conclusions are considered, their consequences for both the theory and practice of forecasting are explored and directions for future research are contemplated. © 2000 International Institute of Forecasters. Published by Elsevier Science B.V. All rights reserved.","container-title":"International Journal of Forecasting","DOI":"10.1016/S0169-2070(00)00057-1","ISSN":"01692070","issue":"4","journalAbbreviation":"International Journal of Forecasting","language":"en","page":"451-476","source":"DOI.org (Crossref)","title":"The M3-Competition: results, conclusions and implications","title-short":"The M3-Competition","volume":"16","author":[{"family":"Makridakis","given":"Spyros"},{"family":"Hibon","given":"Michèle"}],"issued":{"date-parts":[["2000",10]]}}}],"schema":"https://github.com/citation-style-language/schema/raw/master/csl-citation.json"} </w:instrText>
        </w:r>
        <w:r>
          <w:rPr>
            <w:rFonts w:ascii="Cambria" w:hAnsi="Cambria"/>
          </w:rPr>
          <w:fldChar w:fldCharType="separate"/>
        </w:r>
        <w:r w:rsidRPr="00D76DF4">
          <w:rPr>
            <w:rFonts w:ascii="Cambria" w:hAnsi="Cambria"/>
          </w:rPr>
          <w:t>(Makridakis &amp; Hibon, 2000)</w:t>
        </w:r>
        <w:r>
          <w:rPr>
            <w:rFonts w:ascii="Cambria" w:hAnsi="Cambria"/>
          </w:rPr>
          <w:fldChar w:fldCharType="end"/>
        </w:r>
        <w:r>
          <w:rPr>
            <w:rFonts w:ascii="Cambria" w:hAnsi="Cambria"/>
          </w:rPr>
          <w:t>.</w:t>
        </w:r>
        <w:r w:rsidRPr="00D76DF4">
          <w:rPr>
            <w:rFonts w:ascii="Cambria" w:hAnsi="Cambria"/>
          </w:rPr>
          <w:t xml:space="preserve"> We are interested in whether these results hold when forecasting using protected versions of the data. For our analyses, we use the monthly micro dataset from the M3 competition, which includes 474 strictly positive time series with values ranging from 120 to 18,100</w:t>
        </w:r>
        <w:r>
          <w:rPr>
            <w:rFonts w:ascii="Cambria" w:hAnsi="Cambria"/>
          </w:rPr>
          <w:t xml:space="preserve">. </w:t>
        </w:r>
        <w:r w:rsidRPr="00D76DF4">
          <w:rPr>
            <w:rFonts w:ascii="Cambria" w:hAnsi="Cambria"/>
          </w:rPr>
          <w:t>Of the 474 series, 18 consist of 67 time periods, 259 consist of 68 time periods, and 197 consist of 125 time periods.</w:t>
        </w:r>
      </w:ins>
      <w:commentRangeEnd w:id="167"/>
      <w:ins w:id="169" w:author="Bale,Cameron" w:date="2022-10-24T10:27:00Z">
        <w:r w:rsidR="0066523D">
          <w:rPr>
            <w:rStyle w:val="CommentReference"/>
          </w:rPr>
          <w:commentReference w:id="167"/>
        </w:r>
      </w:ins>
    </w:p>
    <w:p w14:paraId="2AAC3CFC" w14:textId="0921AC75" w:rsidR="00706D8E" w:rsidRDefault="00706D8E" w:rsidP="00706D8E">
      <w:pPr>
        <w:rPr>
          <w:ins w:id="170" w:author="Bale,Cameron" w:date="2022-10-08T14:57:00Z"/>
          <w:rFonts w:ascii="Cambria" w:hAnsi="Cambria"/>
          <w:b/>
          <w:bCs/>
        </w:rPr>
      </w:pPr>
    </w:p>
    <w:p w14:paraId="6BE1BF18" w14:textId="1D0096DB" w:rsidR="00706D8E" w:rsidRDefault="00706D8E" w:rsidP="00706D8E">
      <w:pPr>
        <w:rPr>
          <w:ins w:id="171" w:author="Bale,Cameron" w:date="2022-10-08T14:57:00Z"/>
          <w:rFonts w:ascii="Cambria" w:hAnsi="Cambria"/>
          <w:b/>
          <w:bCs/>
        </w:rPr>
      </w:pPr>
    </w:p>
    <w:p w14:paraId="3AA8237B" w14:textId="277244B0" w:rsidR="00706D8E" w:rsidRDefault="00706D8E" w:rsidP="00706D8E">
      <w:pPr>
        <w:rPr>
          <w:ins w:id="172" w:author="Bale,Cameron" w:date="2022-10-08T14:57:00Z"/>
          <w:rFonts w:ascii="Cambria" w:hAnsi="Cambria"/>
          <w:b/>
          <w:bCs/>
        </w:rPr>
      </w:pPr>
    </w:p>
    <w:p w14:paraId="65C1E036" w14:textId="346387B2" w:rsidR="00706D8E" w:rsidRDefault="00706D8E" w:rsidP="00706D8E">
      <w:pPr>
        <w:rPr>
          <w:ins w:id="173" w:author="Bale,Cameron" w:date="2022-10-08T14:58:00Z"/>
          <w:rFonts w:ascii="Cambria" w:hAnsi="Cambria"/>
          <w:b/>
          <w:bCs/>
        </w:rPr>
      </w:pPr>
    </w:p>
    <w:p w14:paraId="69598E6E" w14:textId="06270F13" w:rsidR="00706D8E" w:rsidRDefault="00706D8E" w:rsidP="00706D8E">
      <w:pPr>
        <w:rPr>
          <w:ins w:id="174" w:author="Bale,Cameron" w:date="2022-10-08T14:58:00Z"/>
          <w:rFonts w:ascii="Cambria" w:hAnsi="Cambria"/>
          <w:b/>
          <w:bCs/>
        </w:rPr>
      </w:pPr>
    </w:p>
    <w:p w14:paraId="237A0526" w14:textId="771ADF94" w:rsidR="00706D8E" w:rsidRDefault="00706D8E" w:rsidP="00706D8E">
      <w:pPr>
        <w:rPr>
          <w:ins w:id="175" w:author="Bale,Cameron" w:date="2022-10-08T14:58:00Z"/>
          <w:rFonts w:ascii="Cambria" w:hAnsi="Cambria"/>
          <w:b/>
          <w:bCs/>
        </w:rPr>
      </w:pPr>
    </w:p>
    <w:p w14:paraId="5D0017CA" w14:textId="679D974B" w:rsidR="00706D8E" w:rsidRDefault="00706D8E" w:rsidP="00706D8E">
      <w:pPr>
        <w:rPr>
          <w:ins w:id="176" w:author="Bale,Cameron" w:date="2022-10-08T14:58:00Z"/>
          <w:rFonts w:ascii="Cambria" w:hAnsi="Cambria"/>
          <w:b/>
          <w:bCs/>
        </w:rPr>
      </w:pPr>
    </w:p>
    <w:p w14:paraId="23C1FC34" w14:textId="6EAF8B43" w:rsidR="00706D8E" w:rsidRDefault="00706D8E" w:rsidP="00706D8E">
      <w:pPr>
        <w:rPr>
          <w:ins w:id="177" w:author="Bale,Cameron" w:date="2022-10-08T14:58:00Z"/>
          <w:rFonts w:ascii="Cambria" w:hAnsi="Cambria"/>
          <w:b/>
          <w:bCs/>
        </w:rPr>
      </w:pPr>
    </w:p>
    <w:p w14:paraId="5F7E8CC3" w14:textId="4286E9F2" w:rsidR="00706D8E" w:rsidRDefault="00706D8E" w:rsidP="00706D8E">
      <w:pPr>
        <w:rPr>
          <w:ins w:id="178" w:author="Bale,Cameron" w:date="2022-10-08T14:58:00Z"/>
          <w:rFonts w:ascii="Cambria" w:hAnsi="Cambria"/>
          <w:b/>
          <w:bCs/>
        </w:rPr>
      </w:pPr>
    </w:p>
    <w:p w14:paraId="666BAE86" w14:textId="77777777" w:rsidR="00706D8E" w:rsidRPr="00706D8E" w:rsidDel="00706D8E" w:rsidRDefault="00706D8E">
      <w:pPr>
        <w:rPr>
          <w:del w:id="179" w:author="Bale,Cameron" w:date="2022-10-08T14:58:00Z"/>
          <w:rFonts w:ascii="Cambria" w:hAnsi="Cambria"/>
          <w:b/>
          <w:bCs/>
          <w:rPrChange w:id="180" w:author="Bale,Cameron" w:date="2022-10-08T14:57:00Z">
            <w:rPr>
              <w:del w:id="181" w:author="Bale,Cameron" w:date="2022-10-08T14:58:00Z"/>
            </w:rPr>
          </w:rPrChange>
        </w:rPr>
        <w:pPrChange w:id="182" w:author="Bale,Cameron" w:date="2022-10-08T14:57:00Z">
          <w:pPr>
            <w:pStyle w:val="ListParagraph"/>
            <w:numPr>
              <w:numId w:val="1"/>
            </w:numPr>
            <w:ind w:left="360" w:hanging="360"/>
          </w:pPr>
        </w:pPrChange>
      </w:pPr>
    </w:p>
    <w:p w14:paraId="6B385C9B" w14:textId="00B90C22" w:rsidR="00753A36" w:rsidRDefault="00753A36" w:rsidP="00753A36">
      <w:pPr>
        <w:rPr>
          <w:rFonts w:ascii="Cambria" w:hAnsi="Cambria"/>
          <w:b/>
          <w:bCs/>
        </w:rPr>
      </w:pPr>
    </w:p>
    <w:p w14:paraId="56132E0C" w14:textId="353B6694" w:rsidR="00753A36" w:rsidRDefault="00D76DF4" w:rsidP="00D76DF4">
      <w:pPr>
        <w:pStyle w:val="ListParagraph"/>
        <w:numPr>
          <w:ilvl w:val="1"/>
          <w:numId w:val="1"/>
        </w:numPr>
        <w:rPr>
          <w:rFonts w:ascii="Cambria" w:hAnsi="Cambria"/>
          <w:i/>
          <w:iCs/>
        </w:rPr>
      </w:pPr>
      <w:del w:id="183" w:author="Bale,Cameron" w:date="2022-10-08T14:58:00Z">
        <w:r w:rsidDel="00706D8E">
          <w:rPr>
            <w:rFonts w:ascii="Cambria" w:hAnsi="Cambria"/>
            <w:i/>
            <w:iCs/>
          </w:rPr>
          <w:lastRenderedPageBreak/>
          <w:delText xml:space="preserve">Standard </w:delText>
        </w:r>
      </w:del>
      <w:r>
        <w:rPr>
          <w:rFonts w:ascii="Cambria" w:hAnsi="Cambria"/>
          <w:i/>
          <w:iCs/>
        </w:rPr>
        <w:t>Privacy Methods</w:t>
      </w:r>
    </w:p>
    <w:p w14:paraId="3E478BD5" w14:textId="42DB153B" w:rsidR="00D76DF4" w:rsidRDefault="00641015" w:rsidP="00D76DF4">
      <w:pPr>
        <w:rPr>
          <w:rFonts w:ascii="Cambria" w:hAnsi="Cambria"/>
        </w:rPr>
      </w:pPr>
      <w:commentRangeStart w:id="184"/>
      <w:r>
        <w:rPr>
          <w:noProof/>
        </w:rPr>
        <w:drawing>
          <wp:anchor distT="0" distB="0" distL="114300" distR="114300" simplePos="0" relativeHeight="251658240" behindDoc="0" locked="0" layoutInCell="1" allowOverlap="1" wp14:anchorId="68183A59" wp14:editId="1FF783D7">
            <wp:simplePos x="0" y="0"/>
            <wp:positionH relativeFrom="margin">
              <wp:posOffset>184633</wp:posOffset>
            </wp:positionH>
            <wp:positionV relativeFrom="paragraph">
              <wp:posOffset>92583</wp:posOffset>
            </wp:positionV>
            <wp:extent cx="5398770" cy="3914140"/>
            <wp:effectExtent l="0" t="0" r="0" b="0"/>
            <wp:wrapNone/>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12">
                      <a:extLst>
                        <a:ext uri="{28A0092B-C50C-407E-A947-70E740481C1C}">
                          <a14:useLocalDpi xmlns:a14="http://schemas.microsoft.com/office/drawing/2010/main" val="0"/>
                        </a:ext>
                      </a:extLst>
                    </a:blip>
                    <a:srcRect l="15920" t="24988" r="61736" b="7801"/>
                    <a:stretch/>
                  </pic:blipFill>
                  <pic:spPr bwMode="auto">
                    <a:xfrm>
                      <a:off x="0" y="0"/>
                      <a:ext cx="5398770" cy="3914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184"/>
      <w:r w:rsidR="00A174DC">
        <w:rPr>
          <w:rStyle w:val="CommentReference"/>
        </w:rPr>
        <w:commentReference w:id="184"/>
      </w:r>
    </w:p>
    <w:p w14:paraId="100D3C27" w14:textId="1F29FE1B" w:rsidR="00D76DF4" w:rsidRDefault="00D76DF4" w:rsidP="00D76DF4">
      <w:pPr>
        <w:rPr>
          <w:rFonts w:ascii="Cambria" w:hAnsi="Cambria"/>
        </w:rPr>
      </w:pPr>
    </w:p>
    <w:p w14:paraId="3E183B62" w14:textId="42AAF854" w:rsidR="00D76DF4" w:rsidRPr="00D76DF4" w:rsidRDefault="00D76DF4" w:rsidP="00D76DF4">
      <w:pPr>
        <w:rPr>
          <w:rFonts w:ascii="Cambria" w:hAnsi="Cambria"/>
        </w:rPr>
      </w:pPr>
    </w:p>
    <w:p w14:paraId="340588E1" w14:textId="5360FBD3" w:rsidR="00D76DF4" w:rsidRPr="00D76DF4" w:rsidRDefault="00D76DF4" w:rsidP="00D76DF4">
      <w:pPr>
        <w:rPr>
          <w:rFonts w:ascii="Cambria" w:hAnsi="Cambria"/>
        </w:rPr>
      </w:pPr>
    </w:p>
    <w:p w14:paraId="4AA9B08F" w14:textId="6AE72ECB" w:rsidR="00D76DF4" w:rsidRPr="00D76DF4" w:rsidRDefault="00D76DF4" w:rsidP="00D76DF4">
      <w:pPr>
        <w:rPr>
          <w:rFonts w:ascii="Cambria" w:hAnsi="Cambria"/>
        </w:rPr>
      </w:pPr>
    </w:p>
    <w:p w14:paraId="41FB2193" w14:textId="5A43D9BF" w:rsidR="00D76DF4" w:rsidRPr="00D76DF4" w:rsidRDefault="00D76DF4" w:rsidP="00D76DF4">
      <w:pPr>
        <w:rPr>
          <w:rFonts w:ascii="Cambria" w:hAnsi="Cambria"/>
        </w:rPr>
      </w:pPr>
    </w:p>
    <w:p w14:paraId="780549F4" w14:textId="7DF3001C" w:rsidR="00D76DF4" w:rsidRPr="00D76DF4" w:rsidRDefault="00D76DF4" w:rsidP="00D76DF4">
      <w:pPr>
        <w:rPr>
          <w:rFonts w:ascii="Cambria" w:hAnsi="Cambria"/>
        </w:rPr>
      </w:pPr>
    </w:p>
    <w:p w14:paraId="6E5836B8" w14:textId="4938171F" w:rsidR="00D76DF4" w:rsidRPr="00D76DF4" w:rsidRDefault="00D76DF4" w:rsidP="00D76DF4">
      <w:pPr>
        <w:rPr>
          <w:rFonts w:ascii="Cambria" w:hAnsi="Cambria"/>
        </w:rPr>
      </w:pPr>
    </w:p>
    <w:p w14:paraId="07DBD7DB" w14:textId="17F4AD00" w:rsidR="00D76DF4" w:rsidRPr="00D76DF4" w:rsidRDefault="00D76DF4" w:rsidP="00D76DF4">
      <w:pPr>
        <w:rPr>
          <w:rFonts w:ascii="Cambria" w:hAnsi="Cambria"/>
        </w:rPr>
      </w:pPr>
    </w:p>
    <w:p w14:paraId="209D9492" w14:textId="5AD29308" w:rsidR="00D76DF4" w:rsidRDefault="00D76DF4" w:rsidP="00D76DF4">
      <w:pPr>
        <w:rPr>
          <w:ins w:id="185" w:author="Bale,Cameron" w:date="2022-10-08T14:55:00Z"/>
          <w:rFonts w:ascii="Cambria" w:hAnsi="Cambria"/>
        </w:rPr>
      </w:pPr>
    </w:p>
    <w:p w14:paraId="5B5F7C10" w14:textId="77777777" w:rsidR="00641015" w:rsidRPr="00D76DF4" w:rsidRDefault="00641015" w:rsidP="00D76DF4">
      <w:pPr>
        <w:rPr>
          <w:rFonts w:ascii="Cambria" w:hAnsi="Cambria"/>
        </w:rPr>
      </w:pPr>
    </w:p>
    <w:p w14:paraId="78F896DA" w14:textId="73C01FE1" w:rsidR="00D76DF4" w:rsidRPr="00D76DF4" w:rsidRDefault="00D76DF4" w:rsidP="00D76DF4">
      <w:pPr>
        <w:rPr>
          <w:rFonts w:ascii="Cambria" w:hAnsi="Cambria"/>
        </w:rPr>
      </w:pPr>
    </w:p>
    <w:p w14:paraId="2C93F027" w14:textId="4270D3EC" w:rsidR="00D76DF4" w:rsidRPr="00D76DF4" w:rsidRDefault="00D76DF4" w:rsidP="00D76DF4">
      <w:pPr>
        <w:rPr>
          <w:rFonts w:ascii="Cambria" w:hAnsi="Cambria"/>
        </w:rPr>
      </w:pPr>
    </w:p>
    <w:p w14:paraId="7D7ED0B5" w14:textId="0519B701" w:rsidR="00D76DF4" w:rsidRPr="00D76DF4" w:rsidRDefault="00D76DF4" w:rsidP="00D76DF4">
      <w:pPr>
        <w:rPr>
          <w:rFonts w:ascii="Cambria" w:hAnsi="Cambria"/>
        </w:rPr>
      </w:pPr>
    </w:p>
    <w:p w14:paraId="468E4F98" w14:textId="1440E306" w:rsidR="00D76DF4" w:rsidRDefault="00D76DF4" w:rsidP="00D76DF4">
      <w:pPr>
        <w:rPr>
          <w:ins w:id="186" w:author="Bale,Cameron" w:date="2022-10-08T14:58:00Z"/>
          <w:rFonts w:ascii="Cambria" w:hAnsi="Cambria"/>
        </w:rPr>
      </w:pPr>
    </w:p>
    <w:p w14:paraId="185219CD" w14:textId="01D105F4" w:rsidR="00706D8E" w:rsidRDefault="00706D8E" w:rsidP="00D76DF4">
      <w:pPr>
        <w:rPr>
          <w:ins w:id="187" w:author="Bale,Cameron" w:date="2022-10-08T14:58:00Z"/>
          <w:rFonts w:ascii="Cambria" w:hAnsi="Cambria"/>
        </w:rPr>
      </w:pPr>
    </w:p>
    <w:p w14:paraId="4ADE00F6" w14:textId="0731C067" w:rsidR="00706D8E" w:rsidRDefault="00706D8E" w:rsidP="00D76DF4">
      <w:pPr>
        <w:rPr>
          <w:ins w:id="188" w:author="Bale,Cameron" w:date="2022-10-08T14:58:00Z"/>
          <w:rFonts w:ascii="Cambria" w:hAnsi="Cambria"/>
        </w:rPr>
      </w:pPr>
    </w:p>
    <w:p w14:paraId="1AAEF1CF" w14:textId="22D1EA87" w:rsidR="00706D8E" w:rsidRDefault="00706D8E" w:rsidP="00D76DF4">
      <w:pPr>
        <w:rPr>
          <w:ins w:id="189" w:author="Bale,Cameron" w:date="2022-10-08T14:58:00Z"/>
          <w:rFonts w:ascii="Cambria" w:hAnsi="Cambria"/>
        </w:rPr>
      </w:pPr>
    </w:p>
    <w:p w14:paraId="6A1F1395" w14:textId="71D08273" w:rsidR="00706D8E" w:rsidRDefault="00706D8E" w:rsidP="00D76DF4">
      <w:pPr>
        <w:rPr>
          <w:ins w:id="190" w:author="Bale,Cameron" w:date="2022-10-08T14:58:00Z"/>
          <w:rFonts w:ascii="Cambria" w:hAnsi="Cambria"/>
        </w:rPr>
      </w:pPr>
    </w:p>
    <w:p w14:paraId="672958E8" w14:textId="06DCF8C2" w:rsidR="00706D8E" w:rsidRDefault="00706D8E" w:rsidP="00D76DF4">
      <w:pPr>
        <w:rPr>
          <w:ins w:id="191" w:author="Bale,Cameron" w:date="2022-10-08T14:58:00Z"/>
          <w:rFonts w:ascii="Cambria" w:hAnsi="Cambria"/>
        </w:rPr>
      </w:pPr>
    </w:p>
    <w:p w14:paraId="663FD230" w14:textId="07CD7AED" w:rsidR="00706D8E" w:rsidRDefault="00706D8E" w:rsidP="00D76DF4">
      <w:pPr>
        <w:rPr>
          <w:ins w:id="192" w:author="Bale,Cameron" w:date="2022-10-08T14:58:00Z"/>
          <w:rFonts w:ascii="Cambria" w:hAnsi="Cambria"/>
        </w:rPr>
      </w:pPr>
    </w:p>
    <w:p w14:paraId="70F179B0" w14:textId="2C1C8438" w:rsidR="00706D8E" w:rsidRDefault="00706D8E" w:rsidP="00D76DF4">
      <w:pPr>
        <w:rPr>
          <w:ins w:id="193" w:author="Bale,Cameron" w:date="2022-10-08T14:58:00Z"/>
          <w:rFonts w:ascii="Cambria" w:hAnsi="Cambria"/>
        </w:rPr>
      </w:pPr>
    </w:p>
    <w:p w14:paraId="5D093361" w14:textId="6634D9F0" w:rsidR="00706D8E" w:rsidRDefault="00706D8E" w:rsidP="00D76DF4">
      <w:pPr>
        <w:rPr>
          <w:ins w:id="194" w:author="Bale,Cameron" w:date="2022-10-08T14:58:00Z"/>
          <w:rFonts w:ascii="Cambria" w:hAnsi="Cambria"/>
        </w:rPr>
      </w:pPr>
    </w:p>
    <w:p w14:paraId="1499BFBB" w14:textId="77777777" w:rsidR="00706D8E" w:rsidRPr="00D76DF4" w:rsidRDefault="00706D8E" w:rsidP="00D76DF4">
      <w:pPr>
        <w:rPr>
          <w:rFonts w:ascii="Cambria" w:hAnsi="Cambria"/>
        </w:rPr>
      </w:pPr>
    </w:p>
    <w:p w14:paraId="285FF056" w14:textId="0393ED9C" w:rsidR="00D76DF4" w:rsidRPr="00D76DF4" w:rsidRDefault="00D76DF4" w:rsidP="00D76DF4">
      <w:pPr>
        <w:rPr>
          <w:rFonts w:ascii="Cambria" w:hAnsi="Cambria"/>
        </w:rPr>
      </w:pPr>
    </w:p>
    <w:p w14:paraId="5D0F2F65" w14:textId="2A9A1899" w:rsidR="00D76DF4" w:rsidRPr="00D76DF4" w:rsidDel="00706D8E" w:rsidRDefault="00D76DF4" w:rsidP="00D76DF4">
      <w:pPr>
        <w:rPr>
          <w:del w:id="195" w:author="Bale,Cameron" w:date="2022-10-08T15:00:00Z"/>
          <w:rFonts w:ascii="Cambria" w:hAnsi="Cambria"/>
        </w:rPr>
      </w:pPr>
    </w:p>
    <w:p w14:paraId="74AE766D" w14:textId="050C32A4" w:rsidR="00D76DF4" w:rsidRDefault="00D76DF4" w:rsidP="00D76DF4">
      <w:pPr>
        <w:rPr>
          <w:ins w:id="196" w:author="Bale,Cameron" w:date="2022-10-08T14:58:00Z"/>
          <w:rFonts w:ascii="Cambria" w:hAnsi="Cambria"/>
        </w:rPr>
      </w:pPr>
    </w:p>
    <w:p w14:paraId="06A9A465" w14:textId="77777777" w:rsidR="00706D8E" w:rsidRDefault="00706D8E" w:rsidP="00706D8E">
      <w:pPr>
        <w:tabs>
          <w:tab w:val="left" w:pos="1027"/>
        </w:tabs>
        <w:rPr>
          <w:ins w:id="197" w:author="Bale,Cameron" w:date="2022-10-08T15:00:00Z"/>
          <w:rFonts w:ascii="Cambria" w:eastAsiaTheme="minorEastAsia" w:hAnsi="Cambria"/>
        </w:rPr>
      </w:pPr>
      <w:ins w:id="198" w:author="Bale,Cameron" w:date="2022-10-08T15:00:00Z">
        <w:r>
          <w:rPr>
            <w:rFonts w:ascii="Cambria" w:eastAsiaTheme="minorEastAsia" w:hAnsi="Cambria"/>
          </w:rPr>
          <w:t xml:space="preserve">We apply each of the privacy methods shown in the table below to the original M3 monthly micro data for each of the displayed parameter values. For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the distance between time series is calculated using the nine features described in Section 4.3.</w:t>
        </w:r>
      </w:ins>
    </w:p>
    <w:p w14:paraId="3514679F" w14:textId="77777777" w:rsidR="00706D8E" w:rsidRDefault="00706D8E" w:rsidP="00706D8E">
      <w:pPr>
        <w:tabs>
          <w:tab w:val="left" w:pos="1027"/>
        </w:tabs>
        <w:rPr>
          <w:ins w:id="199" w:author="Bale,Cameron" w:date="2022-10-08T15:00:00Z"/>
          <w:rFonts w:ascii="Cambria" w:eastAsiaTheme="minorEastAsia" w:hAnsi="Cambria"/>
        </w:rPr>
      </w:pPr>
    </w:p>
    <w:p w14:paraId="6AD809B0" w14:textId="77777777" w:rsidR="00706D8E" w:rsidRPr="007F5BFB" w:rsidRDefault="00706D8E" w:rsidP="00706D8E">
      <w:pPr>
        <w:rPr>
          <w:ins w:id="200" w:author="Bale,Cameron" w:date="2022-10-08T15:00:00Z"/>
          <w:rFonts w:ascii="Cambria" w:eastAsiaTheme="minorEastAsia" w:hAnsi="Cambria"/>
        </w:rPr>
      </w:pPr>
    </w:p>
    <w:p w14:paraId="7CF8975A" w14:textId="77777777" w:rsidR="00706D8E" w:rsidRPr="007F5BFB" w:rsidRDefault="00706D8E" w:rsidP="00706D8E">
      <w:pPr>
        <w:rPr>
          <w:ins w:id="201" w:author="Bale,Cameron" w:date="2022-10-08T15:00:00Z"/>
          <w:rFonts w:ascii="Cambria" w:eastAsiaTheme="minorEastAsia" w:hAnsi="Cambria"/>
        </w:rPr>
      </w:pPr>
      <w:ins w:id="202" w:author="Bale,Cameron" w:date="2022-10-08T15:00:00Z">
        <w:r>
          <w:rPr>
            <w:noProof/>
          </w:rPr>
          <w:drawing>
            <wp:anchor distT="0" distB="0" distL="114300" distR="114300" simplePos="0" relativeHeight="251668480" behindDoc="0" locked="0" layoutInCell="1" allowOverlap="1" wp14:anchorId="6A91F292" wp14:editId="7C13CB9D">
              <wp:simplePos x="0" y="0"/>
              <wp:positionH relativeFrom="margin">
                <wp:align>center</wp:align>
              </wp:positionH>
              <wp:positionV relativeFrom="paragraph">
                <wp:posOffset>14909</wp:posOffset>
              </wp:positionV>
              <wp:extent cx="5506085" cy="1756410"/>
              <wp:effectExtent l="0" t="0" r="0" b="0"/>
              <wp:wrapNone/>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l="19264" t="56444" r="59597" b="15571"/>
                      <a:stretch/>
                    </pic:blipFill>
                    <pic:spPr bwMode="auto">
                      <a:xfrm>
                        <a:off x="0" y="0"/>
                        <a:ext cx="5506085" cy="1756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67D33F9E" w14:textId="77777777" w:rsidR="00706D8E" w:rsidRDefault="00706D8E" w:rsidP="00706D8E">
      <w:pPr>
        <w:rPr>
          <w:ins w:id="203" w:author="Bale,Cameron" w:date="2022-10-08T15:00:00Z"/>
          <w:rFonts w:ascii="Cambria" w:eastAsiaTheme="minorEastAsia" w:hAnsi="Cambria"/>
        </w:rPr>
      </w:pPr>
    </w:p>
    <w:p w14:paraId="2E3C8E34" w14:textId="77777777" w:rsidR="00706D8E" w:rsidRDefault="00706D8E" w:rsidP="00706D8E">
      <w:pPr>
        <w:rPr>
          <w:ins w:id="204" w:author="Bale,Cameron" w:date="2022-10-08T15:00:00Z"/>
          <w:rFonts w:ascii="Cambria" w:eastAsiaTheme="minorEastAsia" w:hAnsi="Cambria"/>
        </w:rPr>
      </w:pPr>
    </w:p>
    <w:p w14:paraId="642839C1" w14:textId="77777777" w:rsidR="00706D8E" w:rsidRDefault="00706D8E" w:rsidP="00706D8E">
      <w:pPr>
        <w:rPr>
          <w:ins w:id="205" w:author="Bale,Cameron" w:date="2022-10-08T15:00:00Z"/>
          <w:rFonts w:ascii="Cambria" w:eastAsiaTheme="minorEastAsia" w:hAnsi="Cambria"/>
        </w:rPr>
      </w:pPr>
    </w:p>
    <w:p w14:paraId="763C8B49" w14:textId="77777777" w:rsidR="00706D8E" w:rsidRDefault="00706D8E" w:rsidP="00706D8E">
      <w:pPr>
        <w:rPr>
          <w:ins w:id="206" w:author="Bale,Cameron" w:date="2022-10-08T15:00:00Z"/>
          <w:rFonts w:ascii="Cambria" w:eastAsiaTheme="minorEastAsia" w:hAnsi="Cambria"/>
        </w:rPr>
      </w:pPr>
    </w:p>
    <w:p w14:paraId="0BB8581F" w14:textId="77777777" w:rsidR="00706D8E" w:rsidRDefault="00706D8E" w:rsidP="00706D8E">
      <w:pPr>
        <w:rPr>
          <w:ins w:id="207" w:author="Bale,Cameron" w:date="2022-10-08T15:00:00Z"/>
          <w:rFonts w:ascii="Cambria" w:eastAsiaTheme="minorEastAsia" w:hAnsi="Cambria"/>
        </w:rPr>
      </w:pPr>
    </w:p>
    <w:p w14:paraId="3A19669E" w14:textId="77777777" w:rsidR="00706D8E" w:rsidRDefault="00706D8E" w:rsidP="00706D8E">
      <w:pPr>
        <w:rPr>
          <w:ins w:id="208" w:author="Bale,Cameron" w:date="2022-10-08T15:00:00Z"/>
          <w:rFonts w:ascii="Cambria" w:eastAsiaTheme="minorEastAsia" w:hAnsi="Cambria"/>
        </w:rPr>
      </w:pPr>
    </w:p>
    <w:p w14:paraId="7B828E91" w14:textId="77777777" w:rsidR="00706D8E" w:rsidRPr="007F5BFB" w:rsidRDefault="00706D8E" w:rsidP="00706D8E">
      <w:pPr>
        <w:rPr>
          <w:ins w:id="209" w:author="Bale,Cameron" w:date="2022-10-08T15:00:00Z"/>
          <w:rFonts w:ascii="Cambria" w:eastAsiaTheme="minorEastAsia" w:hAnsi="Cambria"/>
        </w:rPr>
      </w:pPr>
    </w:p>
    <w:p w14:paraId="5AA44257" w14:textId="77777777" w:rsidR="00706D8E" w:rsidRPr="007F5BFB" w:rsidRDefault="00706D8E" w:rsidP="00706D8E">
      <w:pPr>
        <w:rPr>
          <w:ins w:id="210" w:author="Bale,Cameron" w:date="2022-10-08T15:00:00Z"/>
          <w:rFonts w:ascii="Cambria" w:eastAsiaTheme="minorEastAsia" w:hAnsi="Cambria"/>
        </w:rPr>
      </w:pPr>
    </w:p>
    <w:p w14:paraId="3FFF6F7B" w14:textId="7406CE23" w:rsidR="00706D8E" w:rsidRDefault="00706D8E" w:rsidP="00D76DF4">
      <w:pPr>
        <w:rPr>
          <w:ins w:id="211" w:author="Bale,Cameron" w:date="2022-10-08T14:58:00Z"/>
          <w:rFonts w:ascii="Cambria" w:hAnsi="Cambria"/>
        </w:rPr>
      </w:pPr>
    </w:p>
    <w:p w14:paraId="441F1B36" w14:textId="35B6D909" w:rsidR="00706D8E" w:rsidRDefault="00706D8E" w:rsidP="00D76DF4">
      <w:pPr>
        <w:rPr>
          <w:ins w:id="212" w:author="Bale,Cameron" w:date="2022-10-08T14:58:00Z"/>
          <w:rFonts w:ascii="Cambria" w:hAnsi="Cambria"/>
        </w:rPr>
      </w:pPr>
    </w:p>
    <w:p w14:paraId="020980D0" w14:textId="1402B126" w:rsidR="00706D8E" w:rsidRDefault="00D623B3" w:rsidP="00D76DF4">
      <w:pPr>
        <w:rPr>
          <w:ins w:id="213" w:author="Bale,Cameron" w:date="2022-10-09T00:38:00Z"/>
          <w:rFonts w:ascii="Cambria" w:eastAsiaTheme="minorEastAsia" w:hAnsi="Cambria"/>
        </w:rPr>
      </w:pPr>
      <w:ins w:id="214" w:author="Bale,Cameron" w:date="2022-10-13T11:02:00Z">
        <w:r>
          <w:rPr>
            <w:rFonts w:ascii="Cambria" w:hAnsi="Cambria"/>
          </w:rPr>
          <w:t xml:space="preserve">We assume </w:t>
        </w:r>
      </w:ins>
      <w:ins w:id="215" w:author="Bale,Cameron" w:date="2022-10-13T11:03:00Z">
        <w:r>
          <w:rPr>
            <w:rFonts w:ascii="Cambria" w:hAnsi="Cambria"/>
          </w:rPr>
          <w:t>each</w:t>
        </w:r>
      </w:ins>
      <w:ins w:id="216" w:author="Bale,Cameron" w:date="2022-10-08T15:04:00Z">
        <w:r w:rsidR="00706D8E">
          <w:rPr>
            <w:rFonts w:ascii="Cambria" w:hAnsi="Cambria"/>
          </w:rPr>
          <w:t xml:space="preserve"> protected dataset consists of each protected series along with the associated pseudo </w:t>
        </w:r>
        <w:commentRangeStart w:id="217"/>
        <w:r w:rsidR="00706D8E">
          <w:rPr>
            <w:rFonts w:ascii="Cambria" w:hAnsi="Cambria"/>
          </w:rPr>
          <w:t xml:space="preserve">identifier, i.e., </w:t>
        </w:r>
      </w:ins>
      <m:oMath>
        <m:r>
          <w:ins w:id="218" w:author="Bale,Cameron" w:date="2022-10-08T15:05:00Z">
            <w:rPr>
              <w:rFonts w:ascii="Cambria Math" w:hAnsi="Cambria Math"/>
            </w:rPr>
            <m:t>X=</m:t>
          </w:ins>
        </m:r>
        <m:sSup>
          <m:sSupPr>
            <m:ctrlPr>
              <w:ins w:id="219" w:author="Bale,Cameron" w:date="2022-10-08T15:05:00Z">
                <w:rPr>
                  <w:rFonts w:ascii="Cambria Math" w:hAnsi="Cambria Math"/>
                  <w:i/>
                </w:rPr>
              </w:ins>
            </m:ctrlPr>
          </m:sSupPr>
          <m:e>
            <m:d>
              <m:dPr>
                <m:begChr m:val="["/>
                <m:endChr m:val="]"/>
                <m:ctrlPr>
                  <w:ins w:id="220" w:author="Bale,Cameron" w:date="2022-10-08T15:05:00Z">
                    <w:rPr>
                      <w:rFonts w:ascii="Cambria Math" w:hAnsi="Cambria Math"/>
                      <w:i/>
                    </w:rPr>
                  </w:ins>
                </m:ctrlPr>
              </m:dPr>
              <m:e>
                <m:d>
                  <m:dPr>
                    <m:ctrlPr>
                      <w:ins w:id="221" w:author="Bale,Cameron" w:date="2022-10-08T15:05:00Z">
                        <w:rPr>
                          <w:rFonts w:ascii="Cambria Math" w:hAnsi="Cambria Math"/>
                          <w:i/>
                        </w:rPr>
                      </w:ins>
                    </m:ctrlPr>
                  </m:dPr>
                  <m:e>
                    <m:r>
                      <w:ins w:id="222" w:author="Bale,Cameron" w:date="2022-10-08T15:05:00Z">
                        <w:rPr>
                          <w:rFonts w:ascii="Cambria Math" w:hAnsi="Cambria Math"/>
                        </w:rPr>
                        <m:t>PI</m:t>
                      </w:ins>
                    </m:r>
                    <m:sSub>
                      <m:sSubPr>
                        <m:ctrlPr>
                          <w:ins w:id="223" w:author="Bale,Cameron" w:date="2022-10-08T15:05:00Z">
                            <w:rPr>
                              <w:rFonts w:ascii="Cambria Math" w:hAnsi="Cambria Math"/>
                              <w:i/>
                            </w:rPr>
                          </w:ins>
                        </m:ctrlPr>
                      </m:sSubPr>
                      <m:e>
                        <m:r>
                          <w:ins w:id="224" w:author="Bale,Cameron" w:date="2022-10-08T15:05:00Z">
                            <w:rPr>
                              <w:rFonts w:ascii="Cambria Math" w:hAnsi="Cambria Math"/>
                            </w:rPr>
                            <m:t>D</m:t>
                          </w:ins>
                        </m:r>
                      </m:e>
                      <m:sub>
                        <m:r>
                          <w:ins w:id="225" w:author="Bale,Cameron" w:date="2022-10-08T15:05:00Z">
                            <w:rPr>
                              <w:rFonts w:ascii="Cambria Math" w:hAnsi="Cambria Math"/>
                            </w:rPr>
                            <m:t>1</m:t>
                          </w:ins>
                        </m:r>
                      </m:sub>
                    </m:sSub>
                    <m:r>
                      <w:ins w:id="226" w:author="Bale,Cameron" w:date="2022-10-08T15:05:00Z">
                        <w:rPr>
                          <w:rFonts w:ascii="Cambria Math" w:hAnsi="Cambria Math"/>
                        </w:rPr>
                        <m:t>,</m:t>
                      </w:ins>
                    </m:r>
                    <m:sSub>
                      <m:sSubPr>
                        <m:ctrlPr>
                          <w:ins w:id="227" w:author="Bale,Cameron" w:date="2022-10-08T15:05:00Z">
                            <w:rPr>
                              <w:rFonts w:ascii="Cambria Math" w:hAnsi="Cambria Math"/>
                              <w:i/>
                            </w:rPr>
                          </w:ins>
                        </m:ctrlPr>
                      </m:sSubPr>
                      <m:e>
                        <m:r>
                          <w:ins w:id="228" w:author="Bale,Cameron" w:date="2022-10-08T15:05:00Z">
                            <w:rPr>
                              <w:rFonts w:ascii="Cambria Math" w:hAnsi="Cambria Math"/>
                            </w:rPr>
                            <m:t>x</m:t>
                          </w:ins>
                        </m:r>
                      </m:e>
                      <m:sub>
                        <m:r>
                          <w:ins w:id="229" w:author="Bale,Cameron" w:date="2022-10-08T15:05:00Z">
                            <w:rPr>
                              <w:rFonts w:ascii="Cambria Math" w:hAnsi="Cambria Math"/>
                            </w:rPr>
                            <m:t>1</m:t>
                          </w:ins>
                        </m:r>
                      </m:sub>
                    </m:sSub>
                  </m:e>
                </m:d>
                <m:r>
                  <w:ins w:id="230" w:author="Bale,Cameron" w:date="2022-10-08T15:05:00Z">
                    <w:rPr>
                      <w:rFonts w:ascii="Cambria Math" w:hAnsi="Cambria Math"/>
                    </w:rPr>
                    <m:t>,</m:t>
                  </w:ins>
                </m:r>
                <m:d>
                  <m:dPr>
                    <m:ctrlPr>
                      <w:ins w:id="231" w:author="Bale,Cameron" w:date="2022-10-08T15:05:00Z">
                        <w:rPr>
                          <w:rFonts w:ascii="Cambria Math" w:hAnsi="Cambria Math"/>
                          <w:i/>
                        </w:rPr>
                      </w:ins>
                    </m:ctrlPr>
                  </m:dPr>
                  <m:e>
                    <m:r>
                      <w:ins w:id="232" w:author="Bale,Cameron" w:date="2022-10-08T15:05:00Z">
                        <w:rPr>
                          <w:rFonts w:ascii="Cambria Math" w:hAnsi="Cambria Math"/>
                        </w:rPr>
                        <m:t>PI</m:t>
                      </w:ins>
                    </m:r>
                    <m:sSub>
                      <m:sSubPr>
                        <m:ctrlPr>
                          <w:ins w:id="233" w:author="Bale,Cameron" w:date="2022-10-08T15:05:00Z">
                            <w:rPr>
                              <w:rFonts w:ascii="Cambria Math" w:hAnsi="Cambria Math"/>
                              <w:i/>
                            </w:rPr>
                          </w:ins>
                        </m:ctrlPr>
                      </m:sSubPr>
                      <m:e>
                        <m:r>
                          <w:ins w:id="234" w:author="Bale,Cameron" w:date="2022-10-08T15:05:00Z">
                            <w:rPr>
                              <w:rFonts w:ascii="Cambria Math" w:hAnsi="Cambria Math"/>
                            </w:rPr>
                            <m:t>D</m:t>
                          </w:ins>
                        </m:r>
                      </m:e>
                      <m:sub>
                        <m:r>
                          <w:ins w:id="235" w:author="Bale,Cameron" w:date="2022-10-08T15:05:00Z">
                            <w:rPr>
                              <w:rFonts w:ascii="Cambria Math" w:hAnsi="Cambria Math"/>
                            </w:rPr>
                            <m:t>2</m:t>
                          </w:ins>
                        </m:r>
                      </m:sub>
                    </m:sSub>
                    <m:r>
                      <w:ins w:id="236" w:author="Bale,Cameron" w:date="2022-10-08T15:05:00Z">
                        <w:rPr>
                          <w:rFonts w:ascii="Cambria Math" w:hAnsi="Cambria Math"/>
                        </w:rPr>
                        <m:t>,</m:t>
                      </w:ins>
                    </m:r>
                    <m:sSub>
                      <m:sSubPr>
                        <m:ctrlPr>
                          <w:ins w:id="237" w:author="Bale,Cameron" w:date="2022-10-08T15:05:00Z">
                            <w:rPr>
                              <w:rFonts w:ascii="Cambria Math" w:hAnsi="Cambria Math"/>
                              <w:i/>
                            </w:rPr>
                          </w:ins>
                        </m:ctrlPr>
                      </m:sSubPr>
                      <m:e>
                        <m:r>
                          <w:ins w:id="238" w:author="Bale,Cameron" w:date="2022-10-08T15:05:00Z">
                            <w:rPr>
                              <w:rFonts w:ascii="Cambria Math" w:hAnsi="Cambria Math"/>
                            </w:rPr>
                            <m:t>x</m:t>
                          </w:ins>
                        </m:r>
                      </m:e>
                      <m:sub>
                        <m:r>
                          <w:ins w:id="239" w:author="Bale,Cameron" w:date="2022-10-08T15:05:00Z">
                            <w:rPr>
                              <w:rFonts w:ascii="Cambria Math" w:hAnsi="Cambria Math"/>
                            </w:rPr>
                            <m:t>2</m:t>
                          </w:ins>
                        </m:r>
                      </m:sub>
                    </m:sSub>
                  </m:e>
                </m:d>
                <m:r>
                  <w:ins w:id="240" w:author="Bale,Cameron" w:date="2022-10-08T15:05:00Z">
                    <w:rPr>
                      <w:rFonts w:ascii="Cambria Math" w:hAnsi="Cambria Math"/>
                    </w:rPr>
                    <m:t>,…</m:t>
                  </w:ins>
                </m:r>
                <m:d>
                  <m:dPr>
                    <m:ctrlPr>
                      <w:ins w:id="241" w:author="Bale,Cameron" w:date="2022-10-08T15:05:00Z">
                        <w:rPr>
                          <w:rFonts w:ascii="Cambria Math" w:hAnsi="Cambria Math"/>
                          <w:i/>
                        </w:rPr>
                      </w:ins>
                    </m:ctrlPr>
                  </m:dPr>
                  <m:e>
                    <m:r>
                      <w:ins w:id="242" w:author="Bale,Cameron" w:date="2022-10-08T15:05:00Z">
                        <w:rPr>
                          <w:rFonts w:ascii="Cambria Math" w:hAnsi="Cambria Math"/>
                        </w:rPr>
                        <m:t>PI</m:t>
                      </w:ins>
                    </m:r>
                    <m:sSub>
                      <m:sSubPr>
                        <m:ctrlPr>
                          <w:ins w:id="243" w:author="Bale,Cameron" w:date="2022-10-08T15:05:00Z">
                            <w:rPr>
                              <w:rFonts w:ascii="Cambria Math" w:hAnsi="Cambria Math"/>
                              <w:i/>
                            </w:rPr>
                          </w:ins>
                        </m:ctrlPr>
                      </m:sSubPr>
                      <m:e>
                        <m:r>
                          <w:ins w:id="244" w:author="Bale,Cameron" w:date="2022-10-08T15:05:00Z">
                            <w:rPr>
                              <w:rFonts w:ascii="Cambria Math" w:hAnsi="Cambria Math"/>
                            </w:rPr>
                            <m:t>D</m:t>
                          </w:ins>
                        </m:r>
                      </m:e>
                      <m:sub>
                        <m:r>
                          <w:ins w:id="245" w:author="Bale,Cameron" w:date="2022-10-08T15:05:00Z">
                            <w:rPr>
                              <w:rFonts w:ascii="Cambria Math" w:hAnsi="Cambria Math"/>
                            </w:rPr>
                            <m:t>J</m:t>
                          </w:ins>
                        </m:r>
                      </m:sub>
                    </m:sSub>
                    <m:r>
                      <w:ins w:id="246" w:author="Bale,Cameron" w:date="2022-10-08T15:05:00Z">
                        <w:rPr>
                          <w:rFonts w:ascii="Cambria Math" w:hAnsi="Cambria Math"/>
                        </w:rPr>
                        <m:t>,</m:t>
                      </w:ins>
                    </m:r>
                    <m:sSub>
                      <m:sSubPr>
                        <m:ctrlPr>
                          <w:ins w:id="247" w:author="Bale,Cameron" w:date="2022-10-08T15:05:00Z">
                            <w:rPr>
                              <w:rFonts w:ascii="Cambria Math" w:hAnsi="Cambria Math"/>
                              <w:i/>
                            </w:rPr>
                          </w:ins>
                        </m:ctrlPr>
                      </m:sSubPr>
                      <m:e>
                        <m:r>
                          <w:ins w:id="248" w:author="Bale,Cameron" w:date="2022-10-08T15:05:00Z">
                            <w:rPr>
                              <w:rFonts w:ascii="Cambria Math" w:hAnsi="Cambria Math"/>
                            </w:rPr>
                            <m:t>x</m:t>
                          </w:ins>
                        </m:r>
                      </m:e>
                      <m:sub>
                        <m:r>
                          <w:ins w:id="249" w:author="Bale,Cameron" w:date="2022-10-08T15:05:00Z">
                            <w:rPr>
                              <w:rFonts w:ascii="Cambria Math" w:hAnsi="Cambria Math"/>
                            </w:rPr>
                            <m:t>J</m:t>
                          </w:ins>
                        </m:r>
                      </m:sub>
                    </m:sSub>
                  </m:e>
                </m:d>
              </m:e>
            </m:d>
          </m:e>
          <m:sup>
            <m:r>
              <w:ins w:id="250" w:author="Bale,Cameron" w:date="2022-10-08T15:05:00Z">
                <w:rPr>
                  <w:rFonts w:ascii="Cambria Math" w:hAnsi="Cambria Math"/>
                </w:rPr>
                <m:t>T</m:t>
              </w:ins>
            </m:r>
          </m:sup>
        </m:sSup>
      </m:oMath>
      <w:ins w:id="251" w:author="Bale,Cameron" w:date="2022-10-10T14:26:00Z">
        <w:r w:rsidR="00617BDC">
          <w:rPr>
            <w:rFonts w:ascii="Cambria" w:eastAsiaTheme="minorEastAsia" w:hAnsi="Cambria"/>
          </w:rPr>
          <w:t>.</w:t>
        </w:r>
      </w:ins>
      <w:ins w:id="252" w:author="Bale,Cameron" w:date="2022-10-09T00:37:00Z">
        <w:r w:rsidR="00B01BFB">
          <w:rPr>
            <w:rFonts w:ascii="Cambria" w:eastAsiaTheme="minorEastAsia" w:hAnsi="Cambria"/>
          </w:rPr>
          <w:t xml:space="preserve"> To assess the privacy of the protected data</w:t>
        </w:r>
      </w:ins>
      <w:ins w:id="253" w:author="Bale,Cameron" w:date="2022-10-10T15:03:00Z">
        <w:r w:rsidR="00290AF0">
          <w:rPr>
            <w:rFonts w:ascii="Cambria" w:eastAsiaTheme="minorEastAsia" w:hAnsi="Cambria"/>
          </w:rPr>
          <w:t>sets</w:t>
        </w:r>
      </w:ins>
      <w:ins w:id="254" w:author="Bale,Cameron" w:date="2022-10-09T00:37:00Z">
        <w:r w:rsidR="00B01BFB">
          <w:rPr>
            <w:rFonts w:ascii="Cambria" w:eastAsiaTheme="minorEastAsia" w:hAnsi="Cambria"/>
          </w:rPr>
          <w:t xml:space="preserve">, we </w:t>
        </w:r>
      </w:ins>
      <w:ins w:id="255" w:author="Bale,Cameron" w:date="2022-10-13T11:03:00Z">
        <w:r>
          <w:rPr>
            <w:rFonts w:ascii="Cambria" w:eastAsiaTheme="minorEastAsia" w:hAnsi="Cambria"/>
          </w:rPr>
          <w:t>assess the risks of</w:t>
        </w:r>
      </w:ins>
      <w:ins w:id="256" w:author="Bale,Cameron" w:date="2022-10-09T00:38:00Z">
        <w:r w:rsidR="00B01BFB">
          <w:rPr>
            <w:rFonts w:ascii="Cambria" w:eastAsiaTheme="minorEastAsia" w:hAnsi="Cambria"/>
          </w:rPr>
          <w:t xml:space="preserve"> </w:t>
        </w:r>
        <w:r w:rsidR="00B01BFB">
          <w:rPr>
            <w:rFonts w:ascii="Cambria" w:eastAsiaTheme="minorEastAsia" w:hAnsi="Cambria"/>
            <w:i/>
            <w:iCs/>
          </w:rPr>
          <w:t xml:space="preserve">identification disclosure </w:t>
        </w:r>
        <w:r w:rsidR="00B01BFB">
          <w:rPr>
            <w:rFonts w:ascii="Cambria" w:eastAsiaTheme="minorEastAsia" w:hAnsi="Cambria"/>
          </w:rPr>
          <w:t xml:space="preserve">and </w:t>
        </w:r>
        <w:r w:rsidR="00B01BFB">
          <w:rPr>
            <w:rFonts w:ascii="Cambria" w:eastAsiaTheme="minorEastAsia" w:hAnsi="Cambria"/>
            <w:i/>
            <w:iCs/>
          </w:rPr>
          <w:t>attribute disclosure</w:t>
        </w:r>
      </w:ins>
      <w:ins w:id="257" w:author="Bale,Cameron" w:date="2022-10-13T13:27:00Z">
        <w:r w:rsidR="00F10443">
          <w:rPr>
            <w:rFonts w:ascii="Cambria" w:eastAsiaTheme="minorEastAsia" w:hAnsi="Cambria"/>
          </w:rPr>
          <w:t>.</w:t>
        </w:r>
      </w:ins>
      <w:commentRangeEnd w:id="217"/>
      <w:ins w:id="258" w:author="Bale,Cameron" w:date="2022-10-24T10:43:00Z">
        <w:r w:rsidR="00513D9B">
          <w:rPr>
            <w:rStyle w:val="CommentReference"/>
          </w:rPr>
          <w:commentReference w:id="217"/>
        </w:r>
      </w:ins>
    </w:p>
    <w:p w14:paraId="68BDD88E" w14:textId="38841606" w:rsidR="00B01BFB" w:rsidRDefault="00B01BFB" w:rsidP="00D76DF4">
      <w:pPr>
        <w:rPr>
          <w:ins w:id="259" w:author="Bale,Cameron" w:date="2022-10-09T00:38:00Z"/>
          <w:rFonts w:ascii="Cambria" w:eastAsiaTheme="minorEastAsia" w:hAnsi="Cambria"/>
        </w:rPr>
      </w:pPr>
    </w:p>
    <w:p w14:paraId="6FE41CB5" w14:textId="570D2267" w:rsidR="00D623B3" w:rsidRPr="00BB197B" w:rsidRDefault="00B01BFB" w:rsidP="00D76DF4">
      <w:pPr>
        <w:rPr>
          <w:ins w:id="260" w:author="Bale,Cameron" w:date="2022-10-13T11:08:00Z"/>
          <w:rFonts w:ascii="Cambria" w:eastAsiaTheme="minorEastAsia" w:hAnsi="Cambria"/>
          <w:rPrChange w:id="261" w:author="Bale,Cameron" w:date="2022-10-13T11:31:00Z">
            <w:rPr>
              <w:ins w:id="262" w:author="Bale,Cameron" w:date="2022-10-13T11:08:00Z"/>
              <w:rFonts w:ascii="Cambria Math" w:eastAsiaTheme="minorEastAsia" w:hAnsi="Cambria Math"/>
              <w:i/>
            </w:rPr>
          </w:rPrChange>
        </w:rPr>
      </w:pPr>
      <w:ins w:id="263" w:author="Bale,Cameron" w:date="2022-10-09T00:38:00Z">
        <w:r>
          <w:rPr>
            <w:rFonts w:ascii="Cambria" w:eastAsiaTheme="minorEastAsia" w:hAnsi="Cambria"/>
          </w:rPr>
          <w:t xml:space="preserve">We define identification disclosure </w:t>
        </w:r>
      </w:ins>
      <w:ins w:id="264" w:author="Bale,Cameron" w:date="2022-10-09T00:39:00Z">
        <w:r>
          <w:rPr>
            <w:rFonts w:ascii="Cambria" w:eastAsiaTheme="minorEastAsia" w:hAnsi="Cambria"/>
          </w:rPr>
          <w:t xml:space="preserve">in the context of a third party </w:t>
        </w:r>
      </w:ins>
      <w:ins w:id="265" w:author="Bale,Cameron" w:date="2022-10-09T00:44:00Z">
        <w:r>
          <w:rPr>
            <w:rFonts w:ascii="Cambria" w:eastAsiaTheme="minorEastAsia" w:hAnsi="Cambria"/>
          </w:rPr>
          <w:t xml:space="preserve">which possesses some external data </w:t>
        </w:r>
      </w:ins>
      <w:ins w:id="266" w:author="Bale,Cameron" w:date="2022-10-13T11:03:00Z">
        <w:r w:rsidR="00D623B3">
          <w:rPr>
            <w:rFonts w:ascii="Cambria" w:eastAsiaTheme="minorEastAsia" w:hAnsi="Cambria"/>
          </w:rPr>
          <w:t>pertaining to a unit</w:t>
        </w:r>
      </w:ins>
      <w:ins w:id="267" w:author="Bale,Cameron" w:date="2022-10-09T00:44:00Z">
        <w:r>
          <w:rPr>
            <w:rFonts w:ascii="Cambria" w:eastAsiaTheme="minorEastAsia" w:hAnsi="Cambria"/>
          </w:rPr>
          <w:t xml:space="preserve"> in the protected dataset.</w:t>
        </w:r>
      </w:ins>
      <w:ins w:id="268" w:author="Bale,Cameron" w:date="2022-10-09T00:45:00Z">
        <w:r>
          <w:rPr>
            <w:rFonts w:ascii="Cambria" w:eastAsiaTheme="minorEastAsia" w:hAnsi="Cambria"/>
          </w:rPr>
          <w:t xml:space="preserve"> Denote this external information </w:t>
        </w:r>
      </w:ins>
      <m:oMath>
        <m:sSub>
          <m:sSubPr>
            <m:ctrlPr>
              <w:ins w:id="269" w:author="Bale,Cameron" w:date="2022-10-13T11:06:00Z">
                <w:rPr>
                  <w:rFonts w:ascii="Cambria Math" w:eastAsiaTheme="minorEastAsia" w:hAnsi="Cambria Math"/>
                  <w:b/>
                  <w:bCs/>
                  <w:i/>
                </w:rPr>
              </w:ins>
            </m:ctrlPr>
          </m:sSubPr>
          <m:e>
            <m:r>
              <w:ins w:id="270" w:author="Bale,Cameron" w:date="2022-10-09T00:45:00Z">
                <m:rPr>
                  <m:sty m:val="bi"/>
                </m:rPr>
                <w:rPr>
                  <w:rFonts w:ascii="Cambria Math" w:eastAsiaTheme="minorEastAsia" w:hAnsi="Cambria Math"/>
                </w:rPr>
                <m:t>y</m:t>
              </w:ins>
            </m:r>
          </m:e>
          <m:sub>
            <m:r>
              <w:ins w:id="271" w:author="Bale,Cameron" w:date="2022-10-13T11:06:00Z">
                <m:rPr>
                  <m:sty m:val="bi"/>
                </m:rPr>
                <w:rPr>
                  <w:rFonts w:ascii="Cambria Math" w:eastAsiaTheme="minorEastAsia" w:hAnsi="Cambria Math"/>
                </w:rPr>
                <m:t>i</m:t>
              </w:ins>
            </m:r>
          </m:sub>
        </m:sSub>
        <m:r>
          <w:ins w:id="272" w:author="Bale,Cameron" w:date="2022-10-09T00:45:00Z">
            <w:rPr>
              <w:rFonts w:ascii="Cambria Math" w:eastAsiaTheme="minorEastAsia" w:hAnsi="Cambria Math"/>
            </w:rPr>
            <m:t>=</m:t>
          </w:ins>
        </m:r>
        <m:d>
          <m:dPr>
            <m:ctrlPr>
              <w:ins w:id="273" w:author="Bale,Cameron" w:date="2022-10-09T00:45:00Z">
                <w:rPr>
                  <w:rFonts w:ascii="Cambria Math" w:eastAsiaTheme="minorEastAsia" w:hAnsi="Cambria Math"/>
                  <w:i/>
                </w:rPr>
              </w:ins>
            </m:ctrlPr>
          </m:dPr>
          <m:e>
            <m:r>
              <w:ins w:id="274" w:author="Bale,Cameron" w:date="2022-10-09T00:45:00Z">
                <w:rPr>
                  <w:rFonts w:ascii="Cambria Math" w:eastAsiaTheme="minorEastAsia" w:hAnsi="Cambria Math"/>
                </w:rPr>
                <m:t>I</m:t>
              </w:ins>
            </m:r>
            <m:sSub>
              <m:sSubPr>
                <m:ctrlPr>
                  <w:ins w:id="275" w:author="Bale,Cameron" w:date="2022-10-10T14:29:00Z">
                    <w:rPr>
                      <w:rFonts w:ascii="Cambria Math" w:eastAsiaTheme="minorEastAsia" w:hAnsi="Cambria Math"/>
                      <w:i/>
                    </w:rPr>
                  </w:ins>
                </m:ctrlPr>
              </m:sSubPr>
              <m:e>
                <m:r>
                  <w:ins w:id="276" w:author="Bale,Cameron" w:date="2022-10-09T00:45:00Z">
                    <w:rPr>
                      <w:rFonts w:ascii="Cambria Math" w:eastAsiaTheme="minorEastAsia" w:hAnsi="Cambria Math"/>
                    </w:rPr>
                    <m:t>D</m:t>
                  </w:ins>
                </m:r>
              </m:e>
              <m:sub>
                <m:r>
                  <w:ins w:id="277" w:author="Bale,Cameron" w:date="2022-10-13T11:07:00Z">
                    <w:rPr>
                      <w:rFonts w:ascii="Cambria Math" w:eastAsiaTheme="minorEastAsia" w:hAnsi="Cambria Math"/>
                    </w:rPr>
                    <m:t>i</m:t>
                  </w:ins>
                </m:r>
              </m:sub>
            </m:sSub>
            <m:r>
              <w:ins w:id="278" w:author="Bale,Cameron" w:date="2022-10-09T00:45:00Z">
                <w:rPr>
                  <w:rFonts w:ascii="Cambria Math" w:eastAsiaTheme="minorEastAsia" w:hAnsi="Cambria Math"/>
                </w:rPr>
                <m:t>,</m:t>
              </w:ins>
            </m:r>
            <m:sSub>
              <m:sSubPr>
                <m:ctrlPr>
                  <w:ins w:id="279" w:author="Bale,Cameron" w:date="2022-10-13T11:07:00Z">
                    <w:rPr>
                      <w:rFonts w:ascii="Cambria Math" w:eastAsiaTheme="minorEastAsia" w:hAnsi="Cambria Math"/>
                      <w:i/>
                    </w:rPr>
                  </w:ins>
                </m:ctrlPr>
              </m:sSubPr>
              <m:e>
                <m:r>
                  <w:ins w:id="280" w:author="Bale,Cameron" w:date="2022-10-09T00:45:00Z">
                    <w:rPr>
                      <w:rFonts w:ascii="Cambria Math" w:eastAsiaTheme="minorEastAsia" w:hAnsi="Cambria Math"/>
                    </w:rPr>
                    <m:t>y</m:t>
                  </w:ins>
                </m:r>
              </m:e>
              <m:sub>
                <m:r>
                  <w:ins w:id="281" w:author="Bale,Cameron" w:date="2022-10-13T11:07:00Z">
                    <w:rPr>
                      <w:rFonts w:ascii="Cambria Math" w:eastAsiaTheme="minorEastAsia" w:hAnsi="Cambria Math"/>
                    </w:rPr>
                    <m:t>i</m:t>
                  </w:ins>
                </m:r>
              </m:sub>
            </m:sSub>
          </m:e>
        </m:d>
        <m:r>
          <w:ins w:id="282" w:author="Bale,Cameron" w:date="2022-10-10T14:30:00Z">
            <w:rPr>
              <w:rFonts w:ascii="Cambria Math" w:eastAsiaTheme="minorEastAsia" w:hAnsi="Cambria Math"/>
            </w:rPr>
            <m:t>,</m:t>
          </w:ins>
        </m:r>
      </m:oMath>
      <w:ins w:id="283" w:author="Bale,Cameron" w:date="2022-10-13T11:07:00Z">
        <w:r w:rsidR="00D623B3">
          <w:rPr>
            <w:rFonts w:ascii="Cambria" w:eastAsiaTheme="minorEastAsia" w:hAnsi="Cambria"/>
          </w:rPr>
          <w:t xml:space="preserve"> </w:t>
        </w:r>
      </w:ins>
      <w:ins w:id="284" w:author="Bale,Cameron" w:date="2022-10-10T14:30:00Z">
        <w:r w:rsidR="00617BDC">
          <w:rPr>
            <w:rFonts w:ascii="Cambria" w:eastAsiaTheme="minorEastAsia" w:hAnsi="Cambria"/>
          </w:rPr>
          <w:lastRenderedPageBreak/>
          <w:t>which contains</w:t>
        </w:r>
      </w:ins>
      <w:ins w:id="285" w:author="Bale,Cameron" w:date="2022-10-10T14:31:00Z">
        <w:r w:rsidR="00617BDC">
          <w:rPr>
            <w:rFonts w:ascii="Cambria" w:eastAsiaTheme="minorEastAsia" w:hAnsi="Cambria"/>
          </w:rPr>
          <w:t xml:space="preserve"> </w:t>
        </w:r>
      </w:ins>
      <w:ins w:id="286" w:author="Bale,Cameron" w:date="2022-10-13T11:06:00Z">
        <w:r w:rsidR="00D623B3">
          <w:rPr>
            <w:rFonts w:ascii="Cambria" w:eastAsiaTheme="minorEastAsia" w:hAnsi="Cambria"/>
          </w:rPr>
          <w:t>a direct identifier</w:t>
        </w:r>
      </w:ins>
      <w:ins w:id="287" w:author="Bale,Cameron" w:date="2022-10-10T14:31:00Z">
        <w:r w:rsidR="00617BDC">
          <w:rPr>
            <w:rFonts w:ascii="Cambria" w:eastAsiaTheme="minorEastAsia" w:hAnsi="Cambria"/>
          </w:rPr>
          <w:t xml:space="preserve"> </w:t>
        </w:r>
      </w:ins>
      <m:oMath>
        <m:r>
          <w:ins w:id="288" w:author="Bale,Cameron" w:date="2022-10-10T14:31:00Z">
            <w:rPr>
              <w:rFonts w:ascii="Cambria Math" w:eastAsiaTheme="minorEastAsia" w:hAnsi="Cambria Math"/>
            </w:rPr>
            <m:t>I</m:t>
          </w:ins>
        </m:r>
        <m:sSub>
          <m:sSubPr>
            <m:ctrlPr>
              <w:ins w:id="289" w:author="Bale,Cameron" w:date="2022-10-10T14:31:00Z">
                <w:rPr>
                  <w:rFonts w:ascii="Cambria Math" w:eastAsiaTheme="minorEastAsia" w:hAnsi="Cambria Math"/>
                  <w:i/>
                </w:rPr>
              </w:ins>
            </m:ctrlPr>
          </m:sSubPr>
          <m:e>
            <m:r>
              <w:ins w:id="290" w:author="Bale,Cameron" w:date="2022-10-10T14:31:00Z">
                <w:rPr>
                  <w:rFonts w:ascii="Cambria Math" w:eastAsiaTheme="minorEastAsia" w:hAnsi="Cambria Math"/>
                </w:rPr>
                <m:t>D</m:t>
              </w:ins>
            </m:r>
          </m:e>
          <m:sub>
            <m:r>
              <w:ins w:id="291" w:author="Bale,Cameron" w:date="2022-10-13T11:06:00Z">
                <w:rPr>
                  <w:rFonts w:ascii="Cambria Math" w:eastAsiaTheme="minorEastAsia" w:hAnsi="Cambria Math"/>
                </w:rPr>
                <m:t>i</m:t>
              </w:ins>
            </m:r>
          </m:sub>
        </m:sSub>
      </m:oMath>
      <w:ins w:id="292" w:author="Bale,Cameron" w:date="2022-10-13T11:06:00Z">
        <w:r w:rsidR="00D623B3">
          <w:rPr>
            <w:rFonts w:ascii="Cambria" w:eastAsiaTheme="minorEastAsia" w:hAnsi="Cambria"/>
          </w:rPr>
          <w:t xml:space="preserve"> </w:t>
        </w:r>
      </w:ins>
      <w:ins w:id="293" w:author="Bale,Cameron" w:date="2022-10-10T14:31:00Z">
        <w:r w:rsidR="00617BDC">
          <w:rPr>
            <w:rFonts w:ascii="Cambria" w:eastAsiaTheme="minorEastAsia" w:hAnsi="Cambria"/>
          </w:rPr>
          <w:t>and</w:t>
        </w:r>
      </w:ins>
      <w:ins w:id="294" w:author="Bale,Cameron" w:date="2022-10-13T11:06:00Z">
        <w:r w:rsidR="00D623B3">
          <w:rPr>
            <w:rFonts w:ascii="Cambria" w:eastAsiaTheme="minorEastAsia" w:hAnsi="Cambria"/>
          </w:rPr>
          <w:t xml:space="preserve"> confidential </w:t>
        </w:r>
      </w:ins>
      <w:ins w:id="295" w:author="Bale,Cameron" w:date="2022-10-10T14:37:00Z">
        <w:r w:rsidR="00CB3BBE">
          <w:rPr>
            <w:rFonts w:ascii="Cambria" w:eastAsiaTheme="minorEastAsia" w:hAnsi="Cambria"/>
          </w:rPr>
          <w:t>data</w:t>
        </w:r>
      </w:ins>
      <w:ins w:id="296" w:author="Bale,Cameron" w:date="2022-10-13T11:06:00Z">
        <w:r w:rsidR="00D623B3">
          <w:rPr>
            <w:rFonts w:ascii="Cambria" w:eastAsiaTheme="minorEastAsia" w:hAnsi="Cambria"/>
          </w:rPr>
          <w:t xml:space="preserve"> </w:t>
        </w:r>
      </w:ins>
      <m:oMath>
        <m:sSub>
          <m:sSubPr>
            <m:ctrlPr>
              <w:ins w:id="297" w:author="Bale,Cameron" w:date="2022-10-13T11:07:00Z">
                <w:rPr>
                  <w:rFonts w:ascii="Cambria Math" w:eastAsiaTheme="minorEastAsia" w:hAnsi="Cambria Math"/>
                  <w:i/>
                </w:rPr>
              </w:ins>
            </m:ctrlPr>
          </m:sSubPr>
          <m:e>
            <m:r>
              <w:ins w:id="298" w:author="Bale,Cameron" w:date="2022-10-10T14:31:00Z">
                <w:rPr>
                  <w:rFonts w:ascii="Cambria Math" w:eastAsiaTheme="minorEastAsia" w:hAnsi="Cambria Math"/>
                </w:rPr>
                <m:t>y</m:t>
              </w:ins>
            </m:r>
          </m:e>
          <m:sub>
            <m:r>
              <w:ins w:id="299" w:author="Bale,Cameron" w:date="2022-10-13T11:07:00Z">
                <w:rPr>
                  <w:rFonts w:ascii="Cambria Math" w:eastAsiaTheme="minorEastAsia" w:hAnsi="Cambria Math"/>
                </w:rPr>
                <m:t>i</m:t>
              </w:ins>
            </m:r>
          </m:sub>
        </m:sSub>
        <m:r>
          <w:ins w:id="300" w:author="Bale,Cameron" w:date="2022-10-13T11:07:00Z">
            <w:rPr>
              <w:rFonts w:ascii="Cambria Math" w:eastAsiaTheme="minorEastAsia" w:hAnsi="Cambria Math"/>
            </w:rPr>
            <m:t>=</m:t>
          </w:ins>
        </m:r>
        <m:d>
          <m:dPr>
            <m:ctrlPr>
              <w:ins w:id="301" w:author="Bale,Cameron" w:date="2022-10-13T11:07:00Z">
                <w:rPr>
                  <w:rFonts w:ascii="Cambria Math" w:eastAsiaTheme="minorEastAsia" w:hAnsi="Cambria Math"/>
                  <w:i/>
                </w:rPr>
              </w:ins>
            </m:ctrlPr>
          </m:dPr>
          <m:e>
            <m:sSub>
              <m:sSubPr>
                <m:ctrlPr>
                  <w:ins w:id="302" w:author="Bale,Cameron" w:date="2022-10-13T11:07:00Z">
                    <w:rPr>
                      <w:rFonts w:ascii="Cambria Math" w:eastAsiaTheme="minorEastAsia" w:hAnsi="Cambria Math"/>
                      <w:i/>
                    </w:rPr>
                  </w:ins>
                </m:ctrlPr>
              </m:sSubPr>
              <m:e>
                <m:r>
                  <w:ins w:id="303" w:author="Bale,Cameron" w:date="2022-10-13T11:07:00Z">
                    <w:rPr>
                      <w:rFonts w:ascii="Cambria Math" w:eastAsiaTheme="minorEastAsia" w:hAnsi="Cambria Math"/>
                    </w:rPr>
                    <m:t>A</m:t>
                  </w:ins>
                </m:r>
              </m:e>
              <m:sub>
                <m:r>
                  <w:ins w:id="304" w:author="Bale,Cameron" w:date="2022-10-13T11:07:00Z">
                    <w:rPr>
                      <w:rFonts w:ascii="Cambria Math" w:eastAsiaTheme="minorEastAsia" w:hAnsi="Cambria Math"/>
                    </w:rPr>
                    <m:t>i,</m:t>
                  </w:ins>
                </m:r>
                <m:sSup>
                  <m:sSupPr>
                    <m:ctrlPr>
                      <w:ins w:id="305" w:author="Bale,Cameron" w:date="2022-10-13T11:07:00Z">
                        <w:rPr>
                          <w:rFonts w:ascii="Cambria Math" w:eastAsiaTheme="minorEastAsia" w:hAnsi="Cambria Math"/>
                          <w:i/>
                        </w:rPr>
                      </w:ins>
                    </m:ctrlPr>
                  </m:sSupPr>
                  <m:e>
                    <m:r>
                      <w:ins w:id="306" w:author="Bale,Cameron" w:date="2022-10-13T11:07:00Z">
                        <w:rPr>
                          <w:rFonts w:ascii="Cambria Math" w:eastAsiaTheme="minorEastAsia" w:hAnsi="Cambria Math"/>
                        </w:rPr>
                        <m:t>t</m:t>
                      </w:ins>
                    </m:r>
                  </m:e>
                  <m:sup>
                    <m:r>
                      <w:ins w:id="307" w:author="Bale,Cameron" w:date="2022-10-13T11:07:00Z">
                        <w:rPr>
                          <w:rFonts w:ascii="Cambria Math" w:eastAsiaTheme="minorEastAsia" w:hAnsi="Cambria Math"/>
                        </w:rPr>
                        <m:t>'</m:t>
                      </w:ins>
                    </m:r>
                  </m:sup>
                </m:sSup>
              </m:sub>
            </m:sSub>
            <m:r>
              <w:ins w:id="308" w:author="Bale,Cameron" w:date="2022-10-13T11:07:00Z">
                <w:rPr>
                  <w:rFonts w:ascii="Cambria Math" w:eastAsiaTheme="minorEastAsia" w:hAnsi="Cambria Math"/>
                </w:rPr>
                <m:t>,…,</m:t>
              </w:ins>
            </m:r>
            <m:sSub>
              <m:sSubPr>
                <m:ctrlPr>
                  <w:ins w:id="309" w:author="Bale,Cameron" w:date="2022-10-13T11:07:00Z">
                    <w:rPr>
                      <w:rFonts w:ascii="Cambria Math" w:eastAsiaTheme="minorEastAsia" w:hAnsi="Cambria Math"/>
                      <w:i/>
                    </w:rPr>
                  </w:ins>
                </m:ctrlPr>
              </m:sSubPr>
              <m:e>
                <m:r>
                  <w:ins w:id="310" w:author="Bale,Cameron" w:date="2022-10-13T11:07:00Z">
                    <w:rPr>
                      <w:rFonts w:ascii="Cambria Math" w:eastAsiaTheme="minorEastAsia" w:hAnsi="Cambria Math"/>
                    </w:rPr>
                    <m:t>A</m:t>
                  </w:ins>
                </m:r>
              </m:e>
              <m:sub>
                <m:r>
                  <w:ins w:id="311" w:author="Bale,Cameron" w:date="2022-10-13T11:08:00Z">
                    <w:rPr>
                      <w:rFonts w:ascii="Cambria Math" w:eastAsiaTheme="minorEastAsia" w:hAnsi="Cambria Math"/>
                    </w:rPr>
                    <m:t>i</m:t>
                  </w:ins>
                </m:r>
                <m:r>
                  <w:ins w:id="312" w:author="Bale,Cameron" w:date="2022-10-13T11:07:00Z">
                    <w:rPr>
                      <w:rFonts w:ascii="Cambria Math" w:eastAsiaTheme="minorEastAsia" w:hAnsi="Cambria Math"/>
                    </w:rPr>
                    <m:t>,</m:t>
                  </w:ins>
                </m:r>
                <m:sSup>
                  <m:sSupPr>
                    <m:ctrlPr>
                      <w:ins w:id="313" w:author="Bale,Cameron" w:date="2022-10-13T11:07:00Z">
                        <w:rPr>
                          <w:rFonts w:ascii="Cambria Math" w:eastAsiaTheme="minorEastAsia" w:hAnsi="Cambria Math"/>
                          <w:i/>
                        </w:rPr>
                      </w:ins>
                    </m:ctrlPr>
                  </m:sSupPr>
                  <m:e>
                    <m:r>
                      <w:ins w:id="314" w:author="Bale,Cameron" w:date="2022-10-13T11:07:00Z">
                        <w:rPr>
                          <w:rFonts w:ascii="Cambria Math" w:eastAsiaTheme="minorEastAsia" w:hAnsi="Cambria Math"/>
                        </w:rPr>
                        <m:t>t</m:t>
                      </w:ins>
                    </m:r>
                  </m:e>
                  <m:sup>
                    <m:r>
                      <w:ins w:id="315" w:author="Bale,Cameron" w:date="2022-10-13T11:07:00Z">
                        <w:rPr>
                          <w:rFonts w:ascii="Cambria Math" w:eastAsiaTheme="minorEastAsia" w:hAnsi="Cambria Math"/>
                        </w:rPr>
                        <m:t>'</m:t>
                      </w:ins>
                    </m:r>
                  </m:sup>
                </m:sSup>
                <m:r>
                  <w:ins w:id="316" w:author="Bale,Cameron" w:date="2022-10-13T11:07:00Z">
                    <w:rPr>
                      <w:rFonts w:ascii="Cambria Math" w:eastAsiaTheme="minorEastAsia" w:hAnsi="Cambria Math"/>
                    </w:rPr>
                    <m:t>+</m:t>
                  </w:ins>
                </m:r>
                <m:r>
                  <w:ins w:id="317" w:author="Bale,Cameron" w:date="2022-10-13T11:31:00Z">
                    <w:rPr>
                      <w:rFonts w:ascii="Cambria Math" w:eastAsiaTheme="minorEastAsia" w:hAnsi="Cambria Math"/>
                    </w:rPr>
                    <m:t>E</m:t>
                  </w:ins>
                </m:r>
              </m:sub>
            </m:sSub>
          </m:e>
        </m:d>
      </m:oMath>
      <w:ins w:id="318" w:author="Bale,Cameron" w:date="2022-10-13T11:31:00Z">
        <w:r w:rsidR="00BB197B">
          <w:rPr>
            <w:rFonts w:ascii="Cambria" w:eastAsiaTheme="minorEastAsia" w:hAnsi="Cambria"/>
          </w:rPr>
          <w:t xml:space="preserve"> </w:t>
        </w:r>
      </w:ins>
      <w:ins w:id="319" w:author="Bale,Cameron" w:date="2022-10-13T11:09:00Z">
        <w:r w:rsidR="00D623B3">
          <w:rPr>
            <w:rFonts w:ascii="Cambria" w:eastAsiaTheme="minorEastAsia" w:hAnsi="Cambria"/>
          </w:rPr>
          <w:t xml:space="preserve">which contains a subset of </w:t>
        </w:r>
      </w:ins>
      <m:oMath>
        <m:r>
          <w:ins w:id="320" w:author="Bale,Cameron" w:date="2022-10-13T11:31:00Z">
            <w:rPr>
              <w:rFonts w:ascii="Cambria Math" w:eastAsiaTheme="minorEastAsia" w:hAnsi="Cambria Math"/>
            </w:rPr>
            <m:t>E</m:t>
          </w:ins>
        </m:r>
      </m:oMath>
      <w:ins w:id="321" w:author="Bale,Cameron" w:date="2022-10-13T11:31:00Z">
        <w:r w:rsidR="00BB197B">
          <w:rPr>
            <w:rFonts w:ascii="Cambria" w:eastAsiaTheme="minorEastAsia" w:hAnsi="Cambria"/>
          </w:rPr>
          <w:t xml:space="preserve"> </w:t>
        </w:r>
      </w:ins>
      <w:ins w:id="322" w:author="Bale,Cameron" w:date="2022-10-13T11:09:00Z">
        <w:r w:rsidR="00D623B3">
          <w:rPr>
            <w:rFonts w:ascii="Cambria" w:eastAsiaTheme="minorEastAsia" w:hAnsi="Cambria"/>
          </w:rPr>
          <w:t xml:space="preserve">confidential </w:t>
        </w:r>
        <w:commentRangeStart w:id="323"/>
        <w:r w:rsidR="00D623B3">
          <w:rPr>
            <w:rFonts w:ascii="Cambria" w:eastAsiaTheme="minorEastAsia" w:hAnsi="Cambria"/>
          </w:rPr>
          <w:t xml:space="preserve">values </w:t>
        </w:r>
      </w:ins>
      <m:oMath>
        <m:sSub>
          <m:sSubPr>
            <m:ctrlPr>
              <w:ins w:id="324" w:author="Bale,Cameron" w:date="2022-10-13T11:09:00Z">
                <w:rPr>
                  <w:rFonts w:ascii="Cambria Math" w:eastAsiaTheme="minorEastAsia" w:hAnsi="Cambria Math"/>
                  <w:i/>
                </w:rPr>
              </w:ins>
            </m:ctrlPr>
          </m:sSubPr>
          <m:e>
            <m:r>
              <w:ins w:id="325" w:author="Bale,Cameron" w:date="2022-10-13T11:09:00Z">
                <w:rPr>
                  <w:rFonts w:ascii="Cambria Math" w:eastAsiaTheme="minorEastAsia" w:hAnsi="Cambria Math"/>
                </w:rPr>
                <m:t>A</m:t>
              </w:ins>
            </m:r>
          </m:e>
          <m:sub>
            <m:r>
              <w:ins w:id="326" w:author="Bale,Cameron" w:date="2022-10-13T11:09:00Z">
                <w:rPr>
                  <w:rFonts w:ascii="Cambria Math" w:eastAsiaTheme="minorEastAsia" w:hAnsi="Cambria Math"/>
                </w:rPr>
                <m:t>j,t</m:t>
              </w:ins>
            </m:r>
          </m:sub>
        </m:sSub>
        <m:r>
          <w:ins w:id="327" w:author="Bale,Cameron" w:date="2022-10-13T11:09:00Z">
            <m:rPr>
              <m:sty m:val="p"/>
            </m:rPr>
            <w:rPr>
              <w:rFonts w:ascii="Cambria Math" w:eastAsiaTheme="minorEastAsia" w:hAnsi="Cambria Math"/>
            </w:rPr>
            <m:t>∈</m:t>
          </w:ins>
        </m:r>
        <m:sSub>
          <m:sSubPr>
            <m:ctrlPr>
              <w:ins w:id="328" w:author="Bale,Cameron" w:date="2022-10-13T11:09:00Z">
                <w:rPr>
                  <w:rFonts w:ascii="Cambria Math" w:eastAsiaTheme="minorEastAsia" w:hAnsi="Cambria Math"/>
                  <w:i/>
                </w:rPr>
              </w:ins>
            </m:ctrlPr>
          </m:sSubPr>
          <m:e>
            <m:r>
              <w:ins w:id="329" w:author="Bale,Cameron" w:date="2022-10-13T11:09:00Z">
                <w:rPr>
                  <w:rFonts w:ascii="Cambria Math" w:eastAsiaTheme="minorEastAsia" w:hAnsi="Cambria Math"/>
                </w:rPr>
                <m:t>x</m:t>
              </w:ins>
            </m:r>
            <m:ctrlPr>
              <w:ins w:id="330" w:author="Bale,Cameron" w:date="2022-10-13T11:09:00Z">
                <w:rPr>
                  <w:rFonts w:ascii="Cambria Math" w:eastAsiaTheme="minorEastAsia" w:hAnsi="Cambria Math"/>
                </w:rPr>
              </w:ins>
            </m:ctrlPr>
          </m:e>
          <m:sub>
            <m:r>
              <w:ins w:id="331" w:author="Bale,Cameron" w:date="2022-10-13T11:09:00Z">
                <w:rPr>
                  <w:rFonts w:ascii="Cambria Math" w:eastAsiaTheme="minorEastAsia" w:hAnsi="Cambria Math"/>
                </w:rPr>
                <m:t>j</m:t>
              </w:ins>
            </m:r>
          </m:sub>
        </m:sSub>
      </m:oMath>
      <w:ins w:id="332" w:author="Bale,Cameron" w:date="2022-10-13T11:09:00Z">
        <w:r w:rsidR="00D623B3">
          <w:rPr>
            <w:rFonts w:ascii="Cambria" w:eastAsiaTheme="minorEastAsia" w:hAnsi="Cambria"/>
          </w:rPr>
          <w:t xml:space="preserve">, </w:t>
        </w:r>
      </w:ins>
      <w:commentRangeEnd w:id="323"/>
      <w:ins w:id="333" w:author="Bale,Cameron" w:date="2022-10-24T10:36:00Z">
        <w:r w:rsidR="00513D9B">
          <w:rPr>
            <w:rStyle w:val="CommentReference"/>
          </w:rPr>
          <w:commentReference w:id="323"/>
        </w:r>
      </w:ins>
      <w:ins w:id="334" w:author="Bale,Cameron" w:date="2022-10-13T11:09:00Z">
        <w:r w:rsidR="00D623B3">
          <w:rPr>
            <w:rFonts w:ascii="Cambria" w:eastAsiaTheme="minorEastAsia" w:hAnsi="Cambria"/>
          </w:rPr>
          <w:t xml:space="preserve">and that the first of these values occurs in time period </w:t>
        </w:r>
      </w:ins>
      <m:oMath>
        <m:sSup>
          <m:sSupPr>
            <m:ctrlPr>
              <w:ins w:id="335" w:author="Bale,Cameron" w:date="2022-10-13T11:09:00Z">
                <w:rPr>
                  <w:rFonts w:ascii="Cambria Math" w:eastAsiaTheme="minorEastAsia" w:hAnsi="Cambria Math"/>
                  <w:i/>
                </w:rPr>
              </w:ins>
            </m:ctrlPr>
          </m:sSupPr>
          <m:e>
            <m:r>
              <w:ins w:id="336" w:author="Bale,Cameron" w:date="2022-10-13T11:09:00Z">
                <w:rPr>
                  <w:rFonts w:ascii="Cambria Math" w:eastAsiaTheme="minorEastAsia" w:hAnsi="Cambria Math"/>
                </w:rPr>
                <m:t>t</m:t>
              </w:ins>
            </m:r>
          </m:e>
          <m:sup>
            <m:r>
              <w:ins w:id="337" w:author="Bale,Cameron" w:date="2022-10-13T11:09:00Z">
                <w:rPr>
                  <w:rFonts w:ascii="Cambria Math" w:eastAsiaTheme="minorEastAsia" w:hAnsi="Cambria Math"/>
                </w:rPr>
                <m:t>'</m:t>
              </w:ins>
            </m:r>
          </m:sup>
        </m:sSup>
      </m:oMath>
      <w:ins w:id="338" w:author="Bale,Cameron" w:date="2022-10-13T11:09:00Z">
        <w:r w:rsidR="00D623B3">
          <w:rPr>
            <w:rFonts w:ascii="Cambria" w:eastAsiaTheme="minorEastAsia" w:hAnsi="Cambria"/>
          </w:rPr>
          <w:t>.</w:t>
        </w:r>
      </w:ins>
    </w:p>
    <w:p w14:paraId="4DE669BE" w14:textId="77777777" w:rsidR="00D623B3" w:rsidRDefault="00D623B3" w:rsidP="00D76DF4">
      <w:pPr>
        <w:rPr>
          <w:ins w:id="339" w:author="Bale,Cameron" w:date="2022-10-13T11:08:00Z"/>
          <w:rFonts w:ascii="Cambria" w:eastAsiaTheme="minorEastAsia" w:hAnsi="Cambria"/>
        </w:rPr>
      </w:pPr>
    </w:p>
    <w:p w14:paraId="2F35D7A2" w14:textId="746D782B" w:rsidR="00617BDC" w:rsidRPr="00F10443" w:rsidRDefault="00617BDC" w:rsidP="00D76DF4">
      <w:pPr>
        <w:rPr>
          <w:ins w:id="340" w:author="Bale,Cameron" w:date="2022-10-10T14:36:00Z"/>
          <w:rFonts w:ascii="Cambria" w:eastAsiaTheme="minorEastAsia" w:hAnsi="Cambria"/>
          <w:rPrChange w:id="341" w:author="Bale,Cameron" w:date="2022-10-13T13:29:00Z">
            <w:rPr>
              <w:ins w:id="342" w:author="Bale,Cameron" w:date="2022-10-10T14:36:00Z"/>
              <w:rFonts w:ascii="Cambria Math" w:eastAsiaTheme="minorEastAsia" w:hAnsi="Cambria Math"/>
              <w:i/>
            </w:rPr>
          </w:rPrChange>
        </w:rPr>
      </w:pPr>
      <w:ins w:id="343" w:author="Bale,Cameron" w:date="2022-10-10T14:33:00Z">
        <w:r>
          <w:rPr>
            <w:rFonts w:ascii="Cambria" w:eastAsiaTheme="minorEastAsia" w:hAnsi="Cambria"/>
          </w:rPr>
          <w:t xml:space="preserve">We let </w:t>
        </w:r>
      </w:ins>
      <m:oMath>
        <m:sSub>
          <m:sSubPr>
            <m:ctrlPr>
              <w:ins w:id="344" w:author="Bale,Cameron" w:date="2022-10-13T13:29:00Z">
                <w:rPr>
                  <w:rFonts w:ascii="Cambria Math" w:eastAsiaTheme="minorEastAsia" w:hAnsi="Cambria Math"/>
                  <w:i/>
                </w:rPr>
              </w:ins>
            </m:ctrlPr>
          </m:sSubPr>
          <m:e>
            <m:r>
              <w:ins w:id="345" w:author="Bale,Cameron" w:date="2022-10-13T11:11:00Z">
                <w:rPr>
                  <w:rFonts w:ascii="Cambria Math" w:eastAsiaTheme="minorEastAsia" w:hAnsi="Cambria Math"/>
                </w:rPr>
                <m:t>M</m:t>
              </w:ins>
            </m:r>
          </m:e>
          <m:sub>
            <m:r>
              <w:ins w:id="346" w:author="Bale,Cameron" w:date="2022-10-13T13:29:00Z">
                <w:rPr>
                  <w:rFonts w:ascii="Cambria Math" w:eastAsiaTheme="minorEastAsia" w:hAnsi="Cambria Math"/>
                </w:rPr>
                <m:t>i</m:t>
              </w:ins>
            </m:r>
          </m:sub>
        </m:sSub>
      </m:oMath>
      <w:ins w:id="347" w:author="Bale,Cameron" w:date="2022-10-13T13:29:00Z">
        <w:r w:rsidR="00F10443">
          <w:rPr>
            <w:rFonts w:ascii="Cambria" w:eastAsiaTheme="minorEastAsia" w:hAnsi="Cambria"/>
          </w:rPr>
          <w:t xml:space="preserve"> </w:t>
        </w:r>
      </w:ins>
      <w:ins w:id="348" w:author="Bale,Cameron" w:date="2022-10-10T14:34:00Z">
        <w:r>
          <w:rPr>
            <w:rFonts w:ascii="Cambria" w:eastAsiaTheme="minorEastAsia" w:hAnsi="Cambria"/>
          </w:rPr>
          <w:t xml:space="preserve">denote the random variable </w:t>
        </w:r>
      </w:ins>
      <w:ins w:id="349" w:author="Bale,Cameron" w:date="2022-10-10T14:35:00Z">
        <w:r>
          <w:rPr>
            <w:rFonts w:ascii="Cambria" w:eastAsiaTheme="minorEastAsia" w:hAnsi="Cambria"/>
          </w:rPr>
          <w:t xml:space="preserve">that indicates the </w:t>
        </w:r>
      </w:ins>
      <w:ins w:id="350" w:author="Bale,Cameron" w:date="2022-10-13T11:11:00Z">
        <w:r w:rsidR="00C0030F">
          <w:rPr>
            <w:rFonts w:ascii="Cambria" w:eastAsiaTheme="minorEastAsia" w:hAnsi="Cambria"/>
          </w:rPr>
          <w:t xml:space="preserve">corresponding </w:t>
        </w:r>
      </w:ins>
      <m:oMath>
        <m:r>
          <w:ins w:id="351" w:author="Bale,Cameron" w:date="2022-10-13T11:12:00Z">
            <w:rPr>
              <w:rFonts w:ascii="Cambria Math" w:eastAsiaTheme="minorEastAsia" w:hAnsi="Cambria Math"/>
            </w:rPr>
            <m:t>PI</m:t>
          </w:ins>
        </m:r>
        <m:sSub>
          <m:sSubPr>
            <m:ctrlPr>
              <w:ins w:id="352" w:author="Bale,Cameron" w:date="2022-10-13T11:12:00Z">
                <w:rPr>
                  <w:rFonts w:ascii="Cambria Math" w:eastAsiaTheme="minorEastAsia" w:hAnsi="Cambria Math"/>
                  <w:i/>
                </w:rPr>
              </w:ins>
            </m:ctrlPr>
          </m:sSubPr>
          <m:e>
            <m:r>
              <w:ins w:id="353" w:author="Bale,Cameron" w:date="2022-10-13T11:12:00Z">
                <w:rPr>
                  <w:rFonts w:ascii="Cambria Math" w:eastAsiaTheme="minorEastAsia" w:hAnsi="Cambria Math"/>
                </w:rPr>
                <m:t>D</m:t>
              </w:ins>
            </m:r>
          </m:e>
          <m:sub>
            <m:r>
              <w:ins w:id="354" w:author="Bale,Cameron" w:date="2022-10-13T11:12:00Z">
                <w:rPr>
                  <w:rFonts w:ascii="Cambria Math" w:eastAsiaTheme="minorEastAsia" w:hAnsi="Cambria Math"/>
                </w:rPr>
                <m:t>j</m:t>
              </w:ins>
            </m:r>
          </m:sub>
        </m:sSub>
      </m:oMath>
      <w:ins w:id="355" w:author="Bale,Cameron" w:date="2022-10-13T11:12:00Z">
        <w:r w:rsidR="00C0030F">
          <w:rPr>
            <w:rFonts w:ascii="Cambria" w:eastAsiaTheme="minorEastAsia" w:hAnsi="Cambria"/>
          </w:rPr>
          <w:t xml:space="preserve"> for </w:t>
        </w:r>
      </w:ins>
      <m:oMath>
        <m:r>
          <w:ins w:id="356" w:author="Bale,Cameron" w:date="2022-10-13T11:12:00Z">
            <w:rPr>
              <w:rFonts w:ascii="Cambria Math" w:eastAsiaTheme="minorEastAsia" w:hAnsi="Cambria Math"/>
            </w:rPr>
            <m:t>I</m:t>
          </w:ins>
        </m:r>
        <m:sSub>
          <m:sSubPr>
            <m:ctrlPr>
              <w:ins w:id="357" w:author="Bale,Cameron" w:date="2022-10-13T11:12:00Z">
                <w:rPr>
                  <w:rFonts w:ascii="Cambria Math" w:eastAsiaTheme="minorEastAsia" w:hAnsi="Cambria Math"/>
                  <w:i/>
                </w:rPr>
              </w:ins>
            </m:ctrlPr>
          </m:sSubPr>
          <m:e>
            <m:r>
              <w:ins w:id="358" w:author="Bale,Cameron" w:date="2022-10-13T11:12:00Z">
                <w:rPr>
                  <w:rFonts w:ascii="Cambria Math" w:eastAsiaTheme="minorEastAsia" w:hAnsi="Cambria Math"/>
                </w:rPr>
                <m:t>D</m:t>
              </w:ins>
            </m:r>
          </m:e>
          <m:sub>
            <m:r>
              <w:ins w:id="359" w:author="Bale,Cameron" w:date="2022-10-13T11:12:00Z">
                <w:rPr>
                  <w:rFonts w:ascii="Cambria Math" w:eastAsiaTheme="minorEastAsia" w:hAnsi="Cambria Math"/>
                </w:rPr>
                <m:t>i</m:t>
              </w:ins>
            </m:r>
          </m:sub>
        </m:sSub>
      </m:oMath>
      <w:ins w:id="360" w:author="Bale,Cameron" w:date="2022-10-10T14:35:00Z">
        <w:r>
          <w:rPr>
            <w:rFonts w:ascii="Cambria" w:eastAsiaTheme="minorEastAsia" w:hAnsi="Cambria"/>
          </w:rPr>
          <w:t xml:space="preserve">, i.e., </w:t>
        </w:r>
      </w:ins>
      <m:oMath>
        <m:sSub>
          <m:sSubPr>
            <m:ctrlPr>
              <w:ins w:id="361" w:author="Bale,Cameron" w:date="2022-10-13T13:29:00Z">
                <w:rPr>
                  <w:rFonts w:ascii="Cambria Math" w:eastAsiaTheme="minorEastAsia" w:hAnsi="Cambria Math"/>
                  <w:i/>
                </w:rPr>
              </w:ins>
            </m:ctrlPr>
          </m:sSubPr>
          <m:e>
            <m:r>
              <w:ins w:id="362" w:author="Bale,Cameron" w:date="2022-10-13T11:12:00Z">
                <w:rPr>
                  <w:rFonts w:ascii="Cambria Math" w:eastAsiaTheme="minorEastAsia" w:hAnsi="Cambria Math"/>
                </w:rPr>
                <m:t>M</m:t>
              </w:ins>
            </m:r>
          </m:e>
          <m:sub>
            <m:r>
              <w:ins w:id="363" w:author="Bale,Cameron" w:date="2022-10-13T13:29:00Z">
                <w:rPr>
                  <w:rFonts w:ascii="Cambria Math" w:eastAsiaTheme="minorEastAsia" w:hAnsi="Cambria Math"/>
                </w:rPr>
                <m:t>i</m:t>
              </w:ins>
            </m:r>
          </m:sub>
        </m:sSub>
        <m:r>
          <w:ins w:id="364" w:author="Bale,Cameron" w:date="2022-10-10T14:35:00Z">
            <w:rPr>
              <w:rFonts w:ascii="Cambria Math" w:eastAsiaTheme="minorEastAsia" w:hAnsi="Cambria Math"/>
            </w:rPr>
            <m:t>=j</m:t>
          </w:ins>
        </m:r>
      </m:oMath>
      <w:ins w:id="365" w:author="Bale,Cameron" w:date="2022-10-13T13:29:00Z">
        <w:r w:rsidR="00F10443">
          <w:rPr>
            <w:rFonts w:ascii="Cambria" w:eastAsiaTheme="minorEastAsia" w:hAnsi="Cambria"/>
          </w:rPr>
          <w:t xml:space="preserve"> </w:t>
        </w:r>
      </w:ins>
      <w:ins w:id="366" w:author="Bale,Cameron" w:date="2022-10-10T14:35:00Z">
        <w:r>
          <w:rPr>
            <w:rFonts w:ascii="Cambria" w:eastAsiaTheme="minorEastAsia" w:hAnsi="Cambria"/>
          </w:rPr>
          <w:t xml:space="preserve">when the </w:t>
        </w:r>
      </w:ins>
      <w:ins w:id="367" w:author="Bale,Cameron" w:date="2022-10-13T11:12:00Z">
        <w:r w:rsidR="00C0030F">
          <w:rPr>
            <w:rFonts w:ascii="Cambria" w:eastAsiaTheme="minorEastAsia" w:hAnsi="Cambria"/>
          </w:rPr>
          <w:t>confidential data in</w:t>
        </w:r>
      </w:ins>
      <w:ins w:id="368" w:author="Bale,Cameron" w:date="2022-10-10T14:35:00Z">
        <w:r>
          <w:rPr>
            <w:rFonts w:ascii="Cambria" w:eastAsiaTheme="minorEastAsia" w:hAnsi="Cambria"/>
          </w:rPr>
          <w:t xml:space="preserve"> </w:t>
        </w:r>
      </w:ins>
      <m:oMath>
        <m:sSub>
          <m:sSubPr>
            <m:ctrlPr>
              <w:ins w:id="369" w:author="Bale,Cameron" w:date="2022-10-13T11:12:00Z">
                <w:rPr>
                  <w:rFonts w:ascii="Cambria Math" w:eastAsiaTheme="minorEastAsia" w:hAnsi="Cambria Math"/>
                  <w:b/>
                  <w:bCs/>
                  <w:i/>
                </w:rPr>
              </w:ins>
            </m:ctrlPr>
          </m:sSubPr>
          <m:e>
            <m:r>
              <w:ins w:id="370" w:author="Bale,Cameron" w:date="2022-10-10T14:35:00Z">
                <m:rPr>
                  <m:sty m:val="bi"/>
                </m:rPr>
                <w:rPr>
                  <w:rFonts w:ascii="Cambria Math" w:eastAsiaTheme="minorEastAsia" w:hAnsi="Cambria Math"/>
                </w:rPr>
                <m:t>y</m:t>
              </w:ins>
            </m:r>
          </m:e>
          <m:sub>
            <m:r>
              <w:ins w:id="371" w:author="Bale,Cameron" w:date="2022-10-13T11:12:00Z">
                <m:rPr>
                  <m:sty m:val="bi"/>
                </m:rPr>
                <w:rPr>
                  <w:rFonts w:ascii="Cambria Math" w:eastAsiaTheme="minorEastAsia" w:hAnsi="Cambria Math"/>
                </w:rPr>
                <m:t>i</m:t>
              </w:ins>
            </m:r>
          </m:sub>
        </m:sSub>
      </m:oMath>
      <w:ins w:id="372" w:author="Bale,Cameron" w:date="2022-10-13T11:13:00Z">
        <w:r w:rsidR="00C0030F">
          <w:rPr>
            <w:rFonts w:ascii="Cambria" w:eastAsiaTheme="minorEastAsia" w:hAnsi="Cambria"/>
            <w:b/>
            <w:bCs/>
          </w:rPr>
          <w:t xml:space="preserve"> </w:t>
        </w:r>
      </w:ins>
      <w:ins w:id="373" w:author="Bale,Cameron" w:date="2022-10-10T14:35:00Z">
        <w:r>
          <w:rPr>
            <w:rFonts w:ascii="Cambria" w:eastAsiaTheme="minorEastAsia" w:hAnsi="Cambria"/>
          </w:rPr>
          <w:t>corresp</w:t>
        </w:r>
      </w:ins>
      <w:ins w:id="374" w:author="Bale,Cameron" w:date="2022-10-10T14:36:00Z">
        <w:r>
          <w:rPr>
            <w:rFonts w:ascii="Cambria" w:eastAsiaTheme="minorEastAsia" w:hAnsi="Cambria"/>
          </w:rPr>
          <w:t xml:space="preserve">onds to protected series </w:t>
        </w:r>
      </w:ins>
      <m:oMath>
        <m:r>
          <w:ins w:id="375" w:author="Bale,Cameron" w:date="2022-10-10T14:36:00Z">
            <w:rPr>
              <w:rFonts w:ascii="Cambria Math" w:eastAsiaTheme="minorEastAsia" w:hAnsi="Cambria Math"/>
            </w:rPr>
            <m:t>j</m:t>
          </w:ins>
        </m:r>
      </m:oMath>
      <w:ins w:id="376" w:author="Bale,Cameron" w:date="2022-10-10T14:36:00Z">
        <w:r>
          <w:rPr>
            <w:rFonts w:ascii="Cambria" w:eastAsiaTheme="minorEastAsia" w:hAnsi="Cambria"/>
          </w:rPr>
          <w:t>.</w:t>
        </w:r>
      </w:ins>
      <w:ins w:id="377" w:author="Bale,Cameron" w:date="2022-10-10T14:37:00Z">
        <w:r w:rsidR="00CB3BBE">
          <w:rPr>
            <w:rFonts w:ascii="Cambria" w:eastAsiaTheme="minorEastAsia" w:hAnsi="Cambria"/>
          </w:rPr>
          <w:t xml:space="preserve"> Identification disclosure occurs when the third party</w:t>
        </w:r>
      </w:ins>
      <w:ins w:id="378" w:author="Bale,Cameron" w:date="2022-10-10T14:38:00Z">
        <w:r w:rsidR="00CB3BBE">
          <w:rPr>
            <w:rFonts w:ascii="Cambria" w:eastAsiaTheme="minorEastAsia" w:hAnsi="Cambria"/>
          </w:rPr>
          <w:t xml:space="preserve"> identifies this correspondence, thereby identifying a unit of interest in the protecte</w:t>
        </w:r>
      </w:ins>
      <w:ins w:id="379" w:author="Bale,Cameron" w:date="2022-10-10T14:39:00Z">
        <w:r w:rsidR="00CB3BBE">
          <w:rPr>
            <w:rFonts w:ascii="Cambria" w:eastAsiaTheme="minorEastAsia" w:hAnsi="Cambria"/>
          </w:rPr>
          <w:t>d data</w:t>
        </w:r>
      </w:ins>
      <w:ins w:id="380" w:author="Bale,Cameron" w:date="2022-10-10T15:04:00Z">
        <w:r w:rsidR="00290AF0">
          <w:rPr>
            <w:rFonts w:ascii="Cambria" w:eastAsiaTheme="minorEastAsia" w:hAnsi="Cambria"/>
          </w:rPr>
          <w:t xml:space="preserve"> </w:t>
        </w:r>
      </w:ins>
      <w:ins w:id="381" w:author="Bale,Cameron" w:date="2022-10-10T14:39:00Z">
        <w:r w:rsidR="00CB3BBE">
          <w:rPr>
            <w:rFonts w:ascii="Cambria" w:eastAsiaTheme="minorEastAsia" w:hAnsi="Cambria"/>
          </w:rPr>
          <w:t>set</w:t>
        </w:r>
      </w:ins>
      <w:ins w:id="382" w:author="Bale,Cameron" w:date="2022-10-10T15:04:00Z">
        <w:r w:rsidR="00290AF0">
          <w:rPr>
            <w:rFonts w:ascii="Cambria" w:eastAsiaTheme="minorEastAsia" w:hAnsi="Cambria"/>
          </w:rPr>
          <w:t>.</w:t>
        </w:r>
      </w:ins>
      <w:ins w:id="383" w:author="Bale,Cameron" w:date="2022-10-10T15:07:00Z">
        <w:r w:rsidR="008841B8">
          <w:rPr>
            <w:rFonts w:ascii="Cambria" w:eastAsiaTheme="minorEastAsia" w:hAnsi="Cambria"/>
          </w:rPr>
          <w:t xml:space="preserve"> For simplicity, we assume the third party</w:t>
        </w:r>
      </w:ins>
      <w:ins w:id="384" w:author="Bale,Cameron" w:date="2022-10-10T15:08:00Z">
        <w:r w:rsidR="008841B8">
          <w:rPr>
            <w:rFonts w:ascii="Cambria" w:eastAsiaTheme="minorEastAsia" w:hAnsi="Cambria"/>
          </w:rPr>
          <w:t xml:space="preserve"> does not know which privacy met</w:t>
        </w:r>
      </w:ins>
      <w:ins w:id="385" w:author="Bale,Cameron" w:date="2022-10-10T15:09:00Z">
        <w:r w:rsidR="008841B8">
          <w:rPr>
            <w:rFonts w:ascii="Cambria" w:eastAsiaTheme="minorEastAsia" w:hAnsi="Cambria"/>
          </w:rPr>
          <w:t>hod was applied to the data</w:t>
        </w:r>
      </w:ins>
      <w:ins w:id="386" w:author="Bale,Cameron" w:date="2022-10-13T11:13:00Z">
        <w:r w:rsidR="00C0030F">
          <w:rPr>
            <w:rFonts w:ascii="Cambria" w:eastAsiaTheme="minorEastAsia" w:hAnsi="Cambria"/>
          </w:rPr>
          <w:t xml:space="preserve"> </w:t>
        </w:r>
      </w:ins>
      <w:ins w:id="387" w:author="Bale,Cameron" w:date="2022-10-10T15:09:00Z">
        <w:r w:rsidR="008841B8">
          <w:rPr>
            <w:rFonts w:ascii="Cambria" w:eastAsiaTheme="minorEastAsia" w:hAnsi="Cambria"/>
          </w:rPr>
          <w:t>and</w:t>
        </w:r>
      </w:ins>
      <w:ins w:id="388" w:author="Bale,Cameron" w:date="2022-10-10T15:07:00Z">
        <w:r w:rsidR="008841B8">
          <w:rPr>
            <w:rFonts w:ascii="Cambria" w:eastAsiaTheme="minorEastAsia" w:hAnsi="Cambria"/>
          </w:rPr>
          <w:t xml:space="preserve"> knows that the unit of interest is contained in the protected data set</w:t>
        </w:r>
      </w:ins>
      <w:ins w:id="389" w:author="Bale,Cameron" w:date="2022-10-13T11:13:00Z">
        <w:r w:rsidR="00116323">
          <w:rPr>
            <w:rFonts w:ascii="Cambria" w:eastAsiaTheme="minorEastAsia" w:hAnsi="Cambria"/>
          </w:rPr>
          <w:t>.</w:t>
        </w:r>
      </w:ins>
      <w:ins w:id="390" w:author="Bale,Cameron" w:date="2022-10-10T15:08:00Z">
        <w:r w:rsidR="008841B8">
          <w:rPr>
            <w:rFonts w:ascii="Cambria" w:eastAsiaTheme="minorEastAsia" w:hAnsi="Cambria"/>
          </w:rPr>
          <w:t xml:space="preserve"> </w:t>
        </w:r>
      </w:ins>
    </w:p>
    <w:p w14:paraId="7DDF5B51" w14:textId="77777777" w:rsidR="00617BDC" w:rsidRPr="00617BDC" w:rsidRDefault="00617BDC" w:rsidP="00D76DF4">
      <w:pPr>
        <w:rPr>
          <w:ins w:id="391" w:author="Bale,Cameron" w:date="2022-10-10T14:35:00Z"/>
          <w:rFonts w:ascii="Cambria" w:eastAsiaTheme="minorEastAsia" w:hAnsi="Cambria"/>
          <w:rPrChange w:id="392" w:author="Bale,Cameron" w:date="2022-10-10T14:36:00Z">
            <w:rPr>
              <w:ins w:id="393" w:author="Bale,Cameron" w:date="2022-10-10T14:35:00Z"/>
              <w:rFonts w:ascii="Cambria Math" w:eastAsiaTheme="minorEastAsia" w:hAnsi="Cambria Math"/>
              <w:i/>
            </w:rPr>
          </w:rPrChange>
        </w:rPr>
      </w:pPr>
    </w:p>
    <w:p w14:paraId="37C2F8D4" w14:textId="332DADE8" w:rsidR="00B344C3" w:rsidRPr="00C1410F" w:rsidRDefault="008841B8" w:rsidP="00F74717">
      <w:pPr>
        <w:rPr>
          <w:ins w:id="394" w:author="Bale,Cameron" w:date="2022-10-09T00:51:00Z"/>
          <w:rFonts w:ascii="Cambria" w:eastAsiaTheme="minorEastAsia" w:hAnsi="Cambria"/>
        </w:rPr>
      </w:pPr>
      <w:ins w:id="395" w:author="Bale,Cameron" w:date="2022-10-10T15:04:00Z">
        <w:r>
          <w:rPr>
            <w:rFonts w:ascii="Cambria" w:eastAsiaTheme="minorEastAsia" w:hAnsi="Cambria"/>
          </w:rPr>
          <w:t>The</w:t>
        </w:r>
      </w:ins>
      <w:ins w:id="396" w:author="Bale,Cameron" w:date="2022-10-10T14:39:00Z">
        <w:r w:rsidR="00CB3BBE">
          <w:rPr>
            <w:rFonts w:ascii="Cambria" w:eastAsiaTheme="minorEastAsia" w:hAnsi="Cambria"/>
          </w:rPr>
          <w:t xml:space="preserve"> identification attack proceeds as follows</w:t>
        </w:r>
      </w:ins>
      <w:ins w:id="397" w:author="Bale,Cameron" w:date="2022-10-13T11:15:00Z">
        <w:r w:rsidR="00116323">
          <w:rPr>
            <w:rFonts w:ascii="Cambria" w:eastAsiaTheme="minorEastAsia" w:hAnsi="Cambria"/>
          </w:rPr>
          <w:t xml:space="preserve">. Let </w:t>
        </w:r>
      </w:ins>
      <m:oMath>
        <m:sSub>
          <m:sSubPr>
            <m:ctrlPr>
              <w:ins w:id="398" w:author="Bale,Cameron" w:date="2022-10-13T11:15:00Z">
                <w:rPr>
                  <w:rFonts w:ascii="Cambria Math" w:eastAsiaTheme="minorEastAsia" w:hAnsi="Cambria Math"/>
                  <w:i/>
                </w:rPr>
              </w:ins>
            </m:ctrlPr>
          </m:sSubPr>
          <m:e>
            <m:acc>
              <m:accPr>
                <m:chr m:val="̃"/>
                <m:ctrlPr>
                  <w:ins w:id="399" w:author="Bale,Cameron" w:date="2022-10-13T11:15:00Z">
                    <w:rPr>
                      <w:rFonts w:ascii="Cambria Math" w:eastAsiaTheme="minorEastAsia" w:hAnsi="Cambria Math"/>
                    </w:rPr>
                  </w:ins>
                </m:ctrlPr>
              </m:accPr>
              <m:e>
                <m:r>
                  <w:ins w:id="400" w:author="Bale,Cameron" w:date="2022-10-13T11:15:00Z">
                    <w:rPr>
                      <w:rFonts w:ascii="Cambria Math" w:eastAsiaTheme="minorEastAsia" w:hAnsi="Cambria Math"/>
                    </w:rPr>
                    <m:t>x</m:t>
                  </w:ins>
                </m:r>
              </m:e>
            </m:acc>
          </m:e>
          <m:sub>
            <m:r>
              <w:ins w:id="401" w:author="Bale,Cameron" w:date="2022-10-13T11:15:00Z">
                <w:rPr>
                  <w:rFonts w:ascii="Cambria Math" w:eastAsiaTheme="minorEastAsia" w:hAnsi="Cambria Math"/>
                </w:rPr>
                <m:t>j</m:t>
              </w:ins>
            </m:r>
          </m:sub>
        </m:sSub>
        <m:r>
          <w:ins w:id="402" w:author="Bale,Cameron" w:date="2022-10-13T11:15:00Z">
            <w:rPr>
              <w:rFonts w:ascii="Cambria Math" w:eastAsiaTheme="minorEastAsia" w:hAnsi="Cambria Math"/>
            </w:rPr>
            <m:t>=</m:t>
          </w:ins>
        </m:r>
        <m:d>
          <m:dPr>
            <m:ctrlPr>
              <w:ins w:id="403" w:author="Bale,Cameron" w:date="2022-10-13T11:15:00Z">
                <w:rPr>
                  <w:rFonts w:ascii="Cambria Math" w:eastAsiaTheme="minorEastAsia" w:hAnsi="Cambria Math"/>
                  <w:i/>
                </w:rPr>
              </w:ins>
            </m:ctrlPr>
          </m:dPr>
          <m:e>
            <m:sSub>
              <m:sSubPr>
                <m:ctrlPr>
                  <w:ins w:id="404" w:author="Bale,Cameron" w:date="2022-10-13T11:15:00Z">
                    <w:rPr>
                      <w:rFonts w:ascii="Cambria Math" w:eastAsiaTheme="minorEastAsia" w:hAnsi="Cambria Math"/>
                      <w:i/>
                    </w:rPr>
                  </w:ins>
                </m:ctrlPr>
              </m:sSubPr>
              <m:e>
                <m:r>
                  <w:ins w:id="405" w:author="Bale,Cameron" w:date="2022-10-13T11:15:00Z">
                    <w:rPr>
                      <w:rFonts w:ascii="Cambria Math" w:eastAsiaTheme="minorEastAsia" w:hAnsi="Cambria Math"/>
                    </w:rPr>
                    <m:t>P</m:t>
                  </w:ins>
                </m:r>
              </m:e>
              <m:sub>
                <m:r>
                  <w:ins w:id="406" w:author="Bale,Cameron" w:date="2022-10-13T11:15:00Z">
                    <w:rPr>
                      <w:rFonts w:ascii="Cambria Math" w:eastAsiaTheme="minorEastAsia" w:hAnsi="Cambria Math"/>
                    </w:rPr>
                    <m:t>j,</m:t>
                  </w:ins>
                </m:r>
                <m:sSup>
                  <m:sSupPr>
                    <m:ctrlPr>
                      <w:ins w:id="407" w:author="Bale,Cameron" w:date="2022-10-13T11:15:00Z">
                        <w:rPr>
                          <w:rFonts w:ascii="Cambria Math" w:eastAsiaTheme="minorEastAsia" w:hAnsi="Cambria Math"/>
                          <w:i/>
                        </w:rPr>
                      </w:ins>
                    </m:ctrlPr>
                  </m:sSupPr>
                  <m:e>
                    <m:r>
                      <w:ins w:id="408" w:author="Bale,Cameron" w:date="2022-10-13T11:15:00Z">
                        <w:rPr>
                          <w:rFonts w:ascii="Cambria Math" w:eastAsiaTheme="minorEastAsia" w:hAnsi="Cambria Math"/>
                        </w:rPr>
                        <m:t>t</m:t>
                      </w:ins>
                    </m:r>
                  </m:e>
                  <m:sup>
                    <m:r>
                      <w:ins w:id="409" w:author="Bale,Cameron" w:date="2022-10-13T11:15:00Z">
                        <w:rPr>
                          <w:rFonts w:ascii="Cambria Math" w:eastAsiaTheme="minorEastAsia" w:hAnsi="Cambria Math"/>
                        </w:rPr>
                        <m:t>'</m:t>
                      </w:ins>
                    </m:r>
                  </m:sup>
                </m:sSup>
              </m:sub>
            </m:sSub>
            <m:r>
              <w:ins w:id="410" w:author="Bale,Cameron" w:date="2022-10-13T11:15:00Z">
                <w:rPr>
                  <w:rFonts w:ascii="Cambria Math" w:eastAsiaTheme="minorEastAsia" w:hAnsi="Cambria Math"/>
                </w:rPr>
                <m:t>,…,</m:t>
              </w:ins>
            </m:r>
            <m:sSub>
              <m:sSubPr>
                <m:ctrlPr>
                  <w:ins w:id="411" w:author="Bale,Cameron" w:date="2022-10-13T11:15:00Z">
                    <w:rPr>
                      <w:rFonts w:ascii="Cambria Math" w:eastAsiaTheme="minorEastAsia" w:hAnsi="Cambria Math"/>
                      <w:i/>
                    </w:rPr>
                  </w:ins>
                </m:ctrlPr>
              </m:sSubPr>
              <m:e>
                <m:r>
                  <w:ins w:id="412" w:author="Bale,Cameron" w:date="2022-10-13T11:15:00Z">
                    <w:rPr>
                      <w:rFonts w:ascii="Cambria Math" w:eastAsiaTheme="minorEastAsia" w:hAnsi="Cambria Math"/>
                    </w:rPr>
                    <m:t>P</m:t>
                  </w:ins>
                </m:r>
              </m:e>
              <m:sub>
                <m:r>
                  <w:ins w:id="413" w:author="Bale,Cameron" w:date="2022-10-13T11:15:00Z">
                    <w:rPr>
                      <w:rFonts w:ascii="Cambria Math" w:eastAsiaTheme="minorEastAsia" w:hAnsi="Cambria Math"/>
                    </w:rPr>
                    <m:t>j,</m:t>
                  </w:ins>
                </m:r>
                <m:sSup>
                  <m:sSupPr>
                    <m:ctrlPr>
                      <w:ins w:id="414" w:author="Bale,Cameron" w:date="2022-10-13T11:15:00Z">
                        <w:rPr>
                          <w:rFonts w:ascii="Cambria Math" w:eastAsiaTheme="minorEastAsia" w:hAnsi="Cambria Math"/>
                          <w:i/>
                        </w:rPr>
                      </w:ins>
                    </m:ctrlPr>
                  </m:sSupPr>
                  <m:e>
                    <m:r>
                      <w:ins w:id="415" w:author="Bale,Cameron" w:date="2022-10-13T11:15:00Z">
                        <w:rPr>
                          <w:rFonts w:ascii="Cambria Math" w:eastAsiaTheme="minorEastAsia" w:hAnsi="Cambria Math"/>
                        </w:rPr>
                        <m:t>t</m:t>
                      </w:ins>
                    </m:r>
                  </m:e>
                  <m:sup>
                    <m:r>
                      <w:ins w:id="416" w:author="Bale,Cameron" w:date="2022-10-13T11:15:00Z">
                        <w:rPr>
                          <w:rFonts w:ascii="Cambria Math" w:eastAsiaTheme="minorEastAsia" w:hAnsi="Cambria Math"/>
                        </w:rPr>
                        <m:t>'</m:t>
                      </w:ins>
                    </m:r>
                  </m:sup>
                </m:sSup>
                <m:r>
                  <w:ins w:id="417" w:author="Bale,Cameron" w:date="2022-10-13T11:15:00Z">
                    <w:rPr>
                      <w:rFonts w:ascii="Cambria Math" w:eastAsiaTheme="minorEastAsia" w:hAnsi="Cambria Math"/>
                    </w:rPr>
                    <m:t>+</m:t>
                  </w:ins>
                </m:r>
                <m:r>
                  <w:ins w:id="418" w:author="Bale,Cameron" w:date="2022-10-13T11:31:00Z">
                    <w:rPr>
                      <w:rFonts w:ascii="Cambria Math" w:eastAsiaTheme="minorEastAsia" w:hAnsi="Cambria Math"/>
                    </w:rPr>
                    <m:t>E</m:t>
                  </w:ins>
                </m:r>
              </m:sub>
            </m:sSub>
          </m:e>
        </m:d>
        <m:r>
          <w:ins w:id="419" w:author="Bale,Cameron" w:date="2022-10-13T11:15:00Z">
            <w:rPr>
              <w:rFonts w:ascii="Cambria Math" w:eastAsiaTheme="minorEastAsia" w:hAnsi="Cambria Math"/>
            </w:rPr>
            <m:t>, j=1,…,J</m:t>
          </w:ins>
        </m:r>
      </m:oMath>
      <w:ins w:id="420" w:author="Bale,Cameron" w:date="2022-10-13T11:31:00Z">
        <w:r w:rsidR="00C1410F">
          <w:rPr>
            <w:rFonts w:ascii="Cambria" w:eastAsiaTheme="minorEastAsia" w:hAnsi="Cambria"/>
          </w:rPr>
          <w:t xml:space="preserve"> </w:t>
        </w:r>
      </w:ins>
      <w:ins w:id="421" w:author="Bale,Cameron" w:date="2022-10-13T11:15:00Z">
        <w:r w:rsidR="00116323">
          <w:rPr>
            <w:rFonts w:ascii="Cambria" w:eastAsiaTheme="minorEastAsia" w:hAnsi="Cambria"/>
          </w:rPr>
          <w:t xml:space="preserve">denote the </w:t>
        </w:r>
      </w:ins>
      <m:oMath>
        <m:r>
          <w:ins w:id="422" w:author="Bale,Cameron" w:date="2022-10-13T11:31:00Z">
            <w:rPr>
              <w:rFonts w:ascii="Cambria Math" w:eastAsiaTheme="minorEastAsia" w:hAnsi="Cambria Math"/>
            </w:rPr>
            <m:t>E</m:t>
          </w:ins>
        </m:r>
      </m:oMath>
      <w:ins w:id="423" w:author="Bale,Cameron" w:date="2022-10-13T11:31:00Z">
        <w:r w:rsidR="00C1410F">
          <w:rPr>
            <w:rFonts w:ascii="Cambria" w:eastAsiaTheme="minorEastAsia" w:hAnsi="Cambria"/>
          </w:rPr>
          <w:t xml:space="preserve"> </w:t>
        </w:r>
      </w:ins>
      <w:ins w:id="424" w:author="Bale,Cameron" w:date="2022-10-13T11:15:00Z">
        <w:r w:rsidR="00116323">
          <w:rPr>
            <w:rFonts w:ascii="Cambria" w:eastAsiaTheme="minorEastAsia" w:hAnsi="Cambria"/>
          </w:rPr>
          <w:t xml:space="preserve">protected values of each time series </w:t>
        </w:r>
      </w:ins>
      <m:oMath>
        <m:r>
          <w:ins w:id="425" w:author="Bale,Cameron" w:date="2022-10-13T11:15:00Z">
            <w:rPr>
              <w:rFonts w:ascii="Cambria Math" w:eastAsiaTheme="minorEastAsia" w:hAnsi="Cambria Math"/>
            </w:rPr>
            <m:t>j</m:t>
          </w:ins>
        </m:r>
      </m:oMath>
      <w:ins w:id="426" w:author="Bale,Cameron" w:date="2022-10-13T11:15:00Z">
        <w:r w:rsidR="00116323">
          <w:rPr>
            <w:rFonts w:ascii="Cambria" w:eastAsiaTheme="minorEastAsia" w:hAnsi="Cambria"/>
          </w:rPr>
          <w:t xml:space="preserve"> that begin in time period </w:t>
        </w:r>
      </w:ins>
      <m:oMath>
        <m:sSup>
          <m:sSupPr>
            <m:ctrlPr>
              <w:ins w:id="427" w:author="Bale,Cameron" w:date="2022-10-13T11:15:00Z">
                <w:rPr>
                  <w:rFonts w:ascii="Cambria Math" w:eastAsiaTheme="minorEastAsia" w:hAnsi="Cambria Math"/>
                  <w:i/>
                </w:rPr>
              </w:ins>
            </m:ctrlPr>
          </m:sSupPr>
          <m:e>
            <m:r>
              <w:ins w:id="428" w:author="Bale,Cameron" w:date="2022-10-13T11:15:00Z">
                <w:rPr>
                  <w:rFonts w:ascii="Cambria Math" w:eastAsiaTheme="minorEastAsia" w:hAnsi="Cambria Math"/>
                </w:rPr>
                <m:t>t</m:t>
              </w:ins>
            </m:r>
          </m:e>
          <m:sup>
            <m:r>
              <w:ins w:id="429" w:author="Bale,Cameron" w:date="2022-10-13T11:15:00Z">
                <w:rPr>
                  <w:rFonts w:ascii="Cambria Math" w:eastAsiaTheme="minorEastAsia" w:hAnsi="Cambria Math"/>
                </w:rPr>
                <m:t>'</m:t>
              </w:ins>
            </m:r>
          </m:sup>
        </m:sSup>
      </m:oMath>
      <w:ins w:id="430" w:author="Bale,Cameron" w:date="2022-10-13T11:15:00Z">
        <w:r w:rsidR="00116323">
          <w:rPr>
            <w:rFonts w:ascii="Cambria" w:eastAsiaTheme="minorEastAsia" w:hAnsi="Cambria"/>
          </w:rPr>
          <w:t>.</w:t>
        </w:r>
      </w:ins>
      <w:ins w:id="431" w:author="Bale,Cameron" w:date="2022-10-13T11:16:00Z">
        <w:r w:rsidR="00F74717">
          <w:rPr>
            <w:rFonts w:ascii="Cambria" w:eastAsiaTheme="minorEastAsia" w:hAnsi="Cambria"/>
          </w:rPr>
          <w:t xml:space="preserve"> </w:t>
        </w:r>
      </w:ins>
      <m:oMath>
        <m:r>
          <w:del w:id="432" w:author="Bale,Cameron" w:date="2022-10-13T11:09:00Z">
            <m:rPr>
              <m:sty m:val="p"/>
            </m:rPr>
            <w:rPr>
              <w:rFonts w:ascii="Cambria Math" w:eastAsiaTheme="minorEastAsia" w:hAnsi="Cambria Math"/>
            </w:rPr>
            <m:t>∈</m:t>
          </w:del>
        </m:r>
      </m:oMath>
      <w:ins w:id="433" w:author="Bale,Cameron" w:date="2022-10-10T14:46:00Z">
        <w:r w:rsidR="00CB3BBE">
          <w:rPr>
            <w:rFonts w:ascii="Cambria" w:eastAsiaTheme="minorEastAsia" w:hAnsi="Cambria"/>
          </w:rPr>
          <w:t xml:space="preserve">The </w:t>
        </w:r>
      </w:ins>
      <w:ins w:id="434" w:author="Bale,Cameron" w:date="2022-10-09T00:49:00Z">
        <w:r w:rsidR="00B344C3">
          <w:rPr>
            <w:rFonts w:ascii="Cambria" w:eastAsiaTheme="minorEastAsia" w:hAnsi="Cambria"/>
          </w:rPr>
          <w:t xml:space="preserve">third party </w:t>
        </w:r>
      </w:ins>
      <w:ins w:id="435" w:author="Bale,Cameron" w:date="2022-10-13T11:16:00Z">
        <w:r w:rsidR="00F74717">
          <w:rPr>
            <w:rFonts w:ascii="Cambria" w:eastAsiaTheme="minorEastAsia" w:hAnsi="Cambria"/>
          </w:rPr>
          <w:t>computes</w:t>
        </w:r>
      </w:ins>
      <w:ins w:id="436" w:author="Bale,Cameron" w:date="2022-10-09T00:49:00Z">
        <w:r w:rsidR="00B344C3">
          <w:rPr>
            <w:rFonts w:ascii="Cambria" w:eastAsiaTheme="minorEastAsia" w:hAnsi="Cambria"/>
          </w:rPr>
          <w:t xml:space="preserve"> the </w:t>
        </w:r>
      </w:ins>
      <w:ins w:id="437" w:author="Bale,Cameron" w:date="2022-10-09T00:50:00Z">
        <w:r w:rsidR="00B344C3">
          <w:rPr>
            <w:rFonts w:ascii="Cambria" w:eastAsiaTheme="minorEastAsia" w:hAnsi="Cambria"/>
          </w:rPr>
          <w:t>distance between</w:t>
        </w:r>
      </w:ins>
      <w:ins w:id="438" w:author="Bale,Cameron" w:date="2022-10-13T11:16:00Z">
        <w:r w:rsidR="00F74717">
          <w:rPr>
            <w:rFonts w:ascii="Cambria" w:eastAsiaTheme="minorEastAsia" w:hAnsi="Cambria"/>
          </w:rPr>
          <w:t xml:space="preserve"> </w:t>
        </w:r>
      </w:ins>
      <m:oMath>
        <m:sSub>
          <m:sSubPr>
            <m:ctrlPr>
              <w:ins w:id="439" w:author="Bale,Cameron" w:date="2022-10-13T11:16:00Z">
                <w:rPr>
                  <w:rFonts w:ascii="Cambria Math" w:eastAsiaTheme="minorEastAsia" w:hAnsi="Cambria Math"/>
                  <w:i/>
                </w:rPr>
              </w:ins>
            </m:ctrlPr>
          </m:sSubPr>
          <m:e>
            <m:r>
              <w:ins w:id="440" w:author="Bale,Cameron" w:date="2022-10-13T11:16:00Z">
                <w:rPr>
                  <w:rFonts w:ascii="Cambria Math" w:eastAsiaTheme="minorEastAsia" w:hAnsi="Cambria Math"/>
                </w:rPr>
                <m:t>y</m:t>
              </w:ins>
            </m:r>
          </m:e>
          <m:sub>
            <m:r>
              <w:ins w:id="441" w:author="Bale,Cameron" w:date="2022-10-13T11:16:00Z">
                <w:rPr>
                  <w:rFonts w:ascii="Cambria Math" w:eastAsiaTheme="minorEastAsia" w:hAnsi="Cambria Math"/>
                </w:rPr>
                <m:t>i</m:t>
              </w:ins>
            </m:r>
          </m:sub>
        </m:sSub>
      </m:oMath>
      <w:ins w:id="442" w:author="Bale,Cameron" w:date="2022-10-13T11:16:00Z">
        <w:r w:rsidR="00F74717">
          <w:rPr>
            <w:rFonts w:ascii="Cambria" w:eastAsiaTheme="minorEastAsia" w:hAnsi="Cambria"/>
          </w:rPr>
          <w:t xml:space="preserve"> </w:t>
        </w:r>
      </w:ins>
      <w:ins w:id="443" w:author="Bale,Cameron" w:date="2022-10-09T00:50:00Z">
        <w:r w:rsidR="00B344C3">
          <w:rPr>
            <w:rFonts w:ascii="Cambria" w:eastAsiaTheme="minorEastAsia" w:hAnsi="Cambria"/>
          </w:rPr>
          <w:t xml:space="preserve">and the </w:t>
        </w:r>
      </w:ins>
      <w:ins w:id="444" w:author="Bale,Cameron" w:date="2022-10-10T14:47:00Z">
        <w:r w:rsidR="00AA2F74">
          <w:rPr>
            <w:rFonts w:ascii="Cambria" w:eastAsiaTheme="minorEastAsia" w:hAnsi="Cambria"/>
          </w:rPr>
          <w:t>protected valu</w:t>
        </w:r>
      </w:ins>
      <w:ins w:id="445" w:author="Bale,Cameron" w:date="2022-10-13T11:17:00Z">
        <w:r w:rsidR="00F74717">
          <w:rPr>
            <w:rFonts w:ascii="Cambria" w:eastAsiaTheme="minorEastAsia" w:hAnsi="Cambria"/>
          </w:rPr>
          <w:t xml:space="preserve">es </w:t>
        </w:r>
      </w:ins>
      <m:oMath>
        <m:acc>
          <m:accPr>
            <m:chr m:val="̃"/>
            <m:ctrlPr>
              <w:rPr>
                <w:rFonts w:ascii="Cambria Math" w:eastAsiaTheme="minorEastAsia" w:hAnsi="Cambria Math"/>
              </w:rPr>
            </m:ctrlPr>
          </m:accPr>
          <m:e>
            <m:sSub>
              <m:sSubPr>
                <m:ctrlPr>
                  <w:ins w:id="446" w:author="Bale,Cameron" w:date="2022-10-13T11:17:00Z">
                    <w:rPr>
                      <w:rFonts w:ascii="Cambria Math" w:eastAsiaTheme="minorEastAsia" w:hAnsi="Cambria Math"/>
                      <w:i/>
                    </w:rPr>
                  </w:ins>
                </m:ctrlPr>
              </m:sSubPr>
              <m:e>
                <m:r>
                  <w:ins w:id="447" w:author="Bale,Cameron" w:date="2022-10-13T11:17:00Z">
                    <w:rPr>
                      <w:rFonts w:ascii="Cambria Math" w:eastAsiaTheme="minorEastAsia" w:hAnsi="Cambria Math"/>
                    </w:rPr>
                    <m:t>x</m:t>
                  </w:ins>
                </m:r>
                <m:ctrlPr>
                  <w:ins w:id="448" w:author="Bale,Cameron" w:date="2022-10-13T11:17:00Z">
                    <w:rPr>
                      <w:rFonts w:ascii="Cambria Math" w:eastAsiaTheme="minorEastAsia" w:hAnsi="Cambria Math"/>
                    </w:rPr>
                  </w:ins>
                </m:ctrlPr>
              </m:e>
              <m:sub>
                <m:r>
                  <w:ins w:id="449" w:author="Bale,Cameron" w:date="2022-10-13T11:17:00Z">
                    <w:rPr>
                      <w:rFonts w:ascii="Cambria Math" w:eastAsiaTheme="minorEastAsia" w:hAnsi="Cambria Math"/>
                    </w:rPr>
                    <m:t>j</m:t>
                  </w:ins>
                </m:r>
              </m:sub>
            </m:sSub>
          </m:e>
        </m:acc>
        <m:acc>
          <m:accPr>
            <m:chr m:val="̃"/>
            <m:ctrlPr>
              <w:del w:id="450" w:author="Bale,Cameron" w:date="2022-10-13T11:16:00Z">
                <w:rPr>
                  <w:rFonts w:ascii="Cambria Math" w:eastAsiaTheme="minorEastAsia" w:hAnsi="Cambria Math"/>
                </w:rPr>
              </w:del>
            </m:ctrlPr>
          </m:accPr>
          <m:e/>
        </m:acc>
        <m:r>
          <w:ins w:id="451" w:author="Bale,Cameron" w:date="2022-10-13T11:18:00Z">
            <w:rPr>
              <w:rFonts w:ascii="Cambria Math" w:eastAsiaTheme="minorEastAsia" w:hAnsi="Cambria Math"/>
            </w:rPr>
            <m:t>, j=1,…,J</m:t>
          </w:ins>
        </m:r>
      </m:oMath>
      <w:ins w:id="452" w:author="Bale,Cameron" w:date="2022-10-13T11:18:00Z">
        <w:r w:rsidR="00F2516E">
          <w:rPr>
            <w:rFonts w:ascii="Cambria" w:eastAsiaTheme="minorEastAsia" w:hAnsi="Cambria"/>
          </w:rPr>
          <w:t xml:space="preserve"> u</w:t>
        </w:r>
      </w:ins>
      <w:ins w:id="453" w:author="Bale,Cameron" w:date="2022-10-09T00:51:00Z">
        <w:r w:rsidR="00B344C3">
          <w:rPr>
            <w:rFonts w:ascii="Cambria" w:eastAsiaTheme="minorEastAsia" w:hAnsi="Cambria"/>
          </w:rPr>
          <w:t>s</w:t>
        </w:r>
      </w:ins>
      <w:ins w:id="454" w:author="Bale,Cameron" w:date="2022-10-13T11:18:00Z">
        <w:r w:rsidR="00F2516E">
          <w:rPr>
            <w:rFonts w:ascii="Cambria" w:eastAsiaTheme="minorEastAsia" w:hAnsi="Cambria"/>
          </w:rPr>
          <w:t>ing</w:t>
        </w:r>
      </w:ins>
      <w:ins w:id="455" w:author="Bale,Cameron" w:date="2022-10-09T00:51:00Z">
        <w:r w:rsidR="00B344C3">
          <w:rPr>
            <w:rFonts w:ascii="Cambria" w:eastAsiaTheme="minorEastAsia" w:hAnsi="Cambria"/>
          </w:rPr>
          <w:t xml:space="preserve"> the Euclidean</w:t>
        </w:r>
      </w:ins>
      <w:ins w:id="456" w:author="Bale,Cameron" w:date="2022-10-13T11:18:00Z">
        <w:r w:rsidR="00F2516E">
          <w:rPr>
            <w:rFonts w:ascii="Cambria" w:eastAsiaTheme="minorEastAsia" w:hAnsi="Cambria"/>
          </w:rPr>
          <w:t xml:space="preserve"> distance</w:t>
        </w:r>
      </w:ins>
      <w:ins w:id="457" w:author="Bale,Cameron" w:date="2022-10-09T00:51:00Z">
        <w:r w:rsidR="00B344C3">
          <w:rPr>
            <w:rFonts w:ascii="Cambria" w:eastAsiaTheme="minorEastAsia" w:hAnsi="Cambria"/>
          </w:rPr>
          <w:t>,</w:t>
        </w:r>
      </w:ins>
    </w:p>
    <w:p w14:paraId="6215BC1E" w14:textId="05534536" w:rsidR="00B344C3" w:rsidRDefault="00B344C3" w:rsidP="00D76DF4">
      <w:pPr>
        <w:rPr>
          <w:ins w:id="458" w:author="Bale,Cameron" w:date="2022-10-09T00:51:00Z"/>
          <w:rFonts w:ascii="Cambria" w:eastAsiaTheme="minorEastAsia" w:hAnsi="Cambria"/>
        </w:rPr>
      </w:pPr>
    </w:p>
    <w:p w14:paraId="3AE196E9" w14:textId="678CFD13" w:rsidR="00AA2F74" w:rsidRPr="00F2516E" w:rsidRDefault="00F2516E" w:rsidP="00D76DF4">
      <w:pPr>
        <w:rPr>
          <w:ins w:id="459" w:author="Bale,Cameron" w:date="2022-10-13T11:19:00Z"/>
          <w:rFonts w:ascii="Cambria" w:eastAsiaTheme="minorEastAsia" w:hAnsi="Cambria"/>
          <w:rPrChange w:id="460" w:author="Bale,Cameron" w:date="2022-10-13T11:19:00Z">
            <w:rPr>
              <w:ins w:id="461" w:author="Bale,Cameron" w:date="2022-10-13T11:19:00Z"/>
              <w:rFonts w:ascii="Cambria Math" w:eastAsiaTheme="minorEastAsia" w:hAnsi="Cambria Math"/>
              <w:i/>
            </w:rPr>
          </w:rPrChange>
        </w:rPr>
      </w:pPr>
      <m:oMathPara>
        <m:oMath>
          <m:r>
            <w:ins w:id="462" w:author="Bale,Cameron" w:date="2022-10-13T11:18:00Z">
              <w:rPr>
                <w:rFonts w:ascii="Cambria Math" w:eastAsiaTheme="minorEastAsia" w:hAnsi="Cambria Math"/>
              </w:rPr>
              <m:t>d</m:t>
            </w:ins>
          </m:r>
          <m:d>
            <m:dPr>
              <m:ctrlPr>
                <w:ins w:id="463" w:author="Bale,Cameron" w:date="2022-10-13T11:18:00Z">
                  <w:rPr>
                    <w:rFonts w:ascii="Cambria Math" w:eastAsiaTheme="minorEastAsia" w:hAnsi="Cambria Math"/>
                    <w:i/>
                  </w:rPr>
                </w:ins>
              </m:ctrlPr>
            </m:dPr>
            <m:e>
              <m:sSub>
                <m:sSubPr>
                  <m:ctrlPr>
                    <w:ins w:id="464" w:author="Bale,Cameron" w:date="2022-10-13T11:18:00Z">
                      <w:rPr>
                        <w:rFonts w:ascii="Cambria Math" w:eastAsiaTheme="minorEastAsia" w:hAnsi="Cambria Math"/>
                        <w:i/>
                      </w:rPr>
                    </w:ins>
                  </m:ctrlPr>
                </m:sSubPr>
                <m:e>
                  <m:r>
                    <w:ins w:id="465" w:author="Bale,Cameron" w:date="2022-10-13T11:18:00Z">
                      <w:rPr>
                        <w:rFonts w:ascii="Cambria Math" w:eastAsiaTheme="minorEastAsia" w:hAnsi="Cambria Math"/>
                      </w:rPr>
                      <m:t>y</m:t>
                    </w:ins>
                  </m:r>
                </m:e>
                <m:sub>
                  <m:r>
                    <w:ins w:id="466" w:author="Bale,Cameron" w:date="2022-10-13T11:18:00Z">
                      <w:rPr>
                        <w:rFonts w:ascii="Cambria Math" w:eastAsiaTheme="minorEastAsia" w:hAnsi="Cambria Math"/>
                      </w:rPr>
                      <m:t>i</m:t>
                    </w:ins>
                  </m:r>
                </m:sub>
              </m:sSub>
              <m:r>
                <w:ins w:id="467" w:author="Bale,Cameron" w:date="2022-10-13T11:18:00Z">
                  <w:rPr>
                    <w:rFonts w:ascii="Cambria Math" w:eastAsiaTheme="minorEastAsia" w:hAnsi="Cambria Math"/>
                  </w:rPr>
                  <m:t>,</m:t>
                </w:ins>
              </m:r>
              <m:acc>
                <m:accPr>
                  <m:chr m:val="̃"/>
                  <m:ctrlPr>
                    <w:rPr>
                      <w:rFonts w:ascii="Cambria Math" w:eastAsiaTheme="minorEastAsia" w:hAnsi="Cambria Math"/>
                    </w:rPr>
                  </m:ctrlPr>
                </m:accPr>
                <m:e>
                  <m:sSub>
                    <m:sSubPr>
                      <m:ctrlPr>
                        <w:ins w:id="468" w:author="Bale,Cameron" w:date="2022-10-13T11:18:00Z">
                          <w:rPr>
                            <w:rFonts w:ascii="Cambria Math" w:eastAsiaTheme="minorEastAsia" w:hAnsi="Cambria Math"/>
                            <w:i/>
                          </w:rPr>
                        </w:ins>
                      </m:ctrlPr>
                    </m:sSubPr>
                    <m:e>
                      <m:r>
                        <w:ins w:id="469" w:author="Bale,Cameron" w:date="2022-10-13T11:18:00Z">
                          <w:rPr>
                            <w:rFonts w:ascii="Cambria Math" w:eastAsiaTheme="minorEastAsia" w:hAnsi="Cambria Math"/>
                          </w:rPr>
                          <m:t>x</m:t>
                        </w:ins>
                      </m:r>
                      <m:ctrlPr>
                        <w:ins w:id="470" w:author="Bale,Cameron" w:date="2022-10-13T11:18:00Z">
                          <w:rPr>
                            <w:rFonts w:ascii="Cambria Math" w:eastAsiaTheme="minorEastAsia" w:hAnsi="Cambria Math"/>
                          </w:rPr>
                        </w:ins>
                      </m:ctrlPr>
                    </m:e>
                    <m:sub>
                      <m:r>
                        <w:ins w:id="471" w:author="Bale,Cameron" w:date="2022-10-13T11:18:00Z">
                          <w:rPr>
                            <w:rFonts w:ascii="Cambria Math" w:eastAsiaTheme="minorEastAsia" w:hAnsi="Cambria Math"/>
                          </w:rPr>
                          <m:t>j</m:t>
                        </w:ins>
                      </m:r>
                    </m:sub>
                  </m:sSub>
                </m:e>
              </m:acc>
            </m:e>
          </m:d>
          <m:r>
            <w:ins w:id="472" w:author="Bale,Cameron" w:date="2022-10-13T11:18:00Z">
              <w:rPr>
                <w:rFonts w:ascii="Cambria Math" w:eastAsiaTheme="minorEastAsia" w:hAnsi="Cambria Math"/>
              </w:rPr>
              <m:t>=</m:t>
            </w:ins>
          </m:r>
          <m:sSub>
            <m:sSubPr>
              <m:ctrlPr>
                <w:ins w:id="473" w:author="Bale,Cameron" w:date="2022-10-13T11:18:00Z">
                  <w:rPr>
                    <w:rFonts w:ascii="Cambria Math" w:eastAsiaTheme="minorEastAsia" w:hAnsi="Cambria Math"/>
                    <w:i/>
                  </w:rPr>
                </w:ins>
              </m:ctrlPr>
            </m:sSubPr>
            <m:e>
              <m:d>
                <m:dPr>
                  <m:begChr m:val="|"/>
                  <m:endChr m:val="|"/>
                  <m:ctrlPr>
                    <w:ins w:id="474" w:author="Bale,Cameron" w:date="2022-10-13T11:18:00Z">
                      <w:rPr>
                        <w:rFonts w:ascii="Cambria Math" w:eastAsiaTheme="minorEastAsia" w:hAnsi="Cambria Math"/>
                        <w:i/>
                      </w:rPr>
                    </w:ins>
                  </m:ctrlPr>
                </m:dPr>
                <m:e>
                  <m:d>
                    <m:dPr>
                      <m:begChr m:val="|"/>
                      <m:endChr m:val="|"/>
                      <m:ctrlPr>
                        <w:ins w:id="475" w:author="Bale,Cameron" w:date="2022-10-13T11:18:00Z">
                          <w:rPr>
                            <w:rFonts w:ascii="Cambria Math" w:eastAsiaTheme="minorEastAsia" w:hAnsi="Cambria Math"/>
                            <w:i/>
                          </w:rPr>
                        </w:ins>
                      </m:ctrlPr>
                    </m:dPr>
                    <m:e>
                      <m:sSub>
                        <m:sSubPr>
                          <m:ctrlPr>
                            <w:ins w:id="476" w:author="Bale,Cameron" w:date="2022-10-13T11:19:00Z">
                              <w:rPr>
                                <w:rFonts w:ascii="Cambria Math" w:eastAsiaTheme="minorEastAsia" w:hAnsi="Cambria Math"/>
                                <w:i/>
                              </w:rPr>
                            </w:ins>
                          </m:ctrlPr>
                        </m:sSubPr>
                        <m:e>
                          <m:r>
                            <w:ins w:id="477" w:author="Bale,Cameron" w:date="2022-10-13T11:19:00Z">
                              <w:rPr>
                                <w:rFonts w:ascii="Cambria Math" w:eastAsiaTheme="minorEastAsia" w:hAnsi="Cambria Math"/>
                              </w:rPr>
                              <m:t>y</m:t>
                            </w:ins>
                          </m:r>
                        </m:e>
                        <m:sub>
                          <m:r>
                            <w:ins w:id="478" w:author="Bale,Cameron" w:date="2022-10-13T11:19:00Z">
                              <w:rPr>
                                <w:rFonts w:ascii="Cambria Math" w:eastAsiaTheme="minorEastAsia" w:hAnsi="Cambria Math"/>
                              </w:rPr>
                              <m:t>i</m:t>
                            </w:ins>
                          </m:r>
                        </m:sub>
                      </m:sSub>
                      <m:r>
                        <w:ins w:id="479" w:author="Bale,Cameron" w:date="2022-10-13T11:19:00Z">
                          <w:rPr>
                            <w:rFonts w:ascii="Cambria Math" w:eastAsiaTheme="minorEastAsia" w:hAnsi="Cambria Math"/>
                          </w:rPr>
                          <m:t>-</m:t>
                        </w:ins>
                      </m:r>
                      <m:acc>
                        <m:accPr>
                          <m:chr m:val="̃"/>
                          <m:ctrlPr>
                            <w:rPr>
                              <w:rFonts w:ascii="Cambria Math" w:eastAsiaTheme="minorEastAsia" w:hAnsi="Cambria Math"/>
                            </w:rPr>
                          </m:ctrlPr>
                        </m:accPr>
                        <m:e>
                          <m:sSub>
                            <m:sSubPr>
                              <m:ctrlPr>
                                <w:ins w:id="480" w:author="Bale,Cameron" w:date="2022-10-13T11:19:00Z">
                                  <w:rPr>
                                    <w:rFonts w:ascii="Cambria Math" w:eastAsiaTheme="minorEastAsia" w:hAnsi="Cambria Math"/>
                                    <w:i/>
                                  </w:rPr>
                                </w:ins>
                              </m:ctrlPr>
                            </m:sSubPr>
                            <m:e>
                              <m:r>
                                <w:ins w:id="481" w:author="Bale,Cameron" w:date="2022-10-13T11:19:00Z">
                                  <w:rPr>
                                    <w:rFonts w:ascii="Cambria Math" w:eastAsiaTheme="minorEastAsia" w:hAnsi="Cambria Math"/>
                                  </w:rPr>
                                  <m:t>x</m:t>
                                </w:ins>
                              </m:r>
                              <m:ctrlPr>
                                <w:ins w:id="482" w:author="Bale,Cameron" w:date="2022-10-13T11:19:00Z">
                                  <w:rPr>
                                    <w:rFonts w:ascii="Cambria Math" w:eastAsiaTheme="minorEastAsia" w:hAnsi="Cambria Math"/>
                                  </w:rPr>
                                </w:ins>
                              </m:ctrlPr>
                            </m:e>
                            <m:sub>
                              <m:r>
                                <w:ins w:id="483" w:author="Bale,Cameron" w:date="2022-10-13T11:19:00Z">
                                  <w:rPr>
                                    <w:rFonts w:ascii="Cambria Math" w:eastAsiaTheme="minorEastAsia" w:hAnsi="Cambria Math"/>
                                  </w:rPr>
                                  <m:t>j</m:t>
                                </w:ins>
                              </m:r>
                            </m:sub>
                          </m:sSub>
                        </m:e>
                      </m:acc>
                    </m:e>
                  </m:d>
                </m:e>
              </m:d>
            </m:e>
            <m:sub>
              <m:r>
                <w:ins w:id="484" w:author="Bale,Cameron" w:date="2022-10-13T11:18:00Z">
                  <w:rPr>
                    <w:rFonts w:ascii="Cambria Math" w:eastAsiaTheme="minorEastAsia" w:hAnsi="Cambria Math"/>
                  </w:rPr>
                  <m:t>2</m:t>
                </w:ins>
              </m:r>
            </m:sub>
          </m:sSub>
          <m:r>
            <w:ins w:id="485" w:author="Bale,Cameron" w:date="2022-10-13T11:19:00Z">
              <w:rPr>
                <w:rFonts w:ascii="Cambria Math" w:eastAsiaTheme="minorEastAsia" w:hAnsi="Cambria Math"/>
              </w:rPr>
              <m:t>, j=1,..,J,</m:t>
            </w:ins>
          </m:r>
        </m:oMath>
      </m:oMathPara>
    </w:p>
    <w:p w14:paraId="6343E441" w14:textId="0C515B0D" w:rsidR="00B344C3" w:rsidRDefault="00B344C3" w:rsidP="00D76DF4">
      <w:pPr>
        <w:rPr>
          <w:ins w:id="486" w:author="Bale,Cameron" w:date="2022-10-09T00:53:00Z"/>
          <w:rFonts w:ascii="Cambria" w:eastAsiaTheme="minorEastAsia" w:hAnsi="Cambria"/>
        </w:rPr>
      </w:pPr>
    </w:p>
    <w:p w14:paraId="75F78641" w14:textId="108C085A" w:rsidR="00B344C3" w:rsidRDefault="00B344C3" w:rsidP="00D76DF4">
      <w:pPr>
        <w:rPr>
          <w:ins w:id="487" w:author="Bale,Cameron" w:date="2022-10-13T11:20:00Z"/>
          <w:rFonts w:ascii="Cambria" w:eastAsiaTheme="minorEastAsia" w:hAnsi="Cambria"/>
        </w:rPr>
      </w:pPr>
      <w:ins w:id="488" w:author="Bale,Cameron" w:date="2022-10-09T00:53:00Z">
        <w:r>
          <w:rPr>
            <w:rFonts w:ascii="Cambria" w:eastAsiaTheme="minorEastAsia" w:hAnsi="Cambria"/>
          </w:rPr>
          <w:t xml:space="preserve">and </w:t>
        </w:r>
      </w:ins>
      <w:ins w:id="489" w:author="Bale,Cameron" w:date="2022-10-13T11:19:00Z">
        <w:r w:rsidR="00F2516E">
          <w:rPr>
            <w:rFonts w:ascii="Cambria" w:eastAsiaTheme="minorEastAsia" w:hAnsi="Cambria"/>
          </w:rPr>
          <w:t>computes the</w:t>
        </w:r>
      </w:ins>
      <w:ins w:id="490" w:author="Bale,Cameron" w:date="2022-10-09T00:53:00Z">
        <w:r>
          <w:rPr>
            <w:rFonts w:ascii="Cambria" w:eastAsiaTheme="minorEastAsia" w:hAnsi="Cambria"/>
          </w:rPr>
          <w:t xml:space="preserve"> similarity</w:t>
        </w:r>
      </w:ins>
      <w:ins w:id="491" w:author="Bale,Cameron" w:date="2022-10-10T14:48:00Z">
        <w:r w:rsidR="00AA2F74">
          <w:rPr>
            <w:rFonts w:ascii="Cambria" w:eastAsiaTheme="minorEastAsia" w:hAnsi="Cambria"/>
          </w:rPr>
          <w:t xml:space="preserve"> betwee</w:t>
        </w:r>
      </w:ins>
      <w:ins w:id="492" w:author="Bale,Cameron" w:date="2022-10-13T11:19:00Z">
        <w:r w:rsidR="00F2516E">
          <w:rPr>
            <w:rFonts w:ascii="Cambria" w:eastAsiaTheme="minorEastAsia" w:hAnsi="Cambria"/>
          </w:rPr>
          <w:t xml:space="preserve">n </w:t>
        </w:r>
      </w:ins>
      <m:oMath>
        <m:sSub>
          <m:sSubPr>
            <m:ctrlPr>
              <w:ins w:id="493" w:author="Bale,Cameron" w:date="2022-10-13T11:20:00Z">
                <w:rPr>
                  <w:rFonts w:ascii="Cambria Math" w:eastAsiaTheme="minorEastAsia" w:hAnsi="Cambria Math"/>
                  <w:i/>
                </w:rPr>
              </w:ins>
            </m:ctrlPr>
          </m:sSubPr>
          <m:e>
            <m:r>
              <w:ins w:id="494" w:author="Bale,Cameron" w:date="2022-10-13T11:20:00Z">
                <w:rPr>
                  <w:rFonts w:ascii="Cambria Math" w:eastAsiaTheme="minorEastAsia" w:hAnsi="Cambria Math"/>
                </w:rPr>
                <m:t>y</m:t>
              </w:ins>
            </m:r>
          </m:e>
          <m:sub>
            <m:r>
              <w:ins w:id="495" w:author="Bale,Cameron" w:date="2022-10-13T11:20:00Z">
                <w:rPr>
                  <w:rFonts w:ascii="Cambria Math" w:eastAsiaTheme="minorEastAsia" w:hAnsi="Cambria Math"/>
                </w:rPr>
                <m:t>i</m:t>
              </w:ins>
            </m:r>
          </m:sub>
        </m:sSub>
      </m:oMath>
      <w:ins w:id="496" w:author="Bale,Cameron" w:date="2022-10-13T11:20:00Z">
        <w:r w:rsidR="00F2516E">
          <w:rPr>
            <w:rFonts w:ascii="Cambria" w:eastAsiaTheme="minorEastAsia" w:hAnsi="Cambria"/>
          </w:rPr>
          <w:t xml:space="preserve"> and </w:t>
        </w:r>
      </w:ins>
      <m:oMath>
        <m:acc>
          <m:accPr>
            <m:chr m:val="̃"/>
            <m:ctrlPr>
              <w:rPr>
                <w:rFonts w:ascii="Cambria Math" w:eastAsiaTheme="minorEastAsia" w:hAnsi="Cambria Math"/>
              </w:rPr>
            </m:ctrlPr>
          </m:accPr>
          <m:e>
            <m:sSub>
              <m:sSubPr>
                <m:ctrlPr>
                  <w:ins w:id="497" w:author="Bale,Cameron" w:date="2022-10-13T11:20:00Z">
                    <w:rPr>
                      <w:rFonts w:ascii="Cambria Math" w:eastAsiaTheme="minorEastAsia" w:hAnsi="Cambria Math"/>
                      <w:i/>
                    </w:rPr>
                  </w:ins>
                </m:ctrlPr>
              </m:sSubPr>
              <m:e>
                <m:r>
                  <w:ins w:id="498" w:author="Bale,Cameron" w:date="2022-10-13T11:20:00Z">
                    <w:rPr>
                      <w:rFonts w:ascii="Cambria Math" w:eastAsiaTheme="minorEastAsia" w:hAnsi="Cambria Math"/>
                    </w:rPr>
                    <m:t>x</m:t>
                  </w:ins>
                </m:r>
                <m:ctrlPr>
                  <w:ins w:id="499" w:author="Bale,Cameron" w:date="2022-10-13T11:20:00Z">
                    <w:rPr>
                      <w:rFonts w:ascii="Cambria Math" w:eastAsiaTheme="minorEastAsia" w:hAnsi="Cambria Math"/>
                    </w:rPr>
                  </w:ins>
                </m:ctrlPr>
              </m:e>
              <m:sub>
                <m:r>
                  <w:ins w:id="500" w:author="Bale,Cameron" w:date="2022-10-13T11:20:00Z">
                    <w:rPr>
                      <w:rFonts w:ascii="Cambria Math" w:eastAsiaTheme="minorEastAsia" w:hAnsi="Cambria Math"/>
                    </w:rPr>
                    <m:t>j</m:t>
                  </w:ins>
                </m:r>
              </m:sub>
            </m:sSub>
          </m:e>
        </m:acc>
      </m:oMath>
      <w:ins w:id="501" w:author="Bale,Cameron" w:date="2022-10-13T11:20:00Z">
        <w:r w:rsidR="00F2516E">
          <w:rPr>
            <w:rFonts w:ascii="Cambria" w:eastAsiaTheme="minorEastAsia" w:hAnsi="Cambria"/>
          </w:rPr>
          <w:t xml:space="preserve"> </w:t>
        </w:r>
      </w:ins>
      <m:oMath>
        <m:acc>
          <m:accPr>
            <m:chr m:val="̃"/>
            <m:ctrlPr>
              <w:del w:id="502" w:author="Bale,Cameron" w:date="2022-10-13T11:19:00Z">
                <w:rPr>
                  <w:rFonts w:ascii="Cambria Math" w:eastAsiaTheme="minorEastAsia" w:hAnsi="Cambria Math"/>
                </w:rPr>
              </w:del>
            </m:ctrlPr>
          </m:accPr>
          <m:e/>
        </m:acc>
      </m:oMath>
      <w:ins w:id="503" w:author="Bale,Cameron" w:date="2022-10-09T00:53:00Z">
        <w:r>
          <w:rPr>
            <w:rFonts w:ascii="Cambria" w:eastAsiaTheme="minorEastAsia" w:hAnsi="Cambria"/>
          </w:rPr>
          <w:t>as</w:t>
        </w:r>
      </w:ins>
      <m:oMath>
        <m:f>
          <m:fPr>
            <m:ctrlPr>
              <w:del w:id="504" w:author="Bale,Cameron" w:date="2022-10-10T14:49:00Z">
                <w:rPr>
                  <w:rFonts w:ascii="Cambria Math" w:eastAsiaTheme="minorEastAsia" w:hAnsi="Cambria Math"/>
                  <w:sz w:val="28"/>
                  <w:szCs w:val="28"/>
                </w:rPr>
              </w:del>
            </m:ctrlPr>
          </m:fPr>
          <m:num>
            <m:ctrlPr>
              <w:del w:id="505" w:author="Bale,Cameron" w:date="2022-10-10T14:49:00Z">
                <w:rPr>
                  <w:rFonts w:ascii="Cambria Math" w:eastAsiaTheme="minorEastAsia" w:hAnsi="Cambria Math"/>
                  <w:i/>
                  <w:sz w:val="28"/>
                  <w:szCs w:val="28"/>
                </w:rPr>
              </w:del>
            </m:ctrlPr>
          </m:num>
          <m:den>
            <m:ctrlPr>
              <w:del w:id="506" w:author="Bale,Cameron" w:date="2022-10-10T14:49:00Z">
                <w:rPr>
                  <w:rFonts w:ascii="Cambria Math" w:eastAsiaTheme="minorEastAsia" w:hAnsi="Cambria Math"/>
                  <w:i/>
                  <w:sz w:val="28"/>
                  <w:szCs w:val="28"/>
                </w:rPr>
              </w:del>
            </m:ctrlPr>
          </m:den>
        </m:f>
        <m:r>
          <w:del w:id="507" w:author="Bale,Cameron" w:date="2022-10-10T14:49:00Z">
            <w:rPr>
              <w:rFonts w:ascii="Cambria Math" w:eastAsiaTheme="minorEastAsia" w:hAnsi="Cambria Math"/>
            </w:rPr>
            <m:t> </m:t>
          </w:del>
        </m:r>
        <m:r>
          <w:del w:id="508" w:author="Bale,Cameron" w:date="2022-10-10T14:49:00Z">
            <m:rPr>
              <m:sty m:val="p"/>
            </m:rPr>
            <w:rPr>
              <w:rFonts w:ascii="Cambria Math" w:eastAsiaTheme="minorEastAsia" w:hAnsi="Cambria Math"/>
            </w:rPr>
            <m:t>̃⍁</m:t>
          </w:del>
        </m:r>
        <m:r>
          <w:del w:id="509" w:author="Bale,Cameron" w:date="2022-10-10T14:49:00Z">
            <w:rPr>
              <w:rFonts w:ascii="Cambria Math" w:eastAsiaTheme="minorEastAsia" w:hAnsi="Cambria Math"/>
            </w:rPr>
            <m:t> </m:t>
          </w:del>
        </m:r>
        <m:r>
          <w:del w:id="510" w:author="Bale,Cameron" w:date="2022-10-10T14:49:00Z">
            <m:rPr>
              <m:sty m:val="p"/>
            </m:rPr>
            <w:rPr>
              <w:rFonts w:ascii="Cambria Math" w:eastAsiaTheme="minorEastAsia" w:hAnsi="Cambria Math"/>
            </w:rPr>
            <m:t>̃</m:t>
          </w:del>
        </m:r>
        <m:f>
          <m:fPr>
            <m:ctrlPr>
              <w:del w:id="511" w:author="Bale,Cameron" w:date="2022-10-13T11:20:00Z">
                <w:rPr>
                  <w:rFonts w:ascii="Cambria Math" w:eastAsiaTheme="minorEastAsia" w:hAnsi="Cambria Math"/>
                  <w:sz w:val="24"/>
                  <w:szCs w:val="24"/>
                </w:rPr>
              </w:del>
            </m:ctrlPr>
          </m:fPr>
          <m:num>
            <m:ctrlPr>
              <w:del w:id="512" w:author="Bale,Cameron" w:date="2022-10-13T11:20:00Z">
                <w:rPr>
                  <w:rFonts w:ascii="Cambria Math" w:eastAsiaTheme="minorEastAsia" w:hAnsi="Cambria Math"/>
                  <w:i/>
                  <w:sz w:val="24"/>
                  <w:szCs w:val="24"/>
                </w:rPr>
              </w:del>
            </m:ctrlPr>
          </m:num>
          <m:den>
            <m:ctrlPr>
              <w:del w:id="513" w:author="Bale,Cameron" w:date="2022-10-13T11:20:00Z">
                <w:rPr>
                  <w:rFonts w:ascii="Cambria Math" w:eastAsiaTheme="minorEastAsia" w:hAnsi="Cambria Math"/>
                  <w:i/>
                  <w:sz w:val="24"/>
                  <w:szCs w:val="24"/>
                </w:rPr>
              </w:del>
            </m:ctrlPr>
          </m:den>
        </m:f>
      </m:oMath>
    </w:p>
    <w:p w14:paraId="67291865" w14:textId="354E3CCD" w:rsidR="00F2516E" w:rsidRDefault="00F2516E" w:rsidP="00D76DF4">
      <w:pPr>
        <w:rPr>
          <w:ins w:id="514" w:author="Bale,Cameron" w:date="2022-10-13T11:20:00Z"/>
          <w:rFonts w:ascii="Cambria" w:eastAsiaTheme="minorEastAsia" w:hAnsi="Cambria"/>
        </w:rPr>
      </w:pPr>
    </w:p>
    <w:p w14:paraId="157F4F8E" w14:textId="2DB35148" w:rsidR="00F2516E" w:rsidRPr="00F2516E" w:rsidRDefault="00F2516E">
      <w:pPr>
        <w:jc w:val="center"/>
        <w:rPr>
          <w:ins w:id="515" w:author="Bale,Cameron" w:date="2022-10-13T11:20:00Z"/>
          <w:rFonts w:ascii="Cambria" w:eastAsiaTheme="minorEastAsia" w:hAnsi="Cambria"/>
          <w:rPrChange w:id="516" w:author="Bale,Cameron" w:date="2022-10-13T11:20:00Z">
            <w:rPr>
              <w:ins w:id="517" w:author="Bale,Cameron" w:date="2022-10-13T11:20:00Z"/>
              <w:rFonts w:ascii="Cambria Math" w:eastAsiaTheme="minorEastAsia" w:hAnsi="Cambria Math"/>
              <w:i/>
            </w:rPr>
          </w:rPrChange>
        </w:rPr>
        <w:pPrChange w:id="518" w:author="Bale,Cameron" w:date="2022-10-13T11:21:00Z">
          <w:pPr/>
        </w:pPrChange>
      </w:pPr>
      <m:oMath>
        <m:r>
          <w:ins w:id="519" w:author="Bale,Cameron" w:date="2022-10-13T11:20:00Z">
            <w:rPr>
              <w:rFonts w:ascii="Cambria Math" w:eastAsiaTheme="minorEastAsia" w:hAnsi="Cambria Math"/>
            </w:rPr>
            <m:t>s</m:t>
          </w:ins>
        </m:r>
        <m:d>
          <m:dPr>
            <m:ctrlPr>
              <w:ins w:id="520" w:author="Bale,Cameron" w:date="2022-10-13T11:20:00Z">
                <w:rPr>
                  <w:rFonts w:ascii="Cambria Math" w:eastAsiaTheme="minorEastAsia" w:hAnsi="Cambria Math"/>
                  <w:i/>
                </w:rPr>
              </w:ins>
            </m:ctrlPr>
          </m:dPr>
          <m:e>
            <m:sSub>
              <m:sSubPr>
                <m:ctrlPr>
                  <w:ins w:id="521" w:author="Bale,Cameron" w:date="2022-10-13T11:20:00Z">
                    <w:rPr>
                      <w:rFonts w:ascii="Cambria Math" w:eastAsiaTheme="minorEastAsia" w:hAnsi="Cambria Math"/>
                      <w:i/>
                    </w:rPr>
                  </w:ins>
                </m:ctrlPr>
              </m:sSubPr>
              <m:e>
                <m:r>
                  <w:ins w:id="522" w:author="Bale,Cameron" w:date="2022-10-13T11:20:00Z">
                    <w:rPr>
                      <w:rFonts w:ascii="Cambria Math" w:eastAsiaTheme="minorEastAsia" w:hAnsi="Cambria Math"/>
                    </w:rPr>
                    <m:t>y</m:t>
                  </w:ins>
                </m:r>
              </m:e>
              <m:sub>
                <m:r>
                  <w:ins w:id="523" w:author="Bale,Cameron" w:date="2022-10-13T11:20:00Z">
                    <w:rPr>
                      <w:rFonts w:ascii="Cambria Math" w:eastAsiaTheme="minorEastAsia" w:hAnsi="Cambria Math"/>
                    </w:rPr>
                    <m:t>i</m:t>
                  </w:ins>
                </m:r>
              </m:sub>
            </m:sSub>
            <m:r>
              <w:ins w:id="524" w:author="Bale,Cameron" w:date="2022-10-13T11:20:00Z">
                <w:rPr>
                  <w:rFonts w:ascii="Cambria Math" w:eastAsiaTheme="minorEastAsia" w:hAnsi="Cambria Math"/>
                </w:rPr>
                <m:t>,</m:t>
              </w:ins>
            </m:r>
            <m:acc>
              <m:accPr>
                <m:chr m:val="̃"/>
                <m:ctrlPr>
                  <w:rPr>
                    <w:rFonts w:ascii="Cambria Math" w:eastAsiaTheme="minorEastAsia" w:hAnsi="Cambria Math"/>
                  </w:rPr>
                </m:ctrlPr>
              </m:accPr>
              <m:e>
                <m:sSub>
                  <m:sSubPr>
                    <m:ctrlPr>
                      <w:ins w:id="525" w:author="Bale,Cameron" w:date="2022-10-13T11:20:00Z">
                        <w:rPr>
                          <w:rFonts w:ascii="Cambria Math" w:eastAsiaTheme="minorEastAsia" w:hAnsi="Cambria Math"/>
                          <w:i/>
                        </w:rPr>
                      </w:ins>
                    </m:ctrlPr>
                  </m:sSubPr>
                  <m:e>
                    <m:r>
                      <w:ins w:id="526" w:author="Bale,Cameron" w:date="2022-10-13T11:20:00Z">
                        <w:rPr>
                          <w:rFonts w:ascii="Cambria Math" w:eastAsiaTheme="minorEastAsia" w:hAnsi="Cambria Math"/>
                        </w:rPr>
                        <m:t>x</m:t>
                      </w:ins>
                    </m:r>
                    <m:ctrlPr>
                      <w:ins w:id="527" w:author="Bale,Cameron" w:date="2022-10-13T11:20:00Z">
                        <w:rPr>
                          <w:rFonts w:ascii="Cambria Math" w:eastAsiaTheme="minorEastAsia" w:hAnsi="Cambria Math"/>
                        </w:rPr>
                      </w:ins>
                    </m:ctrlPr>
                  </m:e>
                  <m:sub>
                    <m:r>
                      <w:ins w:id="528" w:author="Bale,Cameron" w:date="2022-10-13T11:20:00Z">
                        <w:rPr>
                          <w:rFonts w:ascii="Cambria Math" w:eastAsiaTheme="minorEastAsia" w:hAnsi="Cambria Math"/>
                        </w:rPr>
                        <m:t>j</m:t>
                      </w:ins>
                    </m:r>
                  </m:sub>
                </m:sSub>
              </m:e>
            </m:acc>
          </m:e>
        </m:d>
        <m:r>
          <w:ins w:id="529" w:author="Bale,Cameron" w:date="2022-10-13T11:20:00Z">
            <w:rPr>
              <w:rFonts w:ascii="Cambria Math" w:eastAsiaTheme="minorEastAsia" w:hAnsi="Cambria Math"/>
            </w:rPr>
            <m:t>=</m:t>
          </w:ins>
        </m:r>
        <m:f>
          <m:fPr>
            <m:ctrlPr>
              <w:rPr>
                <w:rFonts w:ascii="Cambria Math" w:eastAsiaTheme="minorEastAsia" w:hAnsi="Cambria Math"/>
              </w:rPr>
            </m:ctrlPr>
          </m:fPr>
          <m:num>
            <m:r>
              <w:ins w:id="530" w:author="Bale,Cameron" w:date="2022-10-13T11:20:00Z">
                <w:rPr>
                  <w:rFonts w:ascii="Cambria Math" w:eastAsiaTheme="minorEastAsia" w:hAnsi="Cambria Math"/>
                </w:rPr>
                <m:t>1</m:t>
              </w:ins>
            </m:r>
            <m:ctrlPr>
              <w:rPr>
                <w:rFonts w:ascii="Cambria Math" w:eastAsiaTheme="minorEastAsia" w:hAnsi="Cambria Math"/>
                <w:i/>
              </w:rPr>
            </m:ctrlPr>
          </m:num>
          <m:den>
            <m:r>
              <w:ins w:id="531" w:author="Bale,Cameron" w:date="2022-10-13T11:20:00Z">
                <w:rPr>
                  <w:rFonts w:ascii="Cambria Math" w:eastAsiaTheme="minorEastAsia" w:hAnsi="Cambria Math"/>
                </w:rPr>
                <m:t>d</m:t>
              </w:ins>
            </m:r>
            <m:d>
              <m:dPr>
                <m:ctrlPr>
                  <w:ins w:id="532" w:author="Bale,Cameron" w:date="2022-10-13T11:20:00Z">
                    <w:rPr>
                      <w:rFonts w:ascii="Cambria Math" w:eastAsiaTheme="minorEastAsia" w:hAnsi="Cambria Math"/>
                      <w:i/>
                    </w:rPr>
                  </w:ins>
                </m:ctrlPr>
              </m:dPr>
              <m:e>
                <m:sSub>
                  <m:sSubPr>
                    <m:ctrlPr>
                      <w:ins w:id="533" w:author="Bale,Cameron" w:date="2022-10-13T11:20:00Z">
                        <w:rPr>
                          <w:rFonts w:ascii="Cambria Math" w:eastAsiaTheme="minorEastAsia" w:hAnsi="Cambria Math"/>
                          <w:i/>
                        </w:rPr>
                      </w:ins>
                    </m:ctrlPr>
                  </m:sSubPr>
                  <m:e>
                    <m:r>
                      <w:ins w:id="534" w:author="Bale,Cameron" w:date="2022-10-13T11:20:00Z">
                        <w:rPr>
                          <w:rFonts w:ascii="Cambria Math" w:eastAsiaTheme="minorEastAsia" w:hAnsi="Cambria Math"/>
                        </w:rPr>
                        <m:t>y</m:t>
                      </w:ins>
                    </m:r>
                  </m:e>
                  <m:sub>
                    <m:r>
                      <w:ins w:id="535" w:author="Bale,Cameron" w:date="2022-10-13T11:20:00Z">
                        <w:rPr>
                          <w:rFonts w:ascii="Cambria Math" w:eastAsiaTheme="minorEastAsia" w:hAnsi="Cambria Math"/>
                        </w:rPr>
                        <m:t>i</m:t>
                      </w:ins>
                    </m:r>
                  </m:sub>
                </m:sSub>
                <m:r>
                  <w:ins w:id="536" w:author="Bale,Cameron" w:date="2022-10-13T11:20:00Z">
                    <w:rPr>
                      <w:rFonts w:ascii="Cambria Math" w:eastAsiaTheme="minorEastAsia" w:hAnsi="Cambria Math"/>
                    </w:rPr>
                    <m:t>,</m:t>
                  </w:ins>
                </m:r>
                <m:acc>
                  <m:accPr>
                    <m:chr m:val="̃"/>
                    <m:ctrlPr>
                      <w:rPr>
                        <w:rFonts w:ascii="Cambria Math" w:eastAsiaTheme="minorEastAsia" w:hAnsi="Cambria Math"/>
                      </w:rPr>
                    </m:ctrlPr>
                  </m:accPr>
                  <m:e>
                    <m:sSub>
                      <m:sSubPr>
                        <m:ctrlPr>
                          <w:ins w:id="537" w:author="Bale,Cameron" w:date="2022-10-13T11:20:00Z">
                            <w:rPr>
                              <w:rFonts w:ascii="Cambria Math" w:eastAsiaTheme="minorEastAsia" w:hAnsi="Cambria Math"/>
                              <w:i/>
                            </w:rPr>
                          </w:ins>
                        </m:ctrlPr>
                      </m:sSubPr>
                      <m:e>
                        <m:r>
                          <w:ins w:id="538" w:author="Bale,Cameron" w:date="2022-10-13T11:20:00Z">
                            <w:rPr>
                              <w:rFonts w:ascii="Cambria Math" w:eastAsiaTheme="minorEastAsia" w:hAnsi="Cambria Math"/>
                            </w:rPr>
                            <m:t>x</m:t>
                          </w:ins>
                        </m:r>
                        <m:ctrlPr>
                          <w:ins w:id="539" w:author="Bale,Cameron" w:date="2022-10-13T11:20:00Z">
                            <w:rPr>
                              <w:rFonts w:ascii="Cambria Math" w:eastAsiaTheme="minorEastAsia" w:hAnsi="Cambria Math"/>
                            </w:rPr>
                          </w:ins>
                        </m:ctrlPr>
                      </m:e>
                      <m:sub>
                        <m:r>
                          <w:ins w:id="540" w:author="Bale,Cameron" w:date="2022-10-13T11:20:00Z">
                            <w:rPr>
                              <w:rFonts w:ascii="Cambria Math" w:eastAsiaTheme="minorEastAsia" w:hAnsi="Cambria Math"/>
                            </w:rPr>
                            <m:t>j</m:t>
                          </w:ins>
                        </m:r>
                      </m:sub>
                    </m:sSub>
                  </m:e>
                </m:acc>
              </m:e>
            </m:d>
            <m:ctrlPr>
              <w:rPr>
                <w:rFonts w:ascii="Cambria Math" w:eastAsiaTheme="minorEastAsia" w:hAnsi="Cambria Math"/>
                <w:i/>
              </w:rPr>
            </m:ctrlPr>
          </m:den>
        </m:f>
        <m:r>
          <w:ins w:id="541" w:author="Bale,Cameron" w:date="2022-10-13T11:20:00Z">
            <w:rPr>
              <w:rFonts w:ascii="Cambria Math" w:eastAsiaTheme="minorEastAsia" w:hAnsi="Cambria Math"/>
            </w:rPr>
            <m:t>,j=1,…,J</m:t>
          </w:ins>
        </m:r>
      </m:oMath>
      <w:ins w:id="542" w:author="Bale,Cameron" w:date="2022-10-13T11:21:00Z">
        <w:r w:rsidR="009C3791">
          <w:rPr>
            <w:rFonts w:ascii="Cambria" w:eastAsiaTheme="minorEastAsia" w:hAnsi="Cambria"/>
          </w:rPr>
          <w:t>.</w:t>
        </w:r>
      </w:ins>
    </w:p>
    <w:p w14:paraId="65CA4AFF" w14:textId="77777777" w:rsidR="00F2516E" w:rsidRPr="00B344C3" w:rsidRDefault="00F2516E" w:rsidP="00D76DF4">
      <w:pPr>
        <w:rPr>
          <w:ins w:id="543" w:author="Bale,Cameron" w:date="2022-10-09T00:53:00Z"/>
          <w:rFonts w:ascii="Cambria" w:eastAsiaTheme="minorEastAsia" w:hAnsi="Cambria"/>
          <w:rPrChange w:id="544" w:author="Bale,Cameron" w:date="2022-10-09T00:53:00Z">
            <w:rPr>
              <w:ins w:id="545" w:author="Bale,Cameron" w:date="2022-10-09T00:53:00Z"/>
              <w:rFonts w:ascii="Cambria Math" w:eastAsiaTheme="minorEastAsia" w:hAnsi="Cambria Math"/>
              <w:i/>
            </w:rPr>
          </w:rPrChange>
        </w:rPr>
      </w:pPr>
    </w:p>
    <w:p w14:paraId="7C0F1A43" w14:textId="492EB123" w:rsidR="00B344C3" w:rsidRPr="00F10443" w:rsidRDefault="009C3791" w:rsidP="00AA2F74">
      <w:pPr>
        <w:rPr>
          <w:ins w:id="546" w:author="Bale,Cameron" w:date="2022-10-10T14:50:00Z"/>
          <w:rFonts w:ascii="Cambria" w:eastAsiaTheme="minorEastAsia" w:hAnsi="Cambria"/>
        </w:rPr>
      </w:pPr>
      <w:ins w:id="547" w:author="Bale,Cameron" w:date="2022-10-13T11:21:00Z">
        <w:r>
          <w:rPr>
            <w:rFonts w:ascii="Cambria" w:eastAsiaTheme="minorEastAsia" w:hAnsi="Cambria"/>
          </w:rPr>
          <w:t xml:space="preserve">Using the similarities </w:t>
        </w:r>
      </w:ins>
      <m:oMath>
        <m:r>
          <w:ins w:id="548" w:author="Bale,Cameron" w:date="2022-10-13T11:21:00Z">
            <w:rPr>
              <w:rFonts w:ascii="Cambria Math" w:eastAsiaTheme="minorEastAsia" w:hAnsi="Cambria Math"/>
            </w:rPr>
            <m:t>s</m:t>
          </w:ins>
        </m:r>
        <m:d>
          <m:dPr>
            <m:ctrlPr>
              <w:ins w:id="549" w:author="Bale,Cameron" w:date="2022-10-13T11:21:00Z">
                <w:rPr>
                  <w:rFonts w:ascii="Cambria Math" w:eastAsiaTheme="minorEastAsia" w:hAnsi="Cambria Math"/>
                  <w:i/>
                </w:rPr>
              </w:ins>
            </m:ctrlPr>
          </m:dPr>
          <m:e>
            <m:sSub>
              <m:sSubPr>
                <m:ctrlPr>
                  <w:ins w:id="550" w:author="Bale,Cameron" w:date="2022-10-13T11:21:00Z">
                    <w:rPr>
                      <w:rFonts w:ascii="Cambria Math" w:eastAsiaTheme="minorEastAsia" w:hAnsi="Cambria Math"/>
                      <w:i/>
                    </w:rPr>
                  </w:ins>
                </m:ctrlPr>
              </m:sSubPr>
              <m:e>
                <m:r>
                  <w:ins w:id="551" w:author="Bale,Cameron" w:date="2022-10-13T11:21:00Z">
                    <w:rPr>
                      <w:rFonts w:ascii="Cambria Math" w:eastAsiaTheme="minorEastAsia" w:hAnsi="Cambria Math"/>
                    </w:rPr>
                    <m:t>y</m:t>
                  </w:ins>
                </m:r>
              </m:e>
              <m:sub>
                <m:r>
                  <w:ins w:id="552" w:author="Bale,Cameron" w:date="2022-10-13T11:21:00Z">
                    <w:rPr>
                      <w:rFonts w:ascii="Cambria Math" w:eastAsiaTheme="minorEastAsia" w:hAnsi="Cambria Math"/>
                    </w:rPr>
                    <m:t>i</m:t>
                  </w:ins>
                </m:r>
              </m:sub>
            </m:sSub>
            <m:r>
              <w:ins w:id="553" w:author="Bale,Cameron" w:date="2022-10-13T11:21:00Z">
                <w:rPr>
                  <w:rFonts w:ascii="Cambria Math" w:eastAsiaTheme="minorEastAsia" w:hAnsi="Cambria Math"/>
                </w:rPr>
                <m:t>,</m:t>
              </w:ins>
            </m:r>
            <m:acc>
              <m:accPr>
                <m:chr m:val="̃"/>
                <m:ctrlPr>
                  <w:rPr>
                    <w:rFonts w:ascii="Cambria Math" w:eastAsiaTheme="minorEastAsia" w:hAnsi="Cambria Math"/>
                  </w:rPr>
                </m:ctrlPr>
              </m:accPr>
              <m:e>
                <m:sSub>
                  <m:sSubPr>
                    <m:ctrlPr>
                      <w:ins w:id="554" w:author="Bale,Cameron" w:date="2022-10-13T11:21:00Z">
                        <w:rPr>
                          <w:rFonts w:ascii="Cambria Math" w:eastAsiaTheme="minorEastAsia" w:hAnsi="Cambria Math"/>
                          <w:i/>
                        </w:rPr>
                      </w:ins>
                    </m:ctrlPr>
                  </m:sSubPr>
                  <m:e>
                    <m:r>
                      <w:ins w:id="555" w:author="Bale,Cameron" w:date="2022-10-13T11:21:00Z">
                        <w:rPr>
                          <w:rFonts w:ascii="Cambria Math" w:eastAsiaTheme="minorEastAsia" w:hAnsi="Cambria Math"/>
                        </w:rPr>
                        <m:t>x</m:t>
                      </w:ins>
                    </m:r>
                    <m:ctrlPr>
                      <w:ins w:id="556" w:author="Bale,Cameron" w:date="2022-10-13T11:21:00Z">
                        <w:rPr>
                          <w:rFonts w:ascii="Cambria Math" w:eastAsiaTheme="minorEastAsia" w:hAnsi="Cambria Math"/>
                        </w:rPr>
                      </w:ins>
                    </m:ctrlPr>
                  </m:e>
                  <m:sub>
                    <m:r>
                      <w:ins w:id="557" w:author="Bale,Cameron" w:date="2022-10-13T11:21:00Z">
                        <w:rPr>
                          <w:rFonts w:ascii="Cambria Math" w:eastAsiaTheme="minorEastAsia" w:hAnsi="Cambria Math"/>
                        </w:rPr>
                        <m:t>j</m:t>
                      </w:ins>
                    </m:r>
                  </m:sub>
                </m:sSub>
              </m:e>
            </m:acc>
          </m:e>
        </m:d>
        <m:r>
          <w:ins w:id="558" w:author="Bale,Cameron" w:date="2022-10-13T11:21:00Z">
            <w:rPr>
              <w:rFonts w:ascii="Cambria Math" w:eastAsiaTheme="minorEastAsia" w:hAnsi="Cambria Math"/>
            </w:rPr>
            <m:t>,j=1,…,J</m:t>
          </w:ins>
        </m:r>
      </m:oMath>
      <w:ins w:id="559" w:author="Bale,Cameron" w:date="2022-10-13T11:21:00Z">
        <w:r>
          <w:rPr>
            <w:rFonts w:ascii="Cambria" w:eastAsiaTheme="minorEastAsia" w:hAnsi="Cambria"/>
          </w:rPr>
          <w:t>, t</w:t>
        </w:r>
      </w:ins>
      <w:ins w:id="560" w:author="Bale,Cameron" w:date="2022-10-09T00:54:00Z">
        <w:r w:rsidR="00B344C3">
          <w:rPr>
            <w:rFonts w:ascii="Cambria" w:eastAsiaTheme="minorEastAsia" w:hAnsi="Cambria"/>
          </w:rPr>
          <w:t>he third party builds a probability mass function</w:t>
        </w:r>
      </w:ins>
      <w:ins w:id="561" w:author="Bale,Cameron" w:date="2022-10-13T11:21:00Z">
        <w:r>
          <w:rPr>
            <w:rFonts w:ascii="Cambria" w:eastAsiaTheme="minorEastAsia" w:hAnsi="Cambria"/>
          </w:rPr>
          <w:t xml:space="preserve"> for </w:t>
        </w:r>
      </w:ins>
      <m:oMath>
        <m:sSub>
          <m:sSubPr>
            <m:ctrlPr>
              <w:ins w:id="562" w:author="Bale,Cameron" w:date="2022-10-13T13:29:00Z">
                <w:rPr>
                  <w:rFonts w:ascii="Cambria Math" w:eastAsiaTheme="minorEastAsia" w:hAnsi="Cambria Math"/>
                  <w:i/>
                </w:rPr>
              </w:ins>
            </m:ctrlPr>
          </m:sSubPr>
          <m:e>
            <m:r>
              <w:ins w:id="563" w:author="Bale,Cameron" w:date="2022-10-13T11:21:00Z">
                <w:rPr>
                  <w:rFonts w:ascii="Cambria Math" w:eastAsiaTheme="minorEastAsia" w:hAnsi="Cambria Math"/>
                </w:rPr>
                <m:t>M</m:t>
              </w:ins>
            </m:r>
          </m:e>
          <m:sub>
            <m:r>
              <w:ins w:id="564" w:author="Bale,Cameron" w:date="2022-10-13T13:29:00Z">
                <w:rPr>
                  <w:rFonts w:ascii="Cambria Math" w:eastAsiaTheme="minorEastAsia" w:hAnsi="Cambria Math"/>
                </w:rPr>
                <m:t>i</m:t>
              </w:ins>
            </m:r>
          </m:sub>
        </m:sSub>
      </m:oMath>
      <w:ins w:id="565" w:author="Bale,Cameron" w:date="2022-10-13T13:29:00Z">
        <w:r w:rsidR="00F10443">
          <w:rPr>
            <w:rFonts w:ascii="Cambria" w:eastAsiaTheme="minorEastAsia" w:hAnsi="Cambria"/>
          </w:rPr>
          <w:t xml:space="preserve"> </w:t>
        </w:r>
      </w:ins>
      <w:ins w:id="566" w:author="Bale,Cameron" w:date="2022-10-09T00:55:00Z">
        <w:r w:rsidR="00B344C3">
          <w:rPr>
            <w:rFonts w:ascii="Cambria" w:eastAsiaTheme="minorEastAsia" w:hAnsi="Cambria"/>
          </w:rPr>
          <w:t>over</w:t>
        </w:r>
      </w:ins>
      <w:ins w:id="567" w:author="Bale,Cameron" w:date="2022-10-13T11:23:00Z">
        <w:r>
          <w:rPr>
            <w:rFonts w:ascii="Cambria" w:eastAsiaTheme="minorEastAsia" w:hAnsi="Cambria"/>
          </w:rPr>
          <w:t xml:space="preserve"> </w:t>
        </w:r>
      </w:ins>
      <w:ins w:id="568" w:author="Bale,Cameron" w:date="2022-10-09T00:55:00Z">
        <w:r w:rsidR="00B344C3">
          <w:rPr>
            <w:rFonts w:ascii="Cambria" w:eastAsiaTheme="minorEastAsia" w:hAnsi="Cambria"/>
          </w:rPr>
          <w:t>all</w:t>
        </w:r>
      </w:ins>
      <w:ins w:id="569" w:author="Bale,Cameron" w:date="2022-10-13T11:23:00Z">
        <w:r>
          <w:rPr>
            <w:rFonts w:ascii="Cambria" w:eastAsiaTheme="minorEastAsia" w:hAnsi="Cambria"/>
          </w:rPr>
          <w:t xml:space="preserve"> the</w:t>
        </w:r>
      </w:ins>
      <w:ins w:id="570" w:author="Bale,Cameron" w:date="2022-10-09T00:55:00Z">
        <w:r w:rsidR="00B344C3">
          <w:rPr>
            <w:rFonts w:ascii="Cambria" w:eastAsiaTheme="minorEastAsia" w:hAnsi="Cambria"/>
          </w:rPr>
          <w:t xml:space="preserve"> series in </w:t>
        </w:r>
      </w:ins>
      <m:oMath>
        <m:r>
          <w:ins w:id="571" w:author="Bale,Cameron" w:date="2022-10-09T00:55:00Z">
            <w:rPr>
              <w:rFonts w:ascii="Cambria Math" w:eastAsiaTheme="minorEastAsia" w:hAnsi="Cambria Math"/>
            </w:rPr>
            <m:t>X</m:t>
          </w:ins>
        </m:r>
      </m:oMath>
      <w:ins w:id="572" w:author="Bale,Cameron" w:date="2022-10-09T00:55:00Z">
        <w:r w:rsidR="00B344C3">
          <w:rPr>
            <w:rFonts w:ascii="Cambria" w:eastAsiaTheme="minorEastAsia" w:hAnsi="Cambria"/>
          </w:rPr>
          <w:t xml:space="preserve"> as</w:t>
        </w:r>
      </w:ins>
      <m:oMath>
        <m:f>
          <m:fPr>
            <m:ctrlPr>
              <w:del w:id="573" w:author="Bale,Cameron" w:date="2022-10-10T14:50:00Z">
                <w:rPr>
                  <w:rFonts w:ascii="Cambria Math" w:eastAsiaTheme="minorEastAsia" w:hAnsi="Cambria Math"/>
                </w:rPr>
              </w:del>
            </m:ctrlPr>
          </m:fPr>
          <m:num>
            <m:ctrlPr>
              <w:del w:id="574" w:author="Bale,Cameron" w:date="2022-10-10T14:50:00Z">
                <w:rPr>
                  <w:rFonts w:ascii="Cambria Math" w:eastAsiaTheme="minorEastAsia" w:hAnsi="Cambria Math"/>
                  <w:i/>
                </w:rPr>
              </w:del>
            </m:ctrlPr>
          </m:num>
          <m:den>
            <m:nary>
              <m:naryPr>
                <m:chr m:val="∑"/>
                <m:ctrlPr>
                  <w:del w:id="575" w:author="Bale,Cameron" w:date="2022-10-10T14:50:00Z">
                    <w:rPr>
                      <w:rFonts w:ascii="Cambria Math" w:eastAsiaTheme="minorEastAsia" w:hAnsi="Cambria Math"/>
                    </w:rPr>
                  </w:del>
                </m:ctrlPr>
              </m:naryPr>
              <m:sub>
                <m:ctrlPr>
                  <w:del w:id="576" w:author="Bale,Cameron" w:date="2022-10-10T14:50:00Z">
                    <w:rPr>
                      <w:rFonts w:ascii="Cambria Math" w:eastAsiaTheme="minorEastAsia" w:hAnsi="Cambria Math"/>
                      <w:i/>
                    </w:rPr>
                  </w:del>
                </m:ctrlPr>
              </m:sub>
              <m:sup>
                <m:ctrlPr>
                  <w:del w:id="577" w:author="Bale,Cameron" w:date="2022-10-10T14:50:00Z">
                    <w:rPr>
                      <w:rFonts w:ascii="Cambria Math" w:eastAsiaTheme="minorEastAsia" w:hAnsi="Cambria Math"/>
                      <w:i/>
                    </w:rPr>
                  </w:del>
                </m:ctrlPr>
              </m:sup>
              <m:e>
                <m:ctrlPr>
                  <w:del w:id="578" w:author="Bale,Cameron" w:date="2022-10-10T14:50:00Z">
                    <w:rPr>
                      <w:rFonts w:ascii="Cambria Math" w:eastAsiaTheme="minorEastAsia" w:hAnsi="Cambria Math"/>
                      <w:i/>
                    </w:rPr>
                  </w:del>
                </m:ctrlPr>
              </m:e>
            </m:nary>
            <m:ctrlPr>
              <w:del w:id="579" w:author="Bale,Cameron" w:date="2022-10-10T14:50:00Z">
                <w:rPr>
                  <w:rFonts w:ascii="Cambria Math" w:eastAsiaTheme="minorEastAsia" w:hAnsi="Cambria Math"/>
                  <w:i/>
                </w:rPr>
              </w:del>
            </m:ctrlPr>
          </m:den>
        </m:f>
      </m:oMath>
    </w:p>
    <w:p w14:paraId="62513C55" w14:textId="40A7E8F8" w:rsidR="00AA2F74" w:rsidRDefault="00AA2F74" w:rsidP="00AA2F74">
      <w:pPr>
        <w:rPr>
          <w:ins w:id="580" w:author="Bale,Cameron" w:date="2022-10-10T14:50:00Z"/>
          <w:rFonts w:ascii="Cambria" w:eastAsiaTheme="minorEastAsia" w:hAnsi="Cambria"/>
        </w:rPr>
      </w:pPr>
    </w:p>
    <w:p w14:paraId="105A70F0" w14:textId="7E270FE3" w:rsidR="008841B8" w:rsidRPr="00F10443" w:rsidRDefault="00AA2F74" w:rsidP="00AA2F74">
      <w:pPr>
        <w:rPr>
          <w:ins w:id="581" w:author="Bale,Cameron" w:date="2022-10-13T13:30:00Z"/>
          <w:rFonts w:ascii="Cambria" w:eastAsiaTheme="minorEastAsia" w:hAnsi="Cambria"/>
          <w:rPrChange w:id="582" w:author="Bale,Cameron" w:date="2022-10-13T13:30:00Z">
            <w:rPr>
              <w:ins w:id="583" w:author="Bale,Cameron" w:date="2022-10-13T13:30:00Z"/>
              <w:rFonts w:ascii="Cambria Math" w:eastAsiaTheme="minorEastAsia" w:hAnsi="Cambria Math"/>
              <w:i/>
            </w:rPr>
          </w:rPrChange>
        </w:rPr>
      </w:pPr>
      <m:oMathPara>
        <m:oMath>
          <m:r>
            <w:ins w:id="584" w:author="Bale,Cameron" w:date="2022-10-10T14:51:00Z">
              <w:rPr>
                <w:rFonts w:ascii="Cambria Math" w:eastAsiaTheme="minorEastAsia" w:hAnsi="Cambria Math"/>
              </w:rPr>
              <m:t>P</m:t>
            </w:ins>
          </m:r>
          <m:d>
            <m:dPr>
              <m:ctrlPr>
                <w:ins w:id="585" w:author="Bale,Cameron" w:date="2022-10-10T14:51:00Z">
                  <w:rPr>
                    <w:rFonts w:ascii="Cambria Math" w:eastAsiaTheme="minorEastAsia" w:hAnsi="Cambria Math"/>
                    <w:i/>
                  </w:rPr>
                </w:ins>
              </m:ctrlPr>
            </m:dPr>
            <m:e>
              <m:r>
                <w:ins w:id="586" w:author="Bale,Cameron" w:date="2022-10-13T11:22:00Z">
                  <w:rPr>
                    <w:rFonts w:ascii="Cambria Math" w:eastAsiaTheme="minorEastAsia" w:hAnsi="Cambria Math"/>
                  </w:rPr>
                  <m:t>M</m:t>
                </w:ins>
              </m:r>
              <m:r>
                <w:ins w:id="587" w:author="Bale,Cameron" w:date="2022-10-13T13:34:00Z">
                  <w:rPr>
                    <w:rFonts w:ascii="Cambria Math" w:eastAsiaTheme="minorEastAsia" w:hAnsi="Cambria Math"/>
                  </w:rPr>
                  <m:t>_i</m:t>
                </w:ins>
              </m:r>
              <m:r>
                <w:ins w:id="588" w:author="Bale,Cameron" w:date="2022-10-10T14:51:00Z">
                  <w:rPr>
                    <w:rFonts w:ascii="Cambria Math" w:eastAsiaTheme="minorEastAsia" w:hAnsi="Cambria Math"/>
                  </w:rPr>
                  <m:t>=j</m:t>
                </w:ins>
              </m:r>
              <m:r>
                <w:ins w:id="589" w:author="Bale,Cameron" w:date="2022-10-10T15:05:00Z">
                  <w:rPr>
                    <w:rFonts w:ascii="Cambria Math" w:eastAsiaTheme="minorEastAsia" w:hAnsi="Cambria Math"/>
                  </w:rPr>
                  <m:t xml:space="preserve"> |</m:t>
                </w:ins>
              </m:r>
              <m:sSub>
                <m:sSubPr>
                  <m:ctrlPr>
                    <w:ins w:id="590" w:author="Bale,Cameron" w:date="2022-10-13T11:22:00Z">
                      <w:rPr>
                        <w:rFonts w:ascii="Cambria Math" w:eastAsiaTheme="minorEastAsia" w:hAnsi="Cambria Math"/>
                        <w:i/>
                      </w:rPr>
                    </w:ins>
                  </m:ctrlPr>
                </m:sSubPr>
                <m:e>
                  <m:r>
                    <w:ins w:id="591" w:author="Bale,Cameron" w:date="2022-10-10T15:05:00Z">
                      <w:rPr>
                        <w:rFonts w:ascii="Cambria Math" w:eastAsiaTheme="minorEastAsia" w:hAnsi="Cambria Math"/>
                      </w:rPr>
                      <m:t>y</m:t>
                    </w:ins>
                  </m:r>
                </m:e>
                <m:sub>
                  <m:r>
                    <w:ins w:id="592" w:author="Bale,Cameron" w:date="2022-10-13T11:22:00Z">
                      <w:rPr>
                        <w:rFonts w:ascii="Cambria Math" w:eastAsiaTheme="minorEastAsia" w:hAnsi="Cambria Math"/>
                      </w:rPr>
                      <m:t>i</m:t>
                    </w:ins>
                  </m:r>
                </m:sub>
              </m:sSub>
            </m:e>
          </m:d>
          <m:r>
            <w:ins w:id="593" w:author="Bale,Cameron" w:date="2022-10-10T14:51:00Z">
              <w:rPr>
                <w:rFonts w:ascii="Cambria Math" w:eastAsiaTheme="minorEastAsia" w:hAnsi="Cambria Math"/>
              </w:rPr>
              <m:t>=</m:t>
            </w:ins>
          </m:r>
          <m:f>
            <m:fPr>
              <m:ctrlPr>
                <w:rPr>
                  <w:rFonts w:ascii="Cambria Math" w:eastAsiaTheme="minorEastAsia" w:hAnsi="Cambria Math"/>
                </w:rPr>
              </m:ctrlPr>
            </m:fPr>
            <m:num>
              <m:r>
                <w:ins w:id="594" w:author="Bale,Cameron" w:date="2022-10-10T14:51:00Z">
                  <w:rPr>
                    <w:rFonts w:ascii="Cambria Math" w:eastAsiaTheme="minorEastAsia" w:hAnsi="Cambria Math"/>
                  </w:rPr>
                  <m:t>s</m:t>
                </w:ins>
              </m:r>
              <m:d>
                <m:dPr>
                  <m:ctrlPr>
                    <w:ins w:id="595" w:author="Bale,Cameron" w:date="2022-10-10T14:51:00Z">
                      <w:rPr>
                        <w:rFonts w:ascii="Cambria Math" w:eastAsiaTheme="minorEastAsia" w:hAnsi="Cambria Math"/>
                        <w:i/>
                      </w:rPr>
                    </w:ins>
                  </m:ctrlPr>
                </m:dPr>
                <m:e>
                  <m:sSub>
                    <m:sSubPr>
                      <m:ctrlPr>
                        <w:ins w:id="596" w:author="Bale,Cameron" w:date="2022-10-13T11:22:00Z">
                          <w:rPr>
                            <w:rFonts w:ascii="Cambria Math" w:eastAsiaTheme="minorEastAsia" w:hAnsi="Cambria Math"/>
                            <w:i/>
                          </w:rPr>
                        </w:ins>
                      </m:ctrlPr>
                    </m:sSubPr>
                    <m:e>
                      <m:r>
                        <w:ins w:id="597" w:author="Bale,Cameron" w:date="2022-10-10T14:51:00Z">
                          <w:rPr>
                            <w:rFonts w:ascii="Cambria Math" w:eastAsiaTheme="minorEastAsia" w:hAnsi="Cambria Math"/>
                          </w:rPr>
                          <m:t>y</m:t>
                        </w:ins>
                      </m:r>
                    </m:e>
                    <m:sub>
                      <m:r>
                        <w:ins w:id="598" w:author="Bale,Cameron" w:date="2022-10-13T11:22:00Z">
                          <w:rPr>
                            <w:rFonts w:ascii="Cambria Math" w:eastAsiaTheme="minorEastAsia" w:hAnsi="Cambria Math"/>
                          </w:rPr>
                          <m:t>i</m:t>
                        </w:ins>
                      </m:r>
                    </m:sub>
                  </m:sSub>
                  <m:r>
                    <w:ins w:id="599" w:author="Bale,Cameron" w:date="2022-10-10T14:51:00Z">
                      <w:rPr>
                        <w:rFonts w:ascii="Cambria Math" w:eastAsiaTheme="minorEastAsia" w:hAnsi="Cambria Math"/>
                      </w:rPr>
                      <m:t>,</m:t>
                    </w:ins>
                  </m:r>
                  <m:acc>
                    <m:accPr>
                      <m:chr m:val="̃"/>
                      <m:ctrlPr>
                        <w:rPr>
                          <w:rFonts w:ascii="Cambria Math" w:eastAsiaTheme="minorEastAsia" w:hAnsi="Cambria Math"/>
                        </w:rPr>
                      </m:ctrlPr>
                    </m:accPr>
                    <m:e>
                      <m:sSub>
                        <m:sSubPr>
                          <m:ctrlPr>
                            <w:ins w:id="600" w:author="Bale,Cameron" w:date="2022-10-10T14:51:00Z">
                              <w:rPr>
                                <w:rFonts w:ascii="Cambria Math" w:eastAsiaTheme="minorEastAsia" w:hAnsi="Cambria Math"/>
                                <w:i/>
                              </w:rPr>
                            </w:ins>
                          </m:ctrlPr>
                        </m:sSubPr>
                        <m:e>
                          <m:r>
                            <w:ins w:id="601" w:author="Bale,Cameron" w:date="2022-10-10T14:51:00Z">
                              <w:rPr>
                                <w:rFonts w:ascii="Cambria Math" w:eastAsiaTheme="minorEastAsia" w:hAnsi="Cambria Math"/>
                              </w:rPr>
                              <m:t>x</m:t>
                            </w:ins>
                          </m:r>
                          <m:ctrlPr>
                            <w:ins w:id="602" w:author="Bale,Cameron" w:date="2022-10-10T14:51:00Z">
                              <w:rPr>
                                <w:rFonts w:ascii="Cambria Math" w:eastAsiaTheme="minorEastAsia" w:hAnsi="Cambria Math"/>
                              </w:rPr>
                            </w:ins>
                          </m:ctrlPr>
                        </m:e>
                        <m:sub>
                          <m:r>
                            <w:ins w:id="603" w:author="Bale,Cameron" w:date="2022-10-10T14:51:00Z">
                              <w:rPr>
                                <w:rFonts w:ascii="Cambria Math" w:eastAsiaTheme="minorEastAsia" w:hAnsi="Cambria Math"/>
                              </w:rPr>
                              <m:t>j</m:t>
                            </w:ins>
                          </m:r>
                        </m:sub>
                      </m:sSub>
                    </m:e>
                  </m:acc>
                </m:e>
              </m:d>
              <m:ctrlPr>
                <w:rPr>
                  <w:rFonts w:ascii="Cambria Math" w:eastAsiaTheme="minorEastAsia" w:hAnsi="Cambria Math"/>
                  <w:i/>
                </w:rPr>
              </m:ctrlPr>
            </m:num>
            <m:den>
              <m:nary>
                <m:naryPr>
                  <m:chr m:val="∑"/>
                  <m:ctrlPr>
                    <w:rPr>
                      <w:rFonts w:ascii="Cambria Math" w:eastAsiaTheme="minorEastAsia" w:hAnsi="Cambria Math"/>
                    </w:rPr>
                  </m:ctrlPr>
                </m:naryPr>
                <m:sub>
                  <m:r>
                    <w:ins w:id="604" w:author="Bale,Cameron" w:date="2022-10-10T14:52:00Z">
                      <w:rPr>
                        <w:rFonts w:ascii="Cambria Math" w:eastAsiaTheme="minorEastAsia" w:hAnsi="Cambria Math"/>
                      </w:rPr>
                      <m:t>j</m:t>
                    </w:ins>
                  </m:r>
                  <m:r>
                    <w:ins w:id="605" w:author="Bale,Cameron" w:date="2022-10-10T14:51:00Z">
                      <w:rPr>
                        <w:rFonts w:ascii="Cambria Math" w:eastAsiaTheme="minorEastAsia" w:hAnsi="Cambria Math"/>
                      </w:rPr>
                      <m:t>=1</m:t>
                    </w:ins>
                  </m:r>
                  <m:ctrlPr>
                    <w:rPr>
                      <w:rFonts w:ascii="Cambria Math" w:eastAsiaTheme="minorEastAsia" w:hAnsi="Cambria Math"/>
                      <w:i/>
                    </w:rPr>
                  </m:ctrlPr>
                </m:sub>
                <m:sup>
                  <m:r>
                    <w:ins w:id="606" w:author="Bale,Cameron" w:date="2022-10-10T14:51:00Z">
                      <w:rPr>
                        <w:rFonts w:ascii="Cambria Math" w:eastAsiaTheme="minorEastAsia" w:hAnsi="Cambria Math"/>
                      </w:rPr>
                      <m:t>N</m:t>
                    </w:ins>
                  </m:r>
                  <m:ctrlPr>
                    <w:rPr>
                      <w:rFonts w:ascii="Cambria Math" w:eastAsiaTheme="minorEastAsia" w:hAnsi="Cambria Math"/>
                      <w:i/>
                    </w:rPr>
                  </m:ctrlPr>
                </m:sup>
                <m:e>
                  <m:r>
                    <w:ins w:id="607" w:author="Bale,Cameron" w:date="2022-10-10T14:51:00Z">
                      <w:rPr>
                        <w:rFonts w:ascii="Cambria Math" w:eastAsiaTheme="minorEastAsia" w:hAnsi="Cambria Math"/>
                      </w:rPr>
                      <m:t>s</m:t>
                    </w:ins>
                  </m:r>
                  <m:d>
                    <m:dPr>
                      <m:ctrlPr>
                        <w:ins w:id="608" w:author="Bale,Cameron" w:date="2022-10-10T14:51:00Z">
                          <w:rPr>
                            <w:rFonts w:ascii="Cambria Math" w:eastAsiaTheme="minorEastAsia" w:hAnsi="Cambria Math"/>
                            <w:i/>
                          </w:rPr>
                        </w:ins>
                      </m:ctrlPr>
                    </m:dPr>
                    <m:e>
                      <m:sSub>
                        <m:sSubPr>
                          <m:ctrlPr>
                            <w:ins w:id="609" w:author="Bale,Cameron" w:date="2022-10-13T11:22:00Z">
                              <w:rPr>
                                <w:rFonts w:ascii="Cambria Math" w:eastAsiaTheme="minorEastAsia" w:hAnsi="Cambria Math"/>
                                <w:i/>
                              </w:rPr>
                            </w:ins>
                          </m:ctrlPr>
                        </m:sSubPr>
                        <m:e>
                          <m:r>
                            <w:ins w:id="610" w:author="Bale,Cameron" w:date="2022-10-10T14:51:00Z">
                              <w:rPr>
                                <w:rFonts w:ascii="Cambria Math" w:eastAsiaTheme="minorEastAsia" w:hAnsi="Cambria Math"/>
                              </w:rPr>
                              <m:t>y</m:t>
                            </w:ins>
                          </m:r>
                        </m:e>
                        <m:sub>
                          <m:r>
                            <w:ins w:id="611" w:author="Bale,Cameron" w:date="2022-10-13T11:22:00Z">
                              <w:rPr>
                                <w:rFonts w:ascii="Cambria Math" w:eastAsiaTheme="minorEastAsia" w:hAnsi="Cambria Math"/>
                              </w:rPr>
                              <m:t>i</m:t>
                            </w:ins>
                          </m:r>
                        </m:sub>
                      </m:sSub>
                      <m:r>
                        <w:ins w:id="612" w:author="Bale,Cameron" w:date="2022-10-10T14:51:00Z">
                          <w:rPr>
                            <w:rFonts w:ascii="Cambria Math" w:eastAsiaTheme="minorEastAsia" w:hAnsi="Cambria Math"/>
                          </w:rPr>
                          <m:t>,</m:t>
                        </w:ins>
                      </m:r>
                      <m:acc>
                        <m:accPr>
                          <m:chr m:val="̃"/>
                          <m:ctrlPr>
                            <w:rPr>
                              <w:rFonts w:ascii="Cambria Math" w:eastAsiaTheme="minorEastAsia" w:hAnsi="Cambria Math"/>
                            </w:rPr>
                          </m:ctrlPr>
                        </m:accPr>
                        <m:e>
                          <m:sSub>
                            <m:sSubPr>
                              <m:ctrlPr>
                                <w:ins w:id="613" w:author="Bale,Cameron" w:date="2022-10-10T14:51:00Z">
                                  <w:rPr>
                                    <w:rFonts w:ascii="Cambria Math" w:eastAsiaTheme="minorEastAsia" w:hAnsi="Cambria Math"/>
                                    <w:i/>
                                  </w:rPr>
                                </w:ins>
                              </m:ctrlPr>
                            </m:sSubPr>
                            <m:e>
                              <m:r>
                                <w:ins w:id="614" w:author="Bale,Cameron" w:date="2022-10-10T14:51:00Z">
                                  <w:rPr>
                                    <w:rFonts w:ascii="Cambria Math" w:eastAsiaTheme="minorEastAsia" w:hAnsi="Cambria Math"/>
                                  </w:rPr>
                                  <m:t>x</m:t>
                                </w:ins>
                              </m:r>
                              <m:ctrlPr>
                                <w:ins w:id="615" w:author="Bale,Cameron" w:date="2022-10-10T14:51:00Z">
                                  <w:rPr>
                                    <w:rFonts w:ascii="Cambria Math" w:eastAsiaTheme="minorEastAsia" w:hAnsi="Cambria Math"/>
                                  </w:rPr>
                                </w:ins>
                              </m:ctrlPr>
                            </m:e>
                            <m:sub>
                              <m:r>
                                <w:ins w:id="616" w:author="Bale,Cameron" w:date="2022-10-10T14:51:00Z">
                                  <w:rPr>
                                    <w:rFonts w:ascii="Cambria Math" w:eastAsiaTheme="minorEastAsia" w:hAnsi="Cambria Math"/>
                                  </w:rPr>
                                  <m:t>j</m:t>
                                </w:ins>
                              </m:r>
                            </m:sub>
                          </m:sSub>
                        </m:e>
                      </m:acc>
                    </m:e>
                  </m:d>
                  <m:ctrlPr>
                    <w:rPr>
                      <w:rFonts w:ascii="Cambria Math" w:eastAsiaTheme="minorEastAsia" w:hAnsi="Cambria Math"/>
                      <w:i/>
                    </w:rPr>
                  </m:ctrlPr>
                </m:e>
              </m:nary>
              <m:ctrlPr>
                <w:rPr>
                  <w:rFonts w:ascii="Cambria Math" w:eastAsiaTheme="minorEastAsia" w:hAnsi="Cambria Math"/>
                  <w:i/>
                </w:rPr>
              </m:ctrlPr>
            </m:den>
          </m:f>
          <m:r>
            <w:ins w:id="617" w:author="Bale,Cameron" w:date="2022-10-10T14:51:00Z">
              <w:rPr>
                <w:rFonts w:ascii="Cambria Math" w:eastAsiaTheme="minorEastAsia" w:hAnsi="Cambria Math"/>
              </w:rPr>
              <m:t>.</m:t>
            </w:ins>
          </m:r>
        </m:oMath>
      </m:oMathPara>
    </w:p>
    <w:p w14:paraId="0157C129" w14:textId="77777777" w:rsidR="00F10443" w:rsidRPr="00F10443" w:rsidRDefault="00F10443" w:rsidP="00AA2F74">
      <w:pPr>
        <w:rPr>
          <w:ins w:id="618" w:author="Bale,Cameron" w:date="2022-10-13T11:22:00Z"/>
          <w:rFonts w:ascii="Cambria" w:eastAsiaTheme="minorEastAsia" w:hAnsi="Cambria"/>
          <w:rPrChange w:id="619" w:author="Bale,Cameron" w:date="2022-10-13T13:30:00Z">
            <w:rPr>
              <w:ins w:id="620" w:author="Bale,Cameron" w:date="2022-10-13T11:22:00Z"/>
              <w:rFonts w:ascii="Cambria Math" w:eastAsiaTheme="minorEastAsia" w:hAnsi="Cambria Math"/>
              <w:i/>
            </w:rPr>
          </w:rPrChange>
        </w:rPr>
      </w:pPr>
    </w:p>
    <w:p w14:paraId="4B627255" w14:textId="491CF7D9" w:rsidR="00F10443" w:rsidRPr="00F10443" w:rsidRDefault="00827483" w:rsidP="00F10443">
      <w:pPr>
        <w:rPr>
          <w:ins w:id="621" w:author="Bale,Cameron" w:date="2022-10-13T13:30:00Z"/>
          <w:rFonts w:ascii="Cambria" w:eastAsiaTheme="minorEastAsia" w:hAnsi="Cambria"/>
        </w:rPr>
      </w:pPr>
      <w:ins w:id="622" w:author="Bale,Cameron" w:date="2022-10-13T13:33:00Z">
        <w:r>
          <w:rPr>
            <w:rFonts w:ascii="Cambria" w:eastAsiaTheme="minorEastAsia" w:hAnsi="Cambria"/>
          </w:rPr>
          <w:t xml:space="preserve">We let </w:t>
        </w:r>
      </w:ins>
      <m:oMath>
        <m:sSub>
          <m:sSubPr>
            <m:ctrlPr>
              <w:ins w:id="623" w:author="Bale,Cameron" w:date="2022-10-13T13:33:00Z">
                <w:rPr>
                  <w:rFonts w:ascii="Cambria Math" w:eastAsiaTheme="minorEastAsia" w:hAnsi="Cambria Math"/>
                  <w:i/>
                </w:rPr>
              </w:ins>
            </m:ctrlPr>
          </m:sSubPr>
          <m:e>
            <m:r>
              <w:ins w:id="624" w:author="Bale,Cameron" w:date="2022-10-13T13:33:00Z">
                <w:rPr>
                  <w:rFonts w:ascii="Cambria Math" w:eastAsiaTheme="minorEastAsia" w:hAnsi="Cambria Math"/>
                </w:rPr>
                <m:t>r</m:t>
              </w:ins>
            </m:r>
          </m:e>
          <m:sub>
            <m:r>
              <w:ins w:id="625" w:author="Bale,Cameron" w:date="2022-10-13T13:33:00Z">
                <w:rPr>
                  <w:rFonts w:ascii="Cambria Math" w:eastAsiaTheme="minorEastAsia" w:hAnsi="Cambria Math"/>
                </w:rPr>
                <m:t>i,j</m:t>
              </w:ins>
            </m:r>
          </m:sub>
        </m:sSub>
        <m:r>
          <w:ins w:id="626" w:author="Bale,Cameron" w:date="2022-10-13T13:33:00Z">
            <w:rPr>
              <w:rFonts w:ascii="Cambria Math" w:eastAsiaTheme="minorEastAsia" w:hAnsi="Cambria Math"/>
            </w:rPr>
            <m:t>=P</m:t>
          </w:ins>
        </m:r>
        <m:d>
          <m:dPr>
            <m:ctrlPr>
              <w:ins w:id="627" w:author="Bale,Cameron" w:date="2022-10-13T13:33:00Z">
                <w:rPr>
                  <w:rFonts w:ascii="Cambria Math" w:eastAsiaTheme="minorEastAsia" w:hAnsi="Cambria Math"/>
                  <w:i/>
                </w:rPr>
              </w:ins>
            </m:ctrlPr>
          </m:dPr>
          <m:e>
            <m:sSub>
              <m:sSubPr>
                <m:ctrlPr>
                  <w:ins w:id="628" w:author="Bale,Cameron" w:date="2022-10-13T13:33:00Z">
                    <w:rPr>
                      <w:rFonts w:ascii="Cambria Math" w:eastAsiaTheme="minorEastAsia" w:hAnsi="Cambria Math"/>
                      <w:i/>
                    </w:rPr>
                  </w:ins>
                </m:ctrlPr>
              </m:sSubPr>
              <m:e>
                <m:r>
                  <w:ins w:id="629" w:author="Bale,Cameron" w:date="2022-10-13T13:33:00Z">
                    <w:rPr>
                      <w:rFonts w:ascii="Cambria Math" w:eastAsiaTheme="minorEastAsia" w:hAnsi="Cambria Math"/>
                    </w:rPr>
                    <m:t>M</m:t>
                  </w:ins>
                </m:r>
              </m:e>
              <m:sub>
                <m:r>
                  <w:ins w:id="630" w:author="Bale,Cameron" w:date="2022-10-13T13:33:00Z">
                    <w:rPr>
                      <w:rFonts w:ascii="Cambria Math" w:eastAsiaTheme="minorEastAsia" w:hAnsi="Cambria Math"/>
                    </w:rPr>
                    <m:t>i</m:t>
                  </w:ins>
                </m:r>
              </m:sub>
            </m:sSub>
            <m:r>
              <w:ins w:id="631" w:author="Bale,Cameron" w:date="2022-10-13T13:33:00Z">
                <w:rPr>
                  <w:rFonts w:ascii="Cambria Math" w:eastAsiaTheme="minorEastAsia" w:hAnsi="Cambria Math"/>
                </w:rPr>
                <m:t>=j</m:t>
              </w:ins>
            </m:r>
            <m:r>
              <w:ins w:id="632" w:author="Bale,Cameron" w:date="2022-10-13T13:38:00Z">
                <w:rPr>
                  <w:rFonts w:ascii="Cambria Math" w:eastAsiaTheme="minorEastAsia" w:hAnsi="Cambria Math"/>
                </w:rPr>
                <m:t>*</m:t>
              </w:ins>
            </m:r>
          </m:e>
          <m:e>
            <m:sSub>
              <m:sSubPr>
                <m:ctrlPr>
                  <w:ins w:id="633" w:author="Bale,Cameron" w:date="2022-10-13T13:33:00Z">
                    <w:rPr>
                      <w:rFonts w:ascii="Cambria Math" w:eastAsiaTheme="minorEastAsia" w:hAnsi="Cambria Math"/>
                      <w:i/>
                    </w:rPr>
                  </w:ins>
                </m:ctrlPr>
              </m:sSubPr>
              <m:e>
                <m:r>
                  <w:ins w:id="634" w:author="Bale,Cameron" w:date="2022-10-13T13:33:00Z">
                    <w:rPr>
                      <w:rFonts w:ascii="Cambria Math" w:eastAsiaTheme="minorEastAsia" w:hAnsi="Cambria Math"/>
                    </w:rPr>
                    <m:t>y</m:t>
                  </w:ins>
                </m:r>
              </m:e>
              <m:sub>
                <m:r>
                  <w:ins w:id="635" w:author="Bale,Cameron" w:date="2022-10-13T13:33:00Z">
                    <w:rPr>
                      <w:rFonts w:ascii="Cambria Math" w:eastAsiaTheme="minorEastAsia" w:hAnsi="Cambria Math"/>
                    </w:rPr>
                    <m:t>i</m:t>
                  </w:ins>
                </m:r>
              </m:sub>
            </m:sSub>
          </m:e>
        </m:d>
      </m:oMath>
      <w:ins w:id="636" w:author="Bale,Cameron" w:date="2022-10-13T13:33:00Z">
        <w:r>
          <w:rPr>
            <w:rFonts w:ascii="Cambria" w:eastAsiaTheme="minorEastAsia" w:hAnsi="Cambria"/>
          </w:rPr>
          <w:t xml:space="preserve"> denote the probability that </w:t>
        </w:r>
      </w:ins>
      <m:oMath>
        <m:r>
          <w:ins w:id="637" w:author="Bale,Cameron" w:date="2022-10-13T13:33:00Z">
            <w:rPr>
              <w:rFonts w:ascii="Cambria Math" w:eastAsiaTheme="minorEastAsia" w:hAnsi="Cambria Math"/>
            </w:rPr>
            <m:t>I</m:t>
          </w:ins>
        </m:r>
        <m:sSub>
          <m:sSubPr>
            <m:ctrlPr>
              <w:ins w:id="638" w:author="Bale,Cameron" w:date="2022-10-13T13:33:00Z">
                <w:rPr>
                  <w:rFonts w:ascii="Cambria Math" w:eastAsiaTheme="minorEastAsia" w:hAnsi="Cambria Math"/>
                  <w:i/>
                </w:rPr>
              </w:ins>
            </m:ctrlPr>
          </m:sSubPr>
          <m:e>
            <m:r>
              <w:ins w:id="639" w:author="Bale,Cameron" w:date="2022-10-13T13:33:00Z">
                <w:rPr>
                  <w:rFonts w:ascii="Cambria Math" w:eastAsiaTheme="minorEastAsia" w:hAnsi="Cambria Math"/>
                </w:rPr>
                <m:t>D</m:t>
              </w:ins>
            </m:r>
          </m:e>
          <m:sub>
            <m:r>
              <w:ins w:id="640" w:author="Bale,Cameron" w:date="2022-10-13T13:33:00Z">
                <w:rPr>
                  <w:rFonts w:ascii="Cambria Math" w:eastAsiaTheme="minorEastAsia" w:hAnsi="Cambria Math"/>
                </w:rPr>
                <m:t>i</m:t>
              </w:ins>
            </m:r>
          </m:sub>
        </m:sSub>
      </m:oMath>
      <w:ins w:id="641" w:author="Bale,Cameron" w:date="2022-10-13T13:33:00Z">
        <w:r>
          <w:rPr>
            <w:rFonts w:ascii="Cambria" w:eastAsiaTheme="minorEastAsia" w:hAnsi="Cambria"/>
          </w:rPr>
          <w:t xml:space="preserve"> </w:t>
        </w:r>
      </w:ins>
      <w:ins w:id="642" w:author="Bale,Cameron" w:date="2022-10-13T13:39:00Z">
        <w:r>
          <w:rPr>
            <w:rFonts w:ascii="Cambria" w:eastAsiaTheme="minorEastAsia" w:hAnsi="Cambria"/>
          </w:rPr>
          <w:t>is correctly matched to</w:t>
        </w:r>
      </w:ins>
      <w:ins w:id="643" w:author="Bale,Cameron" w:date="2022-10-13T13:33:00Z">
        <w:r>
          <w:rPr>
            <w:rFonts w:ascii="Cambria" w:eastAsiaTheme="minorEastAsia" w:hAnsi="Cambria"/>
          </w:rPr>
          <w:t xml:space="preserve"> </w:t>
        </w:r>
      </w:ins>
      <m:oMath>
        <m:r>
          <w:ins w:id="644" w:author="Bale,Cameron" w:date="2022-10-13T13:33:00Z">
            <w:rPr>
              <w:rFonts w:ascii="Cambria Math" w:eastAsiaTheme="minorEastAsia" w:hAnsi="Cambria Math"/>
            </w:rPr>
            <m:t>PI</m:t>
          </w:ins>
        </m:r>
        <m:sSub>
          <m:sSubPr>
            <m:ctrlPr>
              <w:ins w:id="645" w:author="Bale,Cameron" w:date="2022-10-13T13:33:00Z">
                <w:rPr>
                  <w:rFonts w:ascii="Cambria Math" w:eastAsiaTheme="minorEastAsia" w:hAnsi="Cambria Math"/>
                  <w:i/>
                </w:rPr>
              </w:ins>
            </m:ctrlPr>
          </m:sSubPr>
          <m:e>
            <m:r>
              <w:ins w:id="646" w:author="Bale,Cameron" w:date="2022-10-13T13:33:00Z">
                <w:rPr>
                  <w:rFonts w:ascii="Cambria Math" w:eastAsiaTheme="minorEastAsia" w:hAnsi="Cambria Math"/>
                </w:rPr>
                <m:t>D</m:t>
              </w:ins>
            </m:r>
          </m:e>
          <m:sub>
            <m:r>
              <w:ins w:id="647" w:author="Bale,Cameron" w:date="2022-10-13T13:33:00Z">
                <w:rPr>
                  <w:rFonts w:ascii="Cambria Math" w:eastAsiaTheme="minorEastAsia" w:hAnsi="Cambria Math"/>
                </w:rPr>
                <m:t>j</m:t>
              </w:ins>
            </m:r>
          </m:sub>
        </m:sSub>
      </m:oMath>
      <w:ins w:id="648" w:author="Bale,Cameron" w:date="2022-10-13T13:33:00Z">
        <w:r>
          <w:rPr>
            <w:rFonts w:ascii="Cambria" w:eastAsiaTheme="minorEastAsia" w:hAnsi="Cambria"/>
          </w:rPr>
          <w:t>.</w:t>
        </w:r>
      </w:ins>
      <w:ins w:id="649" w:author="Bale,Cameron" w:date="2022-10-13T13:34:00Z">
        <w:r>
          <w:rPr>
            <w:rFonts w:ascii="Cambria" w:eastAsiaTheme="minorEastAsia" w:hAnsi="Cambria"/>
          </w:rPr>
          <w:t xml:space="preserve"> </w:t>
        </w:r>
      </w:ins>
      <w:ins w:id="650" w:author="Bale,Cameron" w:date="2022-10-13T13:30:00Z">
        <w:r w:rsidR="00F10443">
          <w:rPr>
            <w:rFonts w:ascii="Cambria" w:eastAsiaTheme="minorEastAsia" w:hAnsi="Cambria"/>
          </w:rPr>
          <w:t xml:space="preserve">The third party predicts the value of </w:t>
        </w:r>
      </w:ins>
      <m:oMath>
        <m:sSub>
          <m:sSubPr>
            <m:ctrlPr>
              <w:ins w:id="651" w:author="Bale,Cameron" w:date="2022-10-13T13:30:00Z">
                <w:rPr>
                  <w:rFonts w:ascii="Cambria Math" w:eastAsiaTheme="minorEastAsia" w:hAnsi="Cambria Math"/>
                  <w:i/>
                </w:rPr>
              </w:ins>
            </m:ctrlPr>
          </m:sSubPr>
          <m:e>
            <m:r>
              <w:ins w:id="652" w:author="Bale,Cameron" w:date="2022-10-13T13:30:00Z">
                <w:rPr>
                  <w:rFonts w:ascii="Cambria Math" w:eastAsiaTheme="minorEastAsia" w:hAnsi="Cambria Math"/>
                </w:rPr>
                <m:t>M</m:t>
              </w:ins>
            </m:r>
          </m:e>
          <m:sub>
            <m:r>
              <w:ins w:id="653" w:author="Bale,Cameron" w:date="2022-10-13T13:30:00Z">
                <w:rPr>
                  <w:rFonts w:ascii="Cambria Math" w:eastAsiaTheme="minorEastAsia" w:hAnsi="Cambria Math"/>
                </w:rPr>
                <m:t>i</m:t>
              </w:ins>
            </m:r>
          </m:sub>
        </m:sSub>
      </m:oMath>
      <w:ins w:id="654" w:author="Bale,Cameron" w:date="2022-10-13T13:30:00Z">
        <w:r w:rsidR="00F10443">
          <w:rPr>
            <w:rFonts w:ascii="Cambria" w:eastAsiaTheme="minorEastAsia" w:hAnsi="Cambria"/>
          </w:rPr>
          <w:t xml:space="preserve"> to be the protected time series with the maximum </w:t>
        </w:r>
      </w:ins>
      <w:ins w:id="655" w:author="Bale,Cameron" w:date="2022-10-13T13:31:00Z">
        <w:r w:rsidR="00F10443">
          <w:rPr>
            <w:rFonts w:ascii="Cambria" w:eastAsiaTheme="minorEastAsia" w:hAnsi="Cambria"/>
          </w:rPr>
          <w:t xml:space="preserve">match </w:t>
        </w:r>
      </w:ins>
      <w:ins w:id="656" w:author="Bale,Cameron" w:date="2022-10-13T13:30:00Z">
        <w:r w:rsidR="00F10443">
          <w:rPr>
            <w:rFonts w:ascii="Cambria" w:eastAsiaTheme="minorEastAsia" w:hAnsi="Cambria"/>
          </w:rPr>
          <w:t>probabilit</w:t>
        </w:r>
      </w:ins>
      <w:ins w:id="657" w:author="Bale,Cameron" w:date="2022-10-13T13:31:00Z">
        <w:r w:rsidR="00F10443">
          <w:rPr>
            <w:rFonts w:ascii="Cambria" w:eastAsiaTheme="minorEastAsia" w:hAnsi="Cambria"/>
          </w:rPr>
          <w:t>y</w:t>
        </w:r>
      </w:ins>
      <w:ins w:id="658" w:author="Bale,Cameron" w:date="2022-10-13T13:30:00Z">
        <w:r w:rsidR="00F10443">
          <w:rPr>
            <w:rFonts w:ascii="Cambria" w:eastAsiaTheme="minorEastAsia" w:hAnsi="Cambria"/>
          </w:rPr>
          <w:t>,</w:t>
        </w:r>
      </w:ins>
    </w:p>
    <w:p w14:paraId="1AC8FD59" w14:textId="77777777" w:rsidR="00F10443" w:rsidRDefault="00F10443" w:rsidP="00F10443">
      <w:pPr>
        <w:rPr>
          <w:ins w:id="659" w:author="Bale,Cameron" w:date="2022-10-13T13:30:00Z"/>
          <w:rFonts w:ascii="Cambria" w:eastAsiaTheme="minorEastAsia" w:hAnsi="Cambria"/>
        </w:rPr>
      </w:pPr>
    </w:p>
    <w:p w14:paraId="2BAC0A56" w14:textId="6E37BDFA" w:rsidR="00F10443" w:rsidRPr="00827483" w:rsidRDefault="00000000" w:rsidP="00827483">
      <w:pPr>
        <w:jc w:val="center"/>
        <w:rPr>
          <w:ins w:id="660" w:author="Bale,Cameron" w:date="2022-10-13T13:30:00Z"/>
          <w:rFonts w:ascii="Cambria" w:eastAsiaTheme="minorEastAsia" w:hAnsi="Cambria"/>
        </w:rPr>
      </w:pPr>
      <m:oMath>
        <m:sSub>
          <m:sSubPr>
            <m:ctrlPr>
              <w:ins w:id="661" w:author="Bale,Cameron" w:date="2022-10-13T13:31:00Z">
                <w:rPr>
                  <w:rFonts w:ascii="Cambria Math" w:eastAsiaTheme="minorEastAsia" w:hAnsi="Cambria Math"/>
                  <w:i/>
                </w:rPr>
              </w:ins>
            </m:ctrlPr>
          </m:sSubPr>
          <m:e>
            <m:acc>
              <m:accPr>
                <m:ctrlPr>
                  <w:ins w:id="662" w:author="Bale,Cameron" w:date="2022-10-13T13:30:00Z">
                    <w:rPr>
                      <w:rFonts w:ascii="Cambria Math" w:eastAsiaTheme="minorEastAsia" w:hAnsi="Cambria Math"/>
                    </w:rPr>
                  </w:ins>
                </m:ctrlPr>
              </m:accPr>
              <m:e>
                <m:r>
                  <w:ins w:id="663" w:author="Bale,Cameron" w:date="2022-10-13T13:30:00Z">
                    <w:rPr>
                      <w:rFonts w:ascii="Cambria Math" w:eastAsiaTheme="minorEastAsia" w:hAnsi="Cambria Math"/>
                    </w:rPr>
                    <m:t>M</m:t>
                  </w:ins>
                </m:r>
              </m:e>
            </m:acc>
          </m:e>
          <m:sub>
            <m:r>
              <w:ins w:id="664" w:author="Bale,Cameron" w:date="2022-10-13T13:31:00Z">
                <w:rPr>
                  <w:rFonts w:ascii="Cambria Math" w:eastAsiaTheme="minorEastAsia" w:hAnsi="Cambria Math"/>
                </w:rPr>
                <m:t>i</m:t>
              </w:ins>
            </m:r>
          </m:sub>
        </m:sSub>
        <m:r>
          <w:ins w:id="665" w:author="Bale,Cameron" w:date="2022-10-13T13:30:00Z">
            <w:rPr>
              <w:rFonts w:ascii="Cambria Math" w:eastAsiaTheme="minorEastAsia" w:hAnsi="Cambria Math"/>
            </w:rPr>
            <m:t>=argma</m:t>
          </w:ins>
        </m:r>
        <m:sSub>
          <m:sSubPr>
            <m:ctrlPr>
              <w:ins w:id="666" w:author="Bale,Cameron" w:date="2022-10-13T13:30:00Z">
                <w:rPr>
                  <w:rFonts w:ascii="Cambria Math" w:eastAsiaTheme="minorEastAsia" w:hAnsi="Cambria Math"/>
                  <w:i/>
                </w:rPr>
              </w:ins>
            </m:ctrlPr>
          </m:sSubPr>
          <m:e>
            <m:r>
              <w:ins w:id="667" w:author="Bale,Cameron" w:date="2022-10-13T13:30:00Z">
                <w:rPr>
                  <w:rFonts w:ascii="Cambria Math" w:eastAsiaTheme="minorEastAsia" w:hAnsi="Cambria Math"/>
                </w:rPr>
                <m:t>x</m:t>
              </w:ins>
            </m:r>
          </m:e>
          <m:sub>
            <m:r>
              <w:ins w:id="668" w:author="Bale,Cameron" w:date="2022-10-13T13:30:00Z">
                <w:rPr>
                  <w:rFonts w:ascii="Cambria Math" w:eastAsiaTheme="minorEastAsia" w:hAnsi="Cambria Math"/>
                </w:rPr>
                <m:t>j</m:t>
              </w:ins>
            </m:r>
          </m:sub>
        </m:sSub>
        <m:r>
          <w:ins w:id="669" w:author="Bale,Cameron" w:date="2022-10-13T13:30:00Z">
            <w:rPr>
              <w:rFonts w:ascii="Cambria Math" w:eastAsiaTheme="minorEastAsia" w:hAnsi="Cambria Math"/>
            </w:rPr>
            <m:t>P</m:t>
          </w:ins>
        </m:r>
        <m:d>
          <m:dPr>
            <m:ctrlPr>
              <w:ins w:id="670" w:author="Bale,Cameron" w:date="2022-10-13T13:30:00Z">
                <w:rPr>
                  <w:rFonts w:ascii="Cambria Math" w:eastAsiaTheme="minorEastAsia" w:hAnsi="Cambria Math"/>
                  <w:i/>
                </w:rPr>
              </w:ins>
            </m:ctrlPr>
          </m:dPr>
          <m:e>
            <m:sSub>
              <m:sSubPr>
                <m:ctrlPr>
                  <w:ins w:id="671" w:author="Bale,Cameron" w:date="2022-10-13T13:31:00Z">
                    <w:rPr>
                      <w:rFonts w:ascii="Cambria Math" w:eastAsiaTheme="minorEastAsia" w:hAnsi="Cambria Math"/>
                      <w:i/>
                    </w:rPr>
                  </w:ins>
                </m:ctrlPr>
              </m:sSubPr>
              <m:e>
                <m:r>
                  <w:ins w:id="672" w:author="Bale,Cameron" w:date="2022-10-13T13:30:00Z">
                    <w:rPr>
                      <w:rFonts w:ascii="Cambria Math" w:eastAsiaTheme="minorEastAsia" w:hAnsi="Cambria Math"/>
                    </w:rPr>
                    <m:t>M</m:t>
                  </w:ins>
                </m:r>
              </m:e>
              <m:sub>
                <m:r>
                  <w:ins w:id="673" w:author="Bale,Cameron" w:date="2022-10-13T13:31:00Z">
                    <w:rPr>
                      <w:rFonts w:ascii="Cambria Math" w:eastAsiaTheme="minorEastAsia" w:hAnsi="Cambria Math"/>
                    </w:rPr>
                    <m:t>i</m:t>
                  </w:ins>
                </m:r>
              </m:sub>
            </m:sSub>
            <m:r>
              <w:ins w:id="674" w:author="Bale,Cameron" w:date="2022-10-13T13:30:00Z">
                <w:rPr>
                  <w:rFonts w:ascii="Cambria Math" w:eastAsiaTheme="minorEastAsia" w:hAnsi="Cambria Math"/>
                </w:rPr>
                <m:t>=j</m:t>
              </w:ins>
            </m:r>
          </m:e>
          <m:e>
            <m:sSub>
              <m:sSubPr>
                <m:ctrlPr>
                  <w:ins w:id="675" w:author="Bale,Cameron" w:date="2022-10-13T13:30:00Z">
                    <w:rPr>
                      <w:rFonts w:ascii="Cambria Math" w:eastAsiaTheme="minorEastAsia" w:hAnsi="Cambria Math"/>
                      <w:i/>
                    </w:rPr>
                  </w:ins>
                </m:ctrlPr>
              </m:sSubPr>
              <m:e>
                <m:r>
                  <w:ins w:id="676" w:author="Bale,Cameron" w:date="2022-10-13T13:30:00Z">
                    <w:rPr>
                      <w:rFonts w:ascii="Cambria Math" w:eastAsiaTheme="minorEastAsia" w:hAnsi="Cambria Math"/>
                    </w:rPr>
                    <m:t>y</m:t>
                  </w:ins>
                </m:r>
              </m:e>
              <m:sub>
                <m:r>
                  <w:ins w:id="677" w:author="Bale,Cameron" w:date="2022-10-13T13:30:00Z">
                    <w:rPr>
                      <w:rFonts w:ascii="Cambria Math" w:eastAsiaTheme="minorEastAsia" w:hAnsi="Cambria Math"/>
                    </w:rPr>
                    <m:t>i</m:t>
                  </w:ins>
                </m:r>
              </m:sub>
            </m:sSub>
          </m:e>
        </m:d>
      </m:oMath>
      <w:ins w:id="678" w:author="Bale,Cameron" w:date="2022-10-13T13:30:00Z">
        <w:r w:rsidR="00F10443">
          <w:rPr>
            <w:rFonts w:ascii="Cambria" w:eastAsiaTheme="minorEastAsia" w:hAnsi="Cambria"/>
          </w:rPr>
          <w:t>.</w:t>
        </w:r>
      </w:ins>
    </w:p>
    <w:p w14:paraId="0113798F" w14:textId="6B636F92" w:rsidR="00BB197B" w:rsidRDefault="00000000" w:rsidP="009C3791">
      <w:pPr>
        <w:rPr>
          <w:ins w:id="679" w:author="Bale,Cameron" w:date="2022-10-13T11:30:00Z"/>
          <w:rFonts w:ascii="Cambria" w:eastAsiaTheme="minorEastAsia" w:hAnsi="Cambria"/>
        </w:rPr>
      </w:pPr>
      <m:oMathPara>
        <m:oMath>
          <m:acc>
            <m:accPr>
              <m:ctrlPr>
                <w:del w:id="680" w:author="Bale,Cameron" w:date="2022-10-13T13:30:00Z">
                  <w:rPr>
                    <w:rFonts w:ascii="Cambria Math" w:eastAsiaTheme="minorEastAsia" w:hAnsi="Cambria Math"/>
                  </w:rPr>
                </w:del>
              </m:ctrlPr>
            </m:accPr>
            <m:e/>
          </m:acc>
        </m:oMath>
      </m:oMathPara>
    </w:p>
    <w:p w14:paraId="617B8C4A" w14:textId="62F1B839" w:rsidR="00AA2F74" w:rsidRPr="00827483" w:rsidRDefault="00BB197B" w:rsidP="00D76DF4">
      <w:pPr>
        <w:rPr>
          <w:ins w:id="681" w:author="Bale,Cameron" w:date="2022-10-13T11:39:00Z"/>
          <w:rFonts w:ascii="Cambria" w:eastAsiaTheme="minorEastAsia" w:hAnsi="Cambria"/>
        </w:rPr>
      </w:pPr>
      <w:commentRangeStart w:id="682"/>
      <w:ins w:id="683" w:author="Bale,Cameron" w:date="2022-10-13T11:30:00Z">
        <w:r>
          <w:rPr>
            <w:rFonts w:ascii="Cambria" w:eastAsiaTheme="minorEastAsia" w:hAnsi="Cambria"/>
          </w:rPr>
          <w:t xml:space="preserve">To estimate the </w:t>
        </w:r>
      </w:ins>
      <w:ins w:id="684" w:author="Bale,Cameron" w:date="2022-10-13T11:43:00Z">
        <w:r w:rsidR="00BF71C1">
          <w:rPr>
            <w:rFonts w:ascii="Cambria" w:eastAsiaTheme="minorEastAsia" w:hAnsi="Cambria"/>
          </w:rPr>
          <w:t xml:space="preserve">risk of </w:t>
        </w:r>
      </w:ins>
      <w:ins w:id="685" w:author="Bale,Cameron" w:date="2022-10-13T11:30:00Z">
        <w:r>
          <w:rPr>
            <w:rFonts w:ascii="Cambria" w:eastAsiaTheme="minorEastAsia" w:hAnsi="Cambria"/>
          </w:rPr>
          <w:t xml:space="preserve">identification </w:t>
        </w:r>
      </w:ins>
      <w:ins w:id="686" w:author="Bale,Cameron" w:date="2022-10-13T11:43:00Z">
        <w:r w:rsidR="00BF71C1">
          <w:rPr>
            <w:rFonts w:ascii="Cambria" w:eastAsiaTheme="minorEastAsia" w:hAnsi="Cambria"/>
          </w:rPr>
          <w:t>disclosure</w:t>
        </w:r>
      </w:ins>
      <w:ins w:id="687" w:author="Bale,Cameron" w:date="2022-10-13T11:30:00Z">
        <w:r>
          <w:rPr>
            <w:rFonts w:ascii="Cambria" w:eastAsiaTheme="minorEastAsia" w:hAnsi="Cambria"/>
          </w:rPr>
          <w:t xml:space="preserve"> of a protected dataset, we sample </w:t>
        </w:r>
      </w:ins>
      <m:oMath>
        <m:r>
          <w:ins w:id="688" w:author="Bale,Cameron" w:date="2022-10-13T11:32:00Z">
            <w:rPr>
              <w:rFonts w:ascii="Cambria Math" w:eastAsiaTheme="minorEastAsia" w:hAnsi="Cambria Math"/>
            </w:rPr>
            <m:t>E</m:t>
          </w:ins>
        </m:r>
      </m:oMath>
      <w:ins w:id="689" w:author="Bale,Cameron" w:date="2022-10-13T11:32:00Z">
        <w:r w:rsidR="00085B47">
          <w:rPr>
            <w:rFonts w:ascii="Cambria" w:eastAsiaTheme="minorEastAsia" w:hAnsi="Cambria"/>
          </w:rPr>
          <w:t xml:space="preserve"> sequential values at random from each confidential time series and treat these as </w:t>
        </w:r>
      </w:ins>
      <w:ins w:id="690" w:author="Bale,Cameron" w:date="2022-10-13T11:25:00Z">
        <w:r w:rsidR="00922549">
          <w:rPr>
            <w:rFonts w:ascii="Cambria" w:eastAsiaTheme="minorEastAsia" w:hAnsi="Cambria"/>
          </w:rPr>
          <w:t xml:space="preserve">external information </w:t>
        </w:r>
      </w:ins>
      <m:oMath>
        <m:r>
          <w:ins w:id="691" w:author="Bale,Cameron" w:date="2022-10-13T11:26:00Z">
            <w:rPr>
              <w:rFonts w:ascii="Cambria Math" w:eastAsiaTheme="minorEastAsia" w:hAnsi="Cambria Math"/>
            </w:rPr>
            <m:t>Y=</m:t>
          </w:ins>
        </m:r>
        <m:sSup>
          <m:sSupPr>
            <m:ctrlPr>
              <w:ins w:id="692" w:author="Bale,Cameron" w:date="2022-10-13T11:26:00Z">
                <w:rPr>
                  <w:rFonts w:ascii="Cambria Math" w:eastAsiaTheme="minorEastAsia" w:hAnsi="Cambria Math"/>
                  <w:i/>
                </w:rPr>
              </w:ins>
            </m:ctrlPr>
          </m:sSupPr>
          <m:e>
            <m:d>
              <m:dPr>
                <m:begChr m:val="["/>
                <m:endChr m:val="]"/>
                <m:ctrlPr>
                  <w:ins w:id="693" w:author="Bale,Cameron" w:date="2022-10-13T11:26:00Z">
                    <w:rPr>
                      <w:rFonts w:ascii="Cambria Math" w:eastAsiaTheme="minorEastAsia" w:hAnsi="Cambria Math"/>
                      <w:i/>
                    </w:rPr>
                  </w:ins>
                </m:ctrlPr>
              </m:dPr>
              <m:e>
                <m:sSub>
                  <m:sSubPr>
                    <m:ctrlPr>
                      <w:ins w:id="694" w:author="Bale,Cameron" w:date="2022-10-13T11:26:00Z">
                        <w:rPr>
                          <w:rFonts w:ascii="Cambria Math" w:eastAsiaTheme="minorEastAsia" w:hAnsi="Cambria Math"/>
                          <w:i/>
                        </w:rPr>
                      </w:ins>
                    </m:ctrlPr>
                  </m:sSubPr>
                  <m:e>
                    <m:r>
                      <w:ins w:id="695" w:author="Bale,Cameron" w:date="2022-10-13T11:26:00Z">
                        <m:rPr>
                          <m:sty m:val="bi"/>
                        </m:rPr>
                        <w:rPr>
                          <w:rFonts w:ascii="Cambria Math" w:eastAsiaTheme="minorEastAsia" w:hAnsi="Cambria Math"/>
                        </w:rPr>
                        <m:t>y</m:t>
                      </w:ins>
                    </m:r>
                  </m:e>
                  <m:sub>
                    <m:r>
                      <w:ins w:id="696" w:author="Bale,Cameron" w:date="2022-10-13T11:26:00Z">
                        <w:rPr>
                          <w:rFonts w:ascii="Cambria Math" w:eastAsiaTheme="minorEastAsia" w:hAnsi="Cambria Math"/>
                        </w:rPr>
                        <m:t>1</m:t>
                      </w:ins>
                    </m:r>
                  </m:sub>
                </m:sSub>
                <m:r>
                  <w:ins w:id="697" w:author="Bale,Cameron" w:date="2022-10-13T11:26:00Z">
                    <w:rPr>
                      <w:rFonts w:ascii="Cambria Math" w:eastAsiaTheme="minorEastAsia" w:hAnsi="Cambria Math"/>
                    </w:rPr>
                    <m:t>,…,</m:t>
                  </w:ins>
                </m:r>
                <m:sSub>
                  <m:sSubPr>
                    <m:ctrlPr>
                      <w:ins w:id="698" w:author="Bale,Cameron" w:date="2022-10-13T11:26:00Z">
                        <w:rPr>
                          <w:rFonts w:ascii="Cambria Math" w:eastAsiaTheme="minorEastAsia" w:hAnsi="Cambria Math"/>
                          <w:i/>
                        </w:rPr>
                      </w:ins>
                    </m:ctrlPr>
                  </m:sSubPr>
                  <m:e>
                    <m:r>
                      <w:ins w:id="699" w:author="Bale,Cameron" w:date="2022-10-13T11:26:00Z">
                        <m:rPr>
                          <m:sty m:val="bi"/>
                        </m:rPr>
                        <w:rPr>
                          <w:rFonts w:ascii="Cambria Math" w:eastAsiaTheme="minorEastAsia" w:hAnsi="Cambria Math"/>
                        </w:rPr>
                        <m:t>y</m:t>
                      </w:ins>
                    </m:r>
                  </m:e>
                  <m:sub>
                    <m:r>
                      <w:ins w:id="700" w:author="Bale,Cameron" w:date="2022-10-13T11:26:00Z">
                        <w:rPr>
                          <w:rFonts w:ascii="Cambria Math" w:eastAsiaTheme="minorEastAsia" w:hAnsi="Cambria Math"/>
                        </w:rPr>
                        <m:t>J</m:t>
                      </w:ins>
                    </m:r>
                  </m:sub>
                </m:sSub>
              </m:e>
            </m:d>
          </m:e>
          <m:sup>
            <m:r>
              <w:ins w:id="701" w:author="Bale,Cameron" w:date="2022-10-13T11:26:00Z">
                <w:rPr>
                  <w:rFonts w:ascii="Cambria Math" w:eastAsiaTheme="minorEastAsia" w:hAnsi="Cambria Math"/>
                </w:rPr>
                <m:t>T</m:t>
              </w:ins>
            </m:r>
          </m:sup>
        </m:sSup>
      </m:oMath>
      <w:ins w:id="702" w:author="Bale,Cameron" w:date="2022-10-13T11:34:00Z">
        <w:r w:rsidR="00085B47">
          <w:rPr>
            <w:rFonts w:ascii="Cambria" w:eastAsiaTheme="minorEastAsia" w:hAnsi="Cambria"/>
          </w:rPr>
          <w:t>. E</w:t>
        </w:r>
      </w:ins>
      <w:proofErr w:type="spellStart"/>
      <w:ins w:id="703" w:author="Bale,Cameron" w:date="2022-10-13T11:27:00Z">
        <w:r w:rsidR="00922549">
          <w:rPr>
            <w:rFonts w:ascii="Cambria" w:eastAsiaTheme="minorEastAsia" w:hAnsi="Cambria"/>
          </w:rPr>
          <w:t>ach</w:t>
        </w:r>
        <w:proofErr w:type="spellEnd"/>
        <w:r w:rsidR="00922549">
          <w:rPr>
            <w:rFonts w:ascii="Cambria" w:eastAsiaTheme="minorEastAsia" w:hAnsi="Cambria"/>
          </w:rPr>
          <w:t xml:space="preserve"> of the </w:t>
        </w:r>
      </w:ins>
      <m:oMath>
        <m:r>
          <w:ins w:id="704" w:author="Bale,Cameron" w:date="2022-10-13T11:27:00Z">
            <w:rPr>
              <w:rFonts w:ascii="Cambria Math" w:eastAsiaTheme="minorEastAsia" w:hAnsi="Cambria Math"/>
            </w:rPr>
            <m:t>J</m:t>
          </w:ins>
        </m:r>
      </m:oMath>
      <w:ins w:id="705" w:author="Bale,Cameron" w:date="2022-10-13T11:27:00Z">
        <w:r w:rsidR="00922549">
          <w:rPr>
            <w:rFonts w:ascii="Cambria" w:eastAsiaTheme="minorEastAsia" w:hAnsi="Cambria"/>
          </w:rPr>
          <w:t xml:space="preserve"> external data vectors </w:t>
        </w:r>
      </w:ins>
      <m:oMath>
        <m:sSub>
          <m:sSubPr>
            <m:ctrlPr>
              <w:ins w:id="706" w:author="Bale,Cameron" w:date="2022-10-13T11:27:00Z">
                <w:rPr>
                  <w:rFonts w:ascii="Cambria Math" w:eastAsiaTheme="minorEastAsia" w:hAnsi="Cambria Math"/>
                  <w:i/>
                </w:rPr>
              </w:ins>
            </m:ctrlPr>
          </m:sSubPr>
          <m:e>
            <m:r>
              <w:ins w:id="707" w:author="Bale,Cameron" w:date="2022-10-13T11:27:00Z">
                <m:rPr>
                  <m:sty m:val="bi"/>
                </m:rPr>
                <w:rPr>
                  <w:rFonts w:ascii="Cambria Math" w:eastAsiaTheme="minorEastAsia" w:hAnsi="Cambria Math"/>
                </w:rPr>
                <m:t>y</m:t>
              </w:ins>
            </m:r>
            <m:ctrlPr>
              <w:ins w:id="708" w:author="Bale,Cameron" w:date="2022-10-13T11:27:00Z">
                <w:rPr>
                  <w:rFonts w:ascii="Cambria Math" w:eastAsiaTheme="minorEastAsia" w:hAnsi="Cambria Math"/>
                  <w:b/>
                  <w:bCs/>
                  <w:i/>
                </w:rPr>
              </w:ins>
            </m:ctrlPr>
          </m:e>
          <m:sub>
            <m:r>
              <w:ins w:id="709" w:author="Bale,Cameron" w:date="2022-10-13T11:27:00Z">
                <w:rPr>
                  <w:rFonts w:ascii="Cambria Math" w:eastAsiaTheme="minorEastAsia" w:hAnsi="Cambria Math"/>
                </w:rPr>
                <m:t>i</m:t>
              </w:ins>
            </m:r>
          </m:sub>
        </m:sSub>
      </m:oMath>
      <w:ins w:id="710" w:author="Bale,Cameron" w:date="2022-10-13T11:27:00Z">
        <w:r w:rsidR="00922549">
          <w:rPr>
            <w:rFonts w:ascii="Cambria" w:eastAsiaTheme="minorEastAsia" w:hAnsi="Cambria"/>
          </w:rPr>
          <w:t xml:space="preserve"> corresponds to one of the </w:t>
        </w:r>
      </w:ins>
      <m:oMath>
        <m:r>
          <w:ins w:id="711" w:author="Bale,Cameron" w:date="2022-10-13T11:28:00Z">
            <w:rPr>
              <w:rFonts w:ascii="Cambria Math" w:eastAsiaTheme="minorEastAsia" w:hAnsi="Cambria Math"/>
            </w:rPr>
            <m:t>J</m:t>
          </w:ins>
        </m:r>
      </m:oMath>
      <w:ins w:id="712" w:author="Bale,Cameron" w:date="2022-10-13T11:28:00Z">
        <w:r w:rsidR="00922549">
          <w:rPr>
            <w:rFonts w:ascii="Cambria" w:eastAsiaTheme="minorEastAsia" w:hAnsi="Cambria"/>
          </w:rPr>
          <w:t xml:space="preserve"> confidential time series</w:t>
        </w:r>
      </w:ins>
      <w:ins w:id="713" w:author="Bale,Cameron" w:date="2022-10-13T11:34:00Z">
        <w:r w:rsidR="00085B47">
          <w:rPr>
            <w:rFonts w:ascii="Cambria" w:eastAsiaTheme="minorEastAsia" w:hAnsi="Cambria"/>
          </w:rPr>
          <w:t xml:space="preserve"> and we compute </w:t>
        </w:r>
      </w:ins>
      <m:oMath>
        <m:sSub>
          <m:sSubPr>
            <m:ctrlPr>
              <w:ins w:id="714" w:author="Bale,Cameron" w:date="2022-10-13T11:33:00Z">
                <w:rPr>
                  <w:rFonts w:ascii="Cambria Math" w:eastAsiaTheme="minorEastAsia" w:hAnsi="Cambria Math"/>
                  <w:i/>
                </w:rPr>
              </w:ins>
            </m:ctrlPr>
          </m:sSubPr>
          <m:e>
            <m:r>
              <w:ins w:id="715" w:author="Bale,Cameron" w:date="2022-10-13T11:33:00Z">
                <w:rPr>
                  <w:rFonts w:ascii="Cambria Math" w:eastAsiaTheme="minorEastAsia" w:hAnsi="Cambria Math"/>
                </w:rPr>
                <m:t>r</m:t>
              </w:ins>
            </m:r>
          </m:e>
          <m:sub>
            <m:r>
              <w:ins w:id="716" w:author="Bale,Cameron" w:date="2022-10-13T11:33:00Z">
                <w:rPr>
                  <w:rFonts w:ascii="Cambria Math" w:eastAsiaTheme="minorEastAsia" w:hAnsi="Cambria Math"/>
                </w:rPr>
                <m:t>j</m:t>
              </w:ins>
            </m:r>
          </m:sub>
        </m:sSub>
      </m:oMath>
      <w:ins w:id="717" w:author="Bale,Cameron" w:date="2022-10-13T11:34:00Z">
        <w:r w:rsidR="00085B47">
          <w:rPr>
            <w:rFonts w:ascii="Cambria" w:eastAsiaTheme="minorEastAsia" w:hAnsi="Cambria"/>
          </w:rPr>
          <w:t xml:space="preserve"> conditional on the sampled </w:t>
        </w:r>
      </w:ins>
      <m:oMath>
        <m:sSub>
          <m:sSubPr>
            <m:ctrlPr>
              <w:ins w:id="718" w:author="Bale,Cameron" w:date="2022-10-13T11:35:00Z">
                <w:rPr>
                  <w:rFonts w:ascii="Cambria Math" w:eastAsiaTheme="minorEastAsia" w:hAnsi="Cambria Math"/>
                  <w:i/>
                </w:rPr>
              </w:ins>
            </m:ctrlPr>
          </m:sSubPr>
          <m:e>
            <m:r>
              <w:ins w:id="719" w:author="Bale,Cameron" w:date="2022-10-13T11:35:00Z">
                <m:rPr>
                  <m:sty m:val="bi"/>
                </m:rPr>
                <w:rPr>
                  <w:rFonts w:ascii="Cambria Math" w:eastAsiaTheme="minorEastAsia" w:hAnsi="Cambria Math"/>
                </w:rPr>
                <m:t>y</m:t>
              </w:ins>
            </m:r>
            <m:ctrlPr>
              <w:ins w:id="720" w:author="Bale,Cameron" w:date="2022-10-13T11:35:00Z">
                <w:rPr>
                  <w:rFonts w:ascii="Cambria Math" w:eastAsiaTheme="minorEastAsia" w:hAnsi="Cambria Math"/>
                  <w:b/>
                  <w:bCs/>
                  <w:i/>
                </w:rPr>
              </w:ins>
            </m:ctrlPr>
          </m:e>
          <m:sub>
            <m:r>
              <w:ins w:id="721" w:author="Bale,Cameron" w:date="2022-10-13T11:35:00Z">
                <w:rPr>
                  <w:rFonts w:ascii="Cambria Math" w:eastAsiaTheme="minorEastAsia" w:hAnsi="Cambria Math"/>
                </w:rPr>
                <m:t>i</m:t>
              </w:ins>
            </m:r>
          </m:sub>
        </m:sSub>
      </m:oMath>
      <w:ins w:id="722" w:author="Bale,Cameron" w:date="2022-10-13T11:35:00Z">
        <w:r w:rsidR="00085B47">
          <w:rPr>
            <w:rFonts w:ascii="Cambria" w:eastAsiaTheme="minorEastAsia" w:hAnsi="Cambria"/>
          </w:rPr>
          <w:t xml:space="preserve"> from series </w:t>
        </w:r>
      </w:ins>
      <m:oMath>
        <m:r>
          <w:ins w:id="723" w:author="Bale,Cameron" w:date="2022-10-13T11:35:00Z">
            <w:rPr>
              <w:rFonts w:ascii="Cambria Math" w:eastAsiaTheme="minorEastAsia" w:hAnsi="Cambria Math"/>
            </w:rPr>
            <m:t>j</m:t>
          </w:ins>
        </m:r>
      </m:oMath>
      <w:ins w:id="724" w:author="Bale,Cameron" w:date="2022-10-13T11:35:00Z">
        <w:r w:rsidR="00085B47">
          <w:rPr>
            <w:rFonts w:ascii="Cambria" w:eastAsiaTheme="minorEastAsia" w:hAnsi="Cambria"/>
          </w:rPr>
          <w:t xml:space="preserve">. We repeat this process </w:t>
        </w:r>
      </w:ins>
      <w:ins w:id="725" w:author="Bale,Cameron" w:date="2022-10-13T13:35:00Z">
        <w:r w:rsidR="00827483">
          <w:rPr>
            <w:rFonts w:ascii="Cambria" w:eastAsiaTheme="minorEastAsia" w:hAnsi="Cambria"/>
          </w:rPr>
          <w:t xml:space="preserve">to obtain </w:t>
        </w:r>
      </w:ins>
      <m:oMath>
        <m:r>
          <w:ins w:id="726" w:author="Bale,Cameron" w:date="2022-10-13T13:36:00Z">
            <m:rPr>
              <m:sty m:val="bi"/>
            </m:rPr>
            <w:rPr>
              <w:rFonts w:ascii="Cambria Math" w:eastAsiaTheme="minorEastAsia" w:hAnsi="Cambria Math"/>
            </w:rPr>
            <m:t>Y</m:t>
          </w:ins>
        </m:r>
        <m:r>
          <w:ins w:id="727" w:author="Bale,Cameron" w:date="2022-10-13T13:36:00Z">
            <w:rPr>
              <w:rFonts w:ascii="Cambria Math" w:eastAsiaTheme="minorEastAsia" w:hAnsi="Cambria Math"/>
            </w:rPr>
            <m:t>=</m:t>
          </w:ins>
        </m:r>
        <m:sSub>
          <m:sSubPr>
            <m:ctrlPr>
              <w:ins w:id="728" w:author="Bale,Cameron" w:date="2022-10-13T13:36:00Z">
                <w:rPr>
                  <w:rFonts w:ascii="Cambria Math" w:eastAsiaTheme="minorEastAsia" w:hAnsi="Cambria Math"/>
                  <w:i/>
                </w:rPr>
              </w:ins>
            </m:ctrlPr>
          </m:sSubPr>
          <m:e>
            <m:r>
              <w:ins w:id="729" w:author="Bale,Cameron" w:date="2022-10-13T13:36:00Z">
                <m:rPr>
                  <m:lit/>
                </m:rPr>
                <w:rPr>
                  <w:rFonts w:ascii="Cambria Math" w:eastAsiaTheme="minorEastAsia" w:hAnsi="Cambria Math"/>
                </w:rPr>
                <m:t>{</m:t>
              </w:ins>
            </m:r>
            <m:r>
              <w:ins w:id="730" w:author="Bale,Cameron" w:date="2022-10-13T13:36:00Z">
                <w:rPr>
                  <w:rFonts w:ascii="Cambria Math" w:eastAsiaTheme="minorEastAsia" w:hAnsi="Cambria Math"/>
                </w:rPr>
                <m:t>Y</m:t>
              </w:ins>
            </m:r>
          </m:e>
          <m:sub>
            <m:r>
              <w:ins w:id="731" w:author="Bale,Cameron" w:date="2022-10-13T13:36:00Z">
                <w:rPr>
                  <w:rFonts w:ascii="Cambria Math" w:eastAsiaTheme="minorEastAsia" w:hAnsi="Cambria Math"/>
                </w:rPr>
                <m:t>1</m:t>
              </w:ins>
            </m:r>
          </m:sub>
        </m:sSub>
        <m:r>
          <w:ins w:id="732" w:author="Bale,Cameron" w:date="2022-10-13T13:36:00Z">
            <w:rPr>
              <w:rFonts w:ascii="Cambria Math" w:eastAsiaTheme="minorEastAsia" w:hAnsi="Cambria Math"/>
            </w:rPr>
            <m:t>,…,</m:t>
          </w:ins>
        </m:r>
        <m:sSub>
          <m:sSubPr>
            <m:ctrlPr>
              <w:ins w:id="733" w:author="Bale,Cameron" w:date="2022-10-13T13:36:00Z">
                <w:rPr>
                  <w:rFonts w:ascii="Cambria Math" w:eastAsiaTheme="minorEastAsia" w:hAnsi="Cambria Math"/>
                  <w:i/>
                </w:rPr>
              </w:ins>
            </m:ctrlPr>
          </m:sSubPr>
          <m:e>
            <m:r>
              <w:ins w:id="734" w:author="Bale,Cameron" w:date="2022-10-13T13:36:00Z">
                <w:rPr>
                  <w:rFonts w:ascii="Cambria Math" w:eastAsiaTheme="minorEastAsia" w:hAnsi="Cambria Math"/>
                </w:rPr>
                <m:t>Y</m:t>
              </w:ins>
            </m:r>
          </m:e>
          <m:sub>
            <m:r>
              <w:ins w:id="735" w:author="Bale,Cameron" w:date="2022-10-13T13:36:00Z">
                <w:rPr>
                  <w:rFonts w:ascii="Cambria Math" w:eastAsiaTheme="minorEastAsia" w:hAnsi="Cambria Math"/>
                </w:rPr>
                <m:t>S</m:t>
              </w:ins>
            </m:r>
          </m:sub>
        </m:sSub>
        <m:r>
          <w:ins w:id="736" w:author="Bale,Cameron" w:date="2022-10-13T13:36:00Z">
            <m:rPr>
              <m:lit/>
            </m:rPr>
            <w:rPr>
              <w:rFonts w:ascii="Cambria Math" w:eastAsiaTheme="minorEastAsia" w:hAnsi="Cambria Math"/>
            </w:rPr>
            <m:t>}</m:t>
          </w:ins>
        </m:r>
      </m:oMath>
      <w:ins w:id="737" w:author="Bale,Cameron" w:date="2022-10-13T11:35:00Z">
        <w:r w:rsidR="00085B47">
          <w:rPr>
            <w:rFonts w:ascii="Cambria" w:eastAsiaTheme="minorEastAsia" w:hAnsi="Cambria"/>
          </w:rPr>
          <w:t>, and compute</w:t>
        </w:r>
      </w:ins>
      <m:oMath>
        <m:f>
          <m:fPr>
            <m:ctrlPr>
              <w:del w:id="738" w:author="Bale,Cameron" w:date="2022-10-13T11:39:00Z">
                <w:rPr>
                  <w:rFonts w:ascii="Cambria Math" w:eastAsiaTheme="minorEastAsia" w:hAnsi="Cambria Math"/>
                </w:rPr>
              </w:del>
            </m:ctrlPr>
          </m:fPr>
          <m:num>
            <m:ctrlPr>
              <w:del w:id="739" w:author="Bale,Cameron" w:date="2022-10-13T11:39:00Z">
                <w:rPr>
                  <w:rFonts w:ascii="Cambria Math" w:eastAsiaTheme="minorEastAsia" w:hAnsi="Cambria Math"/>
                  <w:i/>
                </w:rPr>
              </w:del>
            </m:ctrlPr>
          </m:num>
          <m:den>
            <m:ctrlPr>
              <w:del w:id="740" w:author="Bale,Cameron" w:date="2022-10-13T11:39:00Z">
                <w:rPr>
                  <w:rFonts w:ascii="Cambria Math" w:eastAsiaTheme="minorEastAsia" w:hAnsi="Cambria Math"/>
                  <w:i/>
                </w:rPr>
              </w:del>
            </m:ctrlPr>
          </m:den>
        </m:f>
        <m:nary>
          <m:naryPr>
            <m:chr m:val="∑"/>
            <m:ctrlPr>
              <w:del w:id="741" w:author="Bale,Cameron" w:date="2022-10-13T11:39:00Z">
                <w:rPr>
                  <w:rFonts w:ascii="Cambria Math" w:eastAsiaTheme="minorEastAsia" w:hAnsi="Cambria Math"/>
                </w:rPr>
              </w:del>
            </m:ctrlPr>
          </m:naryPr>
          <m:sub>
            <m:ctrlPr>
              <w:del w:id="742" w:author="Bale,Cameron" w:date="2022-10-13T11:39:00Z">
                <w:rPr>
                  <w:rFonts w:ascii="Cambria Math" w:eastAsiaTheme="minorEastAsia" w:hAnsi="Cambria Math"/>
                  <w:i/>
                </w:rPr>
              </w:del>
            </m:ctrlPr>
          </m:sub>
          <m:sup>
            <m:ctrlPr>
              <w:del w:id="743" w:author="Bale,Cameron" w:date="2022-10-13T11:39:00Z">
                <w:rPr>
                  <w:rFonts w:ascii="Cambria Math" w:eastAsiaTheme="minorEastAsia" w:hAnsi="Cambria Math"/>
                  <w:i/>
                </w:rPr>
              </w:del>
            </m:ctrlPr>
          </m:sup>
          <m:e>
            <m:ctrlPr>
              <w:del w:id="744" w:author="Bale,Cameron" w:date="2022-10-13T11:39:00Z">
                <w:rPr>
                  <w:rFonts w:ascii="Cambria Math" w:eastAsiaTheme="minorEastAsia" w:hAnsi="Cambria Math"/>
                  <w:i/>
                </w:rPr>
              </w:del>
            </m:ctrlPr>
          </m:e>
        </m:nary>
        <w:commentRangeEnd w:id="682"/>
        <m:r>
          <m:rPr>
            <m:sty m:val="p"/>
          </m:rPr>
          <w:rPr>
            <w:rStyle w:val="CommentReference"/>
          </w:rPr>
          <w:commentReference w:id="682"/>
        </m:r>
      </m:oMath>
    </w:p>
    <w:p w14:paraId="436B75E3" w14:textId="5047C41E" w:rsidR="00085B47" w:rsidRDefault="00085B47" w:rsidP="00D76DF4">
      <w:pPr>
        <w:rPr>
          <w:ins w:id="745" w:author="Bale,Cameron" w:date="2022-10-13T11:39:00Z"/>
          <w:rFonts w:ascii="Cambria" w:eastAsiaTheme="minorEastAsia" w:hAnsi="Cambria"/>
        </w:rPr>
      </w:pPr>
    </w:p>
    <w:p w14:paraId="6608A153" w14:textId="58C97F2D" w:rsidR="008A2BEC" w:rsidRPr="00827483" w:rsidRDefault="00F10443" w:rsidP="008A2BEC">
      <w:pPr>
        <w:jc w:val="center"/>
        <w:rPr>
          <w:ins w:id="746" w:author="Bale,Cameron" w:date="2022-10-13T13:40:00Z"/>
          <w:rFonts w:ascii="Cambria" w:eastAsiaTheme="minorEastAsia" w:hAnsi="Cambria"/>
          <w:sz w:val="28"/>
          <w:szCs w:val="28"/>
          <w:rPrChange w:id="747" w:author="Bale,Cameron" w:date="2022-10-13T13:40:00Z">
            <w:rPr>
              <w:ins w:id="748" w:author="Bale,Cameron" w:date="2022-10-13T13:40:00Z"/>
              <w:rFonts w:ascii="Cambria Math" w:eastAsiaTheme="minorEastAsia" w:hAnsi="Cambria Math"/>
              <w:i/>
              <w:sz w:val="28"/>
              <w:szCs w:val="28"/>
            </w:rPr>
          </w:rPrChange>
        </w:rPr>
      </w:pPr>
      <m:oMathPara>
        <m:oMath>
          <m:r>
            <w:ins w:id="749" w:author="Bale,Cameron" w:date="2022-10-13T13:23:00Z">
              <w:rPr>
                <w:rFonts w:ascii="Cambria Math" w:eastAsiaTheme="minorEastAsia" w:hAnsi="Cambria Math"/>
                <w:sz w:val="28"/>
                <w:szCs w:val="28"/>
              </w:rPr>
              <m:t>IR</m:t>
            </w:ins>
          </m:r>
          <m:r>
            <w:ins w:id="750" w:author="Bale,Cameron" w:date="2022-10-13T11:39:00Z">
              <w:rPr>
                <w:rFonts w:ascii="Cambria Math" w:eastAsiaTheme="minorEastAsia" w:hAnsi="Cambria Math"/>
                <w:sz w:val="28"/>
                <w:szCs w:val="28"/>
                <w:rPrChange w:id="751" w:author="Bale,Cameron" w:date="2022-10-13T13:00:00Z">
                  <w:rPr>
                    <w:rFonts w:ascii="Cambria Math" w:eastAsiaTheme="minorEastAsia" w:hAnsi="Cambria Math"/>
                  </w:rPr>
                </w:rPrChange>
              </w:rPr>
              <m:t>=</m:t>
            </w:ins>
          </m:r>
          <m:f>
            <m:fPr>
              <m:ctrlPr>
                <w:rPr>
                  <w:rFonts w:ascii="Cambria Math" w:eastAsiaTheme="minorEastAsia" w:hAnsi="Cambria Math"/>
                  <w:sz w:val="28"/>
                  <w:szCs w:val="28"/>
                </w:rPr>
              </m:ctrlPr>
            </m:fPr>
            <m:num>
              <m:r>
                <w:ins w:id="752" w:author="Bale,Cameron" w:date="2022-10-13T11:39:00Z">
                  <w:rPr>
                    <w:rFonts w:ascii="Cambria Math" w:eastAsiaTheme="minorEastAsia" w:hAnsi="Cambria Math"/>
                    <w:sz w:val="28"/>
                    <w:szCs w:val="28"/>
                    <w:rPrChange w:id="753" w:author="Bale,Cameron" w:date="2022-10-13T13:00:00Z">
                      <w:rPr>
                        <w:rFonts w:ascii="Cambria Math" w:eastAsiaTheme="minorEastAsia" w:hAnsi="Cambria Math"/>
                      </w:rPr>
                    </w:rPrChange>
                  </w:rPr>
                  <m:t>1</m:t>
                </w:ins>
              </m:r>
              <m:ctrlPr>
                <w:rPr>
                  <w:rFonts w:ascii="Cambria Math" w:eastAsiaTheme="minorEastAsia" w:hAnsi="Cambria Math"/>
                  <w:i/>
                  <w:sz w:val="28"/>
                  <w:szCs w:val="28"/>
                </w:rPr>
              </m:ctrlPr>
            </m:num>
            <m:den>
              <m:r>
                <w:ins w:id="754" w:author="Bale,Cameron" w:date="2022-10-13T11:39:00Z">
                  <w:rPr>
                    <w:rFonts w:ascii="Cambria Math" w:eastAsiaTheme="minorEastAsia" w:hAnsi="Cambria Math"/>
                    <w:sz w:val="28"/>
                    <w:szCs w:val="28"/>
                    <w:rPrChange w:id="755" w:author="Bale,Cameron" w:date="2022-10-13T13:00:00Z">
                      <w:rPr>
                        <w:rFonts w:ascii="Cambria Math" w:eastAsiaTheme="minorEastAsia" w:hAnsi="Cambria Math"/>
                      </w:rPr>
                    </w:rPrChange>
                  </w:rPr>
                  <m:t>J*S</m:t>
                </w:ins>
              </m:r>
              <m:ctrlPr>
                <w:rPr>
                  <w:rFonts w:ascii="Cambria Math" w:eastAsiaTheme="minorEastAsia" w:hAnsi="Cambria Math"/>
                  <w:i/>
                  <w:sz w:val="28"/>
                  <w:szCs w:val="28"/>
                </w:rPr>
              </m:ctrlPr>
            </m:den>
          </m:f>
          <m:nary>
            <m:naryPr>
              <m:chr m:val="∑"/>
              <m:ctrlPr>
                <w:rPr>
                  <w:rFonts w:ascii="Cambria Math" w:eastAsiaTheme="minorEastAsia" w:hAnsi="Cambria Math"/>
                  <w:sz w:val="28"/>
                  <w:szCs w:val="28"/>
                </w:rPr>
              </m:ctrlPr>
            </m:naryPr>
            <m:sub>
              <m:r>
                <w:ins w:id="756" w:author="Bale,Cameron" w:date="2022-10-13T11:40:00Z">
                  <w:rPr>
                    <w:rFonts w:ascii="Cambria Math" w:eastAsiaTheme="minorEastAsia" w:hAnsi="Cambria Math"/>
                    <w:sz w:val="28"/>
                    <w:szCs w:val="28"/>
                    <w:rPrChange w:id="757" w:author="Bale,Cameron" w:date="2022-10-13T13:00:00Z">
                      <w:rPr>
                        <w:rFonts w:ascii="Cambria Math" w:eastAsiaTheme="minorEastAsia" w:hAnsi="Cambria Math"/>
                      </w:rPr>
                    </w:rPrChange>
                  </w:rPr>
                  <m:t>s=1</m:t>
                </w:ins>
              </m:r>
              <m:ctrlPr>
                <w:rPr>
                  <w:rFonts w:ascii="Cambria Math" w:eastAsiaTheme="minorEastAsia" w:hAnsi="Cambria Math"/>
                  <w:i/>
                  <w:sz w:val="28"/>
                  <w:szCs w:val="28"/>
                </w:rPr>
              </m:ctrlPr>
            </m:sub>
            <m:sup>
              <m:r>
                <w:ins w:id="758" w:author="Bale,Cameron" w:date="2022-10-13T11:40:00Z">
                  <w:rPr>
                    <w:rFonts w:ascii="Cambria Math" w:eastAsiaTheme="minorEastAsia" w:hAnsi="Cambria Math"/>
                    <w:sz w:val="28"/>
                    <w:szCs w:val="28"/>
                    <w:rPrChange w:id="759" w:author="Bale,Cameron" w:date="2022-10-13T13:00:00Z">
                      <w:rPr>
                        <w:rFonts w:ascii="Cambria Math" w:eastAsiaTheme="minorEastAsia" w:hAnsi="Cambria Math"/>
                      </w:rPr>
                    </w:rPrChange>
                  </w:rPr>
                  <m:t>S</m:t>
                </w:ins>
              </m:r>
              <m:ctrlPr>
                <w:rPr>
                  <w:rFonts w:ascii="Cambria Math" w:eastAsiaTheme="minorEastAsia" w:hAnsi="Cambria Math"/>
                  <w:i/>
                  <w:sz w:val="28"/>
                  <w:szCs w:val="28"/>
                </w:rPr>
              </m:ctrlPr>
            </m:sup>
            <m:e>
              <m:nary>
                <m:naryPr>
                  <m:chr m:val="∑"/>
                  <m:ctrlPr>
                    <w:rPr>
                      <w:rFonts w:ascii="Cambria Math" w:eastAsiaTheme="minorEastAsia" w:hAnsi="Cambria Math"/>
                      <w:sz w:val="28"/>
                      <w:szCs w:val="28"/>
                    </w:rPr>
                  </m:ctrlPr>
                </m:naryPr>
                <m:sub>
                  <m:r>
                    <w:ins w:id="760" w:author="Bale,Cameron" w:date="2022-10-13T13:37:00Z">
                      <w:rPr>
                        <w:rFonts w:ascii="Cambria Math" w:eastAsiaTheme="minorEastAsia" w:hAnsi="Cambria Math"/>
                        <w:sz w:val="28"/>
                        <w:szCs w:val="28"/>
                      </w:rPr>
                      <m:t xml:space="preserve">i </m:t>
                    </w:ins>
                  </m:r>
                  <m:r>
                    <w:ins w:id="761" w:author="Bale,Cameron" w:date="2022-10-13T11:40:00Z">
                      <w:rPr>
                        <w:rFonts w:ascii="Cambria Math" w:eastAsiaTheme="minorEastAsia" w:hAnsi="Cambria Math"/>
                        <w:sz w:val="28"/>
                        <w:szCs w:val="28"/>
                        <w:rPrChange w:id="762" w:author="Bale,Cameron" w:date="2022-10-13T13:00:00Z">
                          <w:rPr>
                            <w:rFonts w:ascii="Cambria Math" w:eastAsiaTheme="minorEastAsia" w:hAnsi="Cambria Math"/>
                          </w:rPr>
                        </w:rPrChange>
                      </w:rPr>
                      <m:t>=1</m:t>
                    </w:ins>
                  </m:r>
                  <m:ctrlPr>
                    <w:rPr>
                      <w:rFonts w:ascii="Cambria Math" w:eastAsiaTheme="minorEastAsia" w:hAnsi="Cambria Math"/>
                      <w:i/>
                      <w:sz w:val="28"/>
                      <w:szCs w:val="28"/>
                    </w:rPr>
                  </m:ctrlPr>
                </m:sub>
                <m:sup>
                  <m:r>
                    <w:ins w:id="763" w:author="Bale,Cameron" w:date="2022-10-13T11:40:00Z">
                      <w:rPr>
                        <w:rFonts w:ascii="Cambria Math" w:eastAsiaTheme="minorEastAsia" w:hAnsi="Cambria Math"/>
                        <w:sz w:val="28"/>
                        <w:szCs w:val="28"/>
                        <w:rPrChange w:id="764" w:author="Bale,Cameron" w:date="2022-10-13T13:00:00Z">
                          <w:rPr>
                            <w:rFonts w:ascii="Cambria Math" w:eastAsiaTheme="minorEastAsia" w:hAnsi="Cambria Math"/>
                          </w:rPr>
                        </w:rPrChange>
                      </w:rPr>
                      <m:t>J</m:t>
                    </w:ins>
                  </m:r>
                  <m:ctrlPr>
                    <w:rPr>
                      <w:rFonts w:ascii="Cambria Math" w:eastAsiaTheme="minorEastAsia" w:hAnsi="Cambria Math"/>
                      <w:i/>
                      <w:sz w:val="28"/>
                      <w:szCs w:val="28"/>
                    </w:rPr>
                  </m:ctrlPr>
                </m:sup>
                <m:e>
                  <m:sSub>
                    <m:sSubPr>
                      <m:ctrlPr>
                        <w:ins w:id="765" w:author="Bale,Cameron" w:date="2022-10-13T11:40:00Z">
                          <w:rPr>
                            <w:rFonts w:ascii="Cambria Math" w:eastAsiaTheme="minorEastAsia" w:hAnsi="Cambria Math"/>
                            <w:i/>
                            <w:sz w:val="28"/>
                            <w:szCs w:val="28"/>
                          </w:rPr>
                        </w:ins>
                      </m:ctrlPr>
                    </m:sSubPr>
                    <m:e>
                      <m:r>
                        <w:ins w:id="766" w:author="Bale,Cameron" w:date="2022-10-13T11:40:00Z">
                          <w:rPr>
                            <w:rFonts w:ascii="Cambria Math" w:eastAsiaTheme="minorEastAsia" w:hAnsi="Cambria Math"/>
                            <w:sz w:val="28"/>
                            <w:szCs w:val="28"/>
                            <w:rPrChange w:id="767" w:author="Bale,Cameron" w:date="2022-10-13T13:00:00Z">
                              <w:rPr>
                                <w:rFonts w:ascii="Cambria Math" w:eastAsiaTheme="minorEastAsia" w:hAnsi="Cambria Math"/>
                              </w:rPr>
                            </w:rPrChange>
                          </w:rPr>
                          <m:t>r</m:t>
                        </w:ins>
                      </m:r>
                    </m:e>
                    <m:sub>
                      <m:r>
                        <w:ins w:id="768" w:author="Bale,Cameron" w:date="2022-10-13T13:39:00Z">
                          <w:rPr>
                            <w:rFonts w:ascii="Cambria Math" w:eastAsiaTheme="minorEastAsia" w:hAnsi="Cambria Math"/>
                            <w:sz w:val="28"/>
                            <w:szCs w:val="28"/>
                          </w:rPr>
                          <m:t>i</m:t>
                        </w:ins>
                      </m:r>
                      <m:r>
                        <w:ins w:id="769" w:author="Bale,Cameron" w:date="2022-10-13T11:40:00Z">
                          <w:rPr>
                            <w:rFonts w:ascii="Cambria Math" w:eastAsiaTheme="minorEastAsia" w:hAnsi="Cambria Math"/>
                            <w:sz w:val="28"/>
                            <w:szCs w:val="28"/>
                            <w:rPrChange w:id="770" w:author="Bale,Cameron" w:date="2022-10-13T13:00:00Z">
                              <w:rPr>
                                <w:rFonts w:ascii="Cambria Math" w:eastAsiaTheme="minorEastAsia" w:hAnsi="Cambria Math"/>
                              </w:rPr>
                            </w:rPrChange>
                          </w:rPr>
                          <m:t>,j</m:t>
                        </w:ins>
                      </m:r>
                    </m:sub>
                  </m:sSub>
                  <m:ctrlPr>
                    <w:rPr>
                      <w:rFonts w:ascii="Cambria Math" w:eastAsiaTheme="minorEastAsia" w:hAnsi="Cambria Math"/>
                      <w:i/>
                      <w:sz w:val="28"/>
                      <w:szCs w:val="28"/>
                    </w:rPr>
                  </m:ctrlPr>
                </m:e>
              </m:nary>
              <m:ctrlPr>
                <w:rPr>
                  <w:rFonts w:ascii="Cambria Math" w:eastAsiaTheme="minorEastAsia" w:hAnsi="Cambria Math"/>
                  <w:i/>
                  <w:sz w:val="28"/>
                  <w:szCs w:val="28"/>
                </w:rPr>
              </m:ctrlPr>
            </m:e>
          </m:nary>
        </m:oMath>
      </m:oMathPara>
    </w:p>
    <w:p w14:paraId="3D58130D" w14:textId="77777777" w:rsidR="008A2BEC" w:rsidRDefault="008A2BEC">
      <w:pPr>
        <w:rPr>
          <w:ins w:id="771" w:author="Bale,Cameron" w:date="2022-10-13T13:01:00Z"/>
          <w:rFonts w:ascii="Cambria" w:eastAsiaTheme="minorEastAsia" w:hAnsi="Cambria"/>
          <w:sz w:val="28"/>
          <w:szCs w:val="28"/>
        </w:rPr>
        <w:pPrChange w:id="772" w:author="Bale,Cameron" w:date="2022-10-13T13:40:00Z">
          <w:pPr>
            <w:jc w:val="center"/>
          </w:pPr>
        </w:pPrChange>
      </w:pPr>
      <w:ins w:id="773" w:author="Bale,Cameron" w:date="2022-10-13T13:01:00Z">
        <w:r>
          <w:rPr>
            <w:rFonts w:ascii="Cambria" w:eastAsiaTheme="minorEastAsia" w:hAnsi="Cambria"/>
            <w:sz w:val="28"/>
            <w:szCs w:val="28"/>
          </w:rPr>
          <w:t xml:space="preserve"> </w:t>
        </w:r>
      </w:ins>
    </w:p>
    <w:p w14:paraId="2DE1C762" w14:textId="5FF74680" w:rsidR="00817D96" w:rsidRDefault="00817D96" w:rsidP="00F44B14">
      <w:pPr>
        <w:rPr>
          <w:ins w:id="774" w:author="Bale,Cameron" w:date="2022-10-13T13:02:00Z"/>
          <w:rFonts w:ascii="Cambria" w:eastAsiaTheme="minorEastAsia" w:hAnsi="Cambria"/>
        </w:rPr>
      </w:pPr>
      <w:ins w:id="775" w:author="Bale,Cameron" w:date="2022-10-09T01:00:00Z">
        <w:r>
          <w:rPr>
            <w:rFonts w:ascii="Cambria" w:eastAsiaTheme="minorEastAsia" w:hAnsi="Cambria"/>
          </w:rPr>
          <w:t xml:space="preserve">which is the average </w:t>
        </w:r>
      </w:ins>
      <w:ins w:id="776" w:author="Bale,Cameron" w:date="2022-10-13T13:40:00Z">
        <w:r w:rsidR="00827483">
          <w:rPr>
            <w:rFonts w:ascii="Cambria" w:eastAsiaTheme="minorEastAsia" w:hAnsi="Cambria"/>
          </w:rPr>
          <w:t>probability of correct identification</w:t>
        </w:r>
      </w:ins>
      <w:ins w:id="777" w:author="Bale,Cameron" w:date="2022-10-13T13:00:00Z">
        <w:r w:rsidR="00B57EDE">
          <w:rPr>
            <w:rFonts w:ascii="Cambria" w:eastAsiaTheme="minorEastAsia" w:hAnsi="Cambria"/>
          </w:rPr>
          <w:t xml:space="preserve"> </w:t>
        </w:r>
      </w:ins>
      <w:ins w:id="778" w:author="Bale,Cameron" w:date="2022-10-09T01:00:00Z">
        <w:r>
          <w:rPr>
            <w:rFonts w:ascii="Cambria" w:eastAsiaTheme="minorEastAsia" w:hAnsi="Cambria"/>
          </w:rPr>
          <w:t>across all</w:t>
        </w:r>
      </w:ins>
      <w:ins w:id="779" w:author="Bale,Cameron" w:date="2022-10-13T11:41:00Z">
        <w:r w:rsidR="00085B47">
          <w:rPr>
            <w:rFonts w:ascii="Cambria" w:eastAsiaTheme="minorEastAsia" w:hAnsi="Cambria"/>
          </w:rPr>
          <w:t xml:space="preserve"> external data samples for each</w:t>
        </w:r>
      </w:ins>
      <w:ins w:id="780" w:author="Bale,Cameron" w:date="2022-10-09T01:00:00Z">
        <w:r>
          <w:rPr>
            <w:rFonts w:ascii="Cambria" w:eastAsiaTheme="minorEastAsia" w:hAnsi="Cambria"/>
          </w:rPr>
          <w:t xml:space="preserve"> </w:t>
        </w:r>
      </w:ins>
      <w:ins w:id="781" w:author="Bale,Cameron" w:date="2022-10-13T11:44:00Z">
        <w:r w:rsidR="00012134">
          <w:rPr>
            <w:rFonts w:ascii="Cambria" w:eastAsiaTheme="minorEastAsia" w:hAnsi="Cambria"/>
          </w:rPr>
          <w:t>confidential time series</w:t>
        </w:r>
      </w:ins>
      <w:ins w:id="782" w:author="Bale,Cameron" w:date="2022-10-09T01:01:00Z">
        <w:r>
          <w:rPr>
            <w:rFonts w:ascii="Cambria" w:eastAsiaTheme="minorEastAsia" w:hAnsi="Cambria"/>
          </w:rPr>
          <w:t>.</w:t>
        </w:r>
      </w:ins>
      <w:ins w:id="783" w:author="Bale,Cameron" w:date="2022-10-13T13:01:00Z">
        <w:r w:rsidR="00F44B14">
          <w:rPr>
            <w:rFonts w:ascii="Cambria" w:eastAsiaTheme="minorEastAsia" w:hAnsi="Cambria"/>
          </w:rPr>
          <w:t xml:space="preserve"> </w:t>
        </w:r>
      </w:ins>
      <w:ins w:id="784" w:author="Bale,Cameron" w:date="2022-10-13T13:02:00Z">
        <w:r w:rsidR="00F44B14">
          <w:rPr>
            <w:rFonts w:ascii="Cambria" w:eastAsiaTheme="minorEastAsia" w:hAnsi="Cambria"/>
          </w:rPr>
          <w:t>A second measure of identification risk is</w:t>
        </w:r>
      </w:ins>
    </w:p>
    <w:p w14:paraId="541BA663" w14:textId="402B7669" w:rsidR="00F44B14" w:rsidRDefault="00F44B14" w:rsidP="00F44B14">
      <w:pPr>
        <w:rPr>
          <w:ins w:id="785" w:author="Bale,Cameron" w:date="2022-10-13T13:02:00Z"/>
          <w:rFonts w:ascii="Cambria" w:eastAsiaTheme="minorEastAsia" w:hAnsi="Cambria"/>
        </w:rPr>
      </w:pPr>
    </w:p>
    <w:p w14:paraId="5E6A7661" w14:textId="458F98DC" w:rsidR="00F44B14" w:rsidRPr="00BC7669" w:rsidRDefault="00BC7669" w:rsidP="00F44B14">
      <w:pPr>
        <w:rPr>
          <w:ins w:id="786" w:author="Bale,Cameron" w:date="2022-10-13T13:42:00Z"/>
          <w:rFonts w:ascii="Cambria" w:eastAsiaTheme="minorEastAsia" w:hAnsi="Cambria"/>
          <w:sz w:val="28"/>
          <w:szCs w:val="28"/>
          <w:rPrChange w:id="787" w:author="Bale,Cameron" w:date="2022-10-13T13:42:00Z">
            <w:rPr>
              <w:ins w:id="788" w:author="Bale,Cameron" w:date="2022-10-13T13:42:00Z"/>
              <w:rFonts w:ascii="Cambria Math" w:eastAsiaTheme="minorEastAsia" w:hAnsi="Cambria Math"/>
              <w:i/>
              <w:sz w:val="28"/>
              <w:szCs w:val="28"/>
            </w:rPr>
          </w:rPrChange>
        </w:rPr>
      </w:pPr>
      <m:oMathPara>
        <m:oMath>
          <m:r>
            <w:ins w:id="789" w:author="Bale,Cameron" w:date="2022-10-13T13:41:00Z">
              <w:rPr>
                <w:rFonts w:ascii="Cambria Math" w:eastAsiaTheme="minorEastAsia" w:hAnsi="Cambria Math"/>
                <w:sz w:val="28"/>
                <w:szCs w:val="28"/>
              </w:rPr>
              <w:lastRenderedPageBreak/>
              <m:t>IP =</m:t>
            </w:ins>
          </m:r>
          <m:r>
            <w:ins w:id="790" w:author="Bale,Cameron" w:date="2022-10-13T13:42:00Z">
              <w:rPr>
                <w:rFonts w:ascii="Cambria Math" w:eastAsiaTheme="minorEastAsia" w:hAnsi="Cambria Math"/>
                <w:sz w:val="28"/>
                <w:szCs w:val="28"/>
              </w:rPr>
              <m:t xml:space="preserve"> </m:t>
            </w:ins>
          </m:r>
          <m:f>
            <m:fPr>
              <m:ctrlPr>
                <w:rPr>
                  <w:rFonts w:ascii="Cambria Math" w:eastAsiaTheme="minorEastAsia" w:hAnsi="Cambria Math"/>
                  <w:sz w:val="28"/>
                  <w:szCs w:val="28"/>
                </w:rPr>
              </m:ctrlPr>
            </m:fPr>
            <m:num>
              <m:r>
                <w:ins w:id="791" w:author="Bale,Cameron" w:date="2022-10-13T13:03:00Z">
                  <w:rPr>
                    <w:rFonts w:ascii="Cambria Math" w:eastAsiaTheme="minorEastAsia" w:hAnsi="Cambria Math"/>
                    <w:sz w:val="28"/>
                    <w:szCs w:val="28"/>
                  </w:rPr>
                  <m:t>1</m:t>
                </w:ins>
              </m:r>
              <m:ctrlPr>
                <w:rPr>
                  <w:rFonts w:ascii="Cambria Math" w:eastAsiaTheme="minorEastAsia" w:hAnsi="Cambria Math"/>
                  <w:i/>
                  <w:sz w:val="28"/>
                  <w:szCs w:val="28"/>
                </w:rPr>
              </m:ctrlPr>
            </m:num>
            <m:den>
              <m:r>
                <w:ins w:id="792" w:author="Bale,Cameron" w:date="2022-10-13T13:03:00Z">
                  <w:rPr>
                    <w:rFonts w:ascii="Cambria Math" w:eastAsiaTheme="minorEastAsia" w:hAnsi="Cambria Math"/>
                    <w:sz w:val="28"/>
                    <w:szCs w:val="28"/>
                  </w:rPr>
                  <m:t>J*S</m:t>
                </w:ins>
              </m:r>
              <m:ctrlPr>
                <w:rPr>
                  <w:rFonts w:ascii="Cambria Math" w:eastAsiaTheme="minorEastAsia" w:hAnsi="Cambria Math"/>
                  <w:i/>
                  <w:sz w:val="28"/>
                  <w:szCs w:val="28"/>
                </w:rPr>
              </m:ctrlPr>
            </m:den>
          </m:f>
          <m:nary>
            <m:naryPr>
              <m:chr m:val="∑"/>
              <m:ctrlPr>
                <w:rPr>
                  <w:rFonts w:ascii="Cambria Math" w:eastAsiaTheme="minorEastAsia" w:hAnsi="Cambria Math"/>
                  <w:sz w:val="28"/>
                  <w:szCs w:val="28"/>
                </w:rPr>
              </m:ctrlPr>
            </m:naryPr>
            <m:sub>
              <m:r>
                <w:ins w:id="793" w:author="Bale,Cameron" w:date="2022-10-13T13:03:00Z">
                  <w:rPr>
                    <w:rFonts w:ascii="Cambria Math" w:eastAsiaTheme="minorEastAsia" w:hAnsi="Cambria Math"/>
                    <w:sz w:val="28"/>
                    <w:szCs w:val="28"/>
                  </w:rPr>
                  <m:t>s=1</m:t>
                </w:ins>
              </m:r>
              <m:ctrlPr>
                <w:rPr>
                  <w:rFonts w:ascii="Cambria Math" w:eastAsiaTheme="minorEastAsia" w:hAnsi="Cambria Math"/>
                  <w:i/>
                  <w:sz w:val="28"/>
                  <w:szCs w:val="28"/>
                </w:rPr>
              </m:ctrlPr>
            </m:sub>
            <m:sup>
              <m:r>
                <w:ins w:id="794" w:author="Bale,Cameron" w:date="2022-10-13T13:03:00Z">
                  <w:rPr>
                    <w:rFonts w:ascii="Cambria Math" w:eastAsiaTheme="minorEastAsia" w:hAnsi="Cambria Math"/>
                    <w:sz w:val="28"/>
                    <w:szCs w:val="28"/>
                  </w:rPr>
                  <m:t>S</m:t>
                </w:ins>
              </m:r>
              <m:ctrlPr>
                <w:rPr>
                  <w:rFonts w:ascii="Cambria Math" w:eastAsiaTheme="minorEastAsia" w:hAnsi="Cambria Math"/>
                  <w:i/>
                  <w:sz w:val="28"/>
                  <w:szCs w:val="28"/>
                </w:rPr>
              </m:ctrlPr>
            </m:sup>
            <m:e>
              <m:nary>
                <m:naryPr>
                  <m:chr m:val="∑"/>
                  <m:ctrlPr>
                    <w:rPr>
                      <w:rFonts w:ascii="Cambria Math" w:eastAsiaTheme="minorEastAsia" w:hAnsi="Cambria Math"/>
                      <w:sz w:val="28"/>
                      <w:szCs w:val="28"/>
                    </w:rPr>
                  </m:ctrlPr>
                </m:naryPr>
                <m:sub>
                  <m:r>
                    <w:ins w:id="795" w:author="Bale,Cameron" w:date="2022-10-13T13:41:00Z">
                      <w:rPr>
                        <w:rFonts w:ascii="Cambria Math" w:eastAsiaTheme="minorEastAsia" w:hAnsi="Cambria Math"/>
                        <w:sz w:val="28"/>
                        <w:szCs w:val="28"/>
                      </w:rPr>
                      <m:t>i</m:t>
                    </w:ins>
                  </m:r>
                  <m:r>
                    <w:ins w:id="796" w:author="Bale,Cameron" w:date="2022-10-13T13:03:00Z">
                      <w:rPr>
                        <w:rFonts w:ascii="Cambria Math" w:eastAsiaTheme="minorEastAsia" w:hAnsi="Cambria Math"/>
                        <w:sz w:val="28"/>
                        <w:szCs w:val="28"/>
                      </w:rPr>
                      <m:t>=1</m:t>
                    </w:ins>
                  </m:r>
                  <m:ctrlPr>
                    <w:rPr>
                      <w:rFonts w:ascii="Cambria Math" w:eastAsiaTheme="minorEastAsia" w:hAnsi="Cambria Math"/>
                      <w:i/>
                      <w:sz w:val="28"/>
                      <w:szCs w:val="28"/>
                    </w:rPr>
                  </m:ctrlPr>
                </m:sub>
                <m:sup>
                  <m:r>
                    <w:ins w:id="797" w:author="Bale,Cameron" w:date="2022-10-13T13:03:00Z">
                      <w:rPr>
                        <w:rFonts w:ascii="Cambria Math" w:eastAsiaTheme="minorEastAsia" w:hAnsi="Cambria Math"/>
                        <w:sz w:val="28"/>
                        <w:szCs w:val="28"/>
                      </w:rPr>
                      <m:t>J</m:t>
                    </w:ins>
                  </m:r>
                  <m:ctrlPr>
                    <w:rPr>
                      <w:rFonts w:ascii="Cambria Math" w:eastAsiaTheme="minorEastAsia" w:hAnsi="Cambria Math"/>
                      <w:i/>
                      <w:sz w:val="28"/>
                      <w:szCs w:val="28"/>
                    </w:rPr>
                  </m:ctrlPr>
                </m:sup>
                <m:e>
                  <m:d>
                    <m:dPr>
                      <m:begChr m:val="["/>
                      <m:endChr m:val="]"/>
                      <m:ctrlPr>
                        <w:ins w:id="798" w:author="Bale,Cameron" w:date="2022-10-13T13:03:00Z">
                          <w:rPr>
                            <w:rFonts w:ascii="Cambria Math" w:eastAsiaTheme="minorEastAsia" w:hAnsi="Cambria Math"/>
                            <w:i/>
                            <w:sz w:val="28"/>
                            <w:szCs w:val="28"/>
                          </w:rPr>
                        </w:ins>
                      </m:ctrlPr>
                    </m:dPr>
                    <m:e>
                      <m:acc>
                        <m:accPr>
                          <m:ctrlPr>
                            <w:rPr>
                              <w:rFonts w:ascii="Cambria Math" w:eastAsiaTheme="minorEastAsia" w:hAnsi="Cambria Math"/>
                              <w:sz w:val="28"/>
                              <w:szCs w:val="28"/>
                            </w:rPr>
                          </m:ctrlPr>
                        </m:accPr>
                        <m:e>
                          <m:sSub>
                            <m:sSubPr>
                              <m:ctrlPr>
                                <w:ins w:id="799" w:author="Bale,Cameron" w:date="2022-10-13T13:05:00Z">
                                  <w:rPr>
                                    <w:rFonts w:ascii="Cambria Math" w:eastAsiaTheme="minorEastAsia" w:hAnsi="Cambria Math"/>
                                    <w:i/>
                                    <w:sz w:val="28"/>
                                    <w:szCs w:val="28"/>
                                  </w:rPr>
                                </w:ins>
                              </m:ctrlPr>
                            </m:sSubPr>
                            <m:e>
                              <m:r>
                                <w:ins w:id="800" w:author="Bale,Cameron" w:date="2022-10-13T13:04:00Z">
                                  <w:rPr>
                                    <w:rFonts w:ascii="Cambria Math" w:eastAsiaTheme="minorEastAsia" w:hAnsi="Cambria Math"/>
                                    <w:sz w:val="28"/>
                                    <w:szCs w:val="28"/>
                                  </w:rPr>
                                  <m:t>M</m:t>
                                </w:ins>
                              </m:r>
                              <m:ctrlPr>
                                <w:ins w:id="801" w:author="Bale,Cameron" w:date="2022-10-13T13:05:00Z">
                                  <w:rPr>
                                    <w:rFonts w:ascii="Cambria Math" w:eastAsiaTheme="minorEastAsia" w:hAnsi="Cambria Math"/>
                                    <w:sz w:val="28"/>
                                    <w:szCs w:val="28"/>
                                  </w:rPr>
                                </w:ins>
                              </m:ctrlPr>
                            </m:e>
                            <m:sub>
                              <m:r>
                                <w:ins w:id="802" w:author="Bale,Cameron" w:date="2022-10-13T13:41:00Z">
                                  <w:rPr>
                                    <w:rFonts w:ascii="Cambria Math" w:eastAsiaTheme="minorEastAsia" w:hAnsi="Cambria Math"/>
                                    <w:sz w:val="28"/>
                                    <w:szCs w:val="28"/>
                                  </w:rPr>
                                  <m:t>i</m:t>
                                </w:ins>
                              </m:r>
                            </m:sub>
                          </m:sSub>
                        </m:e>
                      </m:acc>
                      <m:r>
                        <w:ins w:id="803" w:author="Bale,Cameron" w:date="2022-10-13T13:04:00Z">
                          <w:rPr>
                            <w:rFonts w:ascii="Cambria Math" w:eastAsiaTheme="minorEastAsia" w:hAnsi="Cambria Math"/>
                            <w:sz w:val="28"/>
                            <w:szCs w:val="28"/>
                          </w:rPr>
                          <m:t>=</m:t>
                        </w:ins>
                      </m:r>
                      <m:r>
                        <w:ins w:id="804" w:author="Bale,Cameron" w:date="2022-10-13T13:05:00Z">
                          <w:rPr>
                            <w:rFonts w:ascii="Cambria Math" w:eastAsiaTheme="minorEastAsia" w:hAnsi="Cambria Math"/>
                            <w:sz w:val="28"/>
                            <w:szCs w:val="28"/>
                          </w:rPr>
                          <m:t>j</m:t>
                        </w:ins>
                      </m:r>
                      <m:r>
                        <w:ins w:id="805" w:author="Bale,Cameron" w:date="2022-10-13T13:41:00Z">
                          <w:rPr>
                            <w:rFonts w:ascii="Cambria Math" w:eastAsiaTheme="minorEastAsia" w:hAnsi="Cambria Math"/>
                            <w:sz w:val="28"/>
                            <w:szCs w:val="28"/>
                          </w:rPr>
                          <m:t>*</m:t>
                        </w:ins>
                      </m:r>
                    </m:e>
                  </m:d>
                  <m:ctrlPr>
                    <w:rPr>
                      <w:rFonts w:ascii="Cambria Math" w:eastAsiaTheme="minorEastAsia" w:hAnsi="Cambria Math"/>
                      <w:i/>
                      <w:sz w:val="28"/>
                      <w:szCs w:val="28"/>
                    </w:rPr>
                  </m:ctrlPr>
                </m:e>
              </m:nary>
              <m:ctrlPr>
                <w:rPr>
                  <w:rFonts w:ascii="Cambria Math" w:eastAsiaTheme="minorEastAsia" w:hAnsi="Cambria Math"/>
                  <w:i/>
                  <w:sz w:val="28"/>
                  <w:szCs w:val="28"/>
                </w:rPr>
              </m:ctrlPr>
            </m:e>
          </m:nary>
        </m:oMath>
      </m:oMathPara>
    </w:p>
    <w:p w14:paraId="589F0B34" w14:textId="77777777" w:rsidR="00F44B14" w:rsidRDefault="00F44B14" w:rsidP="00F44B14">
      <w:pPr>
        <w:rPr>
          <w:ins w:id="806" w:author="Bale,Cameron" w:date="2022-10-13T13:07:00Z"/>
          <w:rFonts w:ascii="Cambria" w:eastAsiaTheme="minorEastAsia" w:hAnsi="Cambria"/>
        </w:rPr>
      </w:pPr>
    </w:p>
    <w:p w14:paraId="138E12FF" w14:textId="6038FF1E" w:rsidR="00F44B14" w:rsidRPr="00F44B14" w:rsidRDefault="00F44B14" w:rsidP="00F44B14">
      <w:pPr>
        <w:rPr>
          <w:ins w:id="807" w:author="Bale,Cameron" w:date="2022-10-09T01:02:00Z"/>
          <w:rFonts w:ascii="Cambria" w:eastAsiaTheme="minorEastAsia" w:hAnsi="Cambria"/>
        </w:rPr>
      </w:pPr>
      <w:ins w:id="808" w:author="Bale,Cameron" w:date="2022-10-13T13:05:00Z">
        <w:r w:rsidRPr="00F44B14">
          <w:rPr>
            <w:rFonts w:ascii="Cambria" w:eastAsiaTheme="minorEastAsia" w:hAnsi="Cambria"/>
            <w:rPrChange w:id="809" w:author="Bale,Cameron" w:date="2022-10-13T13:05:00Z">
              <w:rPr>
                <w:rFonts w:ascii="Cambria" w:eastAsiaTheme="minorEastAsia" w:hAnsi="Cambria"/>
                <w:sz w:val="28"/>
                <w:szCs w:val="28"/>
              </w:rPr>
            </w:rPrChange>
          </w:rPr>
          <w:t>where</w:t>
        </w:r>
        <w:r>
          <w:rPr>
            <w:rFonts w:ascii="Cambria" w:eastAsiaTheme="minorEastAsia" w:hAnsi="Cambria"/>
          </w:rPr>
          <w:t xml:space="preserve"> [.] are </w:t>
        </w:r>
        <w:proofErr w:type="spellStart"/>
        <w:r>
          <w:rPr>
            <w:rFonts w:ascii="Cambria" w:eastAsiaTheme="minorEastAsia" w:hAnsi="Cambria"/>
          </w:rPr>
          <w:t>iverson</w:t>
        </w:r>
        <w:proofErr w:type="spellEnd"/>
        <w:r>
          <w:rPr>
            <w:rFonts w:ascii="Cambria" w:eastAsiaTheme="minorEastAsia" w:hAnsi="Cambria"/>
          </w:rPr>
          <w:t xml:space="preserve"> brackets.</w:t>
        </w:r>
      </w:ins>
      <w:ins w:id="810" w:author="Bale,Cameron" w:date="2022-10-13T13:07:00Z">
        <w:r>
          <w:rPr>
            <w:rFonts w:ascii="Cambria" w:eastAsiaTheme="minorEastAsia" w:hAnsi="Cambria"/>
          </w:rPr>
          <w:t xml:space="preserve"> This measure gives the average proportion of correctly identified </w:t>
        </w:r>
        <w:commentRangeStart w:id="811"/>
        <w:r>
          <w:rPr>
            <w:rFonts w:ascii="Cambria" w:eastAsiaTheme="minorEastAsia" w:hAnsi="Cambria"/>
          </w:rPr>
          <w:t xml:space="preserve">time series across </w:t>
        </w:r>
      </w:ins>
      <w:ins w:id="812" w:author="Bale,Cameron" w:date="2022-10-13T13:08:00Z">
        <w:r>
          <w:rPr>
            <w:rFonts w:ascii="Cambria" w:eastAsiaTheme="minorEastAsia" w:hAnsi="Cambria"/>
          </w:rPr>
          <w:t>all external data samples</w:t>
        </w:r>
      </w:ins>
      <w:ins w:id="813" w:author="Bale,Cameron" w:date="2022-10-13T13:07:00Z">
        <w:r>
          <w:rPr>
            <w:rFonts w:ascii="Cambria" w:eastAsiaTheme="minorEastAsia" w:hAnsi="Cambria"/>
          </w:rPr>
          <w:t>.</w:t>
        </w:r>
      </w:ins>
    </w:p>
    <w:p w14:paraId="2553479E" w14:textId="57BC47B2" w:rsidR="00702985" w:rsidRDefault="0075346A" w:rsidP="00D76DF4">
      <w:pPr>
        <w:rPr>
          <w:ins w:id="814" w:author="Bale,Cameron" w:date="2022-10-13T12:20:00Z"/>
          <w:rFonts w:ascii="Cambria" w:eastAsiaTheme="minorEastAsia" w:hAnsi="Cambria"/>
        </w:rPr>
      </w:pPr>
      <m:oMathPara>
        <m:oMath>
          <m:r>
            <w:del w:id="815" w:author="Bale,Cameron" w:date="2022-10-12T14:59:00Z">
              <m:rPr>
                <m:sty m:val="p"/>
              </m:rPr>
              <w:rPr>
                <w:rFonts w:ascii="Cambria Math" w:eastAsiaTheme="minorEastAsia" w:hAnsi="Cambria Math"/>
              </w:rPr>
              <m:t>≠</m:t>
            </w:del>
          </m:r>
          <m:acc>
            <m:accPr>
              <m:ctrlPr>
                <w:del w:id="816" w:author="Bale,Cameron" w:date="2022-10-13T12:20:00Z">
                  <w:rPr>
                    <w:rFonts w:ascii="Cambria Math" w:eastAsiaTheme="minorEastAsia" w:hAnsi="Cambria Math"/>
                  </w:rPr>
                </w:del>
              </m:ctrlPr>
            </m:accPr>
            <m:e/>
          </m:acc>
          <m:nary>
            <m:naryPr>
              <m:chr m:val="∑"/>
              <m:ctrlPr>
                <w:del w:id="817" w:author="Bale,Cameron" w:date="2022-10-13T12:20:00Z">
                  <w:rPr>
                    <w:rFonts w:ascii="Cambria Math" w:eastAsiaTheme="minorEastAsia" w:hAnsi="Cambria Math"/>
                  </w:rPr>
                </w:del>
              </m:ctrlPr>
            </m:naryPr>
            <m:sub>
              <m:ctrlPr>
                <w:del w:id="818" w:author="Bale,Cameron" w:date="2022-10-13T12:20:00Z">
                  <w:rPr>
                    <w:rFonts w:ascii="Cambria Math" w:eastAsiaTheme="minorEastAsia" w:hAnsi="Cambria Math"/>
                    <w:i/>
                  </w:rPr>
                </w:del>
              </m:ctrlPr>
            </m:sub>
            <m:sup>
              <m:ctrlPr>
                <w:del w:id="819" w:author="Bale,Cameron" w:date="2022-10-13T12:20:00Z">
                  <w:rPr>
                    <w:rFonts w:ascii="Cambria Math" w:eastAsiaTheme="minorEastAsia" w:hAnsi="Cambria Math"/>
                    <w:i/>
                  </w:rPr>
                </w:del>
              </m:ctrlPr>
            </m:sup>
            <m:e>
              <m:ctrlPr>
                <w:del w:id="820" w:author="Bale,Cameron" w:date="2022-10-13T12:20:00Z">
                  <w:rPr>
                    <w:rFonts w:ascii="Cambria Math" w:eastAsiaTheme="minorEastAsia" w:hAnsi="Cambria Math"/>
                    <w:i/>
                  </w:rPr>
                </w:del>
              </m:ctrlPr>
            </m:e>
          </m:nary>
          <m:acc>
            <m:accPr>
              <m:ctrlPr>
                <w:del w:id="821" w:author="Bale,Cameron" w:date="2022-10-13T11:47:00Z">
                  <w:rPr>
                    <w:rFonts w:ascii="Cambria Math" w:eastAsiaTheme="minorEastAsia" w:hAnsi="Cambria Math"/>
                  </w:rPr>
                </w:del>
              </m:ctrlPr>
            </m:accPr>
            <m:e/>
          </m:acc>
          <m:acc>
            <m:accPr>
              <m:ctrlPr>
                <w:del w:id="822" w:author="Bale,Cameron" w:date="2022-10-13T12:20:00Z">
                  <w:rPr>
                    <w:rFonts w:ascii="Cambria Math" w:eastAsiaTheme="minorEastAsia" w:hAnsi="Cambria Math"/>
                  </w:rPr>
                </w:del>
              </m:ctrlPr>
            </m:accPr>
            <m:e/>
          </m:acc>
          <m:f>
            <m:fPr>
              <m:ctrlPr>
                <w:del w:id="823" w:author="Bale,Cameron" w:date="2022-10-13T12:20:00Z">
                  <w:rPr>
                    <w:rFonts w:ascii="Cambria Math" w:eastAsiaTheme="minorEastAsia" w:hAnsi="Cambria Math"/>
                    <w:sz w:val="28"/>
                    <w:szCs w:val="28"/>
                  </w:rPr>
                </w:del>
              </m:ctrlPr>
            </m:fPr>
            <m:num>
              <m:ctrlPr>
                <w:del w:id="824" w:author="Bale,Cameron" w:date="2022-10-13T12:20:00Z">
                  <w:rPr>
                    <w:rFonts w:ascii="Cambria Math" w:eastAsiaTheme="minorEastAsia" w:hAnsi="Cambria Math"/>
                    <w:i/>
                    <w:sz w:val="28"/>
                    <w:szCs w:val="28"/>
                  </w:rPr>
                </w:del>
              </m:ctrlPr>
            </m:num>
            <m:den>
              <m:ctrlPr>
                <w:del w:id="825" w:author="Bale,Cameron" w:date="2022-10-13T12:20:00Z">
                  <w:rPr>
                    <w:rFonts w:ascii="Cambria Math" w:eastAsiaTheme="minorEastAsia" w:hAnsi="Cambria Math"/>
                    <w:i/>
                    <w:sz w:val="28"/>
                    <w:szCs w:val="28"/>
                  </w:rPr>
                </w:del>
              </m:ctrlPr>
            </m:den>
          </m:f>
          <m:nary>
            <m:naryPr>
              <m:chr m:val="∑"/>
              <m:ctrlPr>
                <w:del w:id="826" w:author="Bale,Cameron" w:date="2022-10-13T12:20:00Z">
                  <w:rPr>
                    <w:rFonts w:ascii="Cambria Math" w:eastAsiaTheme="minorEastAsia" w:hAnsi="Cambria Math"/>
                    <w:sz w:val="28"/>
                    <w:szCs w:val="28"/>
                  </w:rPr>
                </w:del>
              </m:ctrlPr>
            </m:naryPr>
            <m:sub>
              <m:ctrlPr>
                <w:del w:id="827" w:author="Bale,Cameron" w:date="2022-10-13T12:20:00Z">
                  <w:rPr>
                    <w:rFonts w:ascii="Cambria Math" w:eastAsiaTheme="minorEastAsia" w:hAnsi="Cambria Math"/>
                    <w:i/>
                    <w:sz w:val="28"/>
                    <w:szCs w:val="28"/>
                  </w:rPr>
                </w:del>
              </m:ctrlPr>
            </m:sub>
            <m:sup>
              <m:ctrlPr>
                <w:del w:id="828" w:author="Bale,Cameron" w:date="2022-10-13T12:20:00Z">
                  <w:rPr>
                    <w:rFonts w:ascii="Cambria Math" w:eastAsiaTheme="minorEastAsia" w:hAnsi="Cambria Math"/>
                    <w:i/>
                    <w:sz w:val="28"/>
                    <w:szCs w:val="28"/>
                  </w:rPr>
                </w:del>
              </m:ctrlPr>
            </m:sup>
            <m:e>
              <m:ctrlPr>
                <w:del w:id="829" w:author="Bale,Cameron" w:date="2022-10-13T12:20:00Z">
                  <w:rPr>
                    <w:rFonts w:ascii="Cambria Math" w:eastAsiaTheme="minorEastAsia" w:hAnsi="Cambria Math"/>
                    <w:i/>
                    <w:sz w:val="28"/>
                    <w:szCs w:val="28"/>
                  </w:rPr>
                </w:del>
              </m:ctrlPr>
            </m:e>
          </m:nary>
          <m:f>
            <m:fPr>
              <m:ctrlPr>
                <w:del w:id="830" w:author="Bale,Cameron" w:date="2022-10-13T12:20:00Z">
                  <w:rPr>
                    <w:rFonts w:ascii="Cambria Math" w:eastAsiaTheme="minorEastAsia" w:hAnsi="Cambria Math"/>
                    <w:sz w:val="28"/>
                    <w:szCs w:val="28"/>
                  </w:rPr>
                </w:del>
              </m:ctrlPr>
            </m:fPr>
            <m:num>
              <m:ctrlPr>
                <w:del w:id="831" w:author="Bale,Cameron" w:date="2022-10-13T12:20:00Z">
                  <w:rPr>
                    <w:rFonts w:ascii="Cambria Math" w:eastAsiaTheme="minorEastAsia" w:hAnsi="Cambria Math"/>
                    <w:i/>
                    <w:sz w:val="28"/>
                    <w:szCs w:val="28"/>
                  </w:rPr>
                </w:del>
              </m:ctrlPr>
            </m:num>
            <m:den>
              <m:ctrlPr>
                <w:del w:id="832" w:author="Bale,Cameron" w:date="2022-10-13T12:20:00Z">
                  <w:rPr>
                    <w:rFonts w:ascii="Cambria Math" w:eastAsiaTheme="minorEastAsia" w:hAnsi="Cambria Math"/>
                    <w:i/>
                    <w:sz w:val="28"/>
                    <w:szCs w:val="28"/>
                  </w:rPr>
                </w:del>
              </m:ctrlPr>
            </m:den>
          </m:f>
          <m:nary>
            <m:naryPr>
              <m:chr m:val="∑"/>
              <m:ctrlPr>
                <w:del w:id="833" w:author="Bale,Cameron" w:date="2022-10-13T12:20:00Z">
                  <w:rPr>
                    <w:rFonts w:ascii="Cambria Math" w:eastAsiaTheme="minorEastAsia" w:hAnsi="Cambria Math"/>
                    <w:sz w:val="28"/>
                    <w:szCs w:val="28"/>
                  </w:rPr>
                </w:del>
              </m:ctrlPr>
            </m:naryPr>
            <m:sub>
              <m:ctrlPr>
                <w:del w:id="834" w:author="Bale,Cameron" w:date="2022-10-13T12:20:00Z">
                  <w:rPr>
                    <w:rFonts w:ascii="Cambria Math" w:eastAsiaTheme="minorEastAsia" w:hAnsi="Cambria Math"/>
                    <w:i/>
                    <w:sz w:val="28"/>
                    <w:szCs w:val="28"/>
                  </w:rPr>
                </w:del>
              </m:ctrlPr>
            </m:sub>
            <m:sup>
              <m:ctrlPr>
                <w:del w:id="835" w:author="Bale,Cameron" w:date="2022-10-13T12:20:00Z">
                  <w:rPr>
                    <w:rFonts w:ascii="Cambria Math" w:eastAsiaTheme="minorEastAsia" w:hAnsi="Cambria Math"/>
                    <w:i/>
                    <w:sz w:val="28"/>
                    <w:szCs w:val="28"/>
                  </w:rPr>
                </w:del>
              </m:ctrlPr>
            </m:sup>
            <m:e>
              <m:nary>
                <m:naryPr>
                  <m:chr m:val="∑"/>
                  <m:ctrlPr>
                    <w:del w:id="836" w:author="Bale,Cameron" w:date="2022-10-13T12:20:00Z">
                      <w:rPr>
                        <w:rFonts w:ascii="Cambria Math" w:eastAsiaTheme="minorEastAsia" w:hAnsi="Cambria Math"/>
                        <w:sz w:val="28"/>
                        <w:szCs w:val="28"/>
                      </w:rPr>
                    </w:del>
                  </m:ctrlPr>
                </m:naryPr>
                <m:sub>
                  <m:ctrlPr>
                    <w:del w:id="837" w:author="Bale,Cameron" w:date="2022-10-13T12:20:00Z">
                      <w:rPr>
                        <w:rFonts w:ascii="Cambria Math" w:eastAsiaTheme="minorEastAsia" w:hAnsi="Cambria Math"/>
                        <w:i/>
                        <w:sz w:val="28"/>
                        <w:szCs w:val="28"/>
                      </w:rPr>
                    </w:del>
                  </m:ctrlPr>
                </m:sub>
                <m:sup>
                  <m:ctrlPr>
                    <w:del w:id="838" w:author="Bale,Cameron" w:date="2022-10-13T12:20:00Z">
                      <w:rPr>
                        <w:rFonts w:ascii="Cambria Math" w:eastAsiaTheme="minorEastAsia" w:hAnsi="Cambria Math"/>
                        <w:i/>
                        <w:sz w:val="28"/>
                        <w:szCs w:val="28"/>
                      </w:rPr>
                    </w:del>
                  </m:ctrlPr>
                </m:sup>
                <m:e>
                  <m:ctrlPr>
                    <w:del w:id="839" w:author="Bale,Cameron" w:date="2022-10-13T12:20:00Z">
                      <w:rPr>
                        <w:rFonts w:ascii="Cambria Math" w:eastAsiaTheme="minorEastAsia" w:hAnsi="Cambria Math"/>
                        <w:i/>
                        <w:sz w:val="28"/>
                        <w:szCs w:val="28"/>
                      </w:rPr>
                    </w:del>
                  </m:ctrlPr>
                </m:e>
              </m:nary>
              <m:ctrlPr>
                <w:del w:id="840" w:author="Bale,Cameron" w:date="2022-10-13T12:20:00Z">
                  <w:rPr>
                    <w:rFonts w:ascii="Cambria Math" w:eastAsiaTheme="minorEastAsia" w:hAnsi="Cambria Math"/>
                    <w:i/>
                    <w:sz w:val="28"/>
                    <w:szCs w:val="28"/>
                  </w:rPr>
                </w:del>
              </m:ctrlPr>
            </m:e>
          </m:nary>
        </m:oMath>
      </m:oMathPara>
    </w:p>
    <w:p w14:paraId="6D176668" w14:textId="6FBA343D" w:rsidR="008F40C2" w:rsidRPr="00D15275" w:rsidRDefault="006A4D3C" w:rsidP="00D76DF4">
      <w:pPr>
        <w:rPr>
          <w:ins w:id="841" w:author="Bale,Cameron" w:date="2022-10-13T13:14:00Z"/>
          <w:rFonts w:ascii="Cambria" w:eastAsiaTheme="minorEastAsia" w:hAnsi="Cambria"/>
        </w:rPr>
      </w:pPr>
      <w:ins w:id="842" w:author="Bale,Cameron" w:date="2022-10-13T12:53:00Z">
        <w:r>
          <w:rPr>
            <w:rFonts w:ascii="Cambria" w:eastAsiaTheme="minorEastAsia" w:hAnsi="Cambria"/>
          </w:rPr>
          <w:t xml:space="preserve">To perform attribute </w:t>
        </w:r>
      </w:ins>
      <w:ins w:id="843" w:author="Bale,Cameron" w:date="2022-10-13T13:08:00Z">
        <w:r w:rsidR="00F44B14">
          <w:rPr>
            <w:rFonts w:ascii="Cambria" w:eastAsiaTheme="minorEastAsia" w:hAnsi="Cambria"/>
          </w:rPr>
          <w:t>disclosure,</w:t>
        </w:r>
      </w:ins>
      <w:ins w:id="844" w:author="Bale,Cameron" w:date="2022-10-13T12:53:00Z">
        <w:r>
          <w:rPr>
            <w:rFonts w:ascii="Cambria" w:eastAsiaTheme="minorEastAsia" w:hAnsi="Cambria"/>
          </w:rPr>
          <w:t xml:space="preserve"> we assume the third </w:t>
        </w:r>
      </w:ins>
      <w:ins w:id="845" w:author="Bale,Cameron" w:date="2022-10-13T12:54:00Z">
        <w:r>
          <w:rPr>
            <w:rFonts w:ascii="Cambria" w:eastAsiaTheme="minorEastAsia" w:hAnsi="Cambria"/>
          </w:rPr>
          <w:t>party predict</w:t>
        </w:r>
      </w:ins>
      <w:ins w:id="846" w:author="Bale,Cameron" w:date="2022-10-13T13:10:00Z">
        <w:r w:rsidR="00F44B14">
          <w:rPr>
            <w:rFonts w:ascii="Cambria" w:eastAsiaTheme="minorEastAsia" w:hAnsi="Cambria"/>
          </w:rPr>
          <w:t>s</w:t>
        </w:r>
      </w:ins>
      <w:ins w:id="847" w:author="Bale,Cameron" w:date="2022-10-13T12:54:00Z">
        <w:r>
          <w:rPr>
            <w:rFonts w:ascii="Cambria" w:eastAsiaTheme="minorEastAsia" w:hAnsi="Cambria"/>
          </w:rPr>
          <w:t xml:space="preserve"> additional confidential</w:t>
        </w:r>
      </w:ins>
      <w:ins w:id="848" w:author="Bale,Cameron" w:date="2022-10-13T13:10:00Z">
        <w:r w:rsidR="00F44B14">
          <w:rPr>
            <w:rFonts w:ascii="Cambria" w:eastAsiaTheme="minorEastAsia" w:hAnsi="Cambria"/>
          </w:rPr>
          <w:t xml:space="preserve"> values</w:t>
        </w:r>
      </w:ins>
      <w:ins w:id="849" w:author="Bale,Cameron" w:date="2022-10-13T12:54:00Z">
        <w:r>
          <w:rPr>
            <w:rFonts w:ascii="Cambria" w:eastAsiaTheme="minorEastAsia" w:hAnsi="Cambria"/>
          </w:rPr>
          <w:t xml:space="preserve"> </w:t>
        </w:r>
      </w:ins>
      <w:ins w:id="850" w:author="Bale,Cameron" w:date="2022-10-13T13:10:00Z">
        <w:r w:rsidR="00F44B14">
          <w:rPr>
            <w:rFonts w:ascii="Cambria" w:eastAsiaTheme="minorEastAsia" w:hAnsi="Cambria"/>
          </w:rPr>
          <w:t xml:space="preserve">for each series </w:t>
        </w:r>
      </w:ins>
      <w:ins w:id="851" w:author="Bale,Cameron" w:date="2022-10-13T12:54:00Z">
        <w:r>
          <w:rPr>
            <w:rFonts w:ascii="Cambria" w:eastAsiaTheme="minorEastAsia" w:hAnsi="Cambria"/>
          </w:rPr>
          <w:t xml:space="preserve">based on the known confidential values </w:t>
        </w:r>
      </w:ins>
      <m:oMath>
        <m:sSub>
          <m:sSubPr>
            <m:ctrlPr>
              <w:ins w:id="852" w:author="Bale,Cameron" w:date="2022-10-13T12:54:00Z">
                <w:rPr>
                  <w:rFonts w:ascii="Cambria Math" w:eastAsiaTheme="minorEastAsia" w:hAnsi="Cambria Math"/>
                  <w:i/>
                </w:rPr>
              </w:ins>
            </m:ctrlPr>
          </m:sSubPr>
          <m:e>
            <m:r>
              <w:ins w:id="853" w:author="Bale,Cameron" w:date="2022-10-13T12:54:00Z">
                <w:rPr>
                  <w:rFonts w:ascii="Cambria Math" w:eastAsiaTheme="minorEastAsia" w:hAnsi="Cambria Math"/>
                </w:rPr>
                <m:t>y</m:t>
              </w:ins>
            </m:r>
          </m:e>
          <m:sub>
            <m:r>
              <w:ins w:id="854" w:author="Bale,Cameron" w:date="2022-10-13T12:54:00Z">
                <w:rPr>
                  <w:rFonts w:ascii="Cambria Math" w:eastAsiaTheme="minorEastAsia" w:hAnsi="Cambria Math"/>
                </w:rPr>
                <m:t>i</m:t>
              </w:ins>
            </m:r>
          </m:sub>
        </m:sSub>
      </m:oMath>
      <w:ins w:id="855" w:author="Bale,Cameron" w:date="2022-10-13T12:54:00Z">
        <w:r>
          <w:rPr>
            <w:rFonts w:ascii="Cambria" w:eastAsiaTheme="minorEastAsia" w:hAnsi="Cambria"/>
          </w:rPr>
          <w:t xml:space="preserve"> and the </w:t>
        </w:r>
      </w:ins>
      <w:ins w:id="856" w:author="Bale,Cameron" w:date="2022-10-13T13:08:00Z">
        <w:r w:rsidR="00F44B14">
          <w:rPr>
            <w:rFonts w:ascii="Cambria" w:eastAsiaTheme="minorEastAsia" w:hAnsi="Cambria"/>
          </w:rPr>
          <w:t>predicted match</w:t>
        </w:r>
      </w:ins>
      <w:ins w:id="857" w:author="Bale,Cameron" w:date="2022-10-13T13:09:00Z">
        <w:r w:rsidR="00F44B14">
          <w:rPr>
            <w:rFonts w:ascii="Cambria" w:eastAsiaTheme="minorEastAsia" w:hAnsi="Cambria"/>
          </w:rPr>
          <w:t>, i.e., the</w:t>
        </w:r>
      </w:ins>
      <w:ins w:id="858" w:author="Bale,Cameron" w:date="2022-10-13T13:08:00Z">
        <w:r w:rsidR="00F44B14">
          <w:rPr>
            <w:rFonts w:ascii="Cambria" w:eastAsiaTheme="minorEastAsia" w:hAnsi="Cambria"/>
          </w:rPr>
          <w:t xml:space="preserve"> </w:t>
        </w:r>
      </w:ins>
      <m:oMath>
        <m:sSub>
          <m:sSubPr>
            <m:ctrlPr>
              <w:ins w:id="859" w:author="Bale,Cameron" w:date="2022-10-13T13:10:00Z">
                <w:rPr>
                  <w:rFonts w:ascii="Cambria Math" w:eastAsiaTheme="minorEastAsia" w:hAnsi="Cambria Math"/>
                  <w:i/>
                </w:rPr>
              </w:ins>
            </m:ctrlPr>
          </m:sSubPr>
          <m:e>
            <m:acc>
              <m:accPr>
                <m:ctrlPr>
                  <w:rPr>
                    <w:rFonts w:ascii="Cambria Math" w:eastAsiaTheme="minorEastAsia" w:hAnsi="Cambria Math"/>
                  </w:rPr>
                </m:ctrlPr>
              </m:accPr>
              <m:e>
                <m:r>
                  <w:ins w:id="860" w:author="Bale,Cameron" w:date="2022-10-13T13:09:00Z">
                    <w:rPr>
                      <w:rFonts w:ascii="Cambria Math" w:eastAsiaTheme="minorEastAsia" w:hAnsi="Cambria Math"/>
                    </w:rPr>
                    <m:t>M</m:t>
                  </w:ins>
                </m:r>
              </m:e>
            </m:acc>
          </m:e>
          <m:sub>
            <m:r>
              <w:ins w:id="861" w:author="Bale,Cameron" w:date="2022-10-13T13:42:00Z">
                <w:rPr>
                  <w:rFonts w:ascii="Cambria Math" w:eastAsiaTheme="minorEastAsia" w:hAnsi="Cambria Math"/>
                </w:rPr>
                <m:t>i</m:t>
              </w:ins>
            </m:r>
          </m:sub>
        </m:sSub>
      </m:oMath>
      <w:ins w:id="862" w:author="Bale,Cameron" w:date="2022-10-13T13:09:00Z">
        <w:r w:rsidR="00F44B14">
          <w:rPr>
            <w:rFonts w:ascii="Cambria" w:eastAsiaTheme="minorEastAsia" w:hAnsi="Cambria"/>
          </w:rPr>
          <w:t>-th protected time series.</w:t>
        </w:r>
      </w:ins>
      <w:ins w:id="863" w:author="Bale,Cameron" w:date="2022-10-13T14:40:00Z">
        <w:r w:rsidR="00D15275">
          <w:rPr>
            <w:rFonts w:ascii="Cambria" w:eastAsiaTheme="minorEastAsia" w:hAnsi="Cambria"/>
          </w:rPr>
          <w:t xml:space="preserve"> For our purposes, we assume the third party is interested in the confidential value that immediately follows the known confidential values, i.e., </w:t>
        </w:r>
      </w:ins>
      <m:oMath>
        <m:sSub>
          <m:sSubPr>
            <m:ctrlPr>
              <w:ins w:id="864" w:author="Bale,Cameron" w:date="2022-10-13T14:40:00Z">
                <w:rPr>
                  <w:rFonts w:ascii="Cambria Math" w:eastAsiaTheme="minorEastAsia" w:hAnsi="Cambria Math"/>
                  <w:i/>
                </w:rPr>
              </w:ins>
            </m:ctrlPr>
          </m:sSubPr>
          <m:e>
            <m:r>
              <w:ins w:id="865" w:author="Bale,Cameron" w:date="2022-10-13T14:40:00Z">
                <w:rPr>
                  <w:rFonts w:ascii="Cambria Math" w:eastAsiaTheme="minorEastAsia" w:hAnsi="Cambria Math"/>
                </w:rPr>
                <m:t>A</m:t>
              </w:ins>
            </m:r>
          </m:e>
          <m:sub>
            <m:r>
              <w:ins w:id="866" w:author="Bale,Cameron" w:date="2022-10-13T14:40:00Z">
                <w:rPr>
                  <w:rFonts w:ascii="Cambria Math" w:eastAsiaTheme="minorEastAsia" w:hAnsi="Cambria Math"/>
                </w:rPr>
                <m:t>j,</m:t>
              </w:ins>
            </m:r>
            <m:sSup>
              <m:sSupPr>
                <m:ctrlPr>
                  <w:ins w:id="867" w:author="Bale,Cameron" w:date="2022-10-13T14:40:00Z">
                    <w:rPr>
                      <w:rFonts w:ascii="Cambria Math" w:eastAsiaTheme="minorEastAsia" w:hAnsi="Cambria Math"/>
                      <w:i/>
                    </w:rPr>
                  </w:ins>
                </m:ctrlPr>
              </m:sSupPr>
              <m:e>
                <m:r>
                  <w:ins w:id="868" w:author="Bale,Cameron" w:date="2022-10-13T14:40:00Z">
                    <w:rPr>
                      <w:rFonts w:ascii="Cambria Math" w:eastAsiaTheme="minorEastAsia" w:hAnsi="Cambria Math"/>
                    </w:rPr>
                    <m:t>t</m:t>
                  </w:ins>
                </m:r>
              </m:e>
              <m:sup>
                <m:r>
                  <w:ins w:id="869" w:author="Bale,Cameron" w:date="2022-10-13T14:40:00Z">
                    <w:rPr>
                      <w:rFonts w:ascii="Cambria Math" w:eastAsiaTheme="minorEastAsia" w:hAnsi="Cambria Math"/>
                    </w:rPr>
                    <m:t>'</m:t>
                  </w:ins>
                </m:r>
              </m:sup>
            </m:sSup>
            <m:r>
              <w:ins w:id="870" w:author="Bale,Cameron" w:date="2022-10-13T14:40:00Z">
                <w:rPr>
                  <w:rFonts w:ascii="Cambria Math" w:eastAsiaTheme="minorEastAsia" w:hAnsi="Cambria Math"/>
                </w:rPr>
                <m:t>+E+1</m:t>
              </w:ins>
            </m:r>
          </m:sub>
        </m:sSub>
        <m:r>
          <w:ins w:id="871" w:author="Bale,Cameron" w:date="2022-10-13T14:40:00Z">
            <w:rPr>
              <w:rFonts w:ascii="Cambria Math" w:eastAsiaTheme="minorEastAsia" w:hAnsi="Cambria Math"/>
            </w:rPr>
            <m:t>.</m:t>
          </w:ins>
        </m:r>
      </m:oMath>
      <w:ins w:id="872" w:author="Bale,Cameron" w:date="2022-10-13T14:40:00Z">
        <w:r w:rsidR="00D15275">
          <w:rPr>
            <w:rFonts w:ascii="Cambria" w:eastAsiaTheme="minorEastAsia" w:hAnsi="Cambria"/>
          </w:rPr>
          <w:t xml:space="preserve"> </w:t>
        </w:r>
      </w:ins>
      <w:ins w:id="873" w:author="Bale,Cameron" w:date="2022-10-13T13:12:00Z">
        <w:r w:rsidR="007E635F">
          <w:rPr>
            <w:rFonts w:ascii="Cambria" w:eastAsiaTheme="minorEastAsia" w:hAnsi="Cambria"/>
          </w:rPr>
          <w:t xml:space="preserve">The third party </w:t>
        </w:r>
      </w:ins>
      <w:commentRangeEnd w:id="811"/>
      <w:ins w:id="874" w:author="Bale,Cameron" w:date="2022-10-24T10:47:00Z">
        <w:r w:rsidR="005973C4">
          <w:rPr>
            <w:rStyle w:val="CommentReference"/>
          </w:rPr>
          <w:commentReference w:id="811"/>
        </w:r>
      </w:ins>
      <w:ins w:id="875" w:author="Bale,Cameron" w:date="2022-10-13T13:12:00Z">
        <w:r w:rsidR="007E635F">
          <w:rPr>
            <w:rFonts w:ascii="Cambria" w:eastAsiaTheme="minorEastAsia" w:hAnsi="Cambria"/>
          </w:rPr>
          <w:t xml:space="preserve">regresses the </w:t>
        </w:r>
      </w:ins>
      <m:oMath>
        <m:r>
          <w:ins w:id="876" w:author="Bale,Cameron" w:date="2022-10-13T13:12:00Z">
            <w:rPr>
              <w:rFonts w:ascii="Cambria Math" w:eastAsiaTheme="minorEastAsia" w:hAnsi="Cambria Math"/>
            </w:rPr>
            <m:t xml:space="preserve">J </m:t>
          </w:ins>
        </m:r>
        <m:r>
          <m:rPr>
            <m:sty m:val="p"/>
          </m:rPr>
          <w:rPr>
            <w:rFonts w:ascii="Cambria Math" w:eastAsiaTheme="minorEastAsia" w:hAnsi="Cambria Math"/>
          </w:rPr>
          <m:t>×</m:t>
        </m:r>
        <m:r>
          <w:ins w:id="877" w:author="Bale,Cameron" w:date="2022-10-13T13:12:00Z">
            <w:rPr>
              <w:rFonts w:ascii="Cambria Math" w:eastAsiaTheme="minorEastAsia" w:hAnsi="Cambria Math"/>
            </w:rPr>
            <m:t>E</m:t>
          </w:ins>
        </m:r>
      </m:oMath>
      <w:ins w:id="878" w:author="Bale,Cameron" w:date="2022-10-13T13:12:00Z">
        <w:r w:rsidR="007E635F">
          <w:rPr>
            <w:rFonts w:ascii="Cambria" w:eastAsiaTheme="minorEastAsia" w:hAnsi="Cambria"/>
          </w:rPr>
          <w:t xml:space="preserve"> known confidential values in </w:t>
        </w:r>
      </w:ins>
      <m:oMath>
        <m:r>
          <w:ins w:id="879" w:author="Bale,Cameron" w:date="2022-10-13T13:13:00Z">
            <w:rPr>
              <w:rFonts w:ascii="Cambria Math" w:eastAsiaTheme="minorEastAsia" w:hAnsi="Cambria Math"/>
            </w:rPr>
            <m:t>Y</m:t>
          </w:ins>
        </m:r>
      </m:oMath>
      <w:ins w:id="880" w:author="Bale,Cameron" w:date="2022-10-13T13:13:00Z">
        <w:r w:rsidR="007E635F">
          <w:rPr>
            <w:rFonts w:ascii="Cambria" w:eastAsiaTheme="minorEastAsia" w:hAnsi="Cambria"/>
          </w:rPr>
          <w:t xml:space="preserve"> on the corresponding protected values from each matched series</w:t>
        </w:r>
      </w:ins>
      <w:ins w:id="881" w:author="Bale,Cameron" w:date="2022-10-13T13:14:00Z">
        <w:r w:rsidR="007E635F">
          <w:rPr>
            <w:rFonts w:ascii="Cambria" w:eastAsiaTheme="minorEastAsia" w:hAnsi="Cambria"/>
          </w:rPr>
          <w:t>,</w:t>
        </w:r>
      </w:ins>
    </w:p>
    <w:p w14:paraId="292E64B7" w14:textId="1CAA16B5" w:rsidR="007E635F" w:rsidRDefault="007E635F" w:rsidP="00D76DF4">
      <w:pPr>
        <w:rPr>
          <w:ins w:id="882" w:author="Bale,Cameron" w:date="2022-10-13T13:14:00Z"/>
          <w:rFonts w:ascii="Cambria" w:eastAsiaTheme="minorEastAsia" w:hAnsi="Cambria"/>
        </w:rPr>
      </w:pPr>
    </w:p>
    <w:p w14:paraId="699B763C" w14:textId="0D116B9F" w:rsidR="007E635F" w:rsidRPr="007E635F" w:rsidRDefault="00000000">
      <w:pPr>
        <w:jc w:val="center"/>
        <w:rPr>
          <w:ins w:id="883" w:author="Bale,Cameron" w:date="2022-10-13T13:16:00Z"/>
          <w:rFonts w:ascii="Cambria" w:eastAsiaTheme="minorEastAsia" w:hAnsi="Cambria"/>
          <w:rPrChange w:id="884" w:author="Bale,Cameron" w:date="2022-10-13T13:16:00Z">
            <w:rPr>
              <w:ins w:id="885" w:author="Bale,Cameron" w:date="2022-10-13T13:16:00Z"/>
              <w:rFonts w:ascii="Cambria Math" w:eastAsiaTheme="minorEastAsia" w:hAnsi="Cambria Math"/>
            </w:rPr>
          </w:rPrChange>
        </w:rPr>
        <w:pPrChange w:id="886" w:author="Bale,Cameron" w:date="2022-10-13T13:21:00Z">
          <w:pPr/>
        </w:pPrChange>
      </w:pPr>
      <m:oMath>
        <m:sSub>
          <m:sSubPr>
            <m:ctrlPr>
              <w:ins w:id="887" w:author="Bale,Cameron" w:date="2022-10-13T13:14:00Z">
                <w:rPr>
                  <w:rFonts w:ascii="Cambria Math" w:eastAsiaTheme="minorEastAsia" w:hAnsi="Cambria Math"/>
                  <w:i/>
                </w:rPr>
              </w:ins>
            </m:ctrlPr>
          </m:sSubPr>
          <m:e>
            <m:r>
              <w:ins w:id="888" w:author="Bale,Cameron" w:date="2022-10-13T13:14:00Z">
                <w:rPr>
                  <w:rFonts w:ascii="Cambria Math" w:eastAsiaTheme="minorEastAsia" w:hAnsi="Cambria Math"/>
                </w:rPr>
                <m:t>A</m:t>
              </w:ins>
            </m:r>
          </m:e>
          <m:sub>
            <m:r>
              <w:ins w:id="889" w:author="Bale,Cameron" w:date="2022-10-13T13:14:00Z">
                <w:rPr>
                  <w:rFonts w:ascii="Cambria Math" w:eastAsiaTheme="minorEastAsia" w:hAnsi="Cambria Math"/>
                </w:rPr>
                <m:t>i,</m:t>
              </w:ins>
            </m:r>
            <m:sSup>
              <m:sSupPr>
                <m:ctrlPr>
                  <w:ins w:id="890" w:author="Bale,Cameron" w:date="2022-10-13T13:14:00Z">
                    <w:rPr>
                      <w:rFonts w:ascii="Cambria Math" w:eastAsiaTheme="minorEastAsia" w:hAnsi="Cambria Math"/>
                      <w:i/>
                    </w:rPr>
                  </w:ins>
                </m:ctrlPr>
              </m:sSupPr>
              <m:e>
                <m:r>
                  <w:ins w:id="891" w:author="Bale,Cameron" w:date="2022-10-13T13:14:00Z">
                    <w:rPr>
                      <w:rFonts w:ascii="Cambria Math" w:eastAsiaTheme="minorEastAsia" w:hAnsi="Cambria Math"/>
                    </w:rPr>
                    <m:t>t</m:t>
                  </w:ins>
                </m:r>
              </m:e>
              <m:sup>
                <m:r>
                  <w:ins w:id="892" w:author="Bale,Cameron" w:date="2022-10-13T13:14:00Z">
                    <w:rPr>
                      <w:rFonts w:ascii="Cambria Math" w:eastAsiaTheme="minorEastAsia" w:hAnsi="Cambria Math"/>
                    </w:rPr>
                    <m:t>'</m:t>
                  </w:ins>
                </m:r>
              </m:sup>
            </m:sSup>
          </m:sub>
        </m:sSub>
        <m:r>
          <w:ins w:id="893" w:author="Bale,Cameron" w:date="2022-10-13T13:16:00Z">
            <w:rPr>
              <w:rFonts w:ascii="Cambria Math" w:eastAsiaTheme="minorEastAsia" w:hAnsi="Cambria Math"/>
            </w:rPr>
            <m:t xml:space="preserve">  </m:t>
          </w:ins>
        </m:r>
        <m:r>
          <w:ins w:id="894" w:author="Bale,Cameron" w:date="2022-10-13T13:14:00Z">
            <w:rPr>
              <w:rFonts w:ascii="Cambria Math" w:eastAsiaTheme="minorEastAsia" w:hAnsi="Cambria Math"/>
            </w:rPr>
            <m:t>~</m:t>
          </w:ins>
        </m:r>
        <m:r>
          <w:ins w:id="895" w:author="Bale,Cameron" w:date="2022-10-13T13:16:00Z">
            <w:rPr>
              <w:rFonts w:ascii="Cambria Math" w:eastAsiaTheme="minorEastAsia" w:hAnsi="Cambria Math"/>
            </w:rPr>
            <m:t xml:space="preserve">  </m:t>
          </w:ins>
        </m:r>
        <m:sSub>
          <m:sSubPr>
            <m:ctrlPr>
              <w:ins w:id="896" w:author="Bale,Cameron" w:date="2022-10-13T13:14:00Z">
                <w:rPr>
                  <w:rFonts w:ascii="Cambria Math" w:eastAsiaTheme="minorEastAsia" w:hAnsi="Cambria Math"/>
                  <w:i/>
                </w:rPr>
              </w:ins>
            </m:ctrlPr>
          </m:sSubPr>
          <m:e>
            <m:r>
              <w:rPr>
                <w:rFonts w:ascii="Cambria Math" w:eastAsiaTheme="minorEastAsia" w:hAnsi="Cambria Math"/>
              </w:rPr>
              <m:t>β</m:t>
            </m:r>
          </m:e>
          <m:sub>
            <m:r>
              <w:ins w:id="897" w:author="Bale,Cameron" w:date="2022-10-13T13:14:00Z">
                <w:rPr>
                  <w:rFonts w:ascii="Cambria Math" w:eastAsiaTheme="minorEastAsia" w:hAnsi="Cambria Math"/>
                </w:rPr>
                <m:t>0</m:t>
              </w:ins>
            </m:r>
          </m:sub>
        </m:sSub>
        <m:r>
          <w:ins w:id="898" w:author="Bale,Cameron" w:date="2022-10-13T13:14:00Z">
            <w:rPr>
              <w:rFonts w:ascii="Cambria Math" w:eastAsiaTheme="minorEastAsia" w:hAnsi="Cambria Math"/>
            </w:rPr>
            <m:t>+</m:t>
          </w:ins>
        </m:r>
        <m:sSub>
          <m:sSubPr>
            <m:ctrlPr>
              <w:ins w:id="899" w:author="Bale,Cameron" w:date="2022-10-13T13:14:00Z">
                <w:rPr>
                  <w:rFonts w:ascii="Cambria Math" w:eastAsiaTheme="minorEastAsia" w:hAnsi="Cambria Math"/>
                  <w:i/>
                </w:rPr>
              </w:ins>
            </m:ctrlPr>
          </m:sSubPr>
          <m:e>
            <m:r>
              <w:rPr>
                <w:rFonts w:ascii="Cambria Math" w:eastAsiaTheme="minorEastAsia" w:hAnsi="Cambria Math"/>
              </w:rPr>
              <m:t>β</m:t>
            </m:r>
          </m:e>
          <m:sub>
            <m:r>
              <w:ins w:id="900" w:author="Bale,Cameron" w:date="2022-10-13T13:15:00Z">
                <w:rPr>
                  <w:rFonts w:ascii="Cambria Math" w:eastAsiaTheme="minorEastAsia" w:hAnsi="Cambria Math"/>
                </w:rPr>
                <m:t>1</m:t>
              </w:ins>
            </m:r>
          </m:sub>
        </m:sSub>
        <m:sSub>
          <m:sSubPr>
            <m:ctrlPr>
              <w:ins w:id="901" w:author="Bale,Cameron" w:date="2022-10-13T13:15:00Z">
                <w:rPr>
                  <w:rFonts w:ascii="Cambria Math" w:eastAsiaTheme="minorEastAsia" w:hAnsi="Cambria Math"/>
                  <w:i/>
                </w:rPr>
              </w:ins>
            </m:ctrlPr>
          </m:sSubPr>
          <m:e>
            <m:r>
              <w:ins w:id="902" w:author="Bale,Cameron" w:date="2022-10-13T13:15:00Z">
                <w:rPr>
                  <w:rFonts w:ascii="Cambria Math" w:eastAsiaTheme="minorEastAsia" w:hAnsi="Cambria Math"/>
                </w:rPr>
                <m:t>P</m:t>
              </w:ins>
            </m:r>
          </m:e>
          <m:sub>
            <m:acc>
              <m:accPr>
                <m:ctrlPr>
                  <w:rPr>
                    <w:rFonts w:ascii="Cambria Math" w:eastAsiaTheme="minorEastAsia" w:hAnsi="Cambria Math"/>
                  </w:rPr>
                </m:ctrlPr>
              </m:accPr>
              <m:e>
                <m:sSub>
                  <m:sSubPr>
                    <m:ctrlPr>
                      <w:ins w:id="903" w:author="Bale,Cameron" w:date="2022-10-13T13:16:00Z">
                        <w:rPr>
                          <w:rFonts w:ascii="Cambria Math" w:eastAsiaTheme="minorEastAsia" w:hAnsi="Cambria Math"/>
                          <w:i/>
                        </w:rPr>
                      </w:ins>
                    </m:ctrlPr>
                  </m:sSubPr>
                  <m:e>
                    <m:r>
                      <w:ins w:id="904" w:author="Bale,Cameron" w:date="2022-10-13T13:15:00Z">
                        <w:rPr>
                          <w:rFonts w:ascii="Cambria Math" w:eastAsiaTheme="minorEastAsia" w:hAnsi="Cambria Math"/>
                        </w:rPr>
                        <m:t>M</m:t>
                      </w:ins>
                    </m:r>
                    <m:ctrlPr>
                      <w:ins w:id="905" w:author="Bale,Cameron" w:date="2022-10-13T13:16:00Z">
                        <w:rPr>
                          <w:rFonts w:ascii="Cambria Math" w:eastAsiaTheme="minorEastAsia" w:hAnsi="Cambria Math"/>
                        </w:rPr>
                      </w:ins>
                    </m:ctrlPr>
                  </m:e>
                  <m:sub>
                    <m:r>
                      <w:ins w:id="906" w:author="Bale,Cameron" w:date="2022-10-13T13:16:00Z">
                        <w:rPr>
                          <w:rFonts w:ascii="Cambria Math" w:eastAsiaTheme="minorEastAsia" w:hAnsi="Cambria Math"/>
                        </w:rPr>
                        <m:t>i</m:t>
                      </w:ins>
                    </m:r>
                  </m:sub>
                </m:sSub>
              </m:e>
            </m:acc>
            <m:r>
              <w:ins w:id="907" w:author="Bale,Cameron" w:date="2022-10-13T13:15:00Z">
                <w:rPr>
                  <w:rFonts w:ascii="Cambria Math" w:eastAsiaTheme="minorEastAsia" w:hAnsi="Cambria Math"/>
                </w:rPr>
                <m:t>,</m:t>
              </w:ins>
            </m:r>
            <m:sSup>
              <m:sSupPr>
                <m:ctrlPr>
                  <w:ins w:id="908" w:author="Bale,Cameron" w:date="2022-10-13T13:15:00Z">
                    <w:rPr>
                      <w:rFonts w:ascii="Cambria Math" w:eastAsiaTheme="minorEastAsia" w:hAnsi="Cambria Math"/>
                      <w:i/>
                    </w:rPr>
                  </w:ins>
                </m:ctrlPr>
              </m:sSupPr>
              <m:e>
                <m:r>
                  <w:ins w:id="909" w:author="Bale,Cameron" w:date="2022-10-13T13:15:00Z">
                    <w:rPr>
                      <w:rFonts w:ascii="Cambria Math" w:eastAsiaTheme="minorEastAsia" w:hAnsi="Cambria Math"/>
                    </w:rPr>
                    <m:t>t</m:t>
                  </w:ins>
                </m:r>
              </m:e>
              <m:sup>
                <m:r>
                  <w:ins w:id="910" w:author="Bale,Cameron" w:date="2022-10-13T13:15:00Z">
                    <w:rPr>
                      <w:rFonts w:ascii="Cambria Math" w:eastAsiaTheme="minorEastAsia" w:hAnsi="Cambria Math"/>
                    </w:rPr>
                    <m:t>'</m:t>
                  </w:ins>
                </m:r>
              </m:sup>
            </m:sSup>
          </m:sub>
        </m:sSub>
        <m:r>
          <w:ins w:id="911" w:author="Bale,Cameron" w:date="2022-10-13T13:16:00Z">
            <w:rPr>
              <w:rFonts w:ascii="Cambria Math" w:eastAsiaTheme="minorEastAsia" w:hAnsi="Cambria Math"/>
            </w:rPr>
            <m:t xml:space="preserve">+ </m:t>
          </w:ins>
        </m:r>
        <m:r>
          <w:rPr>
            <w:rFonts w:ascii="Cambria Math" w:eastAsiaTheme="minorEastAsia" w:hAnsi="Cambria Math"/>
          </w:rPr>
          <m:t>ϵ</m:t>
        </m:r>
      </m:oMath>
      <w:ins w:id="912" w:author="Bale,Cameron" w:date="2022-10-13T13:20:00Z">
        <w:r w:rsidR="007E635F">
          <w:rPr>
            <w:rFonts w:ascii="Cambria" w:eastAsiaTheme="minorEastAsia" w:hAnsi="Cambria"/>
          </w:rPr>
          <w:t xml:space="preserve"> </w:t>
        </w:r>
      </w:ins>
      <w:ins w:id="913" w:author="Bale,Cameron" w:date="2022-10-13T13:21:00Z">
        <w:r w:rsidR="007E635F">
          <w:rPr>
            <w:rFonts w:ascii="Cambria" w:eastAsiaTheme="minorEastAsia" w:hAnsi="Cambria"/>
          </w:rPr>
          <w:t xml:space="preserve">       </w:t>
        </w:r>
      </w:ins>
      <w:ins w:id="914" w:author="Bale,Cameron" w:date="2022-10-13T13:20:00Z">
        <w:r w:rsidR="007E635F">
          <w:rPr>
            <w:rFonts w:ascii="Cambria" w:eastAsiaTheme="minorEastAsia" w:hAnsi="Cambria"/>
          </w:rPr>
          <w:t>(1)</w:t>
        </w:r>
      </w:ins>
    </w:p>
    <w:p w14:paraId="0FE7F0CE" w14:textId="77777777" w:rsidR="007E635F" w:rsidRDefault="007E635F" w:rsidP="00D76DF4">
      <w:pPr>
        <w:rPr>
          <w:ins w:id="915" w:author="Bale,Cameron" w:date="2022-10-13T13:16:00Z"/>
          <w:rFonts w:ascii="Cambria" w:eastAsiaTheme="minorEastAsia" w:hAnsi="Cambria"/>
        </w:rPr>
      </w:pPr>
    </w:p>
    <w:p w14:paraId="4435CDEF" w14:textId="507DA254" w:rsidR="007E635F" w:rsidRPr="00D15275" w:rsidRDefault="007E635F" w:rsidP="00D76DF4">
      <w:pPr>
        <w:rPr>
          <w:ins w:id="916" w:author="Bale,Cameron" w:date="2022-10-13T13:17:00Z"/>
          <w:rFonts w:ascii="Cambria" w:eastAsiaTheme="minorEastAsia" w:hAnsi="Cambria"/>
        </w:rPr>
      </w:pPr>
      <w:ins w:id="917" w:author="Bale,Cameron" w:date="2022-10-13T13:17:00Z">
        <w:r>
          <w:rPr>
            <w:rFonts w:ascii="Cambria" w:eastAsiaTheme="minorEastAsia" w:hAnsi="Cambria"/>
          </w:rPr>
          <w:t xml:space="preserve">and predicts the </w:t>
        </w:r>
      </w:ins>
      <w:ins w:id="918" w:author="Bale,Cameron" w:date="2022-10-13T13:43:00Z">
        <w:r w:rsidR="00755BA5">
          <w:rPr>
            <w:rFonts w:ascii="Cambria" w:eastAsiaTheme="minorEastAsia" w:hAnsi="Cambria"/>
          </w:rPr>
          <w:t xml:space="preserve">unknown </w:t>
        </w:r>
      </w:ins>
      <w:ins w:id="919" w:author="Bale,Cameron" w:date="2022-10-13T13:17:00Z">
        <w:r>
          <w:rPr>
            <w:rFonts w:ascii="Cambria" w:eastAsiaTheme="minorEastAsia" w:hAnsi="Cambria"/>
          </w:rPr>
          <w:t xml:space="preserve">confidential value of each time series in </w:t>
        </w:r>
      </w:ins>
      <w:ins w:id="920" w:author="Bale,Cameron" w:date="2022-10-13T13:43:00Z">
        <w:r w:rsidR="00755BA5">
          <w:rPr>
            <w:rFonts w:ascii="Cambria" w:eastAsiaTheme="minorEastAsia" w:hAnsi="Cambria"/>
          </w:rPr>
          <w:t xml:space="preserve">time period </w:t>
        </w:r>
      </w:ins>
      <m:oMath>
        <m:sSup>
          <m:sSupPr>
            <m:ctrlPr>
              <w:ins w:id="921" w:author="Bale,Cameron" w:date="2022-10-13T14:41:00Z">
                <w:rPr>
                  <w:rFonts w:ascii="Cambria Math" w:eastAsiaTheme="minorEastAsia" w:hAnsi="Cambria Math"/>
                  <w:i/>
                </w:rPr>
              </w:ins>
            </m:ctrlPr>
          </m:sSupPr>
          <m:e>
            <m:r>
              <w:ins w:id="922" w:author="Bale,Cameron" w:date="2022-10-13T14:41:00Z">
                <w:rPr>
                  <w:rFonts w:ascii="Cambria Math" w:eastAsiaTheme="minorEastAsia" w:hAnsi="Cambria Math"/>
                </w:rPr>
                <m:t>t</m:t>
              </w:ins>
            </m:r>
          </m:e>
          <m:sup>
            <m:r>
              <w:ins w:id="923" w:author="Bale,Cameron" w:date="2022-10-13T14:41:00Z">
                <w:rPr>
                  <w:rFonts w:ascii="Cambria Math" w:eastAsiaTheme="minorEastAsia" w:hAnsi="Cambria Math"/>
                </w:rPr>
                <m:t>'</m:t>
              </w:ins>
            </m:r>
          </m:sup>
        </m:sSup>
        <m:r>
          <w:ins w:id="924" w:author="Bale,Cameron" w:date="2022-10-13T14:41:00Z">
            <w:rPr>
              <w:rFonts w:ascii="Cambria Math" w:eastAsiaTheme="minorEastAsia" w:hAnsi="Cambria Math"/>
            </w:rPr>
            <m:t>+E+1</m:t>
          </w:ins>
        </m:r>
      </m:oMath>
      <w:ins w:id="925" w:author="Bale,Cameron" w:date="2022-10-13T14:41:00Z">
        <w:r w:rsidR="00D15275">
          <w:rPr>
            <w:rFonts w:ascii="Cambria" w:eastAsiaTheme="minorEastAsia" w:hAnsi="Cambria"/>
          </w:rPr>
          <w:t xml:space="preserve"> </w:t>
        </w:r>
      </w:ins>
      <w:ins w:id="926" w:author="Bale,Cameron" w:date="2022-10-13T13:43:00Z">
        <w:r w:rsidR="00755BA5">
          <w:rPr>
            <w:rFonts w:ascii="Cambria" w:eastAsiaTheme="minorEastAsia" w:hAnsi="Cambria"/>
          </w:rPr>
          <w:t xml:space="preserve">based </w:t>
        </w:r>
      </w:ins>
      <w:ins w:id="927" w:author="Bale,Cameron" w:date="2022-10-13T13:18:00Z">
        <w:r>
          <w:rPr>
            <w:rFonts w:ascii="Cambria" w:eastAsiaTheme="minorEastAsia" w:hAnsi="Cambria"/>
          </w:rPr>
          <w:t>on the protected value from that period,</w:t>
        </w:r>
      </w:ins>
    </w:p>
    <w:p w14:paraId="6ACA5A00" w14:textId="4607577F" w:rsidR="007E635F" w:rsidRDefault="007E635F" w:rsidP="00D76DF4">
      <w:pPr>
        <w:rPr>
          <w:ins w:id="928" w:author="Bale,Cameron" w:date="2022-10-13T13:17:00Z"/>
          <w:rFonts w:ascii="Cambria" w:eastAsiaTheme="minorEastAsia" w:hAnsi="Cambria"/>
        </w:rPr>
      </w:pPr>
    </w:p>
    <w:p w14:paraId="22B4824D" w14:textId="54E90FB4" w:rsidR="007E635F" w:rsidRPr="007E635F" w:rsidRDefault="00000000">
      <w:pPr>
        <w:jc w:val="center"/>
        <w:rPr>
          <w:ins w:id="929" w:author="Bale,Cameron" w:date="2022-10-13T13:18:00Z"/>
          <w:rFonts w:ascii="Cambria" w:eastAsiaTheme="minorEastAsia" w:hAnsi="Cambria"/>
          <w:rPrChange w:id="930" w:author="Bale,Cameron" w:date="2022-10-13T13:18:00Z">
            <w:rPr>
              <w:ins w:id="931" w:author="Bale,Cameron" w:date="2022-10-13T13:18:00Z"/>
              <w:rFonts w:ascii="Cambria Math" w:eastAsiaTheme="minorEastAsia" w:hAnsi="Cambria Math"/>
              <w:i/>
            </w:rPr>
          </w:rPrChange>
        </w:rPr>
        <w:pPrChange w:id="932" w:author="Bale,Cameron" w:date="2022-10-13T13:21:00Z">
          <w:pPr/>
        </w:pPrChange>
      </w:pPr>
      <m:oMath>
        <m:acc>
          <m:accPr>
            <m:ctrlPr>
              <w:rPr>
                <w:rFonts w:ascii="Cambria Math" w:eastAsiaTheme="minorEastAsia" w:hAnsi="Cambria Math"/>
              </w:rPr>
            </m:ctrlPr>
          </m:accPr>
          <m:e>
            <m:sSub>
              <m:sSubPr>
                <m:ctrlPr>
                  <w:ins w:id="933" w:author="Bale,Cameron" w:date="2022-10-13T13:17:00Z">
                    <w:rPr>
                      <w:rFonts w:ascii="Cambria Math" w:eastAsiaTheme="minorEastAsia" w:hAnsi="Cambria Math"/>
                      <w:i/>
                    </w:rPr>
                  </w:ins>
                </m:ctrlPr>
              </m:sSubPr>
              <m:e>
                <m:r>
                  <w:ins w:id="934" w:author="Bale,Cameron" w:date="2022-10-13T13:17:00Z">
                    <w:rPr>
                      <w:rFonts w:ascii="Cambria Math" w:eastAsiaTheme="minorEastAsia" w:hAnsi="Cambria Math"/>
                    </w:rPr>
                    <m:t>A</m:t>
                  </w:ins>
                </m:r>
                <m:ctrlPr>
                  <w:ins w:id="935" w:author="Bale,Cameron" w:date="2022-10-13T13:17:00Z">
                    <w:rPr>
                      <w:rFonts w:ascii="Cambria Math" w:eastAsiaTheme="minorEastAsia" w:hAnsi="Cambria Math"/>
                    </w:rPr>
                  </w:ins>
                </m:ctrlPr>
              </m:e>
              <m:sub>
                <m:r>
                  <w:ins w:id="936" w:author="Bale,Cameron" w:date="2022-10-13T13:17:00Z">
                    <w:rPr>
                      <w:rFonts w:ascii="Cambria Math" w:eastAsiaTheme="minorEastAsia" w:hAnsi="Cambria Math"/>
                    </w:rPr>
                    <m:t>i,</m:t>
                  </w:ins>
                </m:r>
                <m:sSup>
                  <m:sSupPr>
                    <m:ctrlPr>
                      <w:ins w:id="937" w:author="Bale,Cameron" w:date="2022-10-13T14:41:00Z">
                        <w:rPr>
                          <w:rFonts w:ascii="Cambria Math" w:eastAsiaTheme="minorEastAsia" w:hAnsi="Cambria Math"/>
                          <w:i/>
                        </w:rPr>
                      </w:ins>
                    </m:ctrlPr>
                  </m:sSupPr>
                  <m:e>
                    <m:r>
                      <w:ins w:id="938" w:author="Bale,Cameron" w:date="2022-10-13T14:41:00Z">
                        <w:rPr>
                          <w:rFonts w:ascii="Cambria Math" w:eastAsiaTheme="minorEastAsia" w:hAnsi="Cambria Math"/>
                        </w:rPr>
                        <m:t>t</m:t>
                      </w:ins>
                    </m:r>
                  </m:e>
                  <m:sup>
                    <m:r>
                      <w:ins w:id="939" w:author="Bale,Cameron" w:date="2022-10-13T14:41:00Z">
                        <w:rPr>
                          <w:rFonts w:ascii="Cambria Math" w:eastAsiaTheme="minorEastAsia" w:hAnsi="Cambria Math"/>
                        </w:rPr>
                        <m:t>'</m:t>
                      </w:ins>
                    </m:r>
                  </m:sup>
                </m:sSup>
                <m:r>
                  <w:ins w:id="940" w:author="Bale,Cameron" w:date="2022-10-13T14:41:00Z">
                    <w:rPr>
                      <w:rFonts w:ascii="Cambria Math" w:eastAsiaTheme="minorEastAsia" w:hAnsi="Cambria Math"/>
                    </w:rPr>
                    <m:t>+E+1</m:t>
                  </w:ins>
                </m:r>
              </m:sub>
            </m:sSub>
          </m:e>
        </m:acc>
        <m:r>
          <w:ins w:id="941" w:author="Bale,Cameron" w:date="2022-10-13T13:17:00Z">
            <w:rPr>
              <w:rFonts w:ascii="Cambria Math" w:eastAsiaTheme="minorEastAsia" w:hAnsi="Cambria Math"/>
            </w:rPr>
            <m:t>=</m:t>
          </w:ins>
        </m:r>
        <m:sSub>
          <m:sSubPr>
            <m:ctrlPr>
              <w:ins w:id="942" w:author="Bale,Cameron" w:date="2022-10-13T13:18:00Z">
                <w:rPr>
                  <w:rFonts w:ascii="Cambria Math" w:eastAsiaTheme="minorEastAsia" w:hAnsi="Cambria Math"/>
                  <w:i/>
                </w:rPr>
              </w:ins>
            </m:ctrlPr>
          </m:sSubPr>
          <m:e>
            <m:r>
              <w:rPr>
                <w:rFonts w:ascii="Cambria Math" w:eastAsiaTheme="minorEastAsia" w:hAnsi="Cambria Math"/>
              </w:rPr>
              <m:t>β</m:t>
            </m:r>
          </m:e>
          <m:sub>
            <m:r>
              <w:ins w:id="943" w:author="Bale,Cameron" w:date="2022-10-13T13:18:00Z">
                <w:rPr>
                  <w:rFonts w:ascii="Cambria Math" w:eastAsiaTheme="minorEastAsia" w:hAnsi="Cambria Math"/>
                </w:rPr>
                <m:t>0</m:t>
              </w:ins>
            </m:r>
          </m:sub>
        </m:sSub>
        <m:r>
          <w:ins w:id="944" w:author="Bale,Cameron" w:date="2022-10-13T13:18:00Z">
            <w:rPr>
              <w:rFonts w:ascii="Cambria Math" w:eastAsiaTheme="minorEastAsia" w:hAnsi="Cambria Math"/>
            </w:rPr>
            <m:t>+</m:t>
          </w:ins>
        </m:r>
        <m:sSub>
          <m:sSubPr>
            <m:ctrlPr>
              <w:ins w:id="945" w:author="Bale,Cameron" w:date="2022-10-13T13:18:00Z">
                <w:rPr>
                  <w:rFonts w:ascii="Cambria Math" w:eastAsiaTheme="minorEastAsia" w:hAnsi="Cambria Math"/>
                  <w:i/>
                </w:rPr>
              </w:ins>
            </m:ctrlPr>
          </m:sSubPr>
          <m:e>
            <m:r>
              <w:rPr>
                <w:rFonts w:ascii="Cambria Math" w:eastAsiaTheme="minorEastAsia" w:hAnsi="Cambria Math"/>
              </w:rPr>
              <m:t>β</m:t>
            </m:r>
          </m:e>
          <m:sub>
            <m:r>
              <w:ins w:id="946" w:author="Bale,Cameron" w:date="2022-10-13T13:18:00Z">
                <w:rPr>
                  <w:rFonts w:ascii="Cambria Math" w:eastAsiaTheme="minorEastAsia" w:hAnsi="Cambria Math"/>
                </w:rPr>
                <m:t>1</m:t>
              </w:ins>
            </m:r>
          </m:sub>
        </m:sSub>
        <m:sSub>
          <m:sSubPr>
            <m:ctrlPr>
              <w:ins w:id="947" w:author="Bale,Cameron" w:date="2022-10-13T13:18:00Z">
                <w:rPr>
                  <w:rFonts w:ascii="Cambria Math" w:eastAsiaTheme="minorEastAsia" w:hAnsi="Cambria Math"/>
                  <w:i/>
                </w:rPr>
              </w:ins>
            </m:ctrlPr>
          </m:sSubPr>
          <m:e>
            <m:r>
              <w:ins w:id="948" w:author="Bale,Cameron" w:date="2022-10-13T13:18:00Z">
                <w:rPr>
                  <w:rFonts w:ascii="Cambria Math" w:eastAsiaTheme="minorEastAsia" w:hAnsi="Cambria Math"/>
                </w:rPr>
                <m:t>P</m:t>
              </w:ins>
            </m:r>
          </m:e>
          <m:sub>
            <m:acc>
              <m:accPr>
                <m:ctrlPr>
                  <w:rPr>
                    <w:rFonts w:ascii="Cambria Math" w:eastAsiaTheme="minorEastAsia" w:hAnsi="Cambria Math"/>
                  </w:rPr>
                </m:ctrlPr>
              </m:accPr>
              <m:e>
                <m:sSub>
                  <m:sSubPr>
                    <m:ctrlPr>
                      <w:ins w:id="949" w:author="Bale,Cameron" w:date="2022-10-13T13:18:00Z">
                        <w:rPr>
                          <w:rFonts w:ascii="Cambria Math" w:eastAsiaTheme="minorEastAsia" w:hAnsi="Cambria Math"/>
                          <w:i/>
                        </w:rPr>
                      </w:ins>
                    </m:ctrlPr>
                  </m:sSubPr>
                  <m:e>
                    <m:r>
                      <w:ins w:id="950" w:author="Bale,Cameron" w:date="2022-10-13T13:18:00Z">
                        <w:rPr>
                          <w:rFonts w:ascii="Cambria Math" w:eastAsiaTheme="minorEastAsia" w:hAnsi="Cambria Math"/>
                        </w:rPr>
                        <m:t>M</m:t>
                      </w:ins>
                    </m:r>
                    <m:ctrlPr>
                      <w:ins w:id="951" w:author="Bale,Cameron" w:date="2022-10-13T13:18:00Z">
                        <w:rPr>
                          <w:rFonts w:ascii="Cambria Math" w:eastAsiaTheme="minorEastAsia" w:hAnsi="Cambria Math"/>
                        </w:rPr>
                      </w:ins>
                    </m:ctrlPr>
                  </m:e>
                  <m:sub>
                    <m:r>
                      <w:ins w:id="952" w:author="Bale,Cameron" w:date="2022-10-13T13:18:00Z">
                        <w:rPr>
                          <w:rFonts w:ascii="Cambria Math" w:eastAsiaTheme="minorEastAsia" w:hAnsi="Cambria Math"/>
                        </w:rPr>
                        <m:t>i</m:t>
                      </w:ins>
                    </m:r>
                  </m:sub>
                </m:sSub>
              </m:e>
            </m:acc>
            <m:r>
              <w:ins w:id="953" w:author="Bale,Cameron" w:date="2022-10-13T13:18:00Z">
                <w:rPr>
                  <w:rFonts w:ascii="Cambria Math" w:eastAsiaTheme="minorEastAsia" w:hAnsi="Cambria Math"/>
                </w:rPr>
                <m:t>,</m:t>
              </w:ins>
            </m:r>
            <m:sSup>
              <m:sSupPr>
                <m:ctrlPr>
                  <w:ins w:id="954" w:author="Bale,Cameron" w:date="2022-10-13T14:41:00Z">
                    <w:rPr>
                      <w:rFonts w:ascii="Cambria Math" w:eastAsiaTheme="minorEastAsia" w:hAnsi="Cambria Math"/>
                      <w:i/>
                    </w:rPr>
                  </w:ins>
                </m:ctrlPr>
              </m:sSupPr>
              <m:e>
                <m:r>
                  <w:ins w:id="955" w:author="Bale,Cameron" w:date="2022-10-13T14:41:00Z">
                    <w:rPr>
                      <w:rFonts w:ascii="Cambria Math" w:eastAsiaTheme="minorEastAsia" w:hAnsi="Cambria Math"/>
                    </w:rPr>
                    <m:t>t</m:t>
                  </w:ins>
                </m:r>
              </m:e>
              <m:sup>
                <m:r>
                  <w:ins w:id="956" w:author="Bale,Cameron" w:date="2022-10-13T14:41:00Z">
                    <w:rPr>
                      <w:rFonts w:ascii="Cambria Math" w:eastAsiaTheme="minorEastAsia" w:hAnsi="Cambria Math"/>
                    </w:rPr>
                    <m:t>'</m:t>
                  </w:ins>
                </m:r>
              </m:sup>
            </m:sSup>
            <m:r>
              <w:ins w:id="957" w:author="Bale,Cameron" w:date="2022-10-13T14:41:00Z">
                <w:rPr>
                  <w:rFonts w:ascii="Cambria Math" w:eastAsiaTheme="minorEastAsia" w:hAnsi="Cambria Math"/>
                </w:rPr>
                <m:t>+E+1</m:t>
              </w:ins>
            </m:r>
          </m:sub>
        </m:sSub>
      </m:oMath>
      <w:ins w:id="958" w:author="Bale,Cameron" w:date="2022-10-13T13:21:00Z">
        <w:r w:rsidR="007E635F">
          <w:rPr>
            <w:rFonts w:ascii="Cambria" w:eastAsiaTheme="minorEastAsia" w:hAnsi="Cambria"/>
          </w:rPr>
          <w:t xml:space="preserve">        (2)</w:t>
        </w:r>
      </w:ins>
    </w:p>
    <w:p w14:paraId="6DA2CC4C" w14:textId="77777777" w:rsidR="007E635F" w:rsidRPr="007E635F" w:rsidRDefault="007E635F" w:rsidP="00D76DF4">
      <w:pPr>
        <w:rPr>
          <w:ins w:id="959" w:author="Bale,Cameron" w:date="2022-10-13T13:16:00Z"/>
          <w:rFonts w:ascii="Cambria" w:eastAsiaTheme="minorEastAsia" w:hAnsi="Cambria"/>
          <w:rPrChange w:id="960" w:author="Bale,Cameron" w:date="2022-10-13T13:18:00Z">
            <w:rPr>
              <w:ins w:id="961" w:author="Bale,Cameron" w:date="2022-10-13T13:16:00Z"/>
              <w:rFonts w:ascii="Cambria Math" w:eastAsiaTheme="minorEastAsia" w:hAnsi="Cambria Math"/>
              <w:i/>
            </w:rPr>
          </w:rPrChange>
        </w:rPr>
      </w:pPr>
    </w:p>
    <w:p w14:paraId="0C0610DA" w14:textId="11CA7E82" w:rsidR="007E635F" w:rsidRPr="00755BA5" w:rsidRDefault="007E635F" w:rsidP="00D76DF4">
      <w:pPr>
        <w:rPr>
          <w:ins w:id="962" w:author="Bale,Cameron" w:date="2022-10-13T13:22:00Z"/>
          <w:rFonts w:ascii="Cambria" w:eastAsiaTheme="minorEastAsia" w:hAnsi="Cambria"/>
          <w:b/>
          <w:bCs/>
          <w:rPrChange w:id="963" w:author="Bale,Cameron" w:date="2022-10-13T13:43:00Z">
            <w:rPr>
              <w:ins w:id="964" w:author="Bale,Cameron" w:date="2022-10-13T13:22:00Z"/>
              <w:rFonts w:ascii="Cambria" w:eastAsiaTheme="minorEastAsia" w:hAnsi="Cambria"/>
            </w:rPr>
          </w:rPrChange>
        </w:rPr>
      </w:pPr>
      <w:ins w:id="965" w:author="Bale,Cameron" w:date="2022-10-13T13:19:00Z">
        <w:r>
          <w:rPr>
            <w:rFonts w:ascii="Cambria" w:eastAsiaTheme="minorEastAsia" w:hAnsi="Cambria"/>
          </w:rPr>
          <w:t>To estimate the risk of attribute disclosure</w:t>
        </w:r>
      </w:ins>
      <w:ins w:id="966" w:author="Bale,Cameron" w:date="2022-10-13T13:20:00Z">
        <w:r>
          <w:rPr>
            <w:rFonts w:ascii="Cambria" w:eastAsiaTheme="minorEastAsia" w:hAnsi="Cambria"/>
          </w:rPr>
          <w:t xml:space="preserve"> in a protected dataset</w:t>
        </w:r>
      </w:ins>
      <w:ins w:id="967" w:author="Bale,Cameron" w:date="2022-10-13T13:19:00Z">
        <w:r>
          <w:rPr>
            <w:rFonts w:ascii="Cambria" w:eastAsiaTheme="minorEastAsia" w:hAnsi="Cambria"/>
          </w:rPr>
          <w:t xml:space="preserve">, i.e., the risk of the third party correctly predicting the confidential value of </w:t>
        </w:r>
      </w:ins>
      <w:ins w:id="968" w:author="Bale,Cameron" w:date="2022-10-13T13:20:00Z">
        <w:r>
          <w:rPr>
            <w:rFonts w:ascii="Cambria" w:eastAsiaTheme="minorEastAsia" w:hAnsi="Cambria"/>
          </w:rPr>
          <w:t xml:space="preserve">each </w:t>
        </w:r>
      </w:ins>
      <w:ins w:id="969" w:author="Bale,Cameron" w:date="2022-10-13T13:19:00Z">
        <w:r>
          <w:rPr>
            <w:rFonts w:ascii="Cambria" w:eastAsiaTheme="minorEastAsia" w:hAnsi="Cambria"/>
          </w:rPr>
          <w:t>time series</w:t>
        </w:r>
      </w:ins>
      <w:ins w:id="970" w:author="Bale,Cameron" w:date="2022-10-13T13:20:00Z">
        <w:r>
          <w:rPr>
            <w:rFonts w:ascii="Cambria" w:eastAsiaTheme="minorEastAsia" w:hAnsi="Cambria"/>
          </w:rPr>
          <w:t xml:space="preserve"> in time period </w:t>
        </w:r>
      </w:ins>
      <m:oMath>
        <m:sSup>
          <m:sSupPr>
            <m:ctrlPr>
              <w:ins w:id="971" w:author="Bale,Cameron" w:date="2022-10-13T14:41:00Z">
                <w:rPr>
                  <w:rFonts w:ascii="Cambria Math" w:eastAsiaTheme="minorEastAsia" w:hAnsi="Cambria Math"/>
                  <w:i/>
                </w:rPr>
              </w:ins>
            </m:ctrlPr>
          </m:sSupPr>
          <m:e>
            <m:r>
              <w:ins w:id="972" w:author="Bale,Cameron" w:date="2022-10-13T14:41:00Z">
                <w:rPr>
                  <w:rFonts w:ascii="Cambria Math" w:eastAsiaTheme="minorEastAsia" w:hAnsi="Cambria Math"/>
                </w:rPr>
                <m:t>t</m:t>
              </w:ins>
            </m:r>
          </m:e>
          <m:sup>
            <m:r>
              <w:ins w:id="973" w:author="Bale,Cameron" w:date="2022-10-13T14:41:00Z">
                <w:rPr>
                  <w:rFonts w:ascii="Cambria Math" w:eastAsiaTheme="minorEastAsia" w:hAnsi="Cambria Math"/>
                </w:rPr>
                <m:t>'</m:t>
              </w:ins>
            </m:r>
          </m:sup>
        </m:sSup>
        <m:r>
          <w:ins w:id="974" w:author="Bale,Cameron" w:date="2022-10-13T14:41:00Z">
            <w:rPr>
              <w:rFonts w:ascii="Cambria Math" w:eastAsiaTheme="minorEastAsia" w:hAnsi="Cambria Math"/>
            </w:rPr>
            <m:t>+E+1</m:t>
          </w:ins>
        </m:r>
      </m:oMath>
      <w:ins w:id="975" w:author="Bale,Cameron" w:date="2022-10-13T13:20:00Z">
        <w:r>
          <w:rPr>
            <w:rFonts w:ascii="Cambria" w:eastAsiaTheme="minorEastAsia" w:hAnsi="Cambria"/>
          </w:rPr>
          <w:t>, we perform the regression and prediction steps</w:t>
        </w:r>
      </w:ins>
      <w:ins w:id="976" w:author="Bale,Cameron" w:date="2022-10-13T13:21:00Z">
        <w:r>
          <w:rPr>
            <w:rFonts w:ascii="Cambria" w:eastAsiaTheme="minorEastAsia" w:hAnsi="Cambria"/>
          </w:rPr>
          <w:t xml:space="preserve"> (1) and (2)</w:t>
        </w:r>
        <w:r w:rsidR="00F10443">
          <w:rPr>
            <w:rFonts w:ascii="Cambria" w:eastAsiaTheme="minorEastAsia" w:hAnsi="Cambria"/>
          </w:rPr>
          <w:t xml:space="preserve"> </w:t>
        </w:r>
      </w:ins>
      <w:ins w:id="977" w:author="Bale,Cameron" w:date="2022-10-13T13:22:00Z">
        <w:r w:rsidR="00F10443">
          <w:rPr>
            <w:rFonts w:ascii="Cambria" w:eastAsiaTheme="minorEastAsia" w:hAnsi="Cambria"/>
          </w:rPr>
          <w:t>for</w:t>
        </w:r>
      </w:ins>
      <w:ins w:id="978" w:author="Bale,Cameron" w:date="2022-10-13T14:41:00Z">
        <w:r w:rsidR="00233596">
          <w:rPr>
            <w:rFonts w:ascii="Cambria" w:eastAsiaTheme="minorEastAsia" w:hAnsi="Cambria"/>
          </w:rPr>
          <w:t xml:space="preserve"> each</w:t>
        </w:r>
      </w:ins>
      <w:ins w:id="979" w:author="Bale,Cameron" w:date="2022-10-13T13:43:00Z">
        <w:r w:rsidR="00755BA5">
          <w:rPr>
            <w:rFonts w:ascii="Cambria" w:eastAsiaTheme="minorEastAsia" w:hAnsi="Cambria"/>
          </w:rPr>
          <w:t xml:space="preserve"> </w:t>
        </w:r>
      </w:ins>
      <m:oMath>
        <m:sSub>
          <m:sSubPr>
            <m:ctrlPr>
              <w:ins w:id="980" w:author="Bale,Cameron" w:date="2022-10-13T13:43:00Z">
                <w:rPr>
                  <w:rFonts w:ascii="Cambria Math" w:eastAsiaTheme="minorEastAsia" w:hAnsi="Cambria Math"/>
                  <w:i/>
                </w:rPr>
              </w:ins>
            </m:ctrlPr>
          </m:sSubPr>
          <m:e>
            <m:r>
              <w:ins w:id="981" w:author="Bale,Cameron" w:date="2022-10-13T13:43:00Z">
                <w:rPr>
                  <w:rFonts w:ascii="Cambria Math" w:eastAsiaTheme="minorEastAsia" w:hAnsi="Cambria Math"/>
                </w:rPr>
                <m:t>Y</m:t>
              </w:ins>
            </m:r>
          </m:e>
          <m:sub>
            <m:r>
              <w:ins w:id="982" w:author="Bale,Cameron" w:date="2022-10-13T13:43:00Z">
                <w:rPr>
                  <w:rFonts w:ascii="Cambria Math" w:eastAsiaTheme="minorEastAsia" w:hAnsi="Cambria Math"/>
                </w:rPr>
                <m:t>s</m:t>
              </w:ins>
            </m:r>
          </m:sub>
        </m:sSub>
        <m:r>
          <m:rPr>
            <m:sty m:val="p"/>
          </m:rPr>
          <w:rPr>
            <w:rFonts w:ascii="Cambria Math" w:eastAsiaTheme="minorEastAsia" w:hAnsi="Cambria Math"/>
          </w:rPr>
          <m:t>∈</m:t>
        </m:r>
        <m:r>
          <w:ins w:id="983" w:author="Bale,Cameron" w:date="2022-10-13T13:43:00Z">
            <m:rPr>
              <m:sty m:val="bi"/>
            </m:rPr>
            <w:rPr>
              <w:rFonts w:ascii="Cambria Math" w:eastAsiaTheme="minorEastAsia" w:hAnsi="Cambria Math"/>
            </w:rPr>
            <m:t>Y</m:t>
          </w:ins>
        </m:r>
      </m:oMath>
      <w:ins w:id="984" w:author="Bale,Cameron" w:date="2022-10-13T13:21:00Z">
        <w:r>
          <w:rPr>
            <w:rFonts w:ascii="Cambria" w:eastAsiaTheme="minorEastAsia" w:hAnsi="Cambria"/>
          </w:rPr>
          <w:t>, and measure the</w:t>
        </w:r>
      </w:ins>
      <w:ins w:id="985" w:author="Bale,Cameron" w:date="2022-10-13T13:22:00Z">
        <w:r w:rsidR="00F10443">
          <w:rPr>
            <w:rFonts w:ascii="Cambria" w:eastAsiaTheme="minorEastAsia" w:hAnsi="Cambria"/>
          </w:rPr>
          <w:t xml:space="preserve"> average</w:t>
        </w:r>
      </w:ins>
      <w:ins w:id="986" w:author="Bale,Cameron" w:date="2022-10-13T13:21:00Z">
        <w:r>
          <w:rPr>
            <w:rFonts w:ascii="Cambria" w:eastAsiaTheme="minorEastAsia" w:hAnsi="Cambria"/>
          </w:rPr>
          <w:t xml:space="preserve"> MAE of the third party’s predictions</w:t>
        </w:r>
      </w:ins>
      <w:ins w:id="987" w:author="Bale,Cameron" w:date="2022-10-13T13:22:00Z">
        <w:r w:rsidR="00F10443">
          <w:rPr>
            <w:rFonts w:ascii="Cambria" w:eastAsiaTheme="minorEastAsia" w:hAnsi="Cambria"/>
          </w:rPr>
          <w:t xml:space="preserve"> across all samples,</w:t>
        </w:r>
      </w:ins>
    </w:p>
    <w:p w14:paraId="61699538" w14:textId="3E3A0FC1" w:rsidR="00F10443" w:rsidRDefault="00F10443" w:rsidP="00D76DF4">
      <w:pPr>
        <w:rPr>
          <w:ins w:id="988" w:author="Bale,Cameron" w:date="2022-10-13T13:22:00Z"/>
          <w:rFonts w:ascii="Cambria" w:eastAsiaTheme="minorEastAsia" w:hAnsi="Cambria"/>
        </w:rPr>
      </w:pPr>
    </w:p>
    <w:p w14:paraId="547B3B80" w14:textId="37723F37" w:rsidR="00F10443" w:rsidRPr="00F10443" w:rsidRDefault="00F10443" w:rsidP="00D76DF4">
      <w:pPr>
        <w:rPr>
          <w:ins w:id="989" w:author="Bale,Cameron" w:date="2022-10-13T13:24:00Z"/>
          <w:rFonts w:ascii="Cambria" w:eastAsiaTheme="minorEastAsia" w:hAnsi="Cambria"/>
          <w:rPrChange w:id="990" w:author="Bale,Cameron" w:date="2022-10-13T13:24:00Z">
            <w:rPr>
              <w:ins w:id="991" w:author="Bale,Cameron" w:date="2022-10-13T13:24:00Z"/>
              <w:rFonts w:ascii="Cambria Math" w:eastAsiaTheme="minorEastAsia" w:hAnsi="Cambria Math"/>
              <w:i/>
            </w:rPr>
          </w:rPrChange>
        </w:rPr>
      </w:pPr>
      <m:oMathPara>
        <m:oMath>
          <m:r>
            <w:ins w:id="992" w:author="Bale,Cameron" w:date="2022-10-13T13:23:00Z">
              <w:rPr>
                <w:rFonts w:ascii="Cambria Math" w:eastAsiaTheme="minorEastAsia" w:hAnsi="Cambria Math"/>
              </w:rPr>
              <m:t>AR=</m:t>
            </w:ins>
          </m:r>
          <m:f>
            <m:fPr>
              <m:ctrlPr>
                <w:rPr>
                  <w:rFonts w:ascii="Cambria Math" w:eastAsiaTheme="minorEastAsia" w:hAnsi="Cambria Math"/>
                </w:rPr>
              </m:ctrlPr>
            </m:fPr>
            <m:num>
              <m:r>
                <w:ins w:id="993" w:author="Bale,Cameron" w:date="2022-10-13T13:23:00Z">
                  <w:rPr>
                    <w:rFonts w:ascii="Cambria Math" w:eastAsiaTheme="minorEastAsia" w:hAnsi="Cambria Math"/>
                  </w:rPr>
                  <m:t>1</m:t>
                </w:ins>
              </m:r>
              <m:ctrlPr>
                <w:rPr>
                  <w:rFonts w:ascii="Cambria Math" w:eastAsiaTheme="minorEastAsia" w:hAnsi="Cambria Math"/>
                  <w:i/>
                </w:rPr>
              </m:ctrlPr>
            </m:num>
            <m:den>
              <m:r>
                <w:ins w:id="994" w:author="Bale,Cameron" w:date="2022-10-13T13:23:00Z">
                  <w:rPr>
                    <w:rFonts w:ascii="Cambria Math" w:eastAsiaTheme="minorEastAsia" w:hAnsi="Cambria Math"/>
                  </w:rPr>
                  <m:t>J*S</m:t>
                </w:ins>
              </m:r>
              <m:ctrlPr>
                <w:rPr>
                  <w:rFonts w:ascii="Cambria Math" w:eastAsiaTheme="minorEastAsia" w:hAnsi="Cambria Math"/>
                  <w:i/>
                </w:rPr>
              </m:ctrlPr>
            </m:den>
          </m:f>
          <m:nary>
            <m:naryPr>
              <m:chr m:val="∑"/>
              <m:ctrlPr>
                <w:rPr>
                  <w:rFonts w:ascii="Cambria Math" w:eastAsiaTheme="minorEastAsia" w:hAnsi="Cambria Math"/>
                </w:rPr>
              </m:ctrlPr>
            </m:naryPr>
            <m:sub>
              <m:r>
                <w:ins w:id="995" w:author="Bale,Cameron" w:date="2022-10-13T13:23:00Z">
                  <w:rPr>
                    <w:rFonts w:ascii="Cambria Math" w:eastAsiaTheme="minorEastAsia" w:hAnsi="Cambria Math"/>
                  </w:rPr>
                  <m:t>s=1</m:t>
                </w:ins>
              </m:r>
              <m:ctrlPr>
                <w:rPr>
                  <w:rFonts w:ascii="Cambria Math" w:eastAsiaTheme="minorEastAsia" w:hAnsi="Cambria Math"/>
                  <w:i/>
                </w:rPr>
              </m:ctrlPr>
            </m:sub>
            <m:sup>
              <m:r>
                <w:ins w:id="996" w:author="Bale,Cameron" w:date="2022-10-13T13:23:00Z">
                  <w:rPr>
                    <w:rFonts w:ascii="Cambria Math" w:eastAsiaTheme="minorEastAsia" w:hAnsi="Cambria Math"/>
                  </w:rPr>
                  <m:t>S</m:t>
                </w:ins>
              </m:r>
              <m:ctrlPr>
                <w:rPr>
                  <w:rFonts w:ascii="Cambria Math" w:eastAsiaTheme="minorEastAsia" w:hAnsi="Cambria Math"/>
                  <w:i/>
                </w:rPr>
              </m:ctrlPr>
            </m:sup>
            <m:e>
              <m:nary>
                <m:naryPr>
                  <m:chr m:val="∑"/>
                  <m:ctrlPr>
                    <w:rPr>
                      <w:rFonts w:ascii="Cambria Math" w:eastAsiaTheme="minorEastAsia" w:hAnsi="Cambria Math"/>
                    </w:rPr>
                  </m:ctrlPr>
                </m:naryPr>
                <m:sub>
                  <m:r>
                    <w:ins w:id="997" w:author="Bale,Cameron" w:date="2022-10-13T13:44:00Z">
                      <w:rPr>
                        <w:rFonts w:ascii="Cambria Math" w:eastAsiaTheme="minorEastAsia" w:hAnsi="Cambria Math"/>
                      </w:rPr>
                      <m:t>i</m:t>
                    </w:ins>
                  </m:r>
                  <m:r>
                    <w:ins w:id="998" w:author="Bale,Cameron" w:date="2022-10-13T13:24:00Z">
                      <w:rPr>
                        <w:rFonts w:ascii="Cambria Math" w:eastAsiaTheme="minorEastAsia" w:hAnsi="Cambria Math"/>
                      </w:rPr>
                      <m:t>=1</m:t>
                    </w:ins>
                  </m:r>
                  <m:ctrlPr>
                    <w:rPr>
                      <w:rFonts w:ascii="Cambria Math" w:eastAsiaTheme="minorEastAsia" w:hAnsi="Cambria Math"/>
                      <w:i/>
                    </w:rPr>
                  </m:ctrlPr>
                </m:sub>
                <m:sup>
                  <m:r>
                    <w:ins w:id="999" w:author="Bale,Cameron" w:date="2022-10-13T13:24:00Z">
                      <w:rPr>
                        <w:rFonts w:ascii="Cambria Math" w:eastAsiaTheme="minorEastAsia" w:hAnsi="Cambria Math"/>
                      </w:rPr>
                      <m:t>J</m:t>
                    </w:ins>
                  </m:r>
                  <m:ctrlPr>
                    <w:rPr>
                      <w:rFonts w:ascii="Cambria Math" w:eastAsiaTheme="minorEastAsia" w:hAnsi="Cambria Math"/>
                      <w:i/>
                    </w:rPr>
                  </m:ctrlPr>
                </m:sup>
                <m:e>
                  <m:d>
                    <m:dPr>
                      <m:begChr m:val="|"/>
                      <m:endChr m:val="|"/>
                      <m:ctrlPr>
                        <w:ins w:id="1000" w:author="Bale,Cameron" w:date="2022-10-13T13:24:00Z">
                          <w:rPr>
                            <w:rFonts w:ascii="Cambria Math" w:eastAsiaTheme="minorEastAsia" w:hAnsi="Cambria Math"/>
                            <w:i/>
                          </w:rPr>
                        </w:ins>
                      </m:ctrlPr>
                    </m:dPr>
                    <m:e>
                      <m:acc>
                        <m:accPr>
                          <m:ctrlPr>
                            <w:rPr>
                              <w:rFonts w:ascii="Cambria Math" w:eastAsiaTheme="minorEastAsia" w:hAnsi="Cambria Math"/>
                            </w:rPr>
                          </m:ctrlPr>
                        </m:accPr>
                        <m:e>
                          <m:sSub>
                            <m:sSubPr>
                              <m:ctrlPr>
                                <w:ins w:id="1001" w:author="Bale,Cameron" w:date="2022-10-13T13:24:00Z">
                                  <w:rPr>
                                    <w:rFonts w:ascii="Cambria Math" w:eastAsiaTheme="minorEastAsia" w:hAnsi="Cambria Math"/>
                                    <w:i/>
                                  </w:rPr>
                                </w:ins>
                              </m:ctrlPr>
                            </m:sSubPr>
                            <m:e>
                              <m:r>
                                <w:ins w:id="1002" w:author="Bale,Cameron" w:date="2022-10-13T13:24:00Z">
                                  <w:rPr>
                                    <w:rFonts w:ascii="Cambria Math" w:eastAsiaTheme="minorEastAsia" w:hAnsi="Cambria Math"/>
                                  </w:rPr>
                                  <m:t>A</m:t>
                                </w:ins>
                              </m:r>
                              <m:ctrlPr>
                                <w:ins w:id="1003" w:author="Bale,Cameron" w:date="2022-10-13T13:24:00Z">
                                  <w:rPr>
                                    <w:rFonts w:ascii="Cambria Math" w:eastAsiaTheme="minorEastAsia" w:hAnsi="Cambria Math"/>
                                  </w:rPr>
                                </w:ins>
                              </m:ctrlPr>
                            </m:e>
                            <m:sub>
                              <m:r>
                                <w:ins w:id="1004" w:author="Bale,Cameron" w:date="2022-10-13T13:24:00Z">
                                  <w:rPr>
                                    <w:rFonts w:ascii="Cambria Math" w:eastAsiaTheme="minorEastAsia" w:hAnsi="Cambria Math"/>
                                  </w:rPr>
                                  <m:t>i,</m:t>
                                </w:ins>
                              </m:r>
                              <m:sSup>
                                <m:sSupPr>
                                  <m:ctrlPr>
                                    <w:ins w:id="1005" w:author="Bale,Cameron" w:date="2022-10-13T14:44:00Z">
                                      <w:rPr>
                                        <w:rFonts w:ascii="Cambria Math" w:eastAsiaTheme="minorEastAsia" w:hAnsi="Cambria Math"/>
                                        <w:i/>
                                      </w:rPr>
                                    </w:ins>
                                  </m:ctrlPr>
                                </m:sSupPr>
                                <m:e>
                                  <m:r>
                                    <w:ins w:id="1006" w:author="Bale,Cameron" w:date="2022-10-13T14:44:00Z">
                                      <w:rPr>
                                        <w:rFonts w:ascii="Cambria Math" w:eastAsiaTheme="minorEastAsia" w:hAnsi="Cambria Math"/>
                                      </w:rPr>
                                      <m:t>t</m:t>
                                    </w:ins>
                                  </m:r>
                                </m:e>
                                <m:sup>
                                  <m:r>
                                    <w:ins w:id="1007" w:author="Bale,Cameron" w:date="2022-10-13T14:44:00Z">
                                      <w:rPr>
                                        <w:rFonts w:ascii="Cambria Math" w:eastAsiaTheme="minorEastAsia" w:hAnsi="Cambria Math"/>
                                      </w:rPr>
                                      <m:t>'</m:t>
                                    </w:ins>
                                  </m:r>
                                </m:sup>
                              </m:sSup>
                              <m:r>
                                <w:ins w:id="1008" w:author="Bale,Cameron" w:date="2022-10-13T14:44:00Z">
                                  <w:rPr>
                                    <w:rFonts w:ascii="Cambria Math" w:eastAsiaTheme="minorEastAsia" w:hAnsi="Cambria Math"/>
                                  </w:rPr>
                                  <m:t>+E+1</m:t>
                                </w:ins>
                              </m:r>
                            </m:sub>
                          </m:sSub>
                        </m:e>
                      </m:acc>
                      <m:r>
                        <w:ins w:id="1009" w:author="Bale,Cameron" w:date="2022-10-13T13:24:00Z">
                          <w:rPr>
                            <w:rFonts w:ascii="Cambria Math" w:eastAsiaTheme="minorEastAsia" w:hAnsi="Cambria Math"/>
                          </w:rPr>
                          <m:t>-</m:t>
                        </w:ins>
                      </m:r>
                      <m:sSub>
                        <m:sSubPr>
                          <m:ctrlPr>
                            <w:ins w:id="1010" w:author="Bale,Cameron" w:date="2022-10-13T13:24:00Z">
                              <w:rPr>
                                <w:rFonts w:ascii="Cambria Math" w:eastAsiaTheme="minorEastAsia" w:hAnsi="Cambria Math"/>
                                <w:i/>
                              </w:rPr>
                            </w:ins>
                          </m:ctrlPr>
                        </m:sSubPr>
                        <m:e>
                          <m:r>
                            <w:ins w:id="1011" w:author="Bale,Cameron" w:date="2022-10-13T13:24:00Z">
                              <w:rPr>
                                <w:rFonts w:ascii="Cambria Math" w:eastAsiaTheme="minorEastAsia" w:hAnsi="Cambria Math"/>
                              </w:rPr>
                              <m:t>A</m:t>
                            </w:ins>
                          </m:r>
                        </m:e>
                        <m:sub>
                          <m:r>
                            <w:ins w:id="1012" w:author="Bale,Cameron" w:date="2022-10-13T13:24:00Z">
                              <w:rPr>
                                <w:rFonts w:ascii="Cambria Math" w:eastAsiaTheme="minorEastAsia" w:hAnsi="Cambria Math"/>
                              </w:rPr>
                              <m:t>i,</m:t>
                            </w:ins>
                          </m:r>
                          <m:sSup>
                            <m:sSupPr>
                              <m:ctrlPr>
                                <w:ins w:id="1013" w:author="Bale,Cameron" w:date="2022-10-13T14:44:00Z">
                                  <w:rPr>
                                    <w:rFonts w:ascii="Cambria Math" w:eastAsiaTheme="minorEastAsia" w:hAnsi="Cambria Math"/>
                                    <w:i/>
                                  </w:rPr>
                                </w:ins>
                              </m:ctrlPr>
                            </m:sSupPr>
                            <m:e>
                              <m:r>
                                <w:ins w:id="1014" w:author="Bale,Cameron" w:date="2022-10-13T14:44:00Z">
                                  <w:rPr>
                                    <w:rFonts w:ascii="Cambria Math" w:eastAsiaTheme="minorEastAsia" w:hAnsi="Cambria Math"/>
                                  </w:rPr>
                                  <m:t>t</m:t>
                                </w:ins>
                              </m:r>
                            </m:e>
                            <m:sup>
                              <m:r>
                                <w:ins w:id="1015" w:author="Bale,Cameron" w:date="2022-10-13T14:44:00Z">
                                  <w:rPr>
                                    <w:rFonts w:ascii="Cambria Math" w:eastAsiaTheme="minorEastAsia" w:hAnsi="Cambria Math"/>
                                  </w:rPr>
                                  <m:t>'</m:t>
                                </w:ins>
                              </m:r>
                            </m:sup>
                          </m:sSup>
                          <m:r>
                            <w:ins w:id="1016" w:author="Bale,Cameron" w:date="2022-10-13T14:44:00Z">
                              <w:rPr>
                                <w:rFonts w:ascii="Cambria Math" w:eastAsiaTheme="minorEastAsia" w:hAnsi="Cambria Math"/>
                              </w:rPr>
                              <m:t>+E+1</m:t>
                            </w:ins>
                          </m:r>
                        </m:sub>
                      </m:sSub>
                    </m:e>
                  </m:d>
                  <m:ctrlPr>
                    <w:rPr>
                      <w:rFonts w:ascii="Cambria Math" w:eastAsiaTheme="minorEastAsia" w:hAnsi="Cambria Math"/>
                      <w:i/>
                    </w:rPr>
                  </m:ctrlPr>
                </m:e>
              </m:nary>
              <m:ctrlPr>
                <w:rPr>
                  <w:rFonts w:ascii="Cambria Math" w:eastAsiaTheme="minorEastAsia" w:hAnsi="Cambria Math"/>
                  <w:i/>
                </w:rPr>
              </m:ctrlPr>
            </m:e>
          </m:nary>
        </m:oMath>
      </m:oMathPara>
    </w:p>
    <w:p w14:paraId="52641DCE" w14:textId="77777777" w:rsidR="00706D8E" w:rsidRPr="00D76DF4" w:rsidDel="00706D8E" w:rsidRDefault="00706D8E" w:rsidP="00D76DF4">
      <w:pPr>
        <w:rPr>
          <w:del w:id="1017" w:author="Bale,Cameron" w:date="2022-10-08T15:00:00Z"/>
          <w:rFonts w:ascii="Cambria" w:hAnsi="Cambria"/>
        </w:rPr>
      </w:pPr>
    </w:p>
    <w:p w14:paraId="437BB1F1" w14:textId="7B66401E" w:rsidR="00D76DF4" w:rsidRPr="00D76DF4" w:rsidDel="00706D8E" w:rsidRDefault="00D76DF4" w:rsidP="00D76DF4">
      <w:pPr>
        <w:rPr>
          <w:del w:id="1018" w:author="Bale,Cameron" w:date="2022-10-08T15:00:00Z"/>
          <w:rFonts w:ascii="Cambria" w:hAnsi="Cambria"/>
        </w:rPr>
      </w:pPr>
    </w:p>
    <w:p w14:paraId="1CB6A960" w14:textId="5561CFE7" w:rsidR="00D76DF4" w:rsidDel="00FF7833" w:rsidRDefault="00D76DF4" w:rsidP="00D76DF4">
      <w:pPr>
        <w:rPr>
          <w:del w:id="1019" w:author="Bale,Cameron" w:date="2022-09-29T14:16:00Z"/>
          <w:rFonts w:ascii="Cambria" w:hAnsi="Cambria"/>
        </w:rPr>
      </w:pPr>
    </w:p>
    <w:p w14:paraId="770BB5DD" w14:textId="174CD633" w:rsidR="00D76DF4" w:rsidRPr="00D76DF4" w:rsidDel="00FF7833" w:rsidRDefault="00D76DF4" w:rsidP="00D76DF4">
      <w:pPr>
        <w:rPr>
          <w:del w:id="1020" w:author="Bale,Cameron" w:date="2022-09-29T14:16:00Z"/>
          <w:rFonts w:ascii="Cambria" w:hAnsi="Cambria"/>
        </w:rPr>
      </w:pPr>
    </w:p>
    <w:p w14:paraId="79C22031" w14:textId="2759E473" w:rsidR="00D76DF4" w:rsidRPr="00D76DF4" w:rsidDel="00FF7833" w:rsidRDefault="00D76DF4" w:rsidP="00D76DF4">
      <w:pPr>
        <w:rPr>
          <w:del w:id="1021" w:author="Bale,Cameron" w:date="2022-09-29T14:16:00Z"/>
          <w:rFonts w:ascii="Cambria" w:hAnsi="Cambria"/>
        </w:rPr>
      </w:pPr>
    </w:p>
    <w:p w14:paraId="3E9DD1F0" w14:textId="478BCCF0" w:rsidR="00D76DF4" w:rsidRPr="00D76DF4" w:rsidDel="006C42B9" w:rsidRDefault="00D76DF4" w:rsidP="00D76DF4">
      <w:pPr>
        <w:rPr>
          <w:del w:id="1022" w:author="Bale,Cameron" w:date="2022-09-26T15:33:00Z"/>
          <w:rFonts w:ascii="Cambria" w:hAnsi="Cambria"/>
        </w:rPr>
      </w:pPr>
    </w:p>
    <w:p w14:paraId="5941EA7A" w14:textId="50CD3B9C" w:rsidR="00D76DF4" w:rsidRPr="00D76DF4" w:rsidDel="006C42B9" w:rsidRDefault="00D76DF4" w:rsidP="00D76DF4">
      <w:pPr>
        <w:rPr>
          <w:del w:id="1023" w:author="Bale,Cameron" w:date="2022-09-26T15:33:00Z"/>
          <w:rFonts w:ascii="Cambria" w:hAnsi="Cambria"/>
        </w:rPr>
      </w:pPr>
    </w:p>
    <w:p w14:paraId="6C74C216" w14:textId="5646ADD7" w:rsidR="00D76DF4" w:rsidRPr="00D76DF4" w:rsidDel="006C42B9" w:rsidRDefault="00D76DF4" w:rsidP="00D76DF4">
      <w:pPr>
        <w:rPr>
          <w:del w:id="1024" w:author="Bale,Cameron" w:date="2022-09-26T15:33:00Z"/>
          <w:rFonts w:ascii="Cambria" w:hAnsi="Cambria"/>
        </w:rPr>
      </w:pPr>
    </w:p>
    <w:p w14:paraId="70880804" w14:textId="2DA86569" w:rsidR="00D76DF4" w:rsidRPr="00D76DF4" w:rsidDel="00FF7833" w:rsidRDefault="00D76DF4" w:rsidP="00D76DF4">
      <w:pPr>
        <w:rPr>
          <w:del w:id="1025" w:author="Bale,Cameron" w:date="2022-09-29T14:16:00Z"/>
          <w:rFonts w:ascii="Cambria" w:hAnsi="Cambria"/>
        </w:rPr>
      </w:pPr>
    </w:p>
    <w:p w14:paraId="30472C9C" w14:textId="358730BE" w:rsidR="00D76DF4" w:rsidRPr="00D76DF4" w:rsidDel="00706D8E" w:rsidRDefault="00D76DF4" w:rsidP="00D76DF4">
      <w:pPr>
        <w:rPr>
          <w:del w:id="1026" w:author="Bale,Cameron" w:date="2022-10-08T15:00:00Z"/>
          <w:rFonts w:ascii="Cambria" w:hAnsi="Cambria"/>
        </w:rPr>
      </w:pPr>
    </w:p>
    <w:p w14:paraId="186C848C" w14:textId="08A80A8F" w:rsidR="00D76DF4" w:rsidDel="00706D8E" w:rsidRDefault="00D76DF4" w:rsidP="00D76DF4">
      <w:pPr>
        <w:pStyle w:val="ListParagraph"/>
        <w:numPr>
          <w:ilvl w:val="1"/>
          <w:numId w:val="1"/>
        </w:numPr>
        <w:tabs>
          <w:tab w:val="left" w:pos="1152"/>
        </w:tabs>
        <w:rPr>
          <w:del w:id="1027" w:author="Bale,Cameron" w:date="2022-10-08T14:58:00Z"/>
          <w:rFonts w:ascii="Cambria" w:hAnsi="Cambria"/>
          <w:i/>
          <w:iCs/>
        </w:rPr>
      </w:pPr>
      <w:del w:id="1028" w:author="Bale,Cameron" w:date="2022-10-08T14:58:00Z">
        <w:r w:rsidDel="00706D8E">
          <w:rPr>
            <w:rFonts w:ascii="Cambria" w:hAnsi="Cambria"/>
            <w:i/>
            <w:iCs/>
          </w:rPr>
          <w:delText>Data</w:delText>
        </w:r>
      </w:del>
    </w:p>
    <w:p w14:paraId="2A544D3A" w14:textId="31A9C2FA" w:rsidR="00D76DF4" w:rsidDel="00706D8E" w:rsidRDefault="00D76DF4" w:rsidP="00D76DF4">
      <w:pPr>
        <w:tabs>
          <w:tab w:val="left" w:pos="1152"/>
        </w:tabs>
        <w:rPr>
          <w:del w:id="1029" w:author="Bale,Cameron" w:date="2022-10-08T14:58:00Z"/>
          <w:rFonts w:ascii="Cambria" w:hAnsi="Cambria"/>
        </w:rPr>
      </w:pPr>
    </w:p>
    <w:p w14:paraId="1AF9255B" w14:textId="107E3265" w:rsidR="00D76DF4" w:rsidDel="00706D8E" w:rsidRDefault="00FF7833" w:rsidP="00D76DF4">
      <w:pPr>
        <w:tabs>
          <w:tab w:val="left" w:pos="1152"/>
        </w:tabs>
        <w:rPr>
          <w:ins w:id="1030" w:author="Cameron Bale" w:date="2022-09-21T14:26:00Z"/>
          <w:del w:id="1031" w:author="Bale,Cameron" w:date="2022-10-08T14:58:00Z"/>
          <w:rFonts w:ascii="Cambria" w:hAnsi="Cambria"/>
        </w:rPr>
      </w:pPr>
      <w:del w:id="1032" w:author="Bale,Cameron" w:date="2022-10-08T14:58:00Z">
        <w:r w:rsidDel="00706D8E">
          <w:rPr>
            <w:rFonts w:ascii="Cambria" w:hAnsi="Cambria"/>
          </w:rPr>
          <w:fldChar w:fldCharType="begin"/>
        </w:r>
        <w:r w:rsidDel="00706D8E">
          <w:rPr>
            <w:rFonts w:ascii="Cambria" w:hAnsi="Cambria"/>
          </w:rPr>
          <w:delInstrText xml:space="preserve"> ADDIN ZOTERO_ITEM CSL_CITATION {"citationID":"sitJDUZx","properties":{"formattedCitation":"(Spiliotis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delInstrText>
        </w:r>
        <w:r w:rsidDel="00706D8E">
          <w:rPr>
            <w:rFonts w:ascii="Cambria" w:hAnsi="Cambria"/>
          </w:rPr>
          <w:fldChar w:fldCharType="separate"/>
        </w:r>
        <w:r w:rsidRPr="00FF7833" w:rsidDel="00706D8E">
          <w:rPr>
            <w:rFonts w:ascii="Cambria" w:hAnsi="Cambria"/>
          </w:rPr>
          <w:delText>(Spiliotis et al., 2020)</w:delText>
        </w:r>
        <w:r w:rsidDel="00706D8E">
          <w:rPr>
            <w:rFonts w:ascii="Cambria" w:hAnsi="Cambria"/>
          </w:rPr>
          <w:fldChar w:fldCharType="end"/>
        </w:r>
      </w:del>
      <w:del w:id="1033" w:author="Bale,Cameron" w:date="2022-09-29T14:19:00Z">
        <w:r w:rsidR="00D76DF4" w:rsidRPr="00D76DF4" w:rsidDel="00FF7833">
          <w:rPr>
            <w:rFonts w:ascii="Cambria" w:hAnsi="Cambria"/>
          </w:rPr>
          <w:delText xml:space="preserve">Complicated </w:delText>
        </w:r>
      </w:del>
      <w:del w:id="1034" w:author="Bale,Cameron" w:date="2022-10-08T14:58:00Z">
        <w:r w:rsidR="00D76DF4" w:rsidRPr="00D76DF4" w:rsidDel="00706D8E">
          <w:rPr>
            <w:rFonts w:ascii="Cambria" w:hAnsi="Cambria"/>
          </w:rPr>
          <w:delText xml:space="preserve">forecasting models are known to forecast more accurately than simple models using the unprotected version of the M3 competition monthly micro data </w:delText>
        </w:r>
        <w:r w:rsidR="00D76DF4" w:rsidDel="00706D8E">
          <w:rPr>
            <w:rFonts w:ascii="Cambria" w:hAnsi="Cambria"/>
          </w:rPr>
          <w:fldChar w:fldCharType="begin"/>
        </w:r>
        <w:r w:rsidR="00D76DF4" w:rsidDel="00706D8E">
          <w:rPr>
            <w:rFonts w:ascii="Cambria" w:hAnsi="Cambria"/>
          </w:rPr>
          <w:delInstrText xml:space="preserve"> ADDIN ZOTERO_ITEM CSL_CITATION {"citationID":"6qGem1Am","properties":{"formattedCitation":"(Koning et al., 2005)","plainCitation":"(Koning et al., 2005)","noteIndex":0},"citationItems":[{"id":153,"uris":["http://zotero.org/users/8556523/items/GGSW9ND7"],"itemData":{"id":153,"type":"article-journal","abstract":"The main conclusions of the M3 competition were derived from the analyses of descriptive statistics with no formal statistical testing. One of the commentaries noted that the results had not been tested for statistical significance. This paper undertakes such an analysis by examining the primary findings of that competition. We introduce a new methodology that has not previously been used to evaluate economic forecasts: multiple comparisons. We use this technique to compare each method against the best and against the mean. We conclude that the accuracy of the various methods does differ significantly, and that some methods are significantly better than others. We confirm that there is no relationship between complexity and accuracy but also show that there is a significant relationship among the various measures of accuracy. Finally, we find that the M3 conclusion that a combination of methods is better than that of the methods being combined was not proven.","container-title":"International Journal of Forecasting","DOI":"10.1016/j.ijforecast.2004.10.003","ISSN":"01692070","issue":"3","journalAbbreviation":"International Journal of Forecasting","language":"en","page":"397-409","source":"DOI.org (Crossref)","title":"The M3 competition: Statistical tests of the results","title-short":"The M3 competition","volume":"21","author":[{"family":"Koning","given":"Alex J."},{"family":"Franses","given":"Philip Hans"},{"family":"Hibon","given":"Michèle"},{"family":"Stekler","given":"H.O."}],"issued":{"date-parts":[["2005",7]]}}}],"schema":"https://github.com/citation-style-language/schema/raw/master/csl-citation.json"} </w:delInstrText>
        </w:r>
        <w:r w:rsidR="00D76DF4" w:rsidDel="00706D8E">
          <w:rPr>
            <w:rFonts w:ascii="Cambria" w:hAnsi="Cambria"/>
          </w:rPr>
          <w:fldChar w:fldCharType="separate"/>
        </w:r>
        <w:r w:rsidR="00D76DF4" w:rsidRPr="00D76DF4" w:rsidDel="00706D8E">
          <w:rPr>
            <w:rFonts w:ascii="Cambria" w:hAnsi="Cambria"/>
          </w:rPr>
          <w:delText>(Koning et al., 2005)</w:delText>
        </w:r>
        <w:r w:rsidR="00D76DF4" w:rsidDel="00706D8E">
          <w:rPr>
            <w:rFonts w:ascii="Cambria" w:hAnsi="Cambria"/>
          </w:rPr>
          <w:fldChar w:fldCharType="end"/>
        </w:r>
        <w:r w:rsidR="00D76DF4" w:rsidDel="00706D8E">
          <w:rPr>
            <w:rFonts w:ascii="Cambria" w:hAnsi="Cambria"/>
          </w:rPr>
          <w:delText xml:space="preserve">, </w:delText>
        </w:r>
        <w:r w:rsidR="00D76DF4" w:rsidRPr="00D76DF4" w:rsidDel="00706D8E">
          <w:rPr>
            <w:rFonts w:ascii="Cambria" w:hAnsi="Cambria"/>
          </w:rPr>
          <w:delText>and models that explicitly capture trend and seasonality performed the best in the overall M3 competition</w:delText>
        </w:r>
        <w:r w:rsidR="00D76DF4" w:rsidDel="00706D8E">
          <w:rPr>
            <w:rFonts w:ascii="Cambria" w:hAnsi="Cambria"/>
          </w:rPr>
          <w:delText xml:space="preserve"> </w:delText>
        </w:r>
        <w:r w:rsidR="00D76DF4" w:rsidDel="00706D8E">
          <w:rPr>
            <w:rFonts w:ascii="Cambria" w:hAnsi="Cambria"/>
          </w:rPr>
          <w:fldChar w:fldCharType="begin"/>
        </w:r>
        <w:r w:rsidR="00D76DF4" w:rsidDel="00706D8E">
          <w:rPr>
            <w:rFonts w:ascii="Cambria" w:hAnsi="Cambria"/>
          </w:rPr>
          <w:delInstrText xml:space="preserve"> ADDIN ZOTERO_ITEM CSL_CITATION {"citationID":"tqGC6bSI","properties":{"formattedCitation":"(Makridakis &amp; Hibon, 2000)","plainCitation":"(Makridakis &amp; Hibon, 2000)","noteIndex":0},"citationItems":[{"id":106,"uris":["http://zotero.org/users/8556523/items/LSKGNU5P"],"itemData":{"id":106,"type":"article-journal","abstract":"This paper describes the M3-Competition, the latest of the M-Competitions. It explains the reasons for conducting the competition and summarizes its results and conclusions. In addition, the paper compares such results / conclusions with those of the previous two M-Competitions as well as with those of other major empirical studies. Finally, the implications of these results and conclusions are considered, their consequences for both the theory and practice of forecasting are explored and directions for future research are contemplated. © 2000 International Institute of Forecasters. Published by Elsevier Science B.V. All rights reserved.","container-title":"International Journal of Forecasting","DOI":"10.1016/S0169-2070(00)00057-1","ISSN":"01692070","issue":"4","journalAbbreviation":"International Journal of Forecasting","language":"en","page":"451-476","source":"DOI.org (Crossref)","title":"The M3-Competition: results, conclusions and implications","title-short":"The M3-Competition","volume":"16","author":[{"family":"Makridakis","given":"Spyros"},{"family":"Hibon","given":"Michèle"}],"issued":{"date-parts":[["2000",10]]}}}],"schema":"https://github.com/citation-style-language/schema/raw/master/csl-citation.json"} </w:delInstrText>
        </w:r>
        <w:r w:rsidR="00D76DF4" w:rsidDel="00706D8E">
          <w:rPr>
            <w:rFonts w:ascii="Cambria" w:hAnsi="Cambria"/>
          </w:rPr>
          <w:fldChar w:fldCharType="separate"/>
        </w:r>
        <w:r w:rsidR="00D76DF4" w:rsidRPr="00D76DF4" w:rsidDel="00706D8E">
          <w:rPr>
            <w:rFonts w:ascii="Cambria" w:hAnsi="Cambria"/>
          </w:rPr>
          <w:delText>(Makridakis &amp; Hibon, 2000)</w:delText>
        </w:r>
        <w:r w:rsidR="00D76DF4" w:rsidDel="00706D8E">
          <w:rPr>
            <w:rFonts w:ascii="Cambria" w:hAnsi="Cambria"/>
          </w:rPr>
          <w:fldChar w:fldCharType="end"/>
        </w:r>
        <w:r w:rsidR="00D76DF4" w:rsidDel="00706D8E">
          <w:rPr>
            <w:rFonts w:ascii="Cambria" w:hAnsi="Cambria"/>
          </w:rPr>
          <w:delText>.</w:delText>
        </w:r>
        <w:r w:rsidR="00D76DF4" w:rsidRPr="00D76DF4" w:rsidDel="00706D8E">
          <w:rPr>
            <w:rFonts w:ascii="Cambria" w:hAnsi="Cambria"/>
          </w:rPr>
          <w:delText xml:space="preserve"> We are interested in whether these results hold when forecasting using protected versions of the data. For our analyses, we use the monthly micro dataset from the M3 competition, which includes 474 strictly positive time series with values ranging from 120 to 18,100</w:delText>
        </w:r>
        <w:r w:rsidR="00D76DF4" w:rsidDel="00706D8E">
          <w:rPr>
            <w:rFonts w:ascii="Cambria" w:hAnsi="Cambria"/>
          </w:rPr>
          <w:delText xml:space="preserve">. </w:delText>
        </w:r>
        <w:r w:rsidR="00D76DF4" w:rsidRPr="00D76DF4" w:rsidDel="00706D8E">
          <w:rPr>
            <w:rFonts w:ascii="Cambria" w:hAnsi="Cambria"/>
          </w:rPr>
          <w:delText>Of the 474 series, 18 consist of 67 time periods, 259 consist of 68 time periods, and 197 consist of 125 time periods.</w:delText>
        </w:r>
      </w:del>
    </w:p>
    <w:p w14:paraId="21BB9126" w14:textId="238A041B" w:rsidR="00C86113" w:rsidRDefault="00C86113" w:rsidP="00D76DF4">
      <w:pPr>
        <w:tabs>
          <w:tab w:val="left" w:pos="1152"/>
        </w:tabs>
        <w:rPr>
          <w:ins w:id="1035" w:author="Cameron Bale" w:date="2022-09-21T14:26:00Z"/>
          <w:rFonts w:ascii="Cambria" w:hAnsi="Cambria"/>
        </w:rPr>
      </w:pPr>
    </w:p>
    <w:p w14:paraId="00CC3B02" w14:textId="7BB0104D" w:rsidR="00C86113" w:rsidRDefault="00C86113" w:rsidP="00C86113">
      <w:pPr>
        <w:pStyle w:val="ListParagraph"/>
        <w:numPr>
          <w:ilvl w:val="1"/>
          <w:numId w:val="1"/>
        </w:numPr>
        <w:tabs>
          <w:tab w:val="left" w:pos="1152"/>
        </w:tabs>
        <w:rPr>
          <w:ins w:id="1036" w:author="Cameron Bale" w:date="2022-09-21T14:27:00Z"/>
          <w:rFonts w:ascii="Cambria" w:hAnsi="Cambria"/>
          <w:i/>
          <w:iCs/>
        </w:rPr>
      </w:pPr>
      <w:ins w:id="1037" w:author="Cameron Bale" w:date="2022-09-21T14:26:00Z">
        <w:r>
          <w:rPr>
            <w:rFonts w:ascii="Cambria" w:hAnsi="Cambria"/>
            <w:i/>
            <w:iCs/>
          </w:rPr>
          <w:t xml:space="preserve">Time Series </w:t>
        </w:r>
      </w:ins>
      <w:ins w:id="1038" w:author="Cameron Bale" w:date="2022-09-21T14:49:00Z">
        <w:r w:rsidR="00400965">
          <w:rPr>
            <w:rFonts w:ascii="Cambria" w:hAnsi="Cambria"/>
            <w:i/>
            <w:iCs/>
          </w:rPr>
          <w:t>Features</w:t>
        </w:r>
      </w:ins>
    </w:p>
    <w:p w14:paraId="6970041D" w14:textId="606EE8E0" w:rsidR="00316789" w:rsidRDefault="00316789" w:rsidP="00C86113">
      <w:pPr>
        <w:tabs>
          <w:tab w:val="left" w:pos="1152"/>
        </w:tabs>
        <w:rPr>
          <w:ins w:id="1039" w:author="Cameron Bale" w:date="2022-09-22T13:19:00Z"/>
          <w:rFonts w:ascii="Cambria" w:hAnsi="Cambria"/>
          <w:i/>
          <w:iCs/>
        </w:rPr>
      </w:pPr>
    </w:p>
    <w:p w14:paraId="3F86AF5C" w14:textId="760A7126" w:rsidR="00316789" w:rsidRPr="00704278" w:rsidDel="00221B9D" w:rsidRDefault="00704278" w:rsidP="00C86113">
      <w:pPr>
        <w:tabs>
          <w:tab w:val="left" w:pos="1152"/>
        </w:tabs>
        <w:rPr>
          <w:del w:id="1040" w:author="Bale,Cameron" w:date="2022-10-05T11:58:00Z"/>
          <w:rFonts w:ascii="Cambria" w:hAnsi="Cambria"/>
          <w:rPrChange w:id="1041" w:author="Bale,Cameron" w:date="2022-10-13T15:59:00Z">
            <w:rPr>
              <w:del w:id="1042" w:author="Bale,Cameron" w:date="2022-10-05T11:58:00Z"/>
              <w:rFonts w:ascii="Cambria Math" w:eastAsiaTheme="minorEastAsia" w:hAnsi="Cambria Math"/>
              <w:i/>
            </w:rPr>
          </w:rPrChange>
        </w:rPr>
      </w:pPr>
      <w:commentRangeStart w:id="1043"/>
      <w:ins w:id="1044" w:author="Bale,Cameron" w:date="2022-10-13T15:57:00Z">
        <w:r>
          <w:rPr>
            <w:rFonts w:ascii="Cambria" w:hAnsi="Cambria"/>
          </w:rPr>
          <w:t xml:space="preserve">In this section, we describe the </w:t>
        </w:r>
      </w:ins>
      <w:ins w:id="1045" w:author="Bale,Cameron" w:date="2022-10-13T15:58:00Z">
        <w:r>
          <w:rPr>
            <w:rFonts w:ascii="Cambria" w:hAnsi="Cambria"/>
          </w:rPr>
          <w:t>time series features w</w:t>
        </w:r>
      </w:ins>
      <w:ins w:id="1046" w:author="Bale,Cameron" w:date="2022-10-13T15:59:00Z">
        <w:r>
          <w:rPr>
            <w:rFonts w:ascii="Cambria" w:hAnsi="Cambria"/>
          </w:rPr>
          <w:t xml:space="preserve">hich have been demonstrated to have a relationship with forecast accuracy. </w:t>
        </w:r>
      </w:ins>
      <w:ins w:id="1047" w:author="Bale,Cameron" w:date="2022-10-05T12:02:00Z">
        <w:r w:rsidR="00EC4ACC">
          <w:rPr>
            <w:rFonts w:ascii="Cambria" w:hAnsi="Cambria"/>
          </w:rPr>
          <w:t xml:space="preserve">We let </w:t>
        </w:r>
      </w:ins>
      <m:oMath>
        <m:sSubSup>
          <m:sSubSupPr>
            <m:ctrlPr>
              <w:ins w:id="1048" w:author="Bale,Cameron" w:date="2022-10-05T12:25:00Z">
                <w:rPr>
                  <w:rFonts w:ascii="Cambria Math" w:hAnsi="Cambria Math"/>
                  <w:i/>
                </w:rPr>
              </w:ins>
            </m:ctrlPr>
          </m:sSubSupPr>
          <m:e>
            <m:r>
              <w:ins w:id="1049" w:author="Bale,Cameron" w:date="2022-10-05T12:25:00Z">
                <w:rPr>
                  <w:rFonts w:ascii="Cambria Math" w:hAnsi="Cambria Math"/>
                </w:rPr>
                <m:t>x</m:t>
              </w:ins>
            </m:r>
          </m:e>
          <m:sub>
            <m:r>
              <w:ins w:id="1050" w:author="Bale,Cameron" w:date="2022-10-05T12:25:00Z">
                <w:rPr>
                  <w:rFonts w:ascii="Cambria Math" w:hAnsi="Cambria Math"/>
                </w:rPr>
                <m:t>j</m:t>
              </w:ins>
            </m:r>
          </m:sub>
          <m:sup>
            <m:r>
              <w:ins w:id="1051" w:author="Bale,Cameron" w:date="2022-10-05T12:25:00Z">
                <w:rPr>
                  <w:rFonts w:ascii="Cambria Math" w:hAnsi="Cambria Math"/>
                </w:rPr>
                <m:t>'</m:t>
              </w:ins>
            </m:r>
          </m:sup>
        </m:sSubSup>
      </m:oMath>
      <w:ins w:id="1052" w:author="Bale,Cameron" w:date="2022-10-05T12:25:00Z">
        <w:r w:rsidR="009D18C1">
          <w:rPr>
            <w:rFonts w:ascii="Cambria" w:eastAsiaTheme="minorEastAsia" w:hAnsi="Cambria"/>
          </w:rPr>
          <w:t xml:space="preserve"> </w:t>
        </w:r>
      </w:ins>
      <w:ins w:id="1053" w:author="Bale,Cameron" w:date="2022-10-05T12:02:00Z">
        <w:r w:rsidR="00EC4ACC">
          <w:rPr>
            <w:rFonts w:ascii="Cambria" w:eastAsiaTheme="minorEastAsia" w:hAnsi="Cambria"/>
          </w:rPr>
          <w:t>denote a univariate stationary time series with</w:t>
        </w:r>
      </w:ins>
      <w:ins w:id="1054" w:author="Bale,Cameron" w:date="2022-10-05T12:04:00Z">
        <w:r w:rsidR="00407B11">
          <w:rPr>
            <w:rFonts w:ascii="Cambria" w:eastAsiaTheme="minorEastAsia" w:hAnsi="Cambria"/>
          </w:rPr>
          <w:t xml:space="preserve"> a</w:t>
        </w:r>
      </w:ins>
      <w:ins w:id="1055" w:author="Bale,Cameron" w:date="2022-10-05T12:02:00Z">
        <w:r w:rsidR="00EC4ACC">
          <w:rPr>
            <w:rFonts w:ascii="Cambria" w:eastAsiaTheme="minorEastAsia" w:hAnsi="Cambria"/>
          </w:rPr>
          <w:t xml:space="preserve"> finite mean and constant variance.</w:t>
        </w:r>
      </w:ins>
      <w:ins w:id="1056" w:author="Bale,Cameron" w:date="2022-10-05T12:04:00Z">
        <w:r w:rsidR="00407B11">
          <w:rPr>
            <w:rFonts w:ascii="Cambria" w:eastAsiaTheme="minorEastAsia" w:hAnsi="Cambria"/>
          </w:rPr>
          <w:t xml:space="preserve"> </w:t>
        </w:r>
      </w:ins>
      <w:commentRangeEnd w:id="1043"/>
      <w:ins w:id="1057" w:author="Bale,Cameron" w:date="2022-10-24T10:57:00Z">
        <w:r w:rsidR="00300306">
          <w:rPr>
            <w:rStyle w:val="CommentReference"/>
          </w:rPr>
          <w:commentReference w:id="1043"/>
        </w:r>
      </w:ins>
      <w:ins w:id="1058" w:author="Bale,Cameron" w:date="2022-10-05T12:04:00Z">
        <w:r w:rsidR="00407B11">
          <w:rPr>
            <w:rFonts w:ascii="Cambria" w:eastAsiaTheme="minorEastAsia" w:hAnsi="Cambria"/>
          </w:rPr>
          <w:t xml:space="preserve">The spectral </w:t>
        </w:r>
      </w:ins>
      <w:ins w:id="1059" w:author="Bale,Cameron" w:date="2022-10-05T12:05:00Z">
        <w:r w:rsidR="00407B11">
          <w:rPr>
            <w:rFonts w:ascii="Cambria" w:eastAsiaTheme="minorEastAsia" w:hAnsi="Cambria"/>
          </w:rPr>
          <w:t xml:space="preserve">density </w:t>
        </w:r>
      </w:ins>
      <m:oMath>
        <m:sSub>
          <m:sSubPr>
            <m:ctrlPr>
              <w:ins w:id="1060" w:author="Bale,Cameron" w:date="2022-10-05T12:05:00Z">
                <w:rPr>
                  <w:rFonts w:ascii="Cambria Math" w:eastAsiaTheme="minorEastAsia" w:hAnsi="Cambria Math"/>
                  <w:i/>
                </w:rPr>
              </w:ins>
            </m:ctrlPr>
          </m:sSubPr>
          <m:e>
            <m:r>
              <w:ins w:id="1061" w:author="Bale,Cameron" w:date="2022-10-05T12:05:00Z">
                <w:rPr>
                  <w:rFonts w:ascii="Cambria Math" w:eastAsiaTheme="minorEastAsia" w:hAnsi="Cambria Math"/>
                </w:rPr>
                <m:t>f</m:t>
              </w:ins>
            </m:r>
          </m:e>
          <m:sub>
            <m:r>
              <w:ins w:id="1062" w:author="Bale,Cameron" w:date="2022-10-05T12:05:00Z">
                <w:rPr>
                  <w:rFonts w:ascii="Cambria Math" w:eastAsiaTheme="minorEastAsia" w:hAnsi="Cambria Math"/>
                </w:rPr>
                <m:t>x</m:t>
              </w:ins>
            </m:r>
          </m:sub>
        </m:sSub>
        <m:d>
          <m:dPr>
            <m:ctrlPr>
              <w:ins w:id="1063" w:author="Bale,Cameron" w:date="2022-10-05T12:05:00Z">
                <w:rPr>
                  <w:rFonts w:ascii="Cambria Math" w:eastAsiaTheme="minorEastAsia" w:hAnsi="Cambria Math"/>
                  <w:i/>
                </w:rPr>
              </w:ins>
            </m:ctrlPr>
          </m:dPr>
          <m:e>
            <m:r>
              <m:rPr>
                <m:sty m:val="p"/>
              </m:rPr>
              <w:rPr>
                <w:rFonts w:ascii="Cambria Math" w:eastAsiaTheme="minorEastAsia" w:hAnsi="Cambria Math"/>
              </w:rPr>
              <m:t>λ</m:t>
            </m:r>
          </m:e>
        </m:d>
      </m:oMath>
      <w:ins w:id="1064" w:author="Bale,Cameron" w:date="2022-10-05T12:05:00Z">
        <w:r w:rsidR="00407B11">
          <w:rPr>
            <w:rFonts w:ascii="Cambria" w:eastAsiaTheme="minorEastAsia" w:hAnsi="Cambria"/>
          </w:rPr>
          <w:t xml:space="preserve"> </w:t>
        </w:r>
      </w:ins>
      <w:ins w:id="1065" w:author="Bale,Cameron" w:date="2022-10-05T12:04:00Z">
        <w:r w:rsidR="00407B11">
          <w:rPr>
            <w:rFonts w:ascii="Cambria" w:eastAsiaTheme="minorEastAsia" w:hAnsi="Cambria"/>
          </w:rPr>
          <w:t xml:space="preserve">of </w:t>
        </w:r>
      </w:ins>
      <m:oMath>
        <m:sSubSup>
          <m:sSubSupPr>
            <m:ctrlPr>
              <w:ins w:id="1066" w:author="Bale,Cameron" w:date="2022-10-05T12:26:00Z">
                <w:rPr>
                  <w:rFonts w:ascii="Cambria Math" w:eastAsiaTheme="minorEastAsia" w:hAnsi="Cambria Math"/>
                  <w:i/>
                </w:rPr>
              </w:ins>
            </m:ctrlPr>
          </m:sSubSupPr>
          <m:e>
            <m:r>
              <w:ins w:id="1067" w:author="Bale,Cameron" w:date="2022-10-05T12:26:00Z">
                <w:rPr>
                  <w:rFonts w:ascii="Cambria Math" w:eastAsiaTheme="minorEastAsia" w:hAnsi="Cambria Math"/>
                </w:rPr>
                <m:t>x</m:t>
              </w:ins>
            </m:r>
          </m:e>
          <m:sub>
            <m:r>
              <w:ins w:id="1068" w:author="Bale,Cameron" w:date="2022-10-05T12:26:00Z">
                <w:rPr>
                  <w:rFonts w:ascii="Cambria Math" w:eastAsiaTheme="minorEastAsia" w:hAnsi="Cambria Math"/>
                </w:rPr>
                <m:t>j</m:t>
              </w:ins>
            </m:r>
          </m:sub>
          <m:sup>
            <m:r>
              <w:ins w:id="1069" w:author="Bale,Cameron" w:date="2022-10-05T12:26:00Z">
                <w:rPr>
                  <w:rFonts w:ascii="Cambria Math" w:eastAsiaTheme="minorEastAsia" w:hAnsi="Cambria Math"/>
                </w:rPr>
                <m:t>'</m:t>
              </w:ins>
            </m:r>
          </m:sup>
        </m:sSubSup>
      </m:oMath>
      <w:ins w:id="1070" w:author="Cameron Bale" w:date="2022-09-22T13:19:00Z">
        <w:del w:id="1071" w:author="Bale,Cameron" w:date="2022-10-05T11:58:00Z">
          <w:r w:rsidR="00316789" w:rsidDel="003B4786">
            <w:rPr>
              <w:rFonts w:ascii="Cambria" w:hAnsi="Cambria"/>
            </w:rPr>
            <w:delText xml:space="preserve">Let </w:delText>
          </w:r>
        </w:del>
      </w:ins>
      <m:oMath>
        <m:sSub>
          <m:sSubPr>
            <m:ctrlPr>
              <w:ins w:id="1072" w:author="Cameron Bale" w:date="2022-09-22T13:19:00Z">
                <w:del w:id="1073" w:author="Bale,Cameron" w:date="2022-10-05T11:58:00Z">
                  <w:rPr>
                    <w:rFonts w:ascii="Cambria Math" w:hAnsi="Cambria Math"/>
                    <w:i/>
                  </w:rPr>
                </w:del>
              </w:ins>
            </m:ctrlPr>
          </m:sSubPr>
          <m:e>
            <m:r>
              <w:ins w:id="1074" w:author="Cameron Bale" w:date="2022-09-22T13:19:00Z">
                <w:del w:id="1075" w:author="Bale,Cameron" w:date="2022-10-05T11:58:00Z">
                  <w:rPr>
                    <w:rFonts w:ascii="Cambria Math" w:hAnsi="Cambria Math"/>
                  </w:rPr>
                  <m:t>x</m:t>
                </w:del>
              </w:ins>
            </m:r>
          </m:e>
          <m:sub>
            <m:r>
              <w:ins w:id="1076" w:author="Cameron Bale" w:date="2022-09-22T13:19:00Z">
                <w:del w:id="1077" w:author="Bale,Cameron" w:date="2022-10-05T11:58:00Z">
                  <w:rPr>
                    <w:rFonts w:ascii="Cambria Math" w:hAnsi="Cambria Math"/>
                  </w:rPr>
                  <m:t>t</m:t>
                </w:del>
              </w:ins>
            </m:r>
          </m:sub>
        </m:sSub>
      </m:oMath>
      <w:ins w:id="1078" w:author="Cameron Bale" w:date="2022-09-22T13:19:00Z">
        <w:del w:id="1079" w:author="Bale,Cameron" w:date="2022-10-05T11:58:00Z">
          <w:r w:rsidR="00316789" w:rsidDel="003B4786">
            <w:rPr>
              <w:rFonts w:ascii="Cambria" w:eastAsiaTheme="minorEastAsia" w:hAnsi="Cambria"/>
            </w:rPr>
            <w:delText xml:space="preserve"> denote a univariate time series</w:delText>
          </w:r>
        </w:del>
      </w:ins>
      <w:ins w:id="1080" w:author="Cameron Bale" w:date="2022-09-22T15:46:00Z">
        <w:del w:id="1081" w:author="Bale,Cameron" w:date="2022-10-05T11:58:00Z">
          <w:r w:rsidR="000761E8" w:rsidDel="003B4786">
            <w:rPr>
              <w:rFonts w:ascii="Cambria" w:eastAsiaTheme="minorEastAsia" w:hAnsi="Cambria"/>
            </w:rPr>
            <w:delText>.</w:delText>
          </w:r>
        </w:del>
      </w:ins>
      <w:ins w:id="1082" w:author="Cameron Bale" w:date="2022-09-22T13:23:00Z">
        <w:del w:id="1083" w:author="Bale,Cameron" w:date="2022-10-05T11:58:00Z">
          <w:r w:rsidR="00316789" w:rsidDel="003B4786">
            <w:rPr>
              <w:rFonts w:ascii="Cambria" w:eastAsiaTheme="minorEastAsia" w:hAnsi="Cambria"/>
            </w:rPr>
            <w:delText xml:space="preserve"> </w:delText>
          </w:r>
        </w:del>
      </w:ins>
      <w:ins w:id="1084" w:author="Cameron Bale" w:date="2022-09-21T14:27:00Z">
        <w:del w:id="1085" w:author="Bale,Cameron" w:date="2022-10-05T11:58:00Z">
          <w:r w:rsidR="00C86113" w:rsidDel="00EC4ACC">
            <w:rPr>
              <w:rFonts w:ascii="Cambria" w:hAnsi="Cambria"/>
            </w:rPr>
            <w:delText xml:space="preserve">We </w:delText>
          </w:r>
        </w:del>
      </w:ins>
      <w:ins w:id="1086" w:author="Cameron Bale" w:date="2022-09-22T13:23:00Z">
        <w:del w:id="1087" w:author="Bale,Cameron" w:date="2022-10-05T11:58:00Z">
          <w:r w:rsidR="00316789" w:rsidDel="00EC4ACC">
            <w:rPr>
              <w:rFonts w:ascii="Cambria" w:hAnsi="Cambria"/>
            </w:rPr>
            <w:delText>extract</w:delText>
          </w:r>
        </w:del>
      </w:ins>
      <w:ins w:id="1088" w:author="Cameron Bale" w:date="2022-09-21T14:27:00Z">
        <w:del w:id="1089" w:author="Bale,Cameron" w:date="2022-10-05T11:58:00Z">
          <w:r w:rsidR="00C86113" w:rsidDel="00EC4ACC">
            <w:rPr>
              <w:rFonts w:ascii="Cambria" w:hAnsi="Cambria"/>
            </w:rPr>
            <w:delText xml:space="preserve"> </w:delText>
          </w:r>
        </w:del>
      </w:ins>
      <w:ins w:id="1090" w:author="Cameron Bale" w:date="2022-09-21T14:48:00Z">
        <w:del w:id="1091" w:author="Bale,Cameron" w:date="2022-10-05T11:58:00Z">
          <w:r w:rsidR="00400965" w:rsidDel="00EC4ACC">
            <w:rPr>
              <w:rFonts w:ascii="Cambria" w:hAnsi="Cambria"/>
            </w:rPr>
            <w:delText>nine</w:delText>
          </w:r>
        </w:del>
      </w:ins>
      <w:ins w:id="1092" w:author="Cameron Bale" w:date="2022-09-21T14:27:00Z">
        <w:del w:id="1093" w:author="Bale,Cameron" w:date="2022-10-05T11:58:00Z">
          <w:r w:rsidR="00C86113" w:rsidDel="00EC4ACC">
            <w:rPr>
              <w:rFonts w:ascii="Cambria" w:hAnsi="Cambria"/>
            </w:rPr>
            <w:delText xml:space="preserve"> time series </w:delText>
          </w:r>
        </w:del>
      </w:ins>
      <w:ins w:id="1094" w:author="Cameron Bale" w:date="2022-09-21T14:49:00Z">
        <w:del w:id="1095" w:author="Bale,Cameron" w:date="2022-10-05T11:58:00Z">
          <w:r w:rsidR="00400965" w:rsidDel="00EC4ACC">
            <w:rPr>
              <w:rFonts w:ascii="Cambria" w:hAnsi="Cambria"/>
            </w:rPr>
            <w:delText>features</w:delText>
          </w:r>
        </w:del>
      </w:ins>
      <w:ins w:id="1096" w:author="Cameron Bale" w:date="2022-09-21T14:27:00Z">
        <w:del w:id="1097" w:author="Bale,Cameron" w:date="2022-10-05T11:58:00Z">
          <w:r w:rsidR="00C86113" w:rsidDel="00EC4ACC">
            <w:rPr>
              <w:rFonts w:ascii="Cambria" w:hAnsi="Cambria"/>
            </w:rPr>
            <w:delText xml:space="preserve"> </w:delText>
          </w:r>
        </w:del>
      </w:ins>
      <w:ins w:id="1098" w:author="Cameron Bale" w:date="2022-09-22T13:23:00Z">
        <w:del w:id="1099" w:author="Bale,Cameron" w:date="2022-10-05T11:58:00Z">
          <w:r w:rsidR="00316789" w:rsidDel="00EC4ACC">
            <w:rPr>
              <w:rFonts w:ascii="Cambria" w:hAnsi="Cambria"/>
            </w:rPr>
            <w:delText xml:space="preserve">from </w:delText>
          </w:r>
        </w:del>
      </w:ins>
      <m:oMath>
        <m:sSub>
          <m:sSubPr>
            <m:ctrlPr>
              <w:ins w:id="1100" w:author="Cameron Bale" w:date="2022-09-22T13:23:00Z">
                <w:del w:id="1101" w:author="Bale,Cameron" w:date="2022-10-05T11:58:00Z">
                  <w:rPr>
                    <w:rFonts w:ascii="Cambria Math" w:hAnsi="Cambria Math"/>
                    <w:i/>
                  </w:rPr>
                </w:del>
              </w:ins>
            </m:ctrlPr>
          </m:sSubPr>
          <m:e>
            <m:r>
              <w:ins w:id="1102" w:author="Cameron Bale" w:date="2022-09-22T13:23:00Z">
                <w:del w:id="1103" w:author="Bale,Cameron" w:date="2022-10-05T11:58:00Z">
                  <w:rPr>
                    <w:rFonts w:ascii="Cambria Math" w:hAnsi="Cambria Math"/>
                  </w:rPr>
                  <m:t>x</m:t>
                </w:del>
              </w:ins>
            </m:r>
          </m:e>
          <m:sub>
            <m:r>
              <w:ins w:id="1104" w:author="Cameron Bale" w:date="2022-09-22T13:23:00Z">
                <w:del w:id="1105" w:author="Bale,Cameron" w:date="2022-10-05T11:58:00Z">
                  <w:rPr>
                    <w:rFonts w:ascii="Cambria Math" w:hAnsi="Cambria Math"/>
                  </w:rPr>
                  <m:t>t</m:t>
                </w:del>
              </w:ins>
            </m:r>
          </m:sub>
        </m:sSub>
      </m:oMath>
      <w:ins w:id="1106" w:author="Cameron Bale" w:date="2022-09-22T13:23:00Z">
        <w:del w:id="1107" w:author="Bale,Cameron" w:date="2022-10-05T11:58:00Z">
          <w:r w:rsidR="00316789" w:rsidDel="003B4786">
            <w:rPr>
              <w:rFonts w:ascii="Cambria" w:eastAsiaTheme="minorEastAsia" w:hAnsi="Cambria"/>
            </w:rPr>
            <w:delText xml:space="preserve"> </w:delText>
          </w:r>
        </w:del>
      </w:ins>
      <w:ins w:id="1108" w:author="Cameron Bale" w:date="2022-09-21T14:27:00Z">
        <w:del w:id="1109" w:author="Bale,Cameron" w:date="2022-10-05T11:58:00Z">
          <w:r w:rsidR="00C86113" w:rsidDel="00EC4ACC">
            <w:rPr>
              <w:rFonts w:ascii="Cambria" w:hAnsi="Cambria"/>
            </w:rPr>
            <w:delText xml:space="preserve">which are </w:delText>
          </w:r>
          <w:r w:rsidR="00C86113" w:rsidDel="003B4786">
            <w:rPr>
              <w:rFonts w:ascii="Cambria" w:hAnsi="Cambria"/>
            </w:rPr>
            <w:delText xml:space="preserve">both </w:delText>
          </w:r>
          <w:r w:rsidR="00C86113" w:rsidDel="00EC4ACC">
            <w:rPr>
              <w:rFonts w:ascii="Cambria" w:hAnsi="Cambria"/>
            </w:rPr>
            <w:delText>interpretable and have been shown to have strong relationships with forecast accuracy.</w:delText>
          </w:r>
        </w:del>
      </w:ins>
    </w:p>
    <w:p w14:paraId="2CC0DC69" w14:textId="7A1B7173" w:rsidR="00316789" w:rsidRPr="00905CA6" w:rsidDel="00EC4ACC" w:rsidRDefault="00221B9D" w:rsidP="00C86113">
      <w:pPr>
        <w:tabs>
          <w:tab w:val="left" w:pos="1152"/>
        </w:tabs>
        <w:rPr>
          <w:ins w:id="1110" w:author="Cameron Bale" w:date="2022-09-22T13:23:00Z"/>
          <w:del w:id="1111" w:author="Bale,Cameron" w:date="2022-10-05T11:58:00Z"/>
          <w:rFonts w:ascii="Cambria" w:eastAsiaTheme="minorEastAsia" w:hAnsi="Cambria"/>
          <w:rPrChange w:id="1112" w:author="Bale,Cameron" w:date="2022-10-05T12:26:00Z">
            <w:rPr>
              <w:ins w:id="1113" w:author="Cameron Bale" w:date="2022-09-22T13:23:00Z"/>
              <w:del w:id="1114" w:author="Bale,Cameron" w:date="2022-10-05T11:58:00Z"/>
              <w:rFonts w:ascii="Cambria" w:hAnsi="Cambria"/>
            </w:rPr>
          </w:rPrChange>
        </w:rPr>
      </w:pPr>
      <w:ins w:id="1115" w:author="Bale,Cameron" w:date="2022-10-05T12:26:00Z">
        <w:r>
          <w:rPr>
            <w:rFonts w:ascii="Cambria" w:eastAsiaTheme="minorEastAsia" w:hAnsi="Cambria"/>
          </w:rPr>
          <w:t xml:space="preserve"> </w:t>
        </w:r>
      </w:ins>
      <w:ins w:id="1116" w:author="Bale,Cameron" w:date="2022-10-05T12:05:00Z">
        <w:r w:rsidR="00407B11">
          <w:rPr>
            <w:rFonts w:ascii="Cambria" w:eastAsiaTheme="minorEastAsia" w:hAnsi="Cambria"/>
          </w:rPr>
          <w:t xml:space="preserve">is estimated as the scaled </w:t>
        </w:r>
        <w:proofErr w:type="spellStart"/>
        <w:r w:rsidR="00407B11">
          <w:rPr>
            <w:rFonts w:ascii="Cambria" w:eastAsiaTheme="minorEastAsia" w:hAnsi="Cambria"/>
          </w:rPr>
          <w:t>fourier</w:t>
        </w:r>
        <w:proofErr w:type="spellEnd"/>
        <w:r w:rsidR="00407B11">
          <w:rPr>
            <w:rFonts w:ascii="Cambria" w:eastAsiaTheme="minorEastAsia" w:hAnsi="Cambria"/>
          </w:rPr>
          <w:t xml:space="preserve"> transform of the autocovariance function </w:t>
        </w:r>
      </w:ins>
      <m:oMath>
        <m:sSub>
          <m:sSubPr>
            <m:ctrlPr>
              <w:ins w:id="1117" w:author="Bale,Cameron" w:date="2022-10-05T12:05:00Z">
                <w:rPr>
                  <w:rFonts w:ascii="Cambria Math" w:eastAsiaTheme="minorEastAsia" w:hAnsi="Cambria Math"/>
                  <w:i/>
                </w:rPr>
              </w:ins>
            </m:ctrlPr>
          </m:sSubPr>
          <m:e>
            <m:r>
              <w:ins w:id="1118" w:author="Bale,Cameron" w:date="2022-10-05T12:05:00Z">
                <m:rPr>
                  <m:sty m:val="p"/>
                </m:rPr>
                <w:rPr>
                  <w:rFonts w:ascii="Cambria Math" w:eastAsiaTheme="minorEastAsia" w:hAnsi="Cambria Math"/>
                </w:rPr>
                <m:t>γ</m:t>
              </w:ins>
            </m:r>
            <m:ctrlPr>
              <w:ins w:id="1119" w:author="Bale,Cameron" w:date="2022-10-05T12:05:00Z">
                <w:rPr>
                  <w:rFonts w:ascii="Cambria Math" w:eastAsiaTheme="minorEastAsia" w:hAnsi="Cambria Math"/>
                </w:rPr>
              </w:ins>
            </m:ctrlPr>
          </m:e>
          <m:sub>
            <m:r>
              <w:ins w:id="1120" w:author="Bale,Cameron" w:date="2022-10-05T12:05:00Z">
                <w:rPr>
                  <w:rFonts w:ascii="Cambria Math" w:eastAsiaTheme="minorEastAsia" w:hAnsi="Cambria Math"/>
                </w:rPr>
                <m:t>x</m:t>
              </w:ins>
            </m:r>
          </m:sub>
        </m:sSub>
        <m:d>
          <m:dPr>
            <m:ctrlPr>
              <w:ins w:id="1121" w:author="Bale,Cameron" w:date="2022-10-05T12:05:00Z">
                <w:rPr>
                  <w:rFonts w:ascii="Cambria Math" w:eastAsiaTheme="minorEastAsia" w:hAnsi="Cambria Math"/>
                  <w:i/>
                </w:rPr>
              </w:ins>
            </m:ctrlPr>
          </m:dPr>
          <m:e>
            <m:r>
              <w:ins w:id="1122" w:author="Bale,Cameron" w:date="2022-10-05T12:05:00Z">
                <w:rPr>
                  <w:rFonts w:ascii="Cambria Math" w:eastAsiaTheme="minorEastAsia" w:hAnsi="Cambria Math"/>
                </w:rPr>
                <m:t>k</m:t>
              </w:ins>
            </m:r>
          </m:e>
        </m:d>
      </m:oMath>
      <w:ins w:id="1123" w:author="Bale,Cameron" w:date="2022-10-05T12:05:00Z">
        <w:r w:rsidR="00407B11">
          <w:rPr>
            <w:rFonts w:ascii="Cambria" w:eastAsiaTheme="minorEastAsia" w:hAnsi="Cambria"/>
          </w:rPr>
          <w:t xml:space="preserve"> of </w:t>
        </w:r>
      </w:ins>
      <m:oMath>
        <m:sSubSup>
          <m:sSubSupPr>
            <m:ctrlPr>
              <w:ins w:id="1124" w:author="Bale,Cameron" w:date="2022-10-05T12:26:00Z">
                <w:rPr>
                  <w:rFonts w:ascii="Cambria Math" w:eastAsiaTheme="minorEastAsia" w:hAnsi="Cambria Math"/>
                  <w:i/>
                </w:rPr>
              </w:ins>
            </m:ctrlPr>
          </m:sSubSupPr>
          <m:e>
            <m:r>
              <w:ins w:id="1125" w:author="Bale,Cameron" w:date="2022-10-05T12:26:00Z">
                <w:rPr>
                  <w:rFonts w:ascii="Cambria Math" w:eastAsiaTheme="minorEastAsia" w:hAnsi="Cambria Math"/>
                </w:rPr>
                <m:t>x</m:t>
              </w:ins>
            </m:r>
          </m:e>
          <m:sub>
            <m:r>
              <w:ins w:id="1126" w:author="Bale,Cameron" w:date="2022-10-05T12:26:00Z">
                <w:rPr>
                  <w:rFonts w:ascii="Cambria Math" w:eastAsiaTheme="minorEastAsia" w:hAnsi="Cambria Math"/>
                </w:rPr>
                <m:t>j</m:t>
              </w:ins>
            </m:r>
          </m:sub>
          <m:sup>
            <m:r>
              <w:ins w:id="1127" w:author="Bale,Cameron" w:date="2022-10-05T12:26:00Z">
                <w:rPr>
                  <w:rFonts w:ascii="Cambria Math" w:eastAsiaTheme="minorEastAsia" w:hAnsi="Cambria Math"/>
                </w:rPr>
                <m:t>'</m:t>
              </w:ins>
            </m:r>
          </m:sup>
        </m:sSubSup>
      </m:oMath>
      <w:ins w:id="1128" w:author="Bale,Cameron" w:date="2022-10-05T12:26:00Z">
        <w:r w:rsidR="00905CA6">
          <w:rPr>
            <w:rFonts w:ascii="Cambria" w:eastAsiaTheme="minorEastAsia" w:hAnsi="Cambria"/>
          </w:rPr>
          <w:t xml:space="preserve">. </w:t>
        </w:r>
      </w:ins>
      <w:ins w:id="1129" w:author="Bale,Cameron" w:date="2022-10-05T12:06:00Z">
        <w:r w:rsidR="00407B11">
          <w:rPr>
            <w:rFonts w:ascii="Cambria" w:eastAsiaTheme="minorEastAsia" w:hAnsi="Cambria"/>
          </w:rPr>
          <w:t xml:space="preserve">The spectral density can be thought of as the probability density function of a random variable </w:t>
        </w:r>
      </w:ins>
      <m:oMath>
        <m:r>
          <w:ins w:id="1130" w:author="Bale,Cameron" w:date="2022-10-05T12:06:00Z">
            <m:rPr>
              <m:sty m:val="p"/>
            </m:rPr>
            <w:rPr>
              <w:rFonts w:ascii="Cambria Math" w:eastAsiaTheme="minorEastAsia" w:hAnsi="Cambria Math"/>
            </w:rPr>
            <m:t>Λ</m:t>
          </w:ins>
        </m:r>
      </m:oMath>
      <w:ins w:id="1131" w:author="Bale,Cameron" w:date="2022-10-05T12:06:00Z">
        <w:r w:rsidR="00407B11">
          <w:rPr>
            <w:rFonts w:ascii="Cambria" w:eastAsiaTheme="minorEastAsia" w:hAnsi="Cambria"/>
          </w:rPr>
          <w:t xml:space="preserve"> on the unit circle </w:t>
        </w:r>
        <w:r w:rsidR="00407B11">
          <w:rPr>
            <w:rFonts w:ascii="Cambria" w:eastAsiaTheme="minorEastAsia" w:hAnsi="Cambria"/>
          </w:rPr>
          <w:fldChar w:fldCharType="begin"/>
        </w:r>
        <w:r w:rsidR="00407B11">
          <w:rPr>
            <w:rFonts w:ascii="Cambria" w:eastAsiaTheme="minorEastAsia" w:hAnsi="Cambria"/>
          </w:rPr>
          <w:instrText xml:space="preserve"> ADDIN ZOTERO_ITEM CSL_CITATION {"citationID":"7os1eD5z","properties":{"formattedCitation":"(Goerg, n.d.)","plainCitation":"(Goerg, n.d.)","noteIndex":0},"citationItems":[{"id":175,"uris":["http://zotero.org/users/8556523/items/J3GCIPQJ"],"itemData":{"id":175,"type":"article-journal","abstract":"I introduce Forecastable Component Analysis (ForeCA), a novel dimension reduction technique for temporally dependent signals. Based on a new forecastability measure, ForeCA ﬁnds an optimal transformation to separate a multivariate time series into a forecastable and an orthogonal white noise space. I present a converging algorithm with a fast eigenvector solution. Applications to ﬁnancial and macro-economic time series show that ForeCA can successfully discover informative structure, which can be used for forecasting as well as classiﬁcation.","language":"en","page":"9","source":"Zotero","title":"Forecastable Component Analysis","author":[{"family":"Goerg","given":"Georg M"}]}}],"schema":"https://github.com/citation-style-language/schema/raw/master/csl-citation.json"} </w:instrText>
        </w:r>
        <w:r w:rsidR="00407B11">
          <w:rPr>
            <w:rFonts w:ascii="Cambria" w:eastAsiaTheme="minorEastAsia" w:hAnsi="Cambria"/>
          </w:rPr>
          <w:fldChar w:fldCharType="separate"/>
        </w:r>
        <w:r w:rsidR="00407B11" w:rsidRPr="00703581">
          <w:rPr>
            <w:rFonts w:ascii="Cambria" w:hAnsi="Cambria"/>
          </w:rPr>
          <w:t>(Goerg, n.d.)</w:t>
        </w:r>
        <w:r w:rsidR="00407B11">
          <w:rPr>
            <w:rFonts w:ascii="Cambria" w:eastAsiaTheme="minorEastAsia" w:hAnsi="Cambria"/>
          </w:rPr>
          <w:fldChar w:fldCharType="end"/>
        </w:r>
        <w:r w:rsidR="00407B11">
          <w:rPr>
            <w:rFonts w:ascii="Cambria" w:eastAsiaTheme="minorEastAsia" w:hAnsi="Cambria"/>
          </w:rPr>
          <w:t xml:space="preserve">, where for a non-zero integer </w:t>
        </w:r>
      </w:ins>
      <m:oMath>
        <m:r>
          <w:ins w:id="1132" w:author="Bale,Cameron" w:date="2022-10-05T12:06:00Z">
            <w:rPr>
              <w:rFonts w:ascii="Cambria Math" w:eastAsiaTheme="minorEastAsia" w:hAnsi="Cambria Math"/>
            </w:rPr>
            <m:t>k</m:t>
          </w:ins>
        </m:r>
      </m:oMath>
      <w:ins w:id="1133" w:author="Bale,Cameron" w:date="2022-10-05T12:06:00Z">
        <w:r w:rsidR="00407B11">
          <w:rPr>
            <w:rFonts w:ascii="Cambria" w:eastAsiaTheme="minorEastAsia" w:hAnsi="Cambria"/>
          </w:rPr>
          <w:t xml:space="preserve">, when </w:t>
        </w:r>
      </w:ins>
      <m:oMath>
        <m:sSub>
          <m:sSubPr>
            <m:ctrlPr>
              <w:ins w:id="1134" w:author="Bale,Cameron" w:date="2022-10-05T12:06:00Z">
                <w:rPr>
                  <w:rFonts w:ascii="Cambria Math" w:eastAsiaTheme="minorEastAsia" w:hAnsi="Cambria Math"/>
                  <w:i/>
                </w:rPr>
              </w:ins>
            </m:ctrlPr>
          </m:sSubPr>
          <m:e>
            <m:r>
              <w:ins w:id="1135" w:author="Bale,Cameron" w:date="2022-10-05T12:06:00Z">
                <m:rPr>
                  <m:sty m:val="p"/>
                </m:rPr>
                <w:rPr>
                  <w:rFonts w:ascii="Cambria Math" w:eastAsiaTheme="minorEastAsia" w:hAnsi="Cambria Math"/>
                </w:rPr>
                <m:t>γ</m:t>
              </w:ins>
            </m:r>
            <m:ctrlPr>
              <w:ins w:id="1136" w:author="Bale,Cameron" w:date="2022-10-05T12:06:00Z">
                <w:rPr>
                  <w:rFonts w:ascii="Cambria Math" w:eastAsiaTheme="minorEastAsia" w:hAnsi="Cambria Math"/>
                </w:rPr>
              </w:ins>
            </m:ctrlPr>
          </m:e>
          <m:sub>
            <m:r>
              <w:ins w:id="1137" w:author="Bale,Cameron" w:date="2022-10-05T12:06:00Z">
                <w:rPr>
                  <w:rFonts w:ascii="Cambria Math" w:eastAsiaTheme="minorEastAsia" w:hAnsi="Cambria Math"/>
                </w:rPr>
                <m:t>x</m:t>
              </w:ins>
            </m:r>
          </m:sub>
        </m:sSub>
        <m:d>
          <m:dPr>
            <m:ctrlPr>
              <w:ins w:id="1138" w:author="Bale,Cameron" w:date="2022-10-05T12:06:00Z">
                <w:rPr>
                  <w:rFonts w:ascii="Cambria Math" w:eastAsiaTheme="minorEastAsia" w:hAnsi="Cambria Math"/>
                  <w:i/>
                </w:rPr>
              </w:ins>
            </m:ctrlPr>
          </m:dPr>
          <m:e>
            <m:r>
              <w:ins w:id="1139" w:author="Bale,Cameron" w:date="2022-10-05T12:06:00Z">
                <w:rPr>
                  <w:rFonts w:ascii="Cambria Math" w:eastAsiaTheme="minorEastAsia" w:hAnsi="Cambria Math"/>
                </w:rPr>
                <m:t>k</m:t>
              </w:ins>
            </m:r>
          </m:e>
        </m:d>
        <m:r>
          <w:ins w:id="1140" w:author="Bale,Cameron" w:date="2022-10-05T12:06:00Z">
            <w:rPr>
              <w:rFonts w:ascii="Cambria Math" w:eastAsiaTheme="minorEastAsia" w:hAnsi="Cambria Math"/>
            </w:rPr>
            <m:t xml:space="preserve"> </m:t>
          </w:ins>
        </m:r>
        <m:r>
          <w:ins w:id="1141" w:author="Bale,Cameron" w:date="2022-10-05T12:06:00Z">
            <m:rPr>
              <m:sty m:val="p"/>
            </m:rPr>
            <w:rPr>
              <w:rFonts w:ascii="Cambria Math" w:eastAsiaTheme="minorEastAsia" w:hAnsi="Cambria Math"/>
            </w:rPr>
            <m:t>≠</m:t>
          </w:ins>
        </m:r>
        <m:r>
          <w:ins w:id="1142" w:author="Bale,Cameron" w:date="2022-10-05T12:06:00Z">
            <w:rPr>
              <w:rFonts w:ascii="Cambria Math" w:eastAsiaTheme="minorEastAsia" w:hAnsi="Cambria Math"/>
            </w:rPr>
            <m:t>0</m:t>
          </w:ins>
        </m:r>
      </m:oMath>
      <w:ins w:id="1143" w:author="Bale,Cameron" w:date="2022-10-05T12:06:00Z">
        <w:r w:rsidR="00407B11">
          <w:rPr>
            <w:rFonts w:ascii="Cambria" w:eastAsiaTheme="minorEastAsia" w:hAnsi="Cambria"/>
          </w:rPr>
          <w:t xml:space="preserve">, the spectral density </w:t>
        </w:r>
      </w:ins>
      <m:oMath>
        <m:sSub>
          <m:sSubPr>
            <m:ctrlPr>
              <w:ins w:id="1144" w:author="Bale,Cameron" w:date="2022-10-05T12:06:00Z">
                <w:rPr>
                  <w:rFonts w:ascii="Cambria Math" w:eastAsiaTheme="minorEastAsia" w:hAnsi="Cambria Math"/>
                  <w:i/>
                </w:rPr>
              </w:ins>
            </m:ctrlPr>
          </m:sSubPr>
          <m:e>
            <m:r>
              <w:ins w:id="1145" w:author="Bale,Cameron" w:date="2022-10-05T12:06:00Z">
                <w:rPr>
                  <w:rFonts w:ascii="Cambria Math" w:eastAsiaTheme="minorEastAsia" w:hAnsi="Cambria Math"/>
                </w:rPr>
                <m:t>f</m:t>
              </w:ins>
            </m:r>
          </m:e>
          <m:sub>
            <m:r>
              <w:ins w:id="1146" w:author="Bale,Cameron" w:date="2022-10-05T12:06:00Z">
                <w:rPr>
                  <w:rFonts w:ascii="Cambria Math" w:eastAsiaTheme="minorEastAsia" w:hAnsi="Cambria Math"/>
                </w:rPr>
                <m:t>x</m:t>
              </w:ins>
            </m:r>
          </m:sub>
        </m:sSub>
        <m:d>
          <m:dPr>
            <m:ctrlPr>
              <w:ins w:id="1147" w:author="Bale,Cameron" w:date="2022-10-05T12:06:00Z">
                <w:rPr>
                  <w:rFonts w:ascii="Cambria Math" w:eastAsiaTheme="minorEastAsia" w:hAnsi="Cambria Math"/>
                  <w:i/>
                </w:rPr>
              </w:ins>
            </m:ctrlPr>
          </m:dPr>
          <m:e>
            <m:r>
              <w:ins w:id="1148" w:author="Bale,Cameron" w:date="2022-10-05T12:06:00Z">
                <m:rPr>
                  <m:sty m:val="p"/>
                </m:rPr>
                <w:rPr>
                  <w:rFonts w:ascii="Cambria Math" w:eastAsiaTheme="minorEastAsia" w:hAnsi="Cambria Math"/>
                </w:rPr>
                <m:t>λ</m:t>
              </w:ins>
            </m:r>
          </m:e>
        </m:d>
      </m:oMath>
      <w:ins w:id="1149" w:author="Bale,Cameron" w:date="2022-10-05T12:06:00Z">
        <w:r w:rsidR="00407B11">
          <w:rPr>
            <w:rFonts w:ascii="Cambria" w:eastAsiaTheme="minorEastAsia" w:hAnsi="Cambria"/>
          </w:rPr>
          <w:t xml:space="preserve"> will have a peak at the corresponding frequency </w:t>
        </w:r>
      </w:ins>
      <m:oMath>
        <m:r>
          <w:ins w:id="1150" w:author="Bale,Cameron" w:date="2022-10-05T12:06:00Z">
            <m:rPr>
              <m:sty m:val="p"/>
            </m:rPr>
            <w:rPr>
              <w:rFonts w:ascii="Cambria Math" w:eastAsiaTheme="minorEastAsia" w:hAnsi="Cambria Math"/>
            </w:rPr>
            <m:t>λ</m:t>
          </w:ins>
        </m:r>
      </m:oMath>
      <w:ins w:id="1151" w:author="Bale,Cameron" w:date="2022-10-05T12:06:00Z">
        <w:r w:rsidR="00407B11">
          <w:rPr>
            <w:rFonts w:ascii="Cambria" w:eastAsiaTheme="minorEastAsia" w:hAnsi="Cambria"/>
          </w:rPr>
          <w:t>.</w:t>
        </w:r>
      </w:ins>
      <w:ins w:id="1152" w:author="Bale,Cameron" w:date="2022-10-05T12:07:00Z">
        <w:r w:rsidR="00407B11">
          <w:rPr>
            <w:rFonts w:ascii="Cambria" w:eastAsiaTheme="minorEastAsia" w:hAnsi="Cambria"/>
          </w:rPr>
          <w:t xml:space="preserve"> </w:t>
        </w:r>
        <w:r w:rsidR="00407B11">
          <w:rPr>
            <w:rFonts w:ascii="Cambria" w:hAnsi="Cambria"/>
          </w:rPr>
          <w:t>T</w:t>
        </w:r>
      </w:ins>
    </w:p>
    <w:p w14:paraId="0170F69C" w14:textId="697C76E6" w:rsidR="004F28D1" w:rsidRPr="00905CA6" w:rsidRDefault="00316789" w:rsidP="00C86113">
      <w:pPr>
        <w:tabs>
          <w:tab w:val="left" w:pos="1152"/>
        </w:tabs>
        <w:rPr>
          <w:ins w:id="1153" w:author="Cameron Bale" w:date="2022-09-22T13:44:00Z"/>
          <w:rFonts w:ascii="Cambria" w:eastAsiaTheme="minorEastAsia" w:hAnsi="Cambria"/>
        </w:rPr>
      </w:pPr>
      <w:ins w:id="1154" w:author="Cameron Bale" w:date="2022-09-22T13:23:00Z">
        <w:del w:id="1155" w:author="Bale,Cameron" w:date="2022-10-05T11:59:00Z">
          <w:r w:rsidDel="00EC4ACC">
            <w:rPr>
              <w:rFonts w:ascii="Cambria" w:hAnsi="Cambria"/>
            </w:rPr>
            <w:delText xml:space="preserve">The first is </w:delText>
          </w:r>
        </w:del>
        <w:del w:id="1156" w:author="Bale,Cameron" w:date="2022-10-05T11:36:00Z">
          <w:r w:rsidDel="00ED7C4D">
            <w:rPr>
              <w:rFonts w:ascii="Cambria" w:hAnsi="Cambria"/>
            </w:rPr>
            <w:delText xml:space="preserve">the </w:delText>
          </w:r>
        </w:del>
        <w:del w:id="1157" w:author="Bale,Cameron" w:date="2022-10-05T11:59:00Z">
          <w:r w:rsidDel="00EC4ACC">
            <w:rPr>
              <w:rFonts w:ascii="Cambria" w:hAnsi="Cambria"/>
            </w:rPr>
            <w:delText>spectral entropy, which</w:delText>
          </w:r>
        </w:del>
        <w:del w:id="1158" w:author="Bale,Cameron" w:date="2022-10-05T12:06:00Z">
          <w:r w:rsidDel="00407B11">
            <w:rPr>
              <w:rFonts w:ascii="Cambria" w:hAnsi="Cambria"/>
            </w:rPr>
            <w:delText xml:space="preserve"> measures the forecastability of a time series </w:delText>
          </w:r>
        </w:del>
      </w:ins>
      <w:del w:id="1159" w:author="Bale,Cameron" w:date="2022-10-05T12:06:00Z">
        <w:r w:rsidR="002507FB" w:rsidDel="00407B11">
          <w:rPr>
            <w:rFonts w:ascii="Cambria" w:hAnsi="Cambria"/>
          </w:rPr>
          <w:fldChar w:fldCharType="begin"/>
        </w:r>
        <w:r w:rsidR="004F28D1" w:rsidDel="00407B11">
          <w:rPr>
            <w:rFonts w:ascii="Cambria" w:hAnsi="Cambria"/>
          </w:rPr>
          <w:delInstrText xml:space="preserve"> ADDIN ZOTERO_ITEM CSL_CITATION {"citationID":"x7BHm7y5","properties":{"formattedCitation":"(Kang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delInstrText>
        </w:r>
        <w:r w:rsidR="002507FB" w:rsidDel="00407B11">
          <w:rPr>
            <w:rFonts w:ascii="Cambria" w:hAnsi="Cambria"/>
          </w:rPr>
          <w:fldChar w:fldCharType="separate"/>
        </w:r>
        <w:r w:rsidR="004F28D1" w:rsidRPr="004F28D1" w:rsidDel="00407B11">
          <w:rPr>
            <w:rFonts w:ascii="Cambria" w:hAnsi="Cambria"/>
          </w:rPr>
          <w:delText>(Kang et al., 2017)</w:delText>
        </w:r>
        <w:r w:rsidR="002507FB" w:rsidDel="00407B11">
          <w:rPr>
            <w:rFonts w:ascii="Cambria" w:hAnsi="Cambria"/>
          </w:rPr>
          <w:fldChar w:fldCharType="end"/>
        </w:r>
      </w:del>
      <w:ins w:id="1160" w:author="Cameron Bale" w:date="2022-09-22T13:25:00Z">
        <w:del w:id="1161" w:author="Bale,Cameron" w:date="2022-10-05T12:06:00Z">
          <w:r w:rsidR="002507FB" w:rsidDel="00407B11">
            <w:rPr>
              <w:rFonts w:ascii="Cambria" w:hAnsi="Cambria"/>
            </w:rPr>
            <w:delText>.</w:delText>
          </w:r>
        </w:del>
      </w:ins>
      <w:ins w:id="1162" w:author="Cameron Bale" w:date="2022-09-22T13:26:00Z">
        <w:del w:id="1163" w:author="Bale,Cameron" w:date="2022-09-26T14:13:00Z">
          <w:r w:rsidR="002507FB" w:rsidDel="006A42E2">
            <w:rPr>
              <w:rFonts w:ascii="Cambria" w:hAnsi="Cambria"/>
            </w:rPr>
            <w:delText xml:space="preserve"> </w:delText>
          </w:r>
        </w:del>
        <w:del w:id="1164" w:author="Bale,Cameron" w:date="2022-10-05T12:05:00Z">
          <w:r w:rsidR="002507FB" w:rsidDel="00407B11">
            <w:rPr>
              <w:rFonts w:ascii="Cambria" w:hAnsi="Cambria"/>
            </w:rPr>
            <w:delText xml:space="preserve">We </w:delText>
          </w:r>
        </w:del>
      </w:ins>
      <w:ins w:id="1165" w:author="Cameron Bale" w:date="2022-09-22T13:27:00Z">
        <w:del w:id="1166" w:author="Bale,Cameron" w:date="2022-10-05T12:05:00Z">
          <w:r w:rsidR="002507FB" w:rsidDel="00407B11">
            <w:rPr>
              <w:rFonts w:ascii="Cambria" w:hAnsi="Cambria"/>
            </w:rPr>
            <w:delText xml:space="preserve">let </w:delText>
          </w:r>
        </w:del>
      </w:ins>
      <m:oMath>
        <m:sSub>
          <m:sSubPr>
            <m:ctrlPr>
              <w:ins w:id="1167" w:author="Cameron Bale" w:date="2022-09-22T13:29:00Z">
                <w:del w:id="1168" w:author="Bale,Cameron" w:date="2022-10-05T12:05:00Z">
                  <w:rPr>
                    <w:rFonts w:ascii="Cambria Math" w:hAnsi="Cambria Math"/>
                    <w:i/>
                  </w:rPr>
                </w:del>
              </w:ins>
            </m:ctrlPr>
          </m:sSubPr>
          <m:e>
            <m:r>
              <w:ins w:id="1169" w:author="Cameron Bale" w:date="2022-09-22T13:28:00Z">
                <w:del w:id="1170" w:author="Bale,Cameron" w:date="2022-10-05T12:05:00Z">
                  <w:rPr>
                    <w:rFonts w:ascii="Cambria Math" w:hAnsi="Cambria Math"/>
                  </w:rPr>
                  <m:t>f</m:t>
                </w:del>
              </w:ins>
            </m:r>
          </m:e>
          <m:sub>
            <m:r>
              <w:ins w:id="1171" w:author="Cameron Bale" w:date="2022-09-22T13:29:00Z">
                <w:del w:id="1172" w:author="Bale,Cameron" w:date="2022-10-05T12:05:00Z">
                  <w:rPr>
                    <w:rFonts w:ascii="Cambria Math" w:hAnsi="Cambria Math"/>
                  </w:rPr>
                  <m:t>x</m:t>
                </w:del>
              </w:ins>
            </m:r>
          </m:sub>
        </m:sSub>
        <m:d>
          <m:dPr>
            <m:ctrlPr>
              <w:ins w:id="1173" w:author="Cameron Bale" w:date="2022-09-22T13:29:00Z">
                <w:del w:id="1174" w:author="Bale,Cameron" w:date="2022-10-05T12:05:00Z">
                  <w:rPr>
                    <w:rFonts w:ascii="Cambria Math" w:hAnsi="Cambria Math"/>
                    <w:i/>
                  </w:rPr>
                </w:del>
              </w:ins>
            </m:ctrlPr>
          </m:dPr>
          <m:e>
            <m:r>
              <w:del w:id="1175" w:author="Bale,Cameron" w:date="2022-10-05T12:05:00Z">
                <m:rPr>
                  <m:sty m:val="p"/>
                </m:rPr>
                <w:rPr>
                  <w:rFonts w:ascii="Cambria Math" w:hAnsi="Cambria Math"/>
                </w:rPr>
                <m:t>λ</m:t>
              </w:del>
            </m:r>
          </m:e>
        </m:d>
        <m:r>
          <w:ins w:id="1176" w:author="Cameron Bale" w:date="2022-09-22T13:29:00Z">
            <w:del w:id="1177" w:author="Bale,Cameron" w:date="2022-09-26T13:39:00Z">
              <w:rPr>
                <w:rFonts w:ascii="Cambria Math" w:hAnsi="Cambria Math"/>
              </w:rPr>
              <m:t>=</m:t>
            </w:del>
          </w:ins>
        </m:r>
        <m:sSub>
          <m:sSubPr>
            <m:ctrlPr>
              <w:ins w:id="1178" w:author="Cameron Bale" w:date="2022-09-22T13:29:00Z">
                <w:del w:id="1179" w:author="Bale,Cameron" w:date="2022-09-26T13:39:00Z">
                  <w:rPr>
                    <w:rFonts w:ascii="Cambria Math" w:hAnsi="Cambria Math"/>
                    <w:i/>
                  </w:rPr>
                </w:del>
              </w:ins>
            </m:ctrlPr>
          </m:sSubPr>
          <m:e>
            <m:r>
              <w:ins w:id="1180" w:author="Cameron Bale" w:date="2022-09-22T13:29:00Z">
                <w:del w:id="1181" w:author="Bale,Cameron" w:date="2022-09-26T13:39:00Z">
                  <w:rPr>
                    <w:rFonts w:ascii="Cambria Math" w:hAnsi="Cambria Math"/>
                  </w:rPr>
                  <m:t>S</m:t>
                </w:del>
              </w:ins>
            </m:r>
          </m:e>
          <m:sub>
            <m:r>
              <w:ins w:id="1182" w:author="Cameron Bale" w:date="2022-09-22T13:29:00Z">
                <w:del w:id="1183" w:author="Bale,Cameron" w:date="2022-09-26T13:39:00Z">
                  <w:rPr>
                    <w:rFonts w:ascii="Cambria Math" w:hAnsi="Cambria Math"/>
                  </w:rPr>
                  <m:t>x</m:t>
                </w:del>
              </w:ins>
            </m:r>
          </m:sub>
        </m:sSub>
        <m:d>
          <m:dPr>
            <m:ctrlPr>
              <w:ins w:id="1184" w:author="Cameron Bale" w:date="2022-09-22T13:29:00Z">
                <w:del w:id="1185" w:author="Bale,Cameron" w:date="2022-09-26T13:39:00Z">
                  <w:rPr>
                    <w:rFonts w:ascii="Cambria Math" w:hAnsi="Cambria Math"/>
                    <w:i/>
                  </w:rPr>
                </w:del>
              </w:ins>
            </m:ctrlPr>
          </m:dPr>
          <m:e>
            <m:r>
              <w:del w:id="1186" w:author="Bale,Cameron" w:date="2022-09-26T13:39:00Z">
                <m:rPr>
                  <m:sty m:val="p"/>
                </m:rPr>
                <w:rPr>
                  <w:rFonts w:ascii="Cambria Math" w:hAnsi="Cambria Math"/>
                </w:rPr>
                <m:t>λ</m:t>
              </w:del>
            </m:r>
          </m:e>
        </m:d>
        <m:r>
          <w:ins w:id="1187" w:author="Cameron Bale" w:date="2022-09-22T13:29:00Z">
            <w:del w:id="1188" w:author="Bale,Cameron" w:date="2022-09-26T13:39:00Z">
              <m:rPr>
                <m:lit/>
              </m:rPr>
              <w:rPr>
                <w:rFonts w:ascii="Cambria Math" w:hAnsi="Cambria Math"/>
              </w:rPr>
              <m:t>/</m:t>
            </w:del>
          </w:ins>
        </m:r>
        <m:sSubSup>
          <m:sSubSupPr>
            <m:ctrlPr>
              <w:ins w:id="1189" w:author="Cameron Bale" w:date="2022-09-22T13:29:00Z">
                <w:del w:id="1190" w:author="Bale,Cameron" w:date="2022-09-26T13:39:00Z">
                  <w:rPr>
                    <w:rFonts w:ascii="Cambria Math" w:hAnsi="Cambria Math"/>
                    <w:i/>
                  </w:rPr>
                </w:del>
              </w:ins>
            </m:ctrlPr>
          </m:sSubSupPr>
          <m:e>
            <m:r>
              <w:del w:id="1191" w:author="Bale,Cameron" w:date="2022-09-26T13:39:00Z">
                <m:rPr>
                  <m:sty m:val="p"/>
                </m:rPr>
                <w:rPr>
                  <w:rFonts w:ascii="Cambria Math" w:hAnsi="Cambria Math"/>
                </w:rPr>
                <m:t>σ</m:t>
              </w:del>
            </m:r>
            <m:ctrlPr>
              <w:ins w:id="1192" w:author="Cameron Bale" w:date="2022-09-22T13:29:00Z">
                <w:del w:id="1193" w:author="Bale,Cameron" w:date="2022-09-26T13:39:00Z">
                  <w:rPr>
                    <w:rFonts w:ascii="Cambria Math" w:hAnsi="Cambria Math"/>
                  </w:rPr>
                </w:del>
              </w:ins>
            </m:ctrlPr>
          </m:e>
          <m:sub>
            <m:r>
              <w:ins w:id="1194" w:author="Cameron Bale" w:date="2022-09-22T13:29:00Z">
                <w:del w:id="1195" w:author="Bale,Cameron" w:date="2022-09-26T13:39:00Z">
                  <w:rPr>
                    <w:rFonts w:ascii="Cambria Math" w:hAnsi="Cambria Math"/>
                  </w:rPr>
                  <m:t>x</m:t>
                </w:del>
              </w:ins>
            </m:r>
          </m:sub>
          <m:sup>
            <m:r>
              <w:ins w:id="1196" w:author="Cameron Bale" w:date="2022-09-22T13:29:00Z">
                <w:del w:id="1197" w:author="Bale,Cameron" w:date="2022-09-26T13:39:00Z">
                  <w:rPr>
                    <w:rFonts w:ascii="Cambria Math" w:hAnsi="Cambria Math"/>
                  </w:rPr>
                  <m:t>2</m:t>
                </w:del>
              </w:ins>
            </m:r>
          </m:sup>
        </m:sSubSup>
      </m:oMath>
      <w:ins w:id="1198" w:author="Cameron Bale" w:date="2022-09-22T13:29:00Z">
        <w:del w:id="1199" w:author="Bale,Cameron" w:date="2022-09-26T13:39:00Z">
          <w:r w:rsidR="004F28D1" w:rsidDel="009E7DAF">
            <w:rPr>
              <w:rFonts w:ascii="Cambria" w:eastAsiaTheme="minorEastAsia" w:hAnsi="Cambria"/>
            </w:rPr>
            <w:delText xml:space="preserve"> </w:delText>
          </w:r>
        </w:del>
        <w:del w:id="1200" w:author="Bale,Cameron" w:date="2022-10-05T12:05:00Z">
          <w:r w:rsidR="004F28D1" w:rsidDel="00407B11">
            <w:rPr>
              <w:rFonts w:ascii="Cambria" w:eastAsiaTheme="minorEastAsia" w:hAnsi="Cambria"/>
            </w:rPr>
            <w:delText>denote the spectral density of</w:delText>
          </w:r>
        </w:del>
      </w:ins>
      <w:ins w:id="1201" w:author="Cameron Bale" w:date="2022-09-22T15:46:00Z">
        <w:del w:id="1202" w:author="Bale,Cameron" w:date="2022-10-05T11:59:00Z">
          <w:r w:rsidR="000761E8" w:rsidDel="00EC4ACC">
            <w:rPr>
              <w:rFonts w:ascii="Cambria" w:eastAsiaTheme="minorEastAsia" w:hAnsi="Cambria"/>
            </w:rPr>
            <w:delText xml:space="preserve"> </w:delText>
          </w:r>
        </w:del>
      </w:ins>
      <m:oMath>
        <m:sSub>
          <m:sSubPr>
            <m:ctrlPr>
              <w:ins w:id="1203" w:author="Cameron Bale" w:date="2022-09-22T15:46:00Z">
                <w:del w:id="1204" w:author="Bale,Cameron" w:date="2022-10-05T11:59:00Z">
                  <w:rPr>
                    <w:rFonts w:ascii="Cambria Math" w:eastAsiaTheme="minorEastAsia" w:hAnsi="Cambria Math"/>
                    <w:i/>
                  </w:rPr>
                </w:del>
              </w:ins>
            </m:ctrlPr>
          </m:sSubPr>
          <m:e>
            <m:r>
              <w:ins w:id="1205" w:author="Cameron Bale" w:date="2022-09-22T15:46:00Z">
                <w:del w:id="1206" w:author="Bale,Cameron" w:date="2022-10-05T11:59:00Z">
                  <w:rPr>
                    <w:rFonts w:ascii="Cambria Math" w:eastAsiaTheme="minorEastAsia" w:hAnsi="Cambria Math"/>
                  </w:rPr>
                  <m:t>x</m:t>
                </w:del>
              </w:ins>
            </m:r>
          </m:e>
          <m:sub>
            <m:r>
              <w:ins w:id="1207" w:author="Cameron Bale" w:date="2022-09-22T15:46:00Z">
                <w:del w:id="1208" w:author="Bale,Cameron" w:date="2022-10-05T11:59:00Z">
                  <w:rPr>
                    <w:rFonts w:ascii="Cambria Math" w:eastAsiaTheme="minorEastAsia" w:hAnsi="Cambria Math"/>
                  </w:rPr>
                  <m:t>t</m:t>
                </w:del>
              </w:ins>
            </m:r>
          </m:sub>
        </m:sSub>
      </m:oMath>
      <w:ins w:id="1209" w:author="Cameron Bale" w:date="2022-09-22T13:29:00Z">
        <w:del w:id="1210" w:author="Bale,Cameron" w:date="2022-10-05T12:05:00Z">
          <w:r w:rsidR="004F28D1" w:rsidDel="00407B11">
            <w:rPr>
              <w:rFonts w:ascii="Cambria" w:eastAsiaTheme="minorEastAsia" w:hAnsi="Cambria"/>
            </w:rPr>
            <w:delText xml:space="preserve">, </w:delText>
          </w:r>
        </w:del>
        <w:del w:id="1211" w:author="Bale,Cameron" w:date="2022-09-26T13:39:00Z">
          <w:r w:rsidR="004F28D1" w:rsidDel="009E7DAF">
            <w:rPr>
              <w:rFonts w:ascii="Cambria" w:eastAsiaTheme="minorEastAsia" w:hAnsi="Cambria"/>
            </w:rPr>
            <w:delText xml:space="preserve">where the spectrum </w:delText>
          </w:r>
        </w:del>
      </w:ins>
      <m:oMath>
        <m:sSub>
          <m:sSubPr>
            <m:ctrlPr>
              <w:ins w:id="1212" w:author="Cameron Bale" w:date="2022-09-22T13:30:00Z">
                <w:del w:id="1213" w:author="Bale,Cameron" w:date="2022-09-26T13:39:00Z">
                  <w:rPr>
                    <w:rFonts w:ascii="Cambria Math" w:eastAsiaTheme="minorEastAsia" w:hAnsi="Cambria Math"/>
                    <w:i/>
                  </w:rPr>
                </w:del>
              </w:ins>
            </m:ctrlPr>
          </m:sSubPr>
          <m:e>
            <m:r>
              <w:ins w:id="1214" w:author="Cameron Bale" w:date="2022-09-22T13:30:00Z">
                <w:del w:id="1215" w:author="Bale,Cameron" w:date="2022-09-26T13:39:00Z">
                  <w:rPr>
                    <w:rFonts w:ascii="Cambria Math" w:eastAsiaTheme="minorEastAsia" w:hAnsi="Cambria Math"/>
                  </w:rPr>
                  <m:t>S</m:t>
                </w:del>
              </w:ins>
            </m:r>
          </m:e>
          <m:sub>
            <m:r>
              <w:ins w:id="1216" w:author="Cameron Bale" w:date="2022-09-22T13:30:00Z">
                <w:del w:id="1217" w:author="Bale,Cameron" w:date="2022-09-26T13:39:00Z">
                  <w:rPr>
                    <w:rFonts w:ascii="Cambria Math" w:eastAsiaTheme="minorEastAsia" w:hAnsi="Cambria Math"/>
                  </w:rPr>
                  <m:t>x</m:t>
                </w:del>
              </w:ins>
            </m:r>
          </m:sub>
        </m:sSub>
        <m:d>
          <m:dPr>
            <m:ctrlPr>
              <w:ins w:id="1218" w:author="Cameron Bale" w:date="2022-09-22T13:30:00Z">
                <w:del w:id="1219" w:author="Bale,Cameron" w:date="2022-09-26T13:39:00Z">
                  <w:rPr>
                    <w:rFonts w:ascii="Cambria Math" w:eastAsiaTheme="minorEastAsia" w:hAnsi="Cambria Math"/>
                    <w:i/>
                  </w:rPr>
                </w:del>
              </w:ins>
            </m:ctrlPr>
          </m:dPr>
          <m:e>
            <m:r>
              <w:del w:id="1220" w:author="Bale,Cameron" w:date="2022-09-26T13:39:00Z">
                <m:rPr>
                  <m:sty m:val="p"/>
                </m:rPr>
                <w:rPr>
                  <w:rFonts w:ascii="Cambria Math" w:eastAsiaTheme="minorEastAsia" w:hAnsi="Cambria Math"/>
                </w:rPr>
                <m:t>λ</m:t>
              </w:del>
            </m:r>
          </m:e>
        </m:d>
        <m:r>
          <w:ins w:id="1221" w:author="Cameron Bale" w:date="2022-09-22T13:39:00Z">
            <w:del w:id="1222" w:author="Bale,Cameron" w:date="2022-09-26T13:39:00Z">
              <w:rPr>
                <w:rFonts w:ascii="Cambria Math" w:eastAsiaTheme="minorEastAsia" w:hAnsi="Cambria Math"/>
              </w:rPr>
              <m:t xml:space="preserve">, </m:t>
            </w:del>
          </w:ins>
        </m:r>
        <m:r>
          <w:ins w:id="1223" w:author="Cameron Bale" w:date="2022-09-22T13:39:00Z">
            <w:del w:id="1224" w:author="Bale,Cameron" w:date="2022-09-26T13:39:00Z">
              <m:rPr>
                <m:sty m:val="p"/>
              </m:rPr>
              <w:rPr>
                <w:rFonts w:ascii="Cambria Math" w:eastAsiaTheme="minorEastAsia" w:hAnsi="Cambria Math"/>
              </w:rPr>
              <m:t>λ∈</m:t>
            </w:del>
          </w:ins>
        </m:r>
        <m:d>
          <m:dPr>
            <m:begChr m:val="["/>
            <m:endChr m:val="]"/>
            <m:ctrlPr>
              <w:ins w:id="1225" w:author="Cameron Bale" w:date="2022-09-22T13:39:00Z">
                <w:del w:id="1226" w:author="Bale,Cameron" w:date="2022-09-26T13:39:00Z">
                  <w:rPr>
                    <w:rFonts w:ascii="Cambria Math" w:eastAsiaTheme="minorEastAsia" w:hAnsi="Cambria Math"/>
                    <w:i/>
                  </w:rPr>
                </w:del>
              </w:ins>
            </m:ctrlPr>
          </m:dPr>
          <m:e>
            <m:r>
              <w:ins w:id="1227" w:author="Cameron Bale" w:date="2022-09-22T13:39:00Z">
                <w:del w:id="1228" w:author="Bale,Cameron" w:date="2022-09-26T13:39:00Z">
                  <w:rPr>
                    <w:rFonts w:ascii="Cambria Math" w:eastAsiaTheme="minorEastAsia" w:hAnsi="Cambria Math"/>
                  </w:rPr>
                  <m:t>-</m:t>
                </w:del>
              </w:ins>
            </m:r>
            <m:r>
              <w:ins w:id="1229" w:author="Cameron Bale" w:date="2022-09-22T13:39:00Z">
                <w:del w:id="1230" w:author="Bale,Cameron" w:date="2022-09-26T13:39:00Z">
                  <m:rPr>
                    <m:sty m:val="p"/>
                  </m:rPr>
                  <w:rPr>
                    <w:rFonts w:ascii="Cambria Math" w:eastAsiaTheme="minorEastAsia" w:hAnsi="Cambria Math"/>
                  </w:rPr>
                  <m:t>π,  π</m:t>
                </w:del>
              </w:ins>
            </m:r>
          </m:e>
        </m:d>
        <m:r>
          <w:ins w:id="1231" w:author="Cameron Bale" w:date="2022-09-22T13:39:00Z">
            <w:del w:id="1232" w:author="Bale,Cameron" w:date="2022-09-26T13:39:00Z">
              <m:rPr>
                <m:sty m:val="p"/>
              </m:rPr>
              <w:rPr>
                <w:rFonts w:ascii="Cambria Math" w:eastAsiaTheme="minorEastAsia" w:hAnsi="Cambria Math"/>
              </w:rPr>
              <m:t xml:space="preserve">, </m:t>
            </w:del>
          </w:ins>
        </m:r>
      </m:oMath>
      <w:ins w:id="1233" w:author="Cameron Bale" w:date="2022-09-22T13:30:00Z">
        <w:del w:id="1234" w:author="Bale,Cameron" w:date="2022-09-26T13:39:00Z">
          <w:r w:rsidR="004F28D1" w:rsidDel="009E7DAF">
            <w:rPr>
              <w:rFonts w:ascii="Cambria" w:eastAsiaTheme="minorEastAsia" w:hAnsi="Cambria"/>
            </w:rPr>
            <w:delText xml:space="preserve">is calculated using the </w:delText>
          </w:r>
        </w:del>
        <w:del w:id="1235" w:author="Bale,Cameron" w:date="2022-10-05T12:05:00Z">
          <w:r w:rsidR="004F28D1" w:rsidDel="00407B11">
            <w:rPr>
              <w:rFonts w:ascii="Cambria" w:eastAsiaTheme="minorEastAsia" w:hAnsi="Cambria"/>
            </w:rPr>
            <w:delText xml:space="preserve">fourier transform of the autocovariance function </w:delText>
          </w:r>
        </w:del>
      </w:ins>
      <m:oMath>
        <m:sSub>
          <m:sSubPr>
            <m:ctrlPr>
              <w:ins w:id="1236" w:author="Cameron Bale" w:date="2022-09-22T13:33:00Z">
                <w:del w:id="1237" w:author="Bale,Cameron" w:date="2022-10-05T12:05:00Z">
                  <w:rPr>
                    <w:rFonts w:ascii="Cambria Math" w:eastAsiaTheme="minorEastAsia" w:hAnsi="Cambria Math"/>
                    <w:i/>
                  </w:rPr>
                </w:del>
              </w:ins>
            </m:ctrlPr>
          </m:sSubPr>
          <m:e>
            <m:r>
              <w:del w:id="1238" w:author="Bale,Cameron" w:date="2022-10-05T12:05:00Z">
                <m:rPr>
                  <m:sty m:val="p"/>
                </m:rPr>
                <w:rPr>
                  <w:rFonts w:ascii="Cambria Math" w:eastAsiaTheme="minorEastAsia" w:hAnsi="Cambria Math"/>
                </w:rPr>
                <m:t>γ</m:t>
              </w:del>
            </m:r>
            <m:ctrlPr>
              <w:ins w:id="1239" w:author="Cameron Bale" w:date="2022-09-22T13:33:00Z">
                <w:del w:id="1240" w:author="Bale,Cameron" w:date="2022-10-05T12:05:00Z">
                  <w:rPr>
                    <w:rFonts w:ascii="Cambria Math" w:eastAsiaTheme="minorEastAsia" w:hAnsi="Cambria Math"/>
                  </w:rPr>
                </w:del>
              </w:ins>
            </m:ctrlPr>
          </m:e>
          <m:sub>
            <m:r>
              <w:ins w:id="1241" w:author="Cameron Bale" w:date="2022-09-22T13:33:00Z">
                <w:del w:id="1242" w:author="Bale,Cameron" w:date="2022-10-05T12:05:00Z">
                  <w:rPr>
                    <w:rFonts w:ascii="Cambria Math" w:eastAsiaTheme="minorEastAsia" w:hAnsi="Cambria Math"/>
                  </w:rPr>
                  <m:t>x</m:t>
                </w:del>
              </w:ins>
            </m:r>
          </m:sub>
        </m:sSub>
        <m:d>
          <m:dPr>
            <m:ctrlPr>
              <w:ins w:id="1243" w:author="Cameron Bale" w:date="2022-09-22T13:33:00Z">
                <w:del w:id="1244" w:author="Bale,Cameron" w:date="2022-10-05T12:05:00Z">
                  <w:rPr>
                    <w:rFonts w:ascii="Cambria Math" w:eastAsiaTheme="minorEastAsia" w:hAnsi="Cambria Math"/>
                    <w:i/>
                  </w:rPr>
                </w:del>
              </w:ins>
            </m:ctrlPr>
          </m:dPr>
          <m:e>
            <m:r>
              <w:ins w:id="1245" w:author="Cameron Bale" w:date="2022-09-22T13:33:00Z">
                <w:del w:id="1246" w:author="Bale,Cameron" w:date="2022-10-05T12:05:00Z">
                  <w:rPr>
                    <w:rFonts w:ascii="Cambria Math" w:eastAsiaTheme="minorEastAsia" w:hAnsi="Cambria Math"/>
                  </w:rPr>
                  <m:t>k</m:t>
                </w:del>
              </w:ins>
            </m:r>
          </m:e>
        </m:d>
      </m:oMath>
      <w:ins w:id="1247" w:author="Cameron Bale" w:date="2022-09-22T13:34:00Z">
        <w:del w:id="1248" w:author="Bale,Cameron" w:date="2022-10-05T12:05:00Z">
          <w:r w:rsidR="004F28D1" w:rsidDel="00407B11">
            <w:rPr>
              <w:rFonts w:ascii="Cambria" w:eastAsiaTheme="minorEastAsia" w:hAnsi="Cambria"/>
            </w:rPr>
            <w:delText xml:space="preserve"> </w:delText>
          </w:r>
        </w:del>
      </w:ins>
      <w:ins w:id="1249" w:author="Cameron Bale" w:date="2022-09-22T13:30:00Z">
        <w:del w:id="1250" w:author="Bale,Cameron" w:date="2022-10-05T12:05:00Z">
          <w:r w:rsidR="004F28D1" w:rsidDel="00407B11">
            <w:rPr>
              <w:rFonts w:ascii="Cambria" w:eastAsiaTheme="minorEastAsia" w:hAnsi="Cambria"/>
            </w:rPr>
            <w:delText xml:space="preserve">of </w:delText>
          </w:r>
        </w:del>
      </w:ins>
      <m:oMath>
        <m:sSub>
          <m:sSubPr>
            <m:ctrlPr>
              <w:ins w:id="1251" w:author="Cameron Bale" w:date="2022-09-22T15:46:00Z">
                <w:del w:id="1252" w:author="Bale,Cameron" w:date="2022-10-05T12:05:00Z">
                  <w:rPr>
                    <w:rFonts w:ascii="Cambria Math" w:eastAsiaTheme="minorEastAsia" w:hAnsi="Cambria Math"/>
                    <w:i/>
                  </w:rPr>
                </w:del>
              </w:ins>
            </m:ctrlPr>
          </m:sSubPr>
          <m:e>
            <m:r>
              <w:ins w:id="1253" w:author="Cameron Bale" w:date="2022-09-22T15:46:00Z">
                <w:del w:id="1254" w:author="Bale,Cameron" w:date="2022-10-05T12:05:00Z">
                  <w:rPr>
                    <w:rFonts w:ascii="Cambria Math" w:eastAsiaTheme="minorEastAsia" w:hAnsi="Cambria Math"/>
                  </w:rPr>
                  <m:t>x</m:t>
                </w:del>
              </w:ins>
            </m:r>
          </m:e>
          <m:sub>
            <m:r>
              <w:ins w:id="1255" w:author="Cameron Bale" w:date="2022-09-22T15:46:00Z">
                <w:del w:id="1256" w:author="Bale,Cameron" w:date="2022-10-05T12:05:00Z">
                  <w:rPr>
                    <w:rFonts w:ascii="Cambria Math" w:eastAsiaTheme="minorEastAsia" w:hAnsi="Cambria Math"/>
                  </w:rPr>
                  <m:t>t</m:t>
                </w:del>
              </w:ins>
            </m:r>
          </m:sub>
        </m:sSub>
      </m:oMath>
      <w:ins w:id="1257" w:author="Cameron Bale" w:date="2022-09-22T15:46:00Z">
        <w:del w:id="1258" w:author="Bale,Cameron" w:date="2022-09-26T13:45:00Z">
          <w:r w:rsidR="000761E8" w:rsidDel="007A1495">
            <w:rPr>
              <w:rFonts w:ascii="Cambria" w:eastAsiaTheme="minorEastAsia" w:hAnsi="Cambria"/>
            </w:rPr>
            <w:delText xml:space="preserve"> </w:delText>
          </w:r>
        </w:del>
      </w:ins>
      <m:oMath>
        <m:r>
          <w:del w:id="1259" w:author="Bale,Cameron" w:date="2022-10-05T12:06:00Z">
            <m:rPr>
              <m:sty m:val="p"/>
            </m:rPr>
            <w:rPr>
              <w:rFonts w:ascii="Cambria Math" w:eastAsiaTheme="minorEastAsia" w:hAnsi="Cambria Math"/>
            </w:rPr>
            <m:t>λ∈</m:t>
          </w:del>
        </m:r>
      </m:oMath>
      <w:del w:id="1260" w:author="Bale,Cameron" w:date="2022-09-26T13:45:00Z">
        <w:r w:rsidR="004F28D1" w:rsidDel="007A1495">
          <w:rPr>
            <w:rFonts w:ascii="Cambria" w:eastAsiaTheme="minorEastAsia" w:hAnsi="Cambria"/>
          </w:rPr>
          <w:fldChar w:fldCharType="begin"/>
        </w:r>
        <w:r w:rsidR="004F28D1" w:rsidDel="007A1495">
          <w:rPr>
            <w:rFonts w:ascii="Cambria" w:eastAsiaTheme="minorEastAsia" w:hAnsi="Cambria"/>
          </w:rPr>
          <w:delInstrText xml:space="preserve"> ADDIN ZOTERO_ITEM CSL_CITATION {"citationID":"a9MPu6CW","properties":{"formattedCitation":"(Goerg, n.d.)","plainCitation":"(Goerg, n.d.)","noteIndex":0},"citationItems":[{"id":175,"uris":["http://zotero.org/users/8556523/items/J3GCIPQJ"],"itemData":{"id":175,"type":"article-journal","abstract":"I introduce Forecastable Component Analysis (ForeCA), a novel dimension reduction technique for temporally dependent signals. Based on a new forecastability measure, ForeCA ﬁnds an optimal transformation to separate a multivariate time series into a forecastable and an orthogonal white noise space. I present a converging algorithm with a fast eigenvector solution. Applications to ﬁnancial and macro-economic time series show that ForeCA can successfully discover informative structure, which can be used for forecasting as well as classiﬁcation.","language":"en","page":"9","source":"Zotero","title":"Forecastable Component Analysis","author":[{"family":"Goerg","given":"Georg M"}]}}],"schema":"https://github.com/citation-style-language/schema/raw/master/csl-citation.json"} </w:delInstrText>
        </w:r>
        <w:r w:rsidR="004F28D1" w:rsidDel="007A1495">
          <w:rPr>
            <w:rFonts w:ascii="Cambria" w:eastAsiaTheme="minorEastAsia" w:hAnsi="Cambria"/>
          </w:rPr>
          <w:fldChar w:fldCharType="separate"/>
        </w:r>
        <w:r w:rsidR="004F28D1" w:rsidRPr="004F28D1" w:rsidDel="007A1495">
          <w:rPr>
            <w:rFonts w:ascii="Cambria" w:hAnsi="Cambria"/>
          </w:rPr>
          <w:delText>(Goerg, n.d.)</w:delText>
        </w:r>
        <w:r w:rsidR="004F28D1" w:rsidDel="007A1495">
          <w:rPr>
            <w:rFonts w:ascii="Cambria" w:eastAsiaTheme="minorEastAsia" w:hAnsi="Cambria"/>
          </w:rPr>
          <w:fldChar w:fldCharType="end"/>
        </w:r>
      </w:del>
      <w:ins w:id="1261" w:author="Cameron Bale" w:date="2022-09-22T13:32:00Z">
        <w:del w:id="1262" w:author="Bale,Cameron" w:date="2022-09-26T13:45:00Z">
          <w:r w:rsidR="004F28D1" w:rsidDel="007A1495">
            <w:rPr>
              <w:rFonts w:ascii="Cambria" w:eastAsiaTheme="minorEastAsia" w:hAnsi="Cambria"/>
            </w:rPr>
            <w:delText>.</w:delText>
          </w:r>
        </w:del>
      </w:ins>
      <w:ins w:id="1263" w:author="Cameron Bale" w:date="2022-09-22T14:30:00Z">
        <w:del w:id="1264" w:author="Bale,Cameron" w:date="2022-09-26T13:36:00Z">
          <w:r w:rsidR="00161CD0" w:rsidDel="009E7DAF">
            <w:rPr>
              <w:rFonts w:ascii="Cambria" w:eastAsiaTheme="minorEastAsia" w:hAnsi="Cambria"/>
            </w:rPr>
            <w:delText xml:space="preserve"> Intuitively,</w:delText>
          </w:r>
        </w:del>
      </w:ins>
      <w:moveToRangeStart w:id="1265" w:author="Bale,Cameron" w:date="2022-09-26T13:43:00Z" w:name="move115092202"/>
      <m:oMath>
        <m:sSub>
          <m:sSubPr>
            <m:ctrlPr>
              <w:del w:id="1266" w:author="Bale,Cameron" w:date="2022-10-05T12:06:00Z">
                <w:rPr>
                  <w:rFonts w:ascii="Cambria Math" w:eastAsiaTheme="minorEastAsia" w:hAnsi="Cambria Math"/>
                  <w:i/>
                </w:rPr>
              </w:del>
            </m:ctrlPr>
          </m:sSubPr>
          <m:e>
            <m:r>
              <w:del w:id="1267" w:author="Bale,Cameron" w:date="2022-10-05T12:06:00Z">
                <w:rPr>
                  <w:rFonts w:ascii="Cambria Math" w:eastAsiaTheme="minorEastAsia" w:hAnsi="Cambria Math"/>
                </w:rPr>
                <m:t>f</m:t>
              </w:del>
            </m:r>
          </m:e>
          <m:sub>
            <m:r>
              <w:del w:id="1268" w:author="Bale,Cameron" w:date="2022-10-05T12:06:00Z">
                <w:rPr>
                  <w:rFonts w:ascii="Cambria Math" w:eastAsiaTheme="minorEastAsia" w:hAnsi="Cambria Math"/>
                </w:rPr>
                <m:t>x</m:t>
              </w:del>
            </m:r>
          </m:sub>
        </m:sSub>
        <m:d>
          <m:dPr>
            <m:ctrlPr>
              <w:del w:id="1269" w:author="Bale,Cameron" w:date="2022-10-05T12:06:00Z">
                <w:rPr>
                  <w:rFonts w:ascii="Cambria Math" w:eastAsiaTheme="minorEastAsia" w:hAnsi="Cambria Math"/>
                  <w:i/>
                </w:rPr>
              </w:del>
            </m:ctrlPr>
          </m:dPr>
          <m:e>
            <m:r>
              <w:del w:id="1270" w:author="Bale,Cameron" w:date="2022-10-05T12:06:00Z">
                <m:rPr>
                  <m:sty m:val="p"/>
                </m:rPr>
                <w:rPr>
                  <w:rFonts w:ascii="Cambria Math" w:eastAsiaTheme="minorEastAsia" w:hAnsi="Cambria Math"/>
                </w:rPr>
                <m:t>λ</m:t>
              </w:del>
            </m:r>
          </m:e>
        </m:d>
        <w:moveToRangeEnd w:id="1265"/>
        <m:r>
          <w:del w:id="1271" w:author="Bale,Cameron" w:date="2022-10-05T12:06:00Z">
            <m:rPr>
              <m:sty m:val="p"/>
            </m:rPr>
            <w:rPr>
              <w:rFonts w:ascii="Cambria Math" w:eastAsiaTheme="minorEastAsia" w:hAnsi="Cambria Math"/>
            </w:rPr>
            <m:t>λ</m:t>
          </w:del>
        </m:r>
      </m:oMath>
      <w:ins w:id="1272" w:author="Cameron Bale" w:date="2022-09-22T14:30:00Z">
        <w:del w:id="1273" w:author="Bale,Cameron" w:date="2022-09-26T13:40:00Z">
          <w:r w:rsidR="00161CD0" w:rsidDel="009E7DAF">
            <w:rPr>
              <w:rFonts w:ascii="Cambria" w:eastAsiaTheme="minorEastAsia" w:hAnsi="Cambria"/>
            </w:rPr>
            <w:delText xml:space="preserve"> </w:delText>
          </w:r>
        </w:del>
      </w:ins>
      <m:oMath>
        <m:sSub>
          <m:sSubPr>
            <m:ctrlPr>
              <w:ins w:id="1274" w:author="Cameron Bale" w:date="2022-09-22T14:30:00Z">
                <w:del w:id="1275" w:author="Bale,Cameron" w:date="2022-09-26T13:40:00Z">
                  <w:rPr>
                    <w:rFonts w:ascii="Cambria Math" w:eastAsiaTheme="minorEastAsia" w:hAnsi="Cambria Math"/>
                    <w:i/>
                  </w:rPr>
                </w:del>
              </w:ins>
            </m:ctrlPr>
          </m:sSubPr>
          <m:e>
            <m:r>
              <w:ins w:id="1276" w:author="Cameron Bale" w:date="2022-09-22T14:30:00Z">
                <w:del w:id="1277" w:author="Bale,Cameron" w:date="2022-09-26T13:40:00Z">
                  <w:rPr>
                    <w:rFonts w:ascii="Cambria Math" w:eastAsiaTheme="minorEastAsia" w:hAnsi="Cambria Math"/>
                  </w:rPr>
                  <m:t>f</m:t>
                </w:del>
              </w:ins>
            </m:r>
          </m:e>
          <m:sub>
            <m:r>
              <w:ins w:id="1278" w:author="Cameron Bale" w:date="2022-09-22T14:30:00Z">
                <w:del w:id="1279" w:author="Bale,Cameron" w:date="2022-09-26T13:40:00Z">
                  <w:rPr>
                    <w:rFonts w:ascii="Cambria Math" w:eastAsiaTheme="minorEastAsia" w:hAnsi="Cambria Math"/>
                  </w:rPr>
                  <m:t>x</m:t>
                </w:del>
              </w:ins>
            </m:r>
          </m:sub>
        </m:sSub>
        <m:d>
          <m:dPr>
            <m:ctrlPr>
              <w:ins w:id="1280" w:author="Cameron Bale" w:date="2022-09-22T14:30:00Z">
                <w:del w:id="1281" w:author="Bale,Cameron" w:date="2022-09-26T13:40:00Z">
                  <w:rPr>
                    <w:rFonts w:ascii="Cambria Math" w:eastAsiaTheme="minorEastAsia" w:hAnsi="Cambria Math"/>
                    <w:i/>
                  </w:rPr>
                </w:del>
              </w:ins>
            </m:ctrlPr>
          </m:dPr>
          <m:e>
            <m:r>
              <w:ins w:id="1282" w:author="Cameron Bale" w:date="2022-09-22T14:30:00Z">
                <w:del w:id="1283" w:author="Bale,Cameron" w:date="2022-09-26T13:40:00Z">
                  <m:rPr>
                    <m:sty m:val="p"/>
                  </m:rPr>
                  <w:rPr>
                    <w:rFonts w:ascii="Cambria Math" w:eastAsiaTheme="minorEastAsia" w:hAnsi="Cambria Math"/>
                  </w:rPr>
                  <m:t>λ</m:t>
                </w:del>
              </w:ins>
            </m:r>
          </m:e>
        </m:d>
      </m:oMath>
      <w:ins w:id="1284" w:author="Cameron Bale" w:date="2022-09-22T14:30:00Z">
        <w:del w:id="1285" w:author="Bale,Cameron" w:date="2022-09-26T13:40:00Z">
          <w:r w:rsidR="00161CD0" w:rsidDel="009E7DAF">
            <w:rPr>
              <w:rFonts w:ascii="Cambria" w:eastAsiaTheme="minorEastAsia" w:hAnsi="Cambria"/>
            </w:rPr>
            <w:delText xml:space="preserve"> </w:delText>
          </w:r>
        </w:del>
        <w:del w:id="1286" w:author="Bale,Cameron" w:date="2022-09-26T13:43:00Z">
          <w:r w:rsidR="00161CD0" w:rsidDel="007A1495">
            <w:rPr>
              <w:rFonts w:ascii="Cambria" w:eastAsiaTheme="minorEastAsia" w:hAnsi="Cambria"/>
            </w:rPr>
            <w:delText xml:space="preserve">can be thought of as the probability density function for </w:delText>
          </w:r>
        </w:del>
      </w:ins>
      <m:oMath>
        <m:r>
          <w:ins w:id="1287" w:author="Cameron Bale" w:date="2022-09-22T14:30:00Z">
            <w:del w:id="1288" w:author="Bale,Cameron" w:date="2022-09-26T13:43:00Z">
              <m:rPr>
                <m:sty m:val="p"/>
              </m:rPr>
              <w:rPr>
                <w:rFonts w:ascii="Cambria Math" w:eastAsiaTheme="minorEastAsia" w:hAnsi="Cambria Math"/>
              </w:rPr>
              <m:t>Λ</m:t>
            </w:del>
          </w:ins>
        </m:r>
      </m:oMath>
      <w:ins w:id="1289" w:author="Cameron Bale" w:date="2022-09-22T14:30:00Z">
        <w:del w:id="1290" w:author="Bale,Cameron" w:date="2022-09-26T13:43:00Z">
          <w:r w:rsidR="00161CD0" w:rsidDel="007A1495">
            <w:rPr>
              <w:rFonts w:ascii="Cambria" w:eastAsiaTheme="minorEastAsia" w:hAnsi="Cambria"/>
            </w:rPr>
            <w:delText>,</w:delText>
          </w:r>
        </w:del>
        <w:del w:id="1291" w:author="Bale,Cameron" w:date="2022-09-26T13:40:00Z">
          <w:r w:rsidR="00161CD0" w:rsidDel="009E7DAF">
            <w:rPr>
              <w:rFonts w:ascii="Cambria" w:eastAsiaTheme="minorEastAsia" w:hAnsi="Cambria"/>
            </w:rPr>
            <w:delText xml:space="preserve"> a random variable which lives on the unit circle, </w:delText>
          </w:r>
        </w:del>
        <w:del w:id="1292" w:author="Bale,Cameron" w:date="2022-09-26T13:43:00Z">
          <w:r w:rsidR="00161CD0" w:rsidDel="007A1495">
            <w:rPr>
              <w:rFonts w:ascii="Cambria" w:eastAsiaTheme="minorEastAsia" w:hAnsi="Cambria"/>
            </w:rPr>
            <w:delText xml:space="preserve">where </w:delText>
          </w:r>
          <w:moveFromRangeStart w:id="1293" w:author="Bale,Cameron" w:date="2022-09-26T13:43:00Z" w:name="move115092202"/>
        </w:del>
      </w:ins>
      <m:oMath>
        <m:sSub>
          <m:sSubPr>
            <m:ctrlPr>
              <w:ins w:id="1294" w:author="Cameron Bale" w:date="2022-09-22T14:30:00Z">
                <w:del w:id="1295" w:author="Bale,Cameron" w:date="2022-09-26T13:43:00Z">
                  <w:rPr>
                    <w:rFonts w:ascii="Cambria Math" w:eastAsiaTheme="minorEastAsia" w:hAnsi="Cambria Math"/>
                    <w:i/>
                  </w:rPr>
                </w:del>
              </w:ins>
            </m:ctrlPr>
          </m:sSubPr>
          <m:e>
            <m:r>
              <w:ins w:id="1296" w:author="Cameron Bale" w:date="2022-09-22T14:30:00Z">
                <w:del w:id="1297" w:author="Bale,Cameron" w:date="2022-09-26T13:43:00Z">
                  <w:rPr>
                    <w:rFonts w:ascii="Cambria Math" w:eastAsiaTheme="minorEastAsia" w:hAnsi="Cambria Math"/>
                  </w:rPr>
                  <m:t>f</m:t>
                </w:del>
              </w:ins>
            </m:r>
          </m:e>
          <m:sub>
            <m:r>
              <w:ins w:id="1298" w:author="Cameron Bale" w:date="2022-09-22T14:30:00Z">
                <w:del w:id="1299" w:author="Bale,Cameron" w:date="2022-09-26T13:43:00Z">
                  <w:rPr>
                    <w:rFonts w:ascii="Cambria Math" w:eastAsiaTheme="minorEastAsia" w:hAnsi="Cambria Math"/>
                  </w:rPr>
                  <m:t>x</m:t>
                </w:del>
              </w:ins>
            </m:r>
          </m:sub>
        </m:sSub>
        <m:d>
          <m:dPr>
            <m:ctrlPr>
              <w:ins w:id="1300" w:author="Cameron Bale" w:date="2022-09-22T14:30:00Z">
                <w:del w:id="1301" w:author="Bale,Cameron" w:date="2022-09-26T13:43:00Z">
                  <w:rPr>
                    <w:rFonts w:ascii="Cambria Math" w:eastAsiaTheme="minorEastAsia" w:hAnsi="Cambria Math"/>
                    <w:i/>
                  </w:rPr>
                </w:del>
              </w:ins>
            </m:ctrlPr>
          </m:dPr>
          <m:e>
            <m:r>
              <w:del w:id="1302" w:author="Bale,Cameron" w:date="2022-09-26T13:43:00Z">
                <m:rPr>
                  <m:sty m:val="p"/>
                </m:rPr>
                <w:rPr>
                  <w:rFonts w:ascii="Cambria Math" w:eastAsiaTheme="minorEastAsia" w:hAnsi="Cambria Math"/>
                </w:rPr>
                <m:t>λ</m:t>
              </w:del>
            </m:r>
          </m:e>
        </m:d>
      </m:oMath>
      <w:moveFrom w:id="1303" w:author="Bale,Cameron" w:date="2022-09-26T13:43:00Z">
        <w:ins w:id="1304" w:author="Cameron Bale" w:date="2022-09-22T14:30:00Z">
          <w:del w:id="1305" w:author="Bale,Cameron" w:date="2022-09-26T13:43:00Z">
            <w:r w:rsidR="00161CD0" w:rsidDel="007A1495">
              <w:rPr>
                <w:rFonts w:ascii="Cambria" w:eastAsiaTheme="minorEastAsia" w:hAnsi="Cambria"/>
              </w:rPr>
              <w:delText xml:space="preserve"> </w:delText>
            </w:r>
          </w:del>
        </w:ins>
      </w:moveFrom>
      <w:moveFromRangeEnd w:id="1293"/>
      <w:ins w:id="1306" w:author="Cameron Bale" w:date="2022-09-22T14:30:00Z">
        <w:del w:id="1307" w:author="Bale,Cameron" w:date="2022-09-26T13:43:00Z">
          <w:r w:rsidR="00161CD0" w:rsidDel="007A1495">
            <w:rPr>
              <w:rFonts w:ascii="Cambria" w:eastAsiaTheme="minorEastAsia" w:hAnsi="Cambria"/>
            </w:rPr>
            <w:delText>has</w:delText>
          </w:r>
        </w:del>
      </w:ins>
      <w:ins w:id="1308" w:author="Cameron Bale" w:date="2022-09-22T14:31:00Z">
        <w:del w:id="1309" w:author="Bale,Cameron" w:date="2022-09-26T13:43:00Z">
          <w:r w:rsidR="00161CD0" w:rsidDel="007A1495">
            <w:rPr>
              <w:rFonts w:ascii="Cambria" w:eastAsiaTheme="minorEastAsia" w:hAnsi="Cambria"/>
            </w:rPr>
            <w:delText xml:space="preserve"> peaks at </w:delText>
          </w:r>
        </w:del>
      </w:ins>
      <m:oMath>
        <m:r>
          <w:del w:id="1310" w:author="Bale,Cameron" w:date="2022-09-26T13:43:00Z">
            <m:rPr>
              <m:sty m:val="p"/>
            </m:rPr>
            <w:rPr>
              <w:rFonts w:ascii="Cambria Math" w:eastAsiaTheme="minorEastAsia" w:hAnsi="Cambria Math"/>
            </w:rPr>
            <m:t>λ</m:t>
          </w:del>
        </m:r>
      </m:oMath>
      <w:ins w:id="1311" w:author="Cameron Bale" w:date="2022-09-22T14:31:00Z">
        <w:del w:id="1312" w:author="Bale,Cameron" w:date="2022-09-26T13:43:00Z">
          <w:r w:rsidR="00161CD0" w:rsidDel="007A1495">
            <w:rPr>
              <w:rFonts w:ascii="Cambria" w:eastAsiaTheme="minorEastAsia" w:hAnsi="Cambria"/>
            </w:rPr>
            <w:delText xml:space="preserve"> </w:delText>
          </w:r>
        </w:del>
        <w:del w:id="1313" w:author="Bale,Cameron" w:date="2022-09-26T13:37:00Z">
          <w:r w:rsidR="00161CD0" w:rsidDel="009E7DAF">
            <w:rPr>
              <w:rFonts w:ascii="Cambria" w:eastAsiaTheme="minorEastAsia" w:hAnsi="Cambria"/>
            </w:rPr>
            <w:delText>values</w:delText>
          </w:r>
        </w:del>
        <w:del w:id="1314" w:author="Bale,Cameron" w:date="2022-09-26T13:43:00Z">
          <w:r w:rsidR="00161CD0" w:rsidDel="007A1495">
            <w:rPr>
              <w:rFonts w:ascii="Cambria" w:eastAsiaTheme="minorEastAsia" w:hAnsi="Cambria"/>
            </w:rPr>
            <w:delText xml:space="preserve"> correspon</w:delText>
          </w:r>
        </w:del>
        <w:del w:id="1315" w:author="Bale,Cameron" w:date="2022-09-26T13:37:00Z">
          <w:r w:rsidR="00161CD0" w:rsidDel="009E7DAF">
            <w:rPr>
              <w:rFonts w:ascii="Cambria" w:eastAsiaTheme="minorEastAsia" w:hAnsi="Cambria"/>
            </w:rPr>
            <w:delText>ding</w:delText>
          </w:r>
        </w:del>
        <w:del w:id="1316" w:author="Bale,Cameron" w:date="2022-09-26T13:43:00Z">
          <w:r w:rsidR="00161CD0" w:rsidDel="007A1495">
            <w:rPr>
              <w:rFonts w:ascii="Cambria" w:eastAsiaTheme="minorEastAsia" w:hAnsi="Cambria"/>
            </w:rPr>
            <w:delText xml:space="preserve"> </w:delText>
          </w:r>
        </w:del>
        <w:del w:id="1317" w:author="Bale,Cameron" w:date="2022-09-26T13:38:00Z">
          <w:r w:rsidR="00161CD0" w:rsidDel="009E7DAF">
            <w:rPr>
              <w:rFonts w:ascii="Cambria" w:eastAsiaTheme="minorEastAsia" w:hAnsi="Cambria"/>
            </w:rPr>
            <w:delText>to</w:delText>
          </w:r>
        </w:del>
        <w:del w:id="1318" w:author="Bale,Cameron" w:date="2022-09-26T13:43:00Z">
          <w:r w:rsidR="00161CD0" w:rsidDel="007A1495">
            <w:rPr>
              <w:rFonts w:ascii="Cambria" w:eastAsiaTheme="minorEastAsia" w:hAnsi="Cambria"/>
            </w:rPr>
            <w:delText xml:space="preserve"> </w:delText>
          </w:r>
        </w:del>
      </w:ins>
      <m:oMath>
        <m:r>
          <w:ins w:id="1319" w:author="Cameron Bale" w:date="2022-09-22T14:31:00Z">
            <w:del w:id="1320" w:author="Bale,Cameron" w:date="2022-09-26T13:43:00Z">
              <w:rPr>
                <w:rFonts w:ascii="Cambria Math" w:eastAsiaTheme="minorEastAsia" w:hAnsi="Cambria Math"/>
              </w:rPr>
              <m:t xml:space="preserve">k </m:t>
            </w:del>
          </w:ins>
        </m:r>
        <m:r>
          <w:del w:id="1321" w:author="Bale,Cameron" w:date="2022-09-26T13:43:00Z">
            <m:rPr>
              <m:sty m:val="p"/>
            </m:rPr>
            <w:rPr>
              <w:rFonts w:ascii="Cambria Math" w:eastAsiaTheme="minorEastAsia" w:hAnsi="Cambria Math"/>
            </w:rPr>
            <m:t>≠</m:t>
          </w:del>
        </m:r>
        <m:r>
          <w:ins w:id="1322" w:author="Cameron Bale" w:date="2022-09-22T14:31:00Z">
            <w:del w:id="1323" w:author="Bale,Cameron" w:date="2022-09-26T13:43:00Z">
              <w:rPr>
                <w:rFonts w:ascii="Cambria Math" w:eastAsiaTheme="minorEastAsia" w:hAnsi="Cambria Math"/>
              </w:rPr>
              <m:t>0</m:t>
            </w:del>
          </w:ins>
        </m:r>
      </m:oMath>
      <w:ins w:id="1324" w:author="Cameron Bale" w:date="2022-09-22T14:32:00Z">
        <w:del w:id="1325" w:author="Bale,Cameron" w:date="2022-09-26T13:43:00Z">
          <w:r w:rsidR="00161CD0" w:rsidDel="007A1495">
            <w:rPr>
              <w:rFonts w:ascii="Cambria" w:eastAsiaTheme="minorEastAsia" w:hAnsi="Cambria"/>
            </w:rPr>
            <w:delText xml:space="preserve"> w</w:delText>
          </w:r>
        </w:del>
      </w:ins>
      <w:ins w:id="1326" w:author="Cameron Bale" w:date="2022-09-22T13:33:00Z">
        <w:del w:id="1327" w:author="Bale,Cameron" w:date="2022-09-26T13:43:00Z">
          <w:r w:rsidR="004F28D1" w:rsidDel="007A1495">
            <w:rPr>
              <w:rFonts w:ascii="Cambria" w:eastAsiaTheme="minorEastAsia" w:hAnsi="Cambria"/>
            </w:rPr>
            <w:delText>hen</w:delText>
          </w:r>
        </w:del>
      </w:ins>
      <w:ins w:id="1328" w:author="Cameron Bale" w:date="2022-09-22T13:39:00Z">
        <w:del w:id="1329" w:author="Bale,Cameron" w:date="2022-09-26T13:43:00Z">
          <w:r w:rsidR="00B47EEE" w:rsidDel="007A1495">
            <w:rPr>
              <w:rFonts w:ascii="Cambria" w:eastAsiaTheme="minorEastAsia" w:hAnsi="Cambria"/>
            </w:rPr>
            <w:delText xml:space="preserve"> </w:delText>
          </w:r>
        </w:del>
      </w:ins>
      <m:oMath>
        <m:sSub>
          <m:sSubPr>
            <m:ctrlPr>
              <w:ins w:id="1330" w:author="Cameron Bale" w:date="2022-09-22T13:39:00Z">
                <w:del w:id="1331" w:author="Bale,Cameron" w:date="2022-09-26T13:42:00Z">
                  <w:rPr>
                    <w:rFonts w:ascii="Cambria Math" w:eastAsiaTheme="minorEastAsia" w:hAnsi="Cambria Math"/>
                    <w:i/>
                  </w:rPr>
                </w:del>
              </w:ins>
            </m:ctrlPr>
          </m:sSubPr>
          <m:e>
            <m:r>
              <w:del w:id="1332" w:author="Bale,Cameron" w:date="2022-09-26T13:42:00Z">
                <m:rPr>
                  <m:sty m:val="p"/>
                </m:rPr>
                <w:rPr>
                  <w:rFonts w:ascii="Cambria Math" w:eastAsiaTheme="minorEastAsia" w:hAnsi="Cambria Math"/>
                </w:rPr>
                <m:t>γ</m:t>
              </w:del>
            </m:r>
            <m:ctrlPr>
              <w:ins w:id="1333" w:author="Cameron Bale" w:date="2022-09-22T13:39:00Z">
                <w:del w:id="1334" w:author="Bale,Cameron" w:date="2022-09-26T13:42:00Z">
                  <w:rPr>
                    <w:rFonts w:ascii="Cambria Math" w:eastAsiaTheme="minorEastAsia" w:hAnsi="Cambria Math"/>
                  </w:rPr>
                </w:del>
              </w:ins>
            </m:ctrlPr>
          </m:e>
          <m:sub>
            <m:r>
              <w:ins w:id="1335" w:author="Cameron Bale" w:date="2022-09-22T13:39:00Z">
                <w:del w:id="1336" w:author="Bale,Cameron" w:date="2022-09-26T13:42:00Z">
                  <w:rPr>
                    <w:rFonts w:ascii="Cambria Math" w:eastAsiaTheme="minorEastAsia" w:hAnsi="Cambria Math"/>
                  </w:rPr>
                  <m:t>x</m:t>
                </w:del>
              </w:ins>
            </m:r>
          </m:sub>
        </m:sSub>
        <m:d>
          <m:dPr>
            <m:ctrlPr>
              <w:ins w:id="1337" w:author="Cameron Bale" w:date="2022-09-22T13:39:00Z">
                <w:del w:id="1338" w:author="Bale,Cameron" w:date="2022-09-26T13:42:00Z">
                  <w:rPr>
                    <w:rFonts w:ascii="Cambria Math" w:eastAsiaTheme="minorEastAsia" w:hAnsi="Cambria Math"/>
                    <w:i/>
                  </w:rPr>
                </w:del>
              </w:ins>
            </m:ctrlPr>
          </m:dPr>
          <m:e>
            <m:r>
              <w:ins w:id="1339" w:author="Cameron Bale" w:date="2022-09-22T13:39:00Z">
                <w:del w:id="1340" w:author="Bale,Cameron" w:date="2022-09-26T13:42:00Z">
                  <w:rPr>
                    <w:rFonts w:ascii="Cambria Math" w:eastAsiaTheme="minorEastAsia" w:hAnsi="Cambria Math"/>
                  </w:rPr>
                  <m:t>k</m:t>
                </w:del>
              </w:ins>
            </m:r>
          </m:e>
        </m:d>
        <m:r>
          <w:del w:id="1341" w:author="Bale,Cameron" w:date="2022-09-26T13:42:00Z">
            <m:rPr>
              <m:sty m:val="p"/>
            </m:rPr>
            <w:rPr>
              <w:rFonts w:ascii="Cambria Math" w:eastAsiaTheme="minorEastAsia" w:hAnsi="Cambria Math"/>
            </w:rPr>
            <m:t>≠</m:t>
          </w:del>
        </m:r>
        <m:r>
          <w:ins w:id="1342" w:author="Cameron Bale" w:date="2022-09-22T13:39:00Z">
            <w:del w:id="1343" w:author="Bale,Cameron" w:date="2022-09-26T13:38:00Z">
              <w:rPr>
                <w:rFonts w:ascii="Cambria Math" w:eastAsiaTheme="minorEastAsia" w:hAnsi="Cambria Math"/>
              </w:rPr>
              <m:t>&gt;</m:t>
            </w:del>
          </w:ins>
        </m:r>
        <m:r>
          <w:ins w:id="1344" w:author="Cameron Bale" w:date="2022-09-22T13:39:00Z">
            <w:del w:id="1345" w:author="Bale,Cameron" w:date="2022-09-26T13:42:00Z">
              <w:rPr>
                <w:rFonts w:ascii="Cambria Math" w:eastAsiaTheme="minorEastAsia" w:hAnsi="Cambria Math"/>
              </w:rPr>
              <m:t>0</m:t>
            </w:del>
          </w:ins>
        </m:r>
      </m:oMath>
      <w:ins w:id="1346" w:author="Cameron Bale" w:date="2022-09-22T14:32:00Z">
        <w:del w:id="1347" w:author="Bale,Cameron" w:date="2022-09-26T13:42:00Z">
          <w:r w:rsidR="00161CD0" w:rsidDel="007A1495">
            <w:rPr>
              <w:rFonts w:ascii="Cambria" w:eastAsiaTheme="minorEastAsia" w:hAnsi="Cambria"/>
            </w:rPr>
            <w:delText xml:space="preserve">. </w:delText>
          </w:r>
        </w:del>
      </w:ins>
      <m:oMath>
        <m:r>
          <w:del w:id="1348" w:author="Bale,Cameron" w:date="2022-10-05T12:06:00Z">
            <m:rPr>
              <m:sty m:val="p"/>
            </m:rPr>
            <w:rPr>
              <w:rFonts w:ascii="Cambria Math" w:eastAsiaTheme="minorEastAsia" w:hAnsi="Cambria Math"/>
            </w:rPr>
            <m:t>Λ</m:t>
          </w:del>
        </m:r>
      </m:oMath>
      <w:del w:id="1349" w:author="Bale,Cameron" w:date="2022-10-05T12:06:00Z">
        <w:r w:rsidR="00703581" w:rsidDel="00407B11">
          <w:rPr>
            <w:rFonts w:ascii="Cambria" w:eastAsiaTheme="minorEastAsia" w:hAnsi="Cambria"/>
          </w:rPr>
          <w:fldChar w:fldCharType="begin"/>
        </w:r>
        <w:r w:rsidR="00703581" w:rsidDel="00407B11">
          <w:rPr>
            <w:rFonts w:ascii="Cambria" w:eastAsiaTheme="minorEastAsia" w:hAnsi="Cambria"/>
          </w:rPr>
          <w:delInstrText xml:space="preserve"> ADDIN ZOTERO_ITEM CSL_CITATION {"citationID":"7os1eD5z","properties":{"formattedCitation":"(Goerg, n.d.)","plainCitation":"(Goerg, n.d.)","noteIndex":0},"citationItems":[{"id":175,"uris":["http://zotero.org/users/8556523/items/J3GCIPQJ"],"itemData":{"id":175,"type":"article-journal","abstract":"I introduce Forecastable Component Analysis (ForeCA), a novel dimension reduction technique for temporally dependent signals. Based on a new forecastability measure, ForeCA ﬁnds an optimal transformation to separate a multivariate time series into a forecastable and an orthogonal white noise space. I present a converging algorithm with a fast eigenvector solution. Applications to ﬁnancial and macro-economic time series show that ForeCA can successfully discover informative structure, which can be used for forecasting as well as classiﬁcation.","language":"en","page":"9","source":"Zotero","title":"Forecastable Component Analysis","author":[{"family":"Goerg","given":"Georg M"}]}}],"schema":"https://github.com/citation-style-language/schema/raw/master/csl-citation.json"} </w:delInstrText>
        </w:r>
        <w:r w:rsidR="00703581" w:rsidDel="00407B11">
          <w:rPr>
            <w:rFonts w:ascii="Cambria" w:eastAsiaTheme="minorEastAsia" w:hAnsi="Cambria"/>
          </w:rPr>
          <w:fldChar w:fldCharType="separate"/>
        </w:r>
        <w:r w:rsidR="00703581" w:rsidRPr="00703581" w:rsidDel="00407B11">
          <w:rPr>
            <w:rFonts w:ascii="Cambria" w:hAnsi="Cambria"/>
          </w:rPr>
          <w:delText>(Goerg, n.d.)</w:delText>
        </w:r>
        <w:r w:rsidR="00703581" w:rsidDel="00407B11">
          <w:rPr>
            <w:rFonts w:ascii="Cambria" w:eastAsiaTheme="minorEastAsia" w:hAnsi="Cambria"/>
          </w:rPr>
          <w:fldChar w:fldCharType="end"/>
        </w:r>
      </w:del>
      <m:oMath>
        <m:r>
          <w:del w:id="1350" w:author="Bale,Cameron" w:date="2022-10-05T12:06:00Z">
            <m:rPr>
              <m:sty m:val="p"/>
            </m:rPr>
            <w:rPr>
              <w:rFonts w:ascii="Cambria Math" w:eastAsiaTheme="minorEastAsia" w:hAnsi="Cambria Math"/>
            </w:rPr>
            <m:t>≠λΛ</m:t>
          </w:del>
        </m:r>
      </m:oMath>
      <w:ins w:id="1351" w:author="Cameron Bale" w:date="2022-09-22T13:43:00Z">
        <w:del w:id="1352" w:author="Bale,Cameron" w:date="2022-10-05T12:06:00Z">
          <w:r w:rsidR="00B47EEE" w:rsidDel="00407B11">
            <w:rPr>
              <w:rFonts w:ascii="Cambria" w:eastAsiaTheme="minorEastAsia" w:hAnsi="Cambria"/>
            </w:rPr>
            <w:delText>T</w:delText>
          </w:r>
        </w:del>
        <w:r w:rsidR="00B47EEE">
          <w:rPr>
            <w:rFonts w:ascii="Cambria" w:eastAsiaTheme="minorEastAsia" w:hAnsi="Cambria"/>
          </w:rPr>
          <w:t xml:space="preserve">he </w:t>
        </w:r>
        <w:proofErr w:type="spellStart"/>
        <w:r w:rsidR="00B47EEE">
          <w:rPr>
            <w:rFonts w:ascii="Cambria" w:eastAsiaTheme="minorEastAsia" w:hAnsi="Cambria"/>
          </w:rPr>
          <w:t>forecastability</w:t>
        </w:r>
      </w:ins>
      <w:proofErr w:type="spellEnd"/>
      <w:ins w:id="1353" w:author="Bale,Cameron" w:date="2022-09-26T13:47:00Z">
        <w:r w:rsidR="00703581">
          <w:rPr>
            <w:rFonts w:ascii="Cambria" w:eastAsiaTheme="minorEastAsia" w:hAnsi="Cambria"/>
          </w:rPr>
          <w:t>, or spectral entropy,</w:t>
        </w:r>
      </w:ins>
      <w:ins w:id="1354" w:author="Cameron Bale" w:date="2022-09-22T13:43:00Z">
        <w:r w:rsidR="00B47EEE">
          <w:rPr>
            <w:rFonts w:ascii="Cambria" w:eastAsiaTheme="minorEastAsia" w:hAnsi="Cambria"/>
          </w:rPr>
          <w:t xml:space="preserve"> of </w:t>
        </w:r>
      </w:ins>
      <m:oMath>
        <m:sSubSup>
          <m:sSubSupPr>
            <m:ctrlPr>
              <w:ins w:id="1355" w:author="Bale,Cameron" w:date="2022-10-05T12:26:00Z">
                <w:rPr>
                  <w:rFonts w:ascii="Cambria Math" w:eastAsiaTheme="minorEastAsia" w:hAnsi="Cambria Math"/>
                  <w:i/>
                </w:rPr>
              </w:ins>
            </m:ctrlPr>
          </m:sSubSupPr>
          <m:e>
            <m:r>
              <w:ins w:id="1356" w:author="Bale,Cameron" w:date="2022-10-05T12:26:00Z">
                <w:rPr>
                  <w:rFonts w:ascii="Cambria Math" w:eastAsiaTheme="minorEastAsia" w:hAnsi="Cambria Math"/>
                </w:rPr>
                <m:t>x</m:t>
              </w:ins>
            </m:r>
          </m:e>
          <m:sub>
            <m:r>
              <w:ins w:id="1357" w:author="Bale,Cameron" w:date="2022-10-05T12:26:00Z">
                <w:rPr>
                  <w:rFonts w:ascii="Cambria Math" w:eastAsiaTheme="minorEastAsia" w:hAnsi="Cambria Math"/>
                </w:rPr>
                <m:t>j</m:t>
              </w:ins>
            </m:r>
          </m:sub>
          <m:sup>
            <m:r>
              <w:ins w:id="1358" w:author="Bale,Cameron" w:date="2022-10-05T12:26:00Z">
                <w:rPr>
                  <w:rFonts w:ascii="Cambria Math" w:eastAsiaTheme="minorEastAsia" w:hAnsi="Cambria Math"/>
                </w:rPr>
                <m:t>'</m:t>
              </w:ins>
            </m:r>
          </m:sup>
        </m:sSubSup>
      </m:oMath>
      <w:ins w:id="1359" w:author="Bale,Cameron" w:date="2022-10-05T12:26:00Z">
        <w:r w:rsidR="00905CA6">
          <w:rPr>
            <w:rFonts w:ascii="Cambria" w:eastAsiaTheme="minorEastAsia" w:hAnsi="Cambria"/>
          </w:rPr>
          <w:t xml:space="preserve"> </w:t>
        </w:r>
      </w:ins>
      <m:oMath>
        <m:sSub>
          <m:sSubPr>
            <m:ctrlPr>
              <w:ins w:id="1360" w:author="Cameron Bale" w:date="2022-09-22T15:47:00Z">
                <w:del w:id="1361" w:author="Bale,Cameron" w:date="2022-10-05T12:26:00Z">
                  <w:rPr>
                    <w:rFonts w:ascii="Cambria Math" w:eastAsiaTheme="minorEastAsia" w:hAnsi="Cambria Math"/>
                    <w:i/>
                  </w:rPr>
                </w:del>
              </w:ins>
            </m:ctrlPr>
          </m:sSubPr>
          <m:e>
            <m:r>
              <w:ins w:id="1362" w:author="Cameron Bale" w:date="2022-09-22T15:47:00Z">
                <w:del w:id="1363" w:author="Bale,Cameron" w:date="2022-10-05T12:26:00Z">
                  <w:rPr>
                    <w:rFonts w:ascii="Cambria Math" w:eastAsiaTheme="minorEastAsia" w:hAnsi="Cambria Math"/>
                  </w:rPr>
                  <m:t>x</m:t>
                </w:del>
              </w:ins>
            </m:r>
          </m:e>
          <m:sub>
            <m:r>
              <w:ins w:id="1364" w:author="Cameron Bale" w:date="2022-09-22T15:47:00Z">
                <w:del w:id="1365" w:author="Bale,Cameron" w:date="2022-10-05T12:26:00Z">
                  <w:rPr>
                    <w:rFonts w:ascii="Cambria Math" w:eastAsiaTheme="minorEastAsia" w:hAnsi="Cambria Math"/>
                  </w:rPr>
                  <m:t>t</m:t>
                </w:del>
              </w:ins>
            </m:r>
          </m:sub>
        </m:sSub>
      </m:oMath>
      <w:ins w:id="1366" w:author="Cameron Bale" w:date="2022-09-22T15:47:00Z">
        <w:del w:id="1367" w:author="Bale,Cameron" w:date="2022-10-05T12:26:00Z">
          <w:r w:rsidR="000761E8" w:rsidDel="00905CA6">
            <w:rPr>
              <w:rFonts w:ascii="Cambria" w:eastAsiaTheme="minorEastAsia" w:hAnsi="Cambria"/>
            </w:rPr>
            <w:delText xml:space="preserve"> </w:delText>
          </w:r>
        </w:del>
      </w:ins>
      <w:ins w:id="1368" w:author="Cameron Bale" w:date="2022-09-22T13:44:00Z">
        <w:r w:rsidR="00B47EEE">
          <w:rPr>
            <w:rFonts w:ascii="Cambria" w:eastAsiaTheme="minorEastAsia" w:hAnsi="Cambria"/>
          </w:rPr>
          <w:t xml:space="preserve">is measured using the Shannon entropy of </w:t>
        </w:r>
      </w:ins>
      <m:oMath>
        <m:sSub>
          <m:sSubPr>
            <m:ctrlPr>
              <w:ins w:id="1369" w:author="Cameron Bale" w:date="2022-09-22T13:44:00Z">
                <w:rPr>
                  <w:rFonts w:ascii="Cambria Math" w:eastAsiaTheme="minorEastAsia" w:hAnsi="Cambria Math"/>
                  <w:i/>
                </w:rPr>
              </w:ins>
            </m:ctrlPr>
          </m:sSubPr>
          <m:e>
            <m:r>
              <w:ins w:id="1370" w:author="Cameron Bale" w:date="2022-09-22T13:44:00Z">
                <w:rPr>
                  <w:rFonts w:ascii="Cambria Math" w:eastAsiaTheme="minorEastAsia" w:hAnsi="Cambria Math"/>
                </w:rPr>
                <m:t>f</m:t>
              </w:ins>
            </m:r>
          </m:e>
          <m:sub>
            <m:r>
              <w:ins w:id="1371" w:author="Cameron Bale" w:date="2022-09-22T13:44:00Z">
                <w:rPr>
                  <w:rFonts w:ascii="Cambria Math" w:eastAsiaTheme="minorEastAsia" w:hAnsi="Cambria Math"/>
                </w:rPr>
                <m:t>x</m:t>
              </w:ins>
            </m:r>
          </m:sub>
        </m:sSub>
        <m:d>
          <m:dPr>
            <m:ctrlPr>
              <w:ins w:id="1372" w:author="Cameron Bale" w:date="2022-09-22T13:44:00Z">
                <w:rPr>
                  <w:rFonts w:ascii="Cambria Math" w:eastAsiaTheme="minorEastAsia" w:hAnsi="Cambria Math"/>
                  <w:i/>
                </w:rPr>
              </w:ins>
            </m:ctrlPr>
          </m:dPr>
          <m:e>
            <m:r>
              <m:rPr>
                <m:sty m:val="p"/>
              </m:rPr>
              <w:rPr>
                <w:rFonts w:ascii="Cambria Math" w:eastAsiaTheme="minorEastAsia" w:hAnsi="Cambria Math"/>
              </w:rPr>
              <m:t>λ</m:t>
            </m:r>
          </m:e>
        </m:d>
      </m:oMath>
      <w:ins w:id="1373" w:author="Cameron Bale" w:date="2022-09-22T13:44:00Z">
        <w:r w:rsidR="00BE352D">
          <w:rPr>
            <w:rFonts w:ascii="Cambria" w:eastAsiaTheme="minorEastAsia" w:hAnsi="Cambria"/>
          </w:rPr>
          <w:t>, given by</w:t>
        </w:r>
      </w:ins>
    </w:p>
    <w:p w14:paraId="14FE417B" w14:textId="241A8F70" w:rsidR="004F28D1" w:rsidRPr="004F28D1" w:rsidRDefault="00000000" w:rsidP="00C86113">
      <w:pPr>
        <w:tabs>
          <w:tab w:val="left" w:pos="1152"/>
        </w:tabs>
        <w:rPr>
          <w:ins w:id="1374" w:author="Cameron Bale" w:date="2022-09-22T13:19:00Z"/>
          <w:rFonts w:ascii="Cambria" w:eastAsiaTheme="minorEastAsia" w:hAnsi="Cambria"/>
          <w:rPrChange w:id="1375" w:author="Cameron Bale" w:date="2022-09-22T13:29:00Z">
            <w:rPr>
              <w:ins w:id="1376" w:author="Cameron Bale" w:date="2022-09-22T13:19:00Z"/>
              <w:rFonts w:ascii="Cambria" w:hAnsi="Cambria"/>
            </w:rPr>
          </w:rPrChange>
        </w:rPr>
      </w:pPr>
      <m:oMathPara>
        <m:oMath>
          <m:nary>
            <m:naryPr>
              <m:supHide m:val="1"/>
              <m:ctrlPr>
                <w:del w:id="1377" w:author="Cameron Bale" w:date="2022-09-22T13:49:00Z">
                  <w:rPr>
                    <w:rFonts w:ascii="Cambria Math" w:eastAsiaTheme="minorEastAsia" w:hAnsi="Cambria Math"/>
                  </w:rPr>
                </w:del>
              </m:ctrlPr>
            </m:naryPr>
            <m:sub>
              <m:r>
                <w:del w:id="1378" w:author="Cameron Bale" w:date="2022-09-22T13:49:00Z">
                  <m:rPr>
                    <m:sty m:val="p"/>
                  </m:rPr>
                  <w:rPr>
                    <w:rFonts w:ascii="Cambria Math" w:eastAsiaTheme="minorEastAsia" w:hAnsi="Cambria Math"/>
                  </w:rPr>
                  <m:t>π</m:t>
                </w:del>
              </m:r>
              <m:nary>
                <m:naryPr>
                  <m:supHide m:val="1"/>
                  <m:ctrlPr>
                    <w:del w:id="1379" w:author="Cameron Bale" w:date="2022-09-22T13:45:00Z">
                      <w:rPr>
                        <w:rFonts w:ascii="Cambria Math" w:eastAsiaTheme="minorEastAsia" w:hAnsi="Cambria Math"/>
                      </w:rPr>
                    </w:del>
                  </m:ctrlPr>
                </m:naryPr>
                <m:sub>
                  <m:r>
                    <w:del w:id="1380" w:author="Cameron Bale" w:date="2022-09-22T13:45:00Z">
                      <m:rPr>
                        <m:sty m:val="p"/>
                      </m:rPr>
                      <w:rPr>
                        <w:rFonts w:ascii="Cambria Math" w:eastAsiaTheme="minorEastAsia" w:hAnsi="Cambria Math"/>
                      </w:rPr>
                      <m:t>π</m:t>
                    </w:del>
                  </m:r>
                  <m:ctrlPr>
                    <w:del w:id="1381" w:author="Cameron Bale" w:date="2022-09-22T13:45:00Z">
                      <w:rPr>
                        <w:rFonts w:ascii="Cambria Math" w:eastAsiaTheme="minorEastAsia" w:hAnsi="Cambria Math"/>
                        <w:i/>
                      </w:rPr>
                    </w:del>
                  </m:ctrlPr>
                </m:sub>
                <m:sup/>
                <m:e/>
              </m:nary>
              <m:ctrlPr>
                <w:del w:id="1382" w:author="Cameron Bale" w:date="2022-09-22T13:49:00Z">
                  <w:rPr>
                    <w:rFonts w:ascii="Cambria Math" w:eastAsiaTheme="minorEastAsia" w:hAnsi="Cambria Math"/>
                    <w:i/>
                  </w:rPr>
                </w:del>
              </m:ctrlPr>
            </m:sub>
            <m:sup/>
            <m:e/>
          </m:nary>
          <m:nary>
            <m:naryPr>
              <m:ctrlPr>
                <w:del w:id="1383" w:author="Cameron Bale" w:date="2022-09-22T13:45:00Z">
                  <w:rPr>
                    <w:rFonts w:ascii="Cambria Math" w:eastAsiaTheme="minorEastAsia" w:hAnsi="Cambria Math"/>
                  </w:rPr>
                </w:del>
              </m:ctrlPr>
            </m:naryPr>
            <m:sub>
              <m:ctrlPr>
                <w:del w:id="1384" w:author="Cameron Bale" w:date="2022-09-22T13:45:00Z">
                  <w:rPr>
                    <w:rFonts w:ascii="Cambria Math" w:eastAsiaTheme="minorEastAsia" w:hAnsi="Cambria Math"/>
                    <w:i/>
                  </w:rPr>
                </w:del>
              </m:ctrlPr>
            </m:sub>
            <m:sup>
              <m:r>
                <w:del w:id="1385" w:author="Cameron Bale" w:date="2022-09-22T13:45:00Z">
                  <m:rPr>
                    <m:sty m:val="p"/>
                  </m:rPr>
                  <w:rPr>
                    <w:rFonts w:ascii="Cambria Math" w:eastAsiaTheme="minorEastAsia" w:hAnsi="Cambria Math"/>
                  </w:rPr>
                  <m:t>π</m:t>
                </w:del>
              </m:r>
              <m:ctrlPr>
                <w:del w:id="1386" w:author="Cameron Bale" w:date="2022-09-22T13:45:00Z">
                  <w:rPr>
                    <w:rFonts w:ascii="Cambria Math" w:eastAsiaTheme="minorEastAsia" w:hAnsi="Cambria Math"/>
                    <w:i/>
                  </w:rPr>
                </w:del>
              </m:ctrlPr>
            </m:sup>
            <m:e/>
          </m:nary>
          <m:r>
            <w:del w:id="1387" w:author="Cameron Bale" w:date="2022-09-22T13:45:00Z">
              <m:rPr>
                <m:sty m:val="p"/>
              </m:rPr>
              <w:rPr>
                <w:rFonts w:ascii="Cambria Math" w:eastAsiaTheme="minorEastAsia" w:hAnsi="Cambria Math"/>
              </w:rPr>
              <m:t>∫</m:t>
            </w:del>
          </m:r>
        </m:oMath>
      </m:oMathPara>
    </w:p>
    <w:p w14:paraId="65D48883" w14:textId="4D4F0040" w:rsidR="00316789" w:rsidRDefault="00CB1228" w:rsidP="00C86113">
      <w:pPr>
        <w:tabs>
          <w:tab w:val="left" w:pos="1152"/>
        </w:tabs>
        <w:rPr>
          <w:ins w:id="1388" w:author="Cameron Bale" w:date="2022-09-22T13:19:00Z"/>
          <w:rFonts w:ascii="Cambria" w:hAnsi="Cambria"/>
        </w:rPr>
      </w:pPr>
      <w:ins w:id="1389" w:author="Cameron Bale" w:date="2022-09-22T13:50:00Z">
        <w:r>
          <w:rPr>
            <w:noProof/>
          </w:rPr>
          <w:drawing>
            <wp:anchor distT="0" distB="0" distL="114300" distR="114300" simplePos="0" relativeHeight="251662336" behindDoc="0" locked="0" layoutInCell="1" allowOverlap="1" wp14:anchorId="6AC96C11" wp14:editId="0B63EC60">
              <wp:simplePos x="0" y="0"/>
              <wp:positionH relativeFrom="margin">
                <wp:align>center</wp:align>
              </wp:positionH>
              <wp:positionV relativeFrom="paragraph">
                <wp:posOffset>7951</wp:posOffset>
              </wp:positionV>
              <wp:extent cx="3493425" cy="922351"/>
              <wp:effectExtent l="0" t="0" r="0" b="0"/>
              <wp:wrapNone/>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rotWithShape="1">
                      <a:blip r:embed="rId14" cstate="print">
                        <a:extLst>
                          <a:ext uri="{28A0092B-C50C-407E-A947-70E740481C1C}">
                            <a14:useLocalDpi xmlns:a14="http://schemas.microsoft.com/office/drawing/2010/main" val="0"/>
                          </a:ext>
                        </a:extLst>
                      </a:blip>
                      <a:srcRect l="25953" t="53313" r="61871" b="33350"/>
                      <a:stretch/>
                    </pic:blipFill>
                    <pic:spPr bwMode="auto">
                      <a:xfrm>
                        <a:off x="0" y="0"/>
                        <a:ext cx="3493425" cy="9223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403B9031" w14:textId="77777777" w:rsidR="00316789" w:rsidRDefault="00316789" w:rsidP="00C86113">
      <w:pPr>
        <w:tabs>
          <w:tab w:val="left" w:pos="1152"/>
        </w:tabs>
        <w:rPr>
          <w:ins w:id="1390" w:author="Cameron Bale" w:date="2022-09-22T13:19:00Z"/>
          <w:rFonts w:ascii="Cambria" w:hAnsi="Cambria"/>
        </w:rPr>
      </w:pPr>
    </w:p>
    <w:p w14:paraId="356773F7" w14:textId="06D1DD92" w:rsidR="00316789" w:rsidRDefault="000761E8">
      <w:pPr>
        <w:tabs>
          <w:tab w:val="left" w:pos="7538"/>
        </w:tabs>
        <w:rPr>
          <w:ins w:id="1391" w:author="Cameron Bale" w:date="2022-09-22T13:19:00Z"/>
          <w:rFonts w:ascii="Cambria" w:hAnsi="Cambria"/>
        </w:rPr>
        <w:pPrChange w:id="1392" w:author="Cameron Bale" w:date="2022-09-22T15:47:00Z">
          <w:pPr>
            <w:tabs>
              <w:tab w:val="left" w:pos="1152"/>
            </w:tabs>
          </w:pPr>
        </w:pPrChange>
      </w:pPr>
      <w:ins w:id="1393" w:author="Cameron Bale" w:date="2022-09-22T15:47:00Z">
        <w:r>
          <w:rPr>
            <w:rFonts w:ascii="Cambria" w:hAnsi="Cambria"/>
          </w:rPr>
          <w:tab/>
        </w:r>
      </w:ins>
      <w:ins w:id="1394" w:author="Bale,Cameron" w:date="2022-09-26T14:11:00Z">
        <w:r w:rsidR="006A42E2">
          <w:rPr>
            <w:rFonts w:ascii="Cambria" w:hAnsi="Cambria"/>
          </w:rPr>
          <w:t>,</w:t>
        </w:r>
      </w:ins>
      <w:ins w:id="1395" w:author="Cameron Bale" w:date="2022-09-22T15:47:00Z">
        <w:del w:id="1396" w:author="Bale,Cameron" w:date="2022-09-26T14:11:00Z">
          <w:r w:rsidDel="006A42E2">
            <w:rPr>
              <w:rFonts w:ascii="Cambria" w:hAnsi="Cambria"/>
            </w:rPr>
            <w:delText>.</w:delText>
          </w:r>
        </w:del>
      </w:ins>
    </w:p>
    <w:p w14:paraId="6DFBAFBB" w14:textId="2084572C" w:rsidR="00316789" w:rsidRDefault="00316789" w:rsidP="00C86113">
      <w:pPr>
        <w:tabs>
          <w:tab w:val="left" w:pos="1152"/>
        </w:tabs>
        <w:rPr>
          <w:ins w:id="1397" w:author="Cameron Bale" w:date="2022-09-22T13:50:00Z"/>
          <w:rFonts w:ascii="Cambria" w:hAnsi="Cambria"/>
        </w:rPr>
      </w:pPr>
    </w:p>
    <w:p w14:paraId="1011002A" w14:textId="07117708" w:rsidR="00CB1228" w:rsidRDefault="00CB1228" w:rsidP="00C86113">
      <w:pPr>
        <w:tabs>
          <w:tab w:val="left" w:pos="1152"/>
        </w:tabs>
        <w:rPr>
          <w:ins w:id="1398" w:author="Cameron Bale" w:date="2022-09-22T13:50:00Z"/>
          <w:rFonts w:ascii="Cambria" w:hAnsi="Cambria"/>
        </w:rPr>
      </w:pPr>
    </w:p>
    <w:p w14:paraId="4410123F" w14:textId="6975B361" w:rsidR="00CB1228" w:rsidRDefault="00CB1228" w:rsidP="00C86113">
      <w:pPr>
        <w:tabs>
          <w:tab w:val="left" w:pos="1152"/>
        </w:tabs>
        <w:rPr>
          <w:ins w:id="1399" w:author="Cameron Bale" w:date="2022-09-22T13:50:00Z"/>
          <w:rFonts w:ascii="Cambria" w:hAnsi="Cambria"/>
        </w:rPr>
      </w:pPr>
    </w:p>
    <w:p w14:paraId="40714C7F" w14:textId="7CB77E03" w:rsidR="00CB1228" w:rsidRPr="00223089" w:rsidRDefault="00CB1228" w:rsidP="00C86113">
      <w:pPr>
        <w:tabs>
          <w:tab w:val="left" w:pos="1152"/>
        </w:tabs>
        <w:rPr>
          <w:ins w:id="1400" w:author="Bale,Cameron" w:date="2022-10-05T11:38:00Z"/>
          <w:rFonts w:ascii="Cambria" w:eastAsiaTheme="minorEastAsia" w:hAnsi="Cambria"/>
        </w:rPr>
      </w:pPr>
      <w:ins w:id="1401" w:author="Cameron Bale" w:date="2022-09-22T13:51:00Z">
        <w:del w:id="1402" w:author="Bale,Cameron" w:date="2022-09-26T14:11:00Z">
          <w:r w:rsidDel="006A42E2">
            <w:rPr>
              <w:rFonts w:ascii="Cambria" w:hAnsi="Cambria"/>
            </w:rPr>
            <w:lastRenderedPageBreak/>
            <w:delText xml:space="preserve">Using log base </w:delText>
          </w:r>
        </w:del>
      </w:ins>
      <m:oMath>
        <m:r>
          <w:ins w:id="1403" w:author="Cameron Bale" w:date="2022-09-22T13:51:00Z">
            <w:del w:id="1404" w:author="Bale,Cameron" w:date="2022-09-26T14:11:00Z">
              <w:rPr>
                <w:rFonts w:ascii="Cambria Math" w:hAnsi="Cambria Math"/>
              </w:rPr>
              <m:t>a = 2</m:t>
            </w:del>
          </w:ins>
        </m:r>
        <m:r>
          <w:del w:id="1405" w:author="Bale,Cameron" w:date="2022-09-26T14:11:00Z">
            <m:rPr>
              <m:sty m:val="p"/>
            </m:rPr>
            <w:rPr>
              <w:rFonts w:ascii="Cambria Math" w:hAnsi="Cambria Math"/>
            </w:rPr>
            <m:t>π</m:t>
          </w:del>
        </m:r>
      </m:oMath>
      <w:ins w:id="1406" w:author="Cameron Bale" w:date="2022-09-22T13:51:00Z">
        <w:del w:id="1407" w:author="Bale,Cameron" w:date="2022-09-26T14:11:00Z">
          <w:r w:rsidDel="006A42E2">
            <w:rPr>
              <w:rFonts w:ascii="Cambria" w:eastAsiaTheme="minorEastAsia" w:hAnsi="Cambria"/>
            </w:rPr>
            <w:delText xml:space="preserve"> </w:delText>
          </w:r>
        </w:del>
      </w:ins>
      <w:ins w:id="1408" w:author="Cameron Bale" w:date="2022-09-22T13:52:00Z">
        <w:del w:id="1409" w:author="Bale,Cameron" w:date="2022-09-26T14:11:00Z">
          <w:r w:rsidDel="006A42E2">
            <w:rPr>
              <w:rFonts w:ascii="Cambria" w:eastAsiaTheme="minorEastAsia" w:hAnsi="Cambria"/>
            </w:rPr>
            <w:delText xml:space="preserve">yields </w:delText>
          </w:r>
        </w:del>
      </w:ins>
      <m:oMath>
        <m:sSub>
          <m:sSubPr>
            <m:ctrlPr>
              <w:ins w:id="1410" w:author="Cameron Bale" w:date="2022-09-22T13:52:00Z">
                <w:del w:id="1411" w:author="Bale,Cameron" w:date="2022-09-26T14:11:00Z">
                  <w:rPr>
                    <w:rFonts w:ascii="Cambria Math" w:eastAsiaTheme="minorEastAsia" w:hAnsi="Cambria Math"/>
                    <w:i/>
                  </w:rPr>
                </w:del>
              </w:ins>
            </m:ctrlPr>
          </m:sSubPr>
          <m:e>
            <m:r>
              <w:ins w:id="1412" w:author="Cameron Bale" w:date="2022-09-22T13:52:00Z">
                <w:del w:id="1413" w:author="Bale,Cameron" w:date="2022-09-26T14:11:00Z">
                  <w:rPr>
                    <w:rFonts w:ascii="Cambria Math" w:eastAsiaTheme="minorEastAsia" w:hAnsi="Cambria Math"/>
                  </w:rPr>
                  <m:t>F</m:t>
                </w:del>
              </w:ins>
            </m:r>
          </m:e>
          <m:sub>
            <m:r>
              <w:ins w:id="1414" w:author="Cameron Bale" w:date="2022-09-22T13:52:00Z">
                <w:del w:id="1415" w:author="Bale,Cameron" w:date="2022-09-26T14:11:00Z">
                  <w:rPr>
                    <w:rFonts w:ascii="Cambria Math" w:eastAsiaTheme="minorEastAsia" w:hAnsi="Cambria Math"/>
                  </w:rPr>
                  <m:t>1</m:t>
                </w:del>
              </w:ins>
            </m:r>
          </m:sub>
        </m:sSub>
        <m:r>
          <w:del w:id="1416" w:author="Bale,Cameron" w:date="2022-09-26T14:11:00Z">
            <m:rPr>
              <m:sty m:val="p"/>
            </m:rPr>
            <w:rPr>
              <w:rFonts w:ascii="Cambria Math" w:eastAsiaTheme="minorEastAsia" w:hAnsi="Cambria Math"/>
            </w:rPr>
            <m:t>∈</m:t>
          </w:del>
        </m:r>
        <m:d>
          <m:dPr>
            <m:begChr m:val="["/>
            <m:endChr m:val="]"/>
            <m:ctrlPr>
              <w:ins w:id="1417" w:author="Cameron Bale" w:date="2022-09-22T13:52:00Z">
                <w:del w:id="1418" w:author="Bale,Cameron" w:date="2022-09-26T14:11:00Z">
                  <w:rPr>
                    <w:rFonts w:ascii="Cambria Math" w:eastAsiaTheme="minorEastAsia" w:hAnsi="Cambria Math"/>
                    <w:i/>
                  </w:rPr>
                </w:del>
              </w:ins>
            </m:ctrlPr>
          </m:dPr>
          <m:e>
            <m:r>
              <w:ins w:id="1419" w:author="Cameron Bale" w:date="2022-09-22T13:52:00Z">
                <w:del w:id="1420" w:author="Bale,Cameron" w:date="2022-09-26T14:11:00Z">
                  <w:rPr>
                    <w:rFonts w:ascii="Cambria Math" w:eastAsiaTheme="minorEastAsia" w:hAnsi="Cambria Math"/>
                  </w:rPr>
                  <m:t>0,1</m:t>
                </w:del>
              </w:ins>
            </m:r>
          </m:e>
        </m:d>
        <m:r>
          <w:ins w:id="1421" w:author="Cameron Bale" w:date="2022-09-22T13:52:00Z">
            <w:del w:id="1422" w:author="Bale,Cameron" w:date="2022-09-26T14:11:00Z">
              <w:rPr>
                <w:rFonts w:ascii="Cambria Math" w:eastAsiaTheme="minorEastAsia" w:hAnsi="Cambria Math"/>
              </w:rPr>
              <m:t>,</m:t>
            </w:del>
          </w:ins>
        </m:r>
      </m:oMath>
      <w:ins w:id="1423" w:author="Cameron Bale" w:date="2022-09-22T13:52:00Z">
        <w:del w:id="1424" w:author="Bale,Cameron" w:date="2022-09-26T14:11:00Z">
          <w:r w:rsidDel="006A42E2">
            <w:rPr>
              <w:rFonts w:ascii="Cambria" w:eastAsiaTheme="minorEastAsia" w:hAnsi="Cambria"/>
            </w:rPr>
            <w:delText xml:space="preserve"> </w:delText>
          </w:r>
        </w:del>
        <w:r>
          <w:rPr>
            <w:rFonts w:ascii="Cambria" w:eastAsiaTheme="minorEastAsia" w:hAnsi="Cambria"/>
          </w:rPr>
          <w:t>where the maximum entropy</w:t>
        </w:r>
      </w:ins>
      <w:ins w:id="1425" w:author="Cameron Bale" w:date="2022-09-22T13:53:00Z">
        <w:r>
          <w:rPr>
            <w:rFonts w:ascii="Cambria" w:eastAsiaTheme="minorEastAsia" w:hAnsi="Cambria"/>
          </w:rPr>
          <w:t xml:space="preserve"> </w:t>
        </w:r>
        <w:del w:id="1426" w:author="Bale,Cameron" w:date="2022-09-26T14:11:00Z">
          <w:r w:rsidDel="006A42E2">
            <w:rPr>
              <w:rFonts w:ascii="Cambria" w:eastAsiaTheme="minorEastAsia" w:hAnsi="Cambria"/>
            </w:rPr>
            <w:delText>of one</w:delText>
          </w:r>
        </w:del>
      </w:ins>
      <w:ins w:id="1427" w:author="Cameron Bale" w:date="2022-09-22T13:52:00Z">
        <w:del w:id="1428" w:author="Bale,Cameron" w:date="2022-09-26T14:11:00Z">
          <w:r w:rsidDel="006A42E2">
            <w:rPr>
              <w:rFonts w:ascii="Cambria" w:eastAsiaTheme="minorEastAsia" w:hAnsi="Cambria"/>
            </w:rPr>
            <w:delText xml:space="preserve"> </w:delText>
          </w:r>
        </w:del>
        <w:r>
          <w:rPr>
            <w:rFonts w:ascii="Cambria" w:eastAsiaTheme="minorEastAsia" w:hAnsi="Cambria"/>
          </w:rPr>
          <w:t xml:space="preserve">is attained when </w:t>
        </w:r>
      </w:ins>
      <m:oMath>
        <m:r>
          <m:rPr>
            <m:sty m:val="p"/>
          </m:rPr>
          <w:rPr>
            <w:rFonts w:ascii="Cambria Math" w:eastAsiaTheme="minorEastAsia" w:hAnsi="Cambria Math"/>
          </w:rPr>
          <m:t>Λ</m:t>
        </m:r>
        <m:r>
          <w:ins w:id="1429" w:author="Cameron Bale" w:date="2022-09-22T13:53:00Z">
            <w:rPr>
              <w:rFonts w:ascii="Cambria Math" w:eastAsiaTheme="minorEastAsia" w:hAnsi="Cambria Math"/>
            </w:rPr>
            <m:t>~U</m:t>
          </w:ins>
        </m:r>
        <m:d>
          <m:dPr>
            <m:ctrlPr>
              <w:ins w:id="1430" w:author="Cameron Bale" w:date="2022-09-22T13:53:00Z">
                <w:rPr>
                  <w:rFonts w:ascii="Cambria Math" w:eastAsiaTheme="minorEastAsia" w:hAnsi="Cambria Math"/>
                  <w:i/>
                </w:rPr>
              </w:ins>
            </m:ctrlPr>
          </m:dPr>
          <m:e>
            <m:r>
              <w:ins w:id="1431" w:author="Cameron Bale" w:date="2022-09-22T13:53:00Z">
                <w:rPr>
                  <w:rFonts w:ascii="Cambria Math" w:eastAsiaTheme="minorEastAsia" w:hAnsi="Cambria Math"/>
                </w:rPr>
                <m:t>-</m:t>
              </w:ins>
            </m:r>
            <m:r>
              <m:rPr>
                <m:sty m:val="p"/>
              </m:rPr>
              <w:rPr>
                <w:rFonts w:ascii="Cambria Math" w:eastAsiaTheme="minorEastAsia" w:hAnsi="Cambria Math"/>
              </w:rPr>
              <m:t>π</m:t>
            </m:r>
            <m:r>
              <w:ins w:id="1432" w:author="Cameron Bale" w:date="2022-09-22T13:53:00Z">
                <w:rPr>
                  <w:rFonts w:ascii="Cambria Math" w:eastAsiaTheme="minorEastAsia" w:hAnsi="Cambria Math"/>
                </w:rPr>
                <m:t>,</m:t>
              </w:ins>
            </m:r>
            <m:r>
              <m:rPr>
                <m:sty m:val="p"/>
              </m:rPr>
              <w:rPr>
                <w:rFonts w:ascii="Cambria Math" w:eastAsiaTheme="minorEastAsia" w:hAnsi="Cambria Math"/>
              </w:rPr>
              <m:t>π</m:t>
            </m:r>
          </m:e>
        </m:d>
      </m:oMath>
      <w:ins w:id="1433" w:author="Bale,Cameron" w:date="2022-10-05T17:01:00Z">
        <w:r w:rsidR="00223089">
          <w:rPr>
            <w:rFonts w:ascii="Cambria" w:eastAsiaTheme="minorEastAsia" w:hAnsi="Cambria"/>
          </w:rPr>
          <w:t>.</w:t>
        </w:r>
      </w:ins>
      <w:ins w:id="1434" w:author="Bale,Cameron" w:date="2022-10-05T17:06:00Z">
        <w:r w:rsidR="00F41095">
          <w:rPr>
            <w:rFonts w:ascii="Cambria" w:eastAsiaTheme="minorEastAsia" w:hAnsi="Cambria"/>
          </w:rPr>
          <w:t xml:space="preserve"> </w:t>
        </w:r>
      </w:ins>
      <m:oMath>
        <m:r>
          <w:del w:id="1435" w:author="Bale,Cameron" w:date="2022-10-05T17:06:00Z">
            <m:rPr>
              <m:sty m:val="p"/>
            </m:rPr>
            <w:rPr>
              <w:rFonts w:ascii="Cambria Math" w:eastAsiaTheme="minorEastAsia" w:hAnsi="Cambria Math"/>
            </w:rPr>
            <m:t>π</m:t>
          </w:del>
        </m:r>
      </m:oMath>
      <w:ins w:id="1436" w:author="Bale,Cameron" w:date="2022-09-26T14:13:00Z">
        <w:r w:rsidR="006A42E2">
          <w:rPr>
            <w:rFonts w:ascii="Cambria" w:eastAsiaTheme="minorEastAsia" w:hAnsi="Cambria"/>
          </w:rPr>
          <w:t xml:space="preserve">In practice, estimates of </w:t>
        </w:r>
      </w:ins>
      <m:oMath>
        <m:sSub>
          <m:sSubPr>
            <m:ctrlPr>
              <w:ins w:id="1437" w:author="Bale,Cameron" w:date="2022-09-26T14:13:00Z">
                <w:rPr>
                  <w:rFonts w:ascii="Cambria Math" w:eastAsiaTheme="minorEastAsia" w:hAnsi="Cambria Math"/>
                  <w:i/>
                </w:rPr>
              </w:ins>
            </m:ctrlPr>
          </m:sSubPr>
          <m:e>
            <m:r>
              <w:ins w:id="1438" w:author="Bale,Cameron" w:date="2022-09-26T14:13:00Z">
                <w:rPr>
                  <w:rFonts w:ascii="Cambria Math" w:eastAsiaTheme="minorEastAsia" w:hAnsi="Cambria Math"/>
                </w:rPr>
                <m:t>F</m:t>
              </w:ins>
            </m:r>
          </m:e>
          <m:sub>
            <m:r>
              <w:ins w:id="1439" w:author="Bale,Cameron" w:date="2022-09-26T14:13:00Z">
                <w:rPr>
                  <w:rFonts w:ascii="Cambria Math" w:eastAsiaTheme="minorEastAsia" w:hAnsi="Cambria Math"/>
                </w:rPr>
                <m:t>1</m:t>
              </w:ins>
            </m:r>
          </m:sub>
        </m:sSub>
        <m:r>
          <m:rPr>
            <m:sty m:val="p"/>
          </m:rPr>
          <w:rPr>
            <w:rFonts w:ascii="Cambria Math" w:eastAsiaTheme="minorEastAsia" w:hAnsi="Cambria Math"/>
          </w:rPr>
          <m:t>∈</m:t>
        </m:r>
        <m:d>
          <m:dPr>
            <m:begChr m:val="["/>
            <m:endChr m:val="]"/>
            <m:ctrlPr>
              <w:ins w:id="1440" w:author="Bale,Cameron" w:date="2022-09-26T14:13:00Z">
                <w:rPr>
                  <w:rFonts w:ascii="Cambria Math" w:eastAsiaTheme="minorEastAsia" w:hAnsi="Cambria Math"/>
                  <w:i/>
                </w:rPr>
              </w:ins>
            </m:ctrlPr>
          </m:dPr>
          <m:e>
            <m:r>
              <w:ins w:id="1441" w:author="Bale,Cameron" w:date="2022-09-26T14:13:00Z">
                <w:rPr>
                  <w:rFonts w:ascii="Cambria Math" w:eastAsiaTheme="minorEastAsia" w:hAnsi="Cambria Math"/>
                </w:rPr>
                <m:t>0,1</m:t>
              </w:ins>
            </m:r>
          </m:e>
        </m:d>
      </m:oMath>
      <w:ins w:id="1442" w:author="Bale,Cameron" w:date="2022-09-26T14:13:00Z">
        <w:r w:rsidR="006A42E2">
          <w:rPr>
            <w:rFonts w:ascii="Cambria" w:eastAsiaTheme="minorEastAsia" w:hAnsi="Cambria"/>
          </w:rPr>
          <w:t xml:space="preserve">, where high </w:t>
        </w:r>
      </w:ins>
      <w:ins w:id="1443" w:author="Cameron Bale" w:date="2022-09-22T13:53:00Z">
        <w:del w:id="1444" w:author="Bale,Cameron" w:date="2022-09-26T14:12:00Z">
          <w:r w:rsidDel="006A42E2">
            <w:rPr>
              <w:rFonts w:ascii="Cambria" w:eastAsiaTheme="minorEastAsia" w:hAnsi="Cambria"/>
            </w:rPr>
            <w:delText>.</w:delText>
          </w:r>
        </w:del>
        <w:del w:id="1445" w:author="Bale,Cameron" w:date="2022-09-26T14:13:00Z">
          <w:r w:rsidDel="006A42E2">
            <w:rPr>
              <w:rFonts w:ascii="Cambria" w:eastAsiaTheme="minorEastAsia" w:hAnsi="Cambria"/>
            </w:rPr>
            <w:delText xml:space="preserve"> Overall, </w:delText>
          </w:r>
        </w:del>
      </w:ins>
      <w:ins w:id="1446" w:author="Cameron Bale" w:date="2022-09-22T13:54:00Z">
        <w:del w:id="1447" w:author="Bale,Cameron" w:date="2022-09-26T14:13:00Z">
          <w:r w:rsidR="00BD671F" w:rsidDel="006A42E2">
            <w:rPr>
              <w:rFonts w:ascii="Cambria" w:eastAsiaTheme="minorEastAsia" w:hAnsi="Cambria"/>
            </w:rPr>
            <w:delText xml:space="preserve">high </w:delText>
          </w:r>
        </w:del>
      </w:ins>
      <m:oMath>
        <m:sSub>
          <m:sSubPr>
            <m:ctrlPr>
              <w:ins w:id="1448" w:author="Cameron Bale" w:date="2022-09-22T13:54:00Z">
                <w:rPr>
                  <w:rFonts w:ascii="Cambria Math" w:eastAsiaTheme="minorEastAsia" w:hAnsi="Cambria Math"/>
                  <w:i/>
                </w:rPr>
              </w:ins>
            </m:ctrlPr>
          </m:sSubPr>
          <m:e>
            <m:r>
              <w:ins w:id="1449" w:author="Cameron Bale" w:date="2022-09-22T13:54:00Z">
                <w:rPr>
                  <w:rFonts w:ascii="Cambria Math" w:eastAsiaTheme="minorEastAsia" w:hAnsi="Cambria Math"/>
                </w:rPr>
                <m:t>F</m:t>
              </w:ins>
            </m:r>
          </m:e>
          <m:sub>
            <m:r>
              <w:ins w:id="1450" w:author="Cameron Bale" w:date="2022-09-22T13:54:00Z">
                <w:rPr>
                  <w:rFonts w:ascii="Cambria Math" w:eastAsiaTheme="minorEastAsia" w:hAnsi="Cambria Math"/>
                </w:rPr>
                <m:t>1</m:t>
              </w:ins>
            </m:r>
          </m:sub>
        </m:sSub>
      </m:oMath>
      <w:ins w:id="1451" w:author="Cameron Bale" w:date="2022-09-22T13:54:00Z">
        <w:r w:rsidR="00BD671F">
          <w:rPr>
            <w:rFonts w:ascii="Cambria" w:eastAsiaTheme="minorEastAsia" w:hAnsi="Cambria"/>
          </w:rPr>
          <w:t xml:space="preserve"> values represent a low signal-to-noise ratio, indicating that </w:t>
        </w:r>
      </w:ins>
      <m:oMath>
        <m:sSubSup>
          <m:sSubSupPr>
            <m:ctrlPr>
              <w:ins w:id="1452" w:author="Bale,Cameron" w:date="2022-10-05T12:27:00Z">
                <w:rPr>
                  <w:rFonts w:ascii="Cambria Math" w:eastAsiaTheme="minorEastAsia" w:hAnsi="Cambria Math"/>
                  <w:i/>
                </w:rPr>
              </w:ins>
            </m:ctrlPr>
          </m:sSubSupPr>
          <m:e>
            <m:r>
              <w:ins w:id="1453" w:author="Bale,Cameron" w:date="2022-10-05T12:27:00Z">
                <w:rPr>
                  <w:rFonts w:ascii="Cambria Math" w:eastAsiaTheme="minorEastAsia" w:hAnsi="Cambria Math"/>
                </w:rPr>
                <m:t>x</m:t>
              </w:ins>
            </m:r>
          </m:e>
          <m:sub>
            <m:r>
              <w:ins w:id="1454" w:author="Bale,Cameron" w:date="2022-10-05T12:27:00Z">
                <w:rPr>
                  <w:rFonts w:ascii="Cambria Math" w:eastAsiaTheme="minorEastAsia" w:hAnsi="Cambria Math"/>
                </w:rPr>
                <m:t>j</m:t>
              </w:ins>
            </m:r>
          </m:sub>
          <m:sup>
            <m:r>
              <w:ins w:id="1455" w:author="Bale,Cameron" w:date="2022-10-05T12:27:00Z">
                <w:rPr>
                  <w:rFonts w:ascii="Cambria Math" w:eastAsiaTheme="minorEastAsia" w:hAnsi="Cambria Math"/>
                </w:rPr>
                <m:t>'</m:t>
              </w:ins>
            </m:r>
          </m:sup>
        </m:sSubSup>
      </m:oMath>
      <w:ins w:id="1456" w:author="Bale,Cameron" w:date="2022-10-05T12:27:00Z">
        <w:r w:rsidR="00C95BBF">
          <w:rPr>
            <w:rFonts w:ascii="Cambria" w:eastAsiaTheme="minorEastAsia" w:hAnsi="Cambria"/>
          </w:rPr>
          <w:t xml:space="preserve"> </w:t>
        </w:r>
      </w:ins>
      <m:oMath>
        <m:sSub>
          <m:sSubPr>
            <m:ctrlPr>
              <w:ins w:id="1457" w:author="Cameron Bale" w:date="2022-09-22T15:47:00Z">
                <w:del w:id="1458" w:author="Bale,Cameron" w:date="2022-10-05T12:26:00Z">
                  <w:rPr>
                    <w:rFonts w:ascii="Cambria Math" w:eastAsiaTheme="minorEastAsia" w:hAnsi="Cambria Math"/>
                    <w:i/>
                  </w:rPr>
                </w:del>
              </w:ins>
            </m:ctrlPr>
          </m:sSubPr>
          <m:e>
            <m:r>
              <w:ins w:id="1459" w:author="Cameron Bale" w:date="2022-09-22T15:47:00Z">
                <w:del w:id="1460" w:author="Bale,Cameron" w:date="2022-10-05T12:26:00Z">
                  <w:rPr>
                    <w:rFonts w:ascii="Cambria Math" w:eastAsiaTheme="minorEastAsia" w:hAnsi="Cambria Math"/>
                  </w:rPr>
                  <m:t>x</m:t>
                </w:del>
              </w:ins>
            </m:r>
          </m:e>
          <m:sub>
            <m:r>
              <w:ins w:id="1461" w:author="Cameron Bale" w:date="2022-09-22T15:47:00Z">
                <w:del w:id="1462" w:author="Bale,Cameron" w:date="2022-10-05T12:26:00Z">
                  <w:rPr>
                    <w:rFonts w:ascii="Cambria Math" w:eastAsiaTheme="minorEastAsia" w:hAnsi="Cambria Math"/>
                  </w:rPr>
                  <m:t>t</m:t>
                </w:del>
              </w:ins>
            </m:r>
          </m:sub>
        </m:sSub>
      </m:oMath>
      <w:ins w:id="1463" w:author="Cameron Bale" w:date="2022-09-22T15:47:00Z">
        <w:del w:id="1464" w:author="Bale,Cameron" w:date="2022-10-05T12:26:00Z">
          <w:r w:rsidR="000761E8" w:rsidDel="00C95BBF">
            <w:rPr>
              <w:rFonts w:ascii="Cambria" w:eastAsiaTheme="minorEastAsia" w:hAnsi="Cambria"/>
            </w:rPr>
            <w:delText xml:space="preserve"> </w:delText>
          </w:r>
        </w:del>
      </w:ins>
      <w:ins w:id="1465" w:author="Cameron Bale" w:date="2022-09-22T13:55:00Z">
        <w:r w:rsidR="00BD671F">
          <w:rPr>
            <w:rFonts w:ascii="Cambria" w:eastAsiaTheme="minorEastAsia" w:hAnsi="Cambria"/>
          </w:rPr>
          <w:t>is difficult to forecast</w:t>
        </w:r>
      </w:ins>
      <w:ins w:id="1466" w:author="Bale,Cameron" w:date="2022-10-05T11:37:00Z">
        <w:r w:rsidR="00ED7C4D">
          <w:rPr>
            <w:rFonts w:ascii="Cambria" w:eastAsiaTheme="minorEastAsia" w:hAnsi="Cambria"/>
          </w:rPr>
          <w:t xml:space="preserve"> </w:t>
        </w:r>
      </w:ins>
      <w:r w:rsidR="00ED7C4D">
        <w:rPr>
          <w:rFonts w:ascii="Cambria" w:eastAsiaTheme="minorEastAsia" w:hAnsi="Cambria"/>
        </w:rPr>
        <w:fldChar w:fldCharType="begin"/>
      </w:r>
      <w:r w:rsidR="00ED7C4D">
        <w:rPr>
          <w:rFonts w:ascii="Cambria" w:eastAsiaTheme="minorEastAsia" w:hAnsi="Cambria"/>
        </w:rPr>
        <w:instrText xml:space="preserve"> ADDIN ZOTERO_ITEM CSL_CITATION {"citationID":"DGd8JzJn","properties":{"formattedCitation":"(Kang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sidR="00ED7C4D">
        <w:rPr>
          <w:rFonts w:ascii="Cambria" w:eastAsiaTheme="minorEastAsia" w:hAnsi="Cambria"/>
        </w:rPr>
        <w:fldChar w:fldCharType="separate"/>
      </w:r>
      <w:r w:rsidR="00ED7C4D" w:rsidRPr="00ED7C4D">
        <w:rPr>
          <w:rFonts w:ascii="Cambria" w:hAnsi="Cambria"/>
        </w:rPr>
        <w:t>(Kang et al., 2017)</w:t>
      </w:r>
      <w:r w:rsidR="00ED7C4D">
        <w:rPr>
          <w:rFonts w:ascii="Cambria" w:eastAsiaTheme="minorEastAsia" w:hAnsi="Cambria"/>
        </w:rPr>
        <w:fldChar w:fldCharType="end"/>
      </w:r>
      <w:ins w:id="1467" w:author="Cameron Bale" w:date="2022-09-22T13:55:00Z">
        <w:r w:rsidR="00BD671F">
          <w:rPr>
            <w:rFonts w:ascii="Cambria" w:eastAsiaTheme="minorEastAsia" w:hAnsi="Cambria"/>
          </w:rPr>
          <w:t>.</w:t>
        </w:r>
      </w:ins>
    </w:p>
    <w:p w14:paraId="500E3626" w14:textId="1D6D86AB" w:rsidR="00640BB9" w:rsidRDefault="00640BB9" w:rsidP="00C86113">
      <w:pPr>
        <w:tabs>
          <w:tab w:val="left" w:pos="1152"/>
        </w:tabs>
        <w:rPr>
          <w:ins w:id="1468" w:author="Bale,Cameron" w:date="2022-10-05T11:38:00Z"/>
          <w:rFonts w:ascii="Cambria" w:eastAsiaTheme="minorEastAsia" w:hAnsi="Cambria"/>
        </w:rPr>
      </w:pPr>
    </w:p>
    <w:p w14:paraId="2C6C7843" w14:textId="2A273E2D" w:rsidR="005F26F0" w:rsidRPr="005F26F0" w:rsidRDefault="005B220F" w:rsidP="00640BB9">
      <w:pPr>
        <w:tabs>
          <w:tab w:val="left" w:pos="1152"/>
        </w:tabs>
        <w:rPr>
          <w:ins w:id="1469" w:author="Bale,Cameron" w:date="2022-10-05T12:28:00Z"/>
          <w:rFonts w:ascii="Cambria" w:eastAsiaTheme="minorEastAsia" w:hAnsi="Cambria"/>
          <w:rPrChange w:id="1470" w:author="Bale,Cameron" w:date="2022-10-05T12:28:00Z">
            <w:rPr>
              <w:ins w:id="1471" w:author="Bale,Cameron" w:date="2022-10-05T12:28:00Z"/>
              <w:rFonts w:ascii="Cambria Math" w:eastAsiaTheme="minorEastAsia" w:hAnsi="Cambria Math"/>
              <w:i/>
            </w:rPr>
          </w:rPrChange>
        </w:rPr>
      </w:pPr>
      <w:ins w:id="1472" w:author="Bale,Cameron" w:date="2022-10-05T11:39:00Z">
        <w:r>
          <w:rPr>
            <w:rFonts w:ascii="Cambria" w:eastAsiaTheme="minorEastAsia" w:hAnsi="Cambria"/>
          </w:rPr>
          <w:t>Next, we</w:t>
        </w:r>
      </w:ins>
      <w:ins w:id="1473" w:author="Bale,Cameron" w:date="2022-10-05T11:38:00Z">
        <w:r w:rsidR="00640BB9">
          <w:rPr>
            <w:rFonts w:ascii="Cambria" w:eastAsiaTheme="minorEastAsia" w:hAnsi="Cambria"/>
          </w:rPr>
          <w:t xml:space="preserve"> consider the self-similarity feature quantified using the Hurst parameter </w:t>
        </w:r>
        <w:r w:rsidR="00640BB9">
          <w:rPr>
            <w:rFonts w:ascii="Cambria" w:eastAsiaTheme="minorEastAsia" w:hAnsi="Cambria"/>
          </w:rPr>
          <w:fldChar w:fldCharType="begin"/>
        </w:r>
        <w:r w:rsidR="00640BB9">
          <w:rPr>
            <w:rFonts w:ascii="Cambria" w:eastAsiaTheme="minorEastAsia" w:hAnsi="Cambria"/>
          </w:rPr>
          <w:instrText xml:space="preserve"> ADDIN ZOTERO_ITEM CSL_CITATION {"citationID":"YRxSP7OM","properties":{"formattedCitation":"(Wang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00640BB9">
          <w:rPr>
            <w:rFonts w:ascii="Cambria" w:eastAsiaTheme="minorEastAsia" w:hAnsi="Cambria"/>
          </w:rPr>
          <w:fldChar w:fldCharType="separate"/>
        </w:r>
        <w:r w:rsidR="00640BB9" w:rsidRPr="00E5081D">
          <w:rPr>
            <w:rFonts w:ascii="Cambria" w:hAnsi="Cambria"/>
          </w:rPr>
          <w:t>(Wang et al., 2006)</w:t>
        </w:r>
        <w:r w:rsidR="00640BB9">
          <w:rPr>
            <w:rFonts w:ascii="Cambria" w:eastAsiaTheme="minorEastAsia" w:hAnsi="Cambria"/>
          </w:rPr>
          <w:fldChar w:fldCharType="end"/>
        </w:r>
        <w:r w:rsidR="00640BB9">
          <w:rPr>
            <w:rFonts w:ascii="Cambria" w:eastAsiaTheme="minorEastAsia" w:hAnsi="Cambria"/>
          </w:rPr>
          <w:t>, which measures the long-range dependenc</w:t>
        </w:r>
      </w:ins>
      <w:ins w:id="1474" w:author="Bale,Cameron" w:date="2022-10-05T11:39:00Z">
        <w:r>
          <w:rPr>
            <w:rFonts w:ascii="Cambria" w:eastAsiaTheme="minorEastAsia" w:hAnsi="Cambria"/>
          </w:rPr>
          <w:t>e</w:t>
        </w:r>
      </w:ins>
      <w:ins w:id="1475" w:author="Bale,Cameron" w:date="2022-10-05T11:38:00Z">
        <w:r w:rsidR="00640BB9">
          <w:rPr>
            <w:rFonts w:ascii="Cambria" w:eastAsiaTheme="minorEastAsia" w:hAnsi="Cambria"/>
          </w:rPr>
          <w:t xml:space="preserve"> of a </w:t>
        </w:r>
      </w:ins>
      <w:ins w:id="1476" w:author="Bale,Cameron" w:date="2022-10-05T11:39:00Z">
        <w:r>
          <w:rPr>
            <w:rFonts w:ascii="Cambria" w:eastAsiaTheme="minorEastAsia" w:hAnsi="Cambria"/>
          </w:rPr>
          <w:t xml:space="preserve">time </w:t>
        </w:r>
      </w:ins>
      <w:ins w:id="1477" w:author="Bale,Cameron" w:date="2022-10-05T11:38:00Z">
        <w:r w:rsidR="00640BB9">
          <w:rPr>
            <w:rFonts w:ascii="Cambria" w:eastAsiaTheme="minorEastAsia" w:hAnsi="Cambria"/>
          </w:rPr>
          <w:t>series</w:t>
        </w:r>
      </w:ins>
      <w:ins w:id="1478" w:author="Bale,Cameron" w:date="2022-10-05T11:39:00Z">
        <w:r>
          <w:rPr>
            <w:rFonts w:ascii="Cambria" w:eastAsiaTheme="minorEastAsia" w:hAnsi="Cambria"/>
          </w:rPr>
          <w:t xml:space="preserve">. This feature had </w:t>
        </w:r>
      </w:ins>
      <w:ins w:id="1479" w:author="Bale,Cameron" w:date="2022-10-05T11:38:00Z">
        <w:r w:rsidR="00640BB9">
          <w:rPr>
            <w:rFonts w:ascii="Cambria" w:eastAsiaTheme="minorEastAsia" w:hAnsi="Cambria"/>
          </w:rPr>
          <w:t>the largest magnitude effect on forecast accuracy in the study of the M4 data performed by (</w:t>
        </w:r>
        <w:proofErr w:type="spellStart"/>
        <w:r w:rsidR="00640BB9">
          <w:rPr>
            <w:rFonts w:ascii="Cambria" w:eastAsiaTheme="minorEastAsia" w:hAnsi="Cambria"/>
          </w:rPr>
          <w:t>Spiliotis</w:t>
        </w:r>
        <w:proofErr w:type="spellEnd"/>
        <w:r w:rsidR="00640BB9">
          <w:rPr>
            <w:rFonts w:ascii="Cambria" w:eastAsiaTheme="minorEastAsia" w:hAnsi="Cambria"/>
          </w:rPr>
          <w:t xml:space="preserve"> et al. 2020). We </w:t>
        </w:r>
      </w:ins>
      <w:ins w:id="1480" w:author="Bale,Cameron" w:date="2022-10-05T12:28:00Z">
        <w:r w:rsidR="005F26F0">
          <w:rPr>
            <w:rFonts w:ascii="Cambria" w:eastAsiaTheme="minorEastAsia" w:hAnsi="Cambria"/>
          </w:rPr>
          <w:t>use the definition of</w:t>
        </w:r>
      </w:ins>
      <w:ins w:id="1481" w:author="Bale,Cameron" w:date="2022-10-05T11:38:00Z">
        <w:r w:rsidR="00640BB9">
          <w:rPr>
            <w:rFonts w:ascii="Cambria" w:eastAsiaTheme="minorEastAsia" w:hAnsi="Cambria"/>
          </w:rPr>
          <w:t xml:space="preserve"> self-similarity of a time series </w:t>
        </w:r>
      </w:ins>
      <w:ins w:id="1482" w:author="Bale,Cameron" w:date="2022-10-05T12:28:00Z">
        <w:r w:rsidR="005F26F0">
          <w:rPr>
            <w:rFonts w:ascii="Cambria" w:eastAsiaTheme="minorEastAsia" w:hAnsi="Cambria"/>
          </w:rPr>
          <w:t>described by</w:t>
        </w:r>
      </w:ins>
      <w:ins w:id="1483" w:author="Bale,Cameron" w:date="2022-10-05T11:38:00Z">
        <w:r w:rsidR="00640BB9">
          <w:rPr>
            <w:rFonts w:ascii="Cambria" w:eastAsiaTheme="minorEastAsia" w:hAnsi="Cambria"/>
          </w:rPr>
          <w:t xml:space="preserve"> </w:t>
        </w:r>
        <w:r w:rsidR="00640BB9">
          <w:rPr>
            <w:rFonts w:ascii="Cambria" w:eastAsiaTheme="minorEastAsia" w:hAnsi="Cambria"/>
          </w:rPr>
          <w:fldChar w:fldCharType="begin"/>
        </w:r>
        <w:r w:rsidR="00640BB9">
          <w:rPr>
            <w:rFonts w:ascii="Cambria" w:eastAsiaTheme="minorEastAsia" w:hAnsi="Cambria"/>
          </w:rPr>
          <w:instrText xml:space="preserve"> ADDIN ZOTERO_ITEM CSL_CITATION {"citationID":"R3hYOkKE","properties":{"formattedCitation":"(Willinger et al., n.d.)","plainCitation":"(Willinger et al., n.d.)","noteIndex":0},"citationItems":[{"id":179,"uris":["http://zotero.org/users/8556523/items/QECVN7C7"],"itemData":{"id":179,"type":"article-journal","abstract":"High-resolution tra c measurements from modern communications networks provide unique opportunities for developing and validating mathematical models for aggregate tra c. To exploit these opportunities, we emphasize the need for structural models that take into account speci c physical features of the underlying communication network structure. This approach is in sharp contrast to the traditional black box modeling methodology from time series analysis that ignores, in general, speci c physical structures. We demonstrate, in particular, how the proposed structural modeling approach provides a direct link between the observed self-similarity characteristic of measured aggregate network tra c, and the strong empirical evidence in favor of heavy-tailed, in nite variance phenomena at the level of individual network connections.","language":"en","page":"26","source":"Zotero","title":"Self-Similarity and Heavy Tails: Structural Modeling of Network Tra c","author":[{"family":"Willinger","given":"Walter"},{"family":"Paxson","given":"Vern"},{"family":"Taqqu","given":"Murad S"},{"family":"Willinger","given":"W"}]}}],"schema":"https://github.com/citation-style-language/schema/raw/master/csl-citation.json"} </w:instrText>
        </w:r>
        <w:r w:rsidR="00640BB9">
          <w:rPr>
            <w:rFonts w:ascii="Cambria" w:eastAsiaTheme="minorEastAsia" w:hAnsi="Cambria"/>
          </w:rPr>
          <w:fldChar w:fldCharType="separate"/>
        </w:r>
        <w:r w:rsidR="00640BB9" w:rsidRPr="00B05B54">
          <w:rPr>
            <w:rFonts w:ascii="Cambria" w:hAnsi="Cambria"/>
          </w:rPr>
          <w:t>(Willinger et al., n.d.)</w:t>
        </w:r>
        <w:r w:rsidR="00640BB9">
          <w:rPr>
            <w:rFonts w:ascii="Cambria" w:eastAsiaTheme="minorEastAsia" w:hAnsi="Cambria"/>
          </w:rPr>
          <w:fldChar w:fldCharType="end"/>
        </w:r>
        <w:r w:rsidR="00640BB9">
          <w:rPr>
            <w:rFonts w:ascii="Cambria" w:eastAsiaTheme="minorEastAsia" w:hAnsi="Cambria"/>
          </w:rPr>
          <w:t xml:space="preserve">. Suppose that </w:t>
        </w:r>
      </w:ins>
      <m:oMath>
        <m:sSubSup>
          <m:sSubSupPr>
            <m:ctrlPr>
              <w:ins w:id="1484" w:author="Bale,Cameron" w:date="2022-10-05T12:27:00Z">
                <w:rPr>
                  <w:rFonts w:ascii="Cambria Math" w:eastAsiaTheme="minorEastAsia" w:hAnsi="Cambria Math"/>
                  <w:i/>
                </w:rPr>
              </w:ins>
            </m:ctrlPr>
          </m:sSubSupPr>
          <m:e>
            <m:r>
              <w:ins w:id="1485" w:author="Bale,Cameron" w:date="2022-10-05T12:27:00Z">
                <w:rPr>
                  <w:rFonts w:ascii="Cambria Math" w:eastAsiaTheme="minorEastAsia" w:hAnsi="Cambria Math"/>
                </w:rPr>
                <m:t>x</m:t>
              </w:ins>
            </m:r>
          </m:e>
          <m:sub>
            <m:r>
              <w:ins w:id="1486" w:author="Bale,Cameron" w:date="2022-10-05T12:27:00Z">
                <w:rPr>
                  <w:rFonts w:ascii="Cambria Math" w:eastAsiaTheme="minorEastAsia" w:hAnsi="Cambria Math"/>
                </w:rPr>
                <m:t>j</m:t>
              </w:ins>
            </m:r>
          </m:sub>
          <m:sup>
            <m:r>
              <w:ins w:id="1487" w:author="Bale,Cameron" w:date="2022-10-05T12:27:00Z">
                <w:rPr>
                  <w:rFonts w:ascii="Cambria Math" w:eastAsiaTheme="minorEastAsia" w:hAnsi="Cambria Math"/>
                </w:rPr>
                <m:t>'</m:t>
              </w:ins>
            </m:r>
          </m:sup>
        </m:sSubSup>
      </m:oMath>
      <w:ins w:id="1488" w:author="Bale,Cameron" w:date="2022-10-05T12:27:00Z">
        <w:r w:rsidR="005F26F0">
          <w:rPr>
            <w:rFonts w:ascii="Cambria" w:eastAsiaTheme="minorEastAsia" w:hAnsi="Cambria"/>
          </w:rPr>
          <w:t xml:space="preserve"> </w:t>
        </w:r>
      </w:ins>
      <w:ins w:id="1489" w:author="Bale,Cameron" w:date="2022-10-05T11:38:00Z">
        <w:r w:rsidR="00640BB9">
          <w:rPr>
            <w:rFonts w:ascii="Cambria" w:eastAsiaTheme="minorEastAsia" w:hAnsi="Cambria"/>
          </w:rPr>
          <w:t>is the increment process of</w:t>
        </w:r>
      </w:ins>
      <w:ins w:id="1490" w:author="Bale,Cameron" w:date="2022-10-05T12:27:00Z">
        <w:r w:rsidR="005F26F0">
          <w:rPr>
            <w:rFonts w:ascii="Cambria" w:eastAsiaTheme="minorEastAsia" w:hAnsi="Cambria"/>
          </w:rPr>
          <w:t xml:space="preserve"> </w:t>
        </w:r>
      </w:ins>
      <m:oMath>
        <m:sSub>
          <m:sSubPr>
            <m:ctrlPr>
              <w:ins w:id="1491" w:author="Bale,Cameron" w:date="2022-10-05T12:27:00Z">
                <w:rPr>
                  <w:rFonts w:ascii="Cambria Math" w:eastAsiaTheme="minorEastAsia" w:hAnsi="Cambria Math"/>
                  <w:i/>
                </w:rPr>
              </w:ins>
            </m:ctrlPr>
          </m:sSubPr>
          <m:e>
            <m:r>
              <w:ins w:id="1492" w:author="Bale,Cameron" w:date="2022-10-05T12:27:00Z">
                <w:rPr>
                  <w:rFonts w:ascii="Cambria Math" w:eastAsiaTheme="minorEastAsia" w:hAnsi="Cambria Math"/>
                </w:rPr>
                <m:t>x</m:t>
              </w:ins>
            </m:r>
          </m:e>
          <m:sub>
            <m:r>
              <w:ins w:id="1493" w:author="Bale,Cameron" w:date="2022-10-05T12:27:00Z">
                <w:rPr>
                  <w:rFonts w:ascii="Cambria Math" w:eastAsiaTheme="minorEastAsia" w:hAnsi="Cambria Math"/>
                </w:rPr>
                <m:t>j</m:t>
              </w:ins>
            </m:r>
          </m:sub>
        </m:sSub>
      </m:oMath>
      <w:ins w:id="1494" w:author="Bale,Cameron" w:date="2022-10-05T11:38:00Z">
        <w:r w:rsidR="00640BB9">
          <w:rPr>
            <w:rFonts w:ascii="Cambria" w:eastAsiaTheme="minorEastAsia" w:hAnsi="Cambria"/>
          </w:rPr>
          <w:t xml:space="preserve">, i.e., </w:t>
        </w:r>
      </w:ins>
      <m:oMath>
        <m:sSubSup>
          <m:sSubSupPr>
            <m:ctrlPr>
              <w:ins w:id="1495" w:author="Bale,Cameron" w:date="2022-10-05T12:28:00Z">
                <w:rPr>
                  <w:rFonts w:ascii="Cambria Math" w:eastAsiaTheme="minorEastAsia" w:hAnsi="Cambria Math"/>
                  <w:i/>
                </w:rPr>
              </w:ins>
            </m:ctrlPr>
          </m:sSubSupPr>
          <m:e>
            <m:r>
              <w:ins w:id="1496" w:author="Bale,Cameron" w:date="2022-10-05T12:28:00Z">
                <w:rPr>
                  <w:rFonts w:ascii="Cambria Math" w:eastAsiaTheme="minorEastAsia" w:hAnsi="Cambria Math"/>
                </w:rPr>
                <m:t>x</m:t>
              </w:ins>
            </m:r>
          </m:e>
          <m:sub>
            <m:r>
              <w:ins w:id="1497" w:author="Bale,Cameron" w:date="2022-10-05T12:28:00Z">
                <w:rPr>
                  <w:rFonts w:ascii="Cambria Math" w:eastAsiaTheme="minorEastAsia" w:hAnsi="Cambria Math"/>
                </w:rPr>
                <m:t>j,t</m:t>
              </w:ins>
            </m:r>
          </m:sub>
          <m:sup>
            <m:r>
              <w:ins w:id="1498" w:author="Bale,Cameron" w:date="2022-10-05T12:28:00Z">
                <w:rPr>
                  <w:rFonts w:ascii="Cambria Math" w:eastAsiaTheme="minorEastAsia" w:hAnsi="Cambria Math"/>
                </w:rPr>
                <m:t>'</m:t>
              </w:ins>
            </m:r>
          </m:sup>
        </m:sSubSup>
        <m:r>
          <w:ins w:id="1499" w:author="Bale,Cameron" w:date="2022-10-05T12:28:00Z">
            <w:rPr>
              <w:rFonts w:ascii="Cambria Math" w:eastAsiaTheme="minorEastAsia" w:hAnsi="Cambria Math"/>
            </w:rPr>
            <m:t>=</m:t>
          </w:ins>
        </m:r>
        <m:sSub>
          <m:sSubPr>
            <m:ctrlPr>
              <w:ins w:id="1500" w:author="Bale,Cameron" w:date="2022-10-05T12:28:00Z">
                <w:rPr>
                  <w:rFonts w:ascii="Cambria Math" w:eastAsiaTheme="minorEastAsia" w:hAnsi="Cambria Math"/>
                  <w:i/>
                </w:rPr>
              </w:ins>
            </m:ctrlPr>
          </m:sSubPr>
          <m:e>
            <m:r>
              <w:ins w:id="1501" w:author="Bale,Cameron" w:date="2022-10-05T12:28:00Z">
                <w:rPr>
                  <w:rFonts w:ascii="Cambria Math" w:eastAsiaTheme="minorEastAsia" w:hAnsi="Cambria Math"/>
                </w:rPr>
                <m:t>x</m:t>
              </w:ins>
            </m:r>
          </m:e>
          <m:sub>
            <m:r>
              <w:ins w:id="1502" w:author="Bale,Cameron" w:date="2022-10-05T12:28:00Z">
                <w:rPr>
                  <w:rFonts w:ascii="Cambria Math" w:eastAsiaTheme="minorEastAsia" w:hAnsi="Cambria Math"/>
                </w:rPr>
                <m:t>j,t+1</m:t>
              </w:ins>
            </m:r>
          </m:sub>
        </m:sSub>
        <m:r>
          <w:ins w:id="1503" w:author="Bale,Cameron" w:date="2022-10-05T12:28:00Z">
            <w:rPr>
              <w:rFonts w:ascii="Cambria Math" w:eastAsiaTheme="minorEastAsia" w:hAnsi="Cambria Math"/>
            </w:rPr>
            <m:t>-</m:t>
          </w:ins>
        </m:r>
        <m:sSub>
          <m:sSubPr>
            <m:ctrlPr>
              <w:ins w:id="1504" w:author="Bale,Cameron" w:date="2022-10-05T12:28:00Z">
                <w:rPr>
                  <w:rFonts w:ascii="Cambria Math" w:eastAsiaTheme="minorEastAsia" w:hAnsi="Cambria Math"/>
                  <w:i/>
                </w:rPr>
              </w:ins>
            </m:ctrlPr>
          </m:sSubPr>
          <m:e>
            <m:r>
              <w:ins w:id="1505" w:author="Bale,Cameron" w:date="2022-10-05T12:28:00Z">
                <w:rPr>
                  <w:rFonts w:ascii="Cambria Math" w:eastAsiaTheme="minorEastAsia" w:hAnsi="Cambria Math"/>
                </w:rPr>
                <m:t>x</m:t>
              </w:ins>
            </m:r>
          </m:e>
          <m:sub>
            <m:r>
              <w:ins w:id="1506" w:author="Bale,Cameron" w:date="2022-10-05T12:28:00Z">
                <w:rPr>
                  <w:rFonts w:ascii="Cambria Math" w:eastAsiaTheme="minorEastAsia" w:hAnsi="Cambria Math"/>
                </w:rPr>
                <m:t>j,t</m:t>
              </w:ins>
            </m:r>
          </m:sub>
        </m:sSub>
      </m:oMath>
    </w:p>
    <w:p w14:paraId="36DEB1B8" w14:textId="4BEA68B5" w:rsidR="00640BB9" w:rsidRDefault="00640BB9" w:rsidP="00640BB9">
      <w:pPr>
        <w:tabs>
          <w:tab w:val="left" w:pos="1152"/>
        </w:tabs>
        <w:rPr>
          <w:ins w:id="1507" w:author="Bale,Cameron" w:date="2022-10-05T13:15:00Z"/>
          <w:rFonts w:ascii="Cambria" w:eastAsiaTheme="minorEastAsia" w:hAnsi="Cambria"/>
        </w:rPr>
      </w:pPr>
      <w:ins w:id="1508" w:author="Bale,Cameron" w:date="2022-10-05T11:38:00Z">
        <w:r>
          <w:rPr>
            <w:rFonts w:ascii="Cambria" w:eastAsiaTheme="minorEastAsia" w:hAnsi="Cambria"/>
          </w:rPr>
          <w:t>An aggregated sequence, denoted</w:t>
        </w:r>
      </w:ins>
      <w:ins w:id="1509" w:author="Bale,Cameron" w:date="2022-10-05T13:07:00Z">
        <w:r w:rsidR="00614129">
          <w:rPr>
            <w:rFonts w:ascii="Cambria" w:eastAsiaTheme="minorEastAsia" w:hAnsi="Cambria"/>
          </w:rPr>
          <w:t xml:space="preserve"> </w:t>
        </w:r>
      </w:ins>
      <m:oMath>
        <m:sSubSup>
          <m:sSubSupPr>
            <m:ctrlPr>
              <w:ins w:id="1510" w:author="Bale,Cameron" w:date="2022-10-05T13:07:00Z">
                <w:rPr>
                  <w:rFonts w:ascii="Cambria Math" w:eastAsiaTheme="minorEastAsia" w:hAnsi="Cambria Math"/>
                  <w:i/>
                </w:rPr>
              </w:ins>
            </m:ctrlPr>
          </m:sSubSupPr>
          <m:e>
            <m:r>
              <w:ins w:id="1511" w:author="Bale,Cameron" w:date="2022-10-05T13:07:00Z">
                <w:rPr>
                  <w:rFonts w:ascii="Cambria Math" w:eastAsiaTheme="minorEastAsia" w:hAnsi="Cambria Math"/>
                </w:rPr>
                <m:t>x</m:t>
              </w:ins>
            </m:r>
          </m:e>
          <m:sub>
            <m:r>
              <w:ins w:id="1512" w:author="Bale,Cameron" w:date="2022-10-05T13:07:00Z">
                <w:rPr>
                  <w:rFonts w:ascii="Cambria Math" w:eastAsiaTheme="minorEastAsia" w:hAnsi="Cambria Math"/>
                </w:rPr>
                <m:t>j</m:t>
              </w:ins>
            </m:r>
          </m:sub>
          <m:sup>
            <m:r>
              <w:ins w:id="1513" w:author="Bale,Cameron" w:date="2022-10-05T13:07:00Z">
                <w:rPr>
                  <w:rFonts w:ascii="Cambria Math" w:eastAsiaTheme="minorEastAsia" w:hAnsi="Cambria Math"/>
                </w:rPr>
                <m:t>'</m:t>
              </w:ins>
            </m:r>
            <m:d>
              <m:dPr>
                <m:ctrlPr>
                  <w:ins w:id="1514" w:author="Bale,Cameron" w:date="2022-10-05T13:07:00Z">
                    <w:rPr>
                      <w:rFonts w:ascii="Cambria Math" w:eastAsiaTheme="minorEastAsia" w:hAnsi="Cambria Math"/>
                      <w:i/>
                    </w:rPr>
                  </w:ins>
                </m:ctrlPr>
              </m:dPr>
              <m:e>
                <m:r>
                  <w:ins w:id="1515" w:author="Bale,Cameron" w:date="2022-10-05T13:07:00Z">
                    <w:rPr>
                      <w:rFonts w:ascii="Cambria Math" w:eastAsiaTheme="minorEastAsia" w:hAnsi="Cambria Math"/>
                    </w:rPr>
                    <m:t>m</m:t>
                  </w:ins>
                </m:r>
              </m:e>
            </m:d>
          </m:sup>
        </m:sSubSup>
      </m:oMath>
      <w:ins w:id="1516" w:author="Bale,Cameron" w:date="2022-10-05T11:38:00Z">
        <w:r>
          <w:rPr>
            <w:rFonts w:ascii="Cambria" w:eastAsiaTheme="minorEastAsia" w:hAnsi="Cambria"/>
          </w:rPr>
          <w:t xml:space="preserve">, is created by averaging </w:t>
        </w:r>
      </w:ins>
      <m:oMath>
        <m:sSubSup>
          <m:sSubSupPr>
            <m:ctrlPr>
              <w:ins w:id="1517" w:author="Bale,Cameron" w:date="2022-10-05T13:07:00Z">
                <w:rPr>
                  <w:rFonts w:ascii="Cambria Math" w:eastAsiaTheme="minorEastAsia" w:hAnsi="Cambria Math"/>
                  <w:i/>
                </w:rPr>
              </w:ins>
            </m:ctrlPr>
          </m:sSubSupPr>
          <m:e>
            <m:r>
              <w:ins w:id="1518" w:author="Bale,Cameron" w:date="2022-10-05T13:07:00Z">
                <w:rPr>
                  <w:rFonts w:ascii="Cambria Math" w:eastAsiaTheme="minorEastAsia" w:hAnsi="Cambria Math"/>
                </w:rPr>
                <m:t>x</m:t>
              </w:ins>
            </m:r>
          </m:e>
          <m:sub>
            <m:r>
              <w:ins w:id="1519" w:author="Bale,Cameron" w:date="2022-10-05T13:07:00Z">
                <w:rPr>
                  <w:rFonts w:ascii="Cambria Math" w:eastAsiaTheme="minorEastAsia" w:hAnsi="Cambria Math"/>
                </w:rPr>
                <m:t>j</m:t>
              </w:ins>
            </m:r>
          </m:sub>
          <m:sup>
            <m:r>
              <w:ins w:id="1520" w:author="Bale,Cameron" w:date="2022-10-05T13:07:00Z">
                <w:rPr>
                  <w:rFonts w:ascii="Cambria Math" w:eastAsiaTheme="minorEastAsia" w:hAnsi="Cambria Math"/>
                </w:rPr>
                <m:t>'</m:t>
              </w:ins>
            </m:r>
          </m:sup>
        </m:sSubSup>
      </m:oMath>
      <w:ins w:id="1521" w:author="Bale,Cameron" w:date="2022-10-05T13:07:00Z">
        <w:r w:rsidR="00EF1909">
          <w:rPr>
            <w:rFonts w:ascii="Cambria" w:eastAsiaTheme="minorEastAsia" w:hAnsi="Cambria"/>
          </w:rPr>
          <w:t xml:space="preserve"> </w:t>
        </w:r>
      </w:ins>
      <w:ins w:id="1522" w:author="Bale,Cameron" w:date="2022-10-05T11:38:00Z">
        <w:r>
          <w:rPr>
            <w:rFonts w:ascii="Cambria" w:eastAsiaTheme="minorEastAsia" w:hAnsi="Cambria"/>
          </w:rPr>
          <w:t xml:space="preserve">over non-overlapping blocks of size </w:t>
        </w:r>
      </w:ins>
      <m:oMath>
        <m:r>
          <w:ins w:id="1523" w:author="Bale,Cameron" w:date="2022-10-05T11:38:00Z">
            <w:rPr>
              <w:rFonts w:ascii="Cambria Math" w:eastAsiaTheme="minorEastAsia" w:hAnsi="Cambria Math"/>
            </w:rPr>
            <m:t>m</m:t>
          </w:ins>
        </m:r>
      </m:oMath>
      <w:ins w:id="1524" w:author="Bale,Cameron" w:date="2022-10-05T13:08:00Z">
        <w:r w:rsidR="006068CD">
          <w:rPr>
            <w:rFonts w:ascii="Cambria" w:eastAsiaTheme="minorEastAsia" w:hAnsi="Cambria"/>
          </w:rPr>
          <w:t xml:space="preserve">, </w:t>
        </w:r>
        <w:proofErr w:type="gramStart"/>
        <w:r w:rsidR="006068CD">
          <w:rPr>
            <w:rFonts w:ascii="Cambria" w:eastAsiaTheme="minorEastAsia" w:hAnsi="Cambria"/>
          </w:rPr>
          <w:t>where</w:t>
        </w:r>
      </w:ins>
      <w:proofErr w:type="gramEnd"/>
    </w:p>
    <w:p w14:paraId="7ABFBB98" w14:textId="1BA15D4E" w:rsidR="006068CD" w:rsidRDefault="006068CD" w:rsidP="00640BB9">
      <w:pPr>
        <w:tabs>
          <w:tab w:val="left" w:pos="1152"/>
        </w:tabs>
        <w:rPr>
          <w:ins w:id="1525" w:author="Bale,Cameron" w:date="2022-10-05T13:15:00Z"/>
          <w:rFonts w:ascii="Cambria" w:eastAsiaTheme="minorEastAsia" w:hAnsi="Cambria"/>
        </w:rPr>
      </w:pPr>
    </w:p>
    <w:p w14:paraId="188549D0" w14:textId="23A231A9" w:rsidR="006068CD" w:rsidRPr="005D34AD" w:rsidRDefault="00000000" w:rsidP="00640BB9">
      <w:pPr>
        <w:tabs>
          <w:tab w:val="left" w:pos="1152"/>
        </w:tabs>
        <w:rPr>
          <w:ins w:id="1526" w:author="Bale,Cameron" w:date="2022-10-05T13:19:00Z"/>
          <w:rFonts w:ascii="Cambria" w:eastAsiaTheme="minorEastAsia" w:hAnsi="Cambria"/>
          <w:rPrChange w:id="1527" w:author="Bale,Cameron" w:date="2022-10-05T13:19:00Z">
            <w:rPr>
              <w:ins w:id="1528" w:author="Bale,Cameron" w:date="2022-10-05T13:19:00Z"/>
              <w:rFonts w:ascii="Cambria Math" w:eastAsiaTheme="minorEastAsia" w:hAnsi="Cambria Math"/>
              <w:i/>
            </w:rPr>
          </w:rPrChange>
        </w:rPr>
      </w:pPr>
      <m:oMathPara>
        <m:oMath>
          <m:sSubSup>
            <m:sSubSupPr>
              <m:ctrlPr>
                <w:ins w:id="1529" w:author="Bale,Cameron" w:date="2022-10-05T13:16:00Z">
                  <w:rPr>
                    <w:rFonts w:ascii="Cambria Math" w:eastAsiaTheme="minorEastAsia" w:hAnsi="Cambria Math"/>
                    <w:i/>
                  </w:rPr>
                </w:ins>
              </m:ctrlPr>
            </m:sSubSupPr>
            <m:e>
              <m:r>
                <w:ins w:id="1530" w:author="Bale,Cameron" w:date="2022-10-05T13:15:00Z">
                  <w:rPr>
                    <w:rFonts w:ascii="Cambria Math" w:eastAsiaTheme="minorEastAsia" w:hAnsi="Cambria Math"/>
                  </w:rPr>
                  <m:t>x</m:t>
                </w:ins>
              </m:r>
            </m:e>
            <m:sub>
              <m:r>
                <w:ins w:id="1531" w:author="Bale,Cameron" w:date="2022-10-05T13:16:00Z">
                  <w:rPr>
                    <w:rFonts w:ascii="Cambria Math" w:eastAsiaTheme="minorEastAsia" w:hAnsi="Cambria Math"/>
                  </w:rPr>
                  <m:t>j,k</m:t>
                </w:ins>
              </m:r>
            </m:sub>
            <m:sup>
              <m:r>
                <w:ins w:id="1532" w:author="Bale,Cameron" w:date="2022-10-05T13:16:00Z">
                  <w:rPr>
                    <w:rFonts w:ascii="Cambria Math" w:eastAsiaTheme="minorEastAsia" w:hAnsi="Cambria Math"/>
                  </w:rPr>
                  <m:t>'</m:t>
                </w:ins>
              </m:r>
              <m:d>
                <m:dPr>
                  <m:ctrlPr>
                    <w:ins w:id="1533" w:author="Bale,Cameron" w:date="2022-10-05T13:16:00Z">
                      <w:rPr>
                        <w:rFonts w:ascii="Cambria Math" w:eastAsiaTheme="minorEastAsia" w:hAnsi="Cambria Math"/>
                        <w:i/>
                      </w:rPr>
                    </w:ins>
                  </m:ctrlPr>
                </m:dPr>
                <m:e>
                  <m:r>
                    <w:ins w:id="1534" w:author="Bale,Cameron" w:date="2022-10-05T13:16:00Z">
                      <w:rPr>
                        <w:rFonts w:ascii="Cambria Math" w:eastAsiaTheme="minorEastAsia" w:hAnsi="Cambria Math"/>
                      </w:rPr>
                      <m:t>m</m:t>
                    </w:ins>
                  </m:r>
                </m:e>
              </m:d>
            </m:sup>
          </m:sSubSup>
          <m:r>
            <w:ins w:id="1535" w:author="Bale,Cameron" w:date="2022-10-05T13:16:00Z">
              <w:rPr>
                <w:rFonts w:ascii="Cambria Math" w:eastAsiaTheme="minorEastAsia" w:hAnsi="Cambria Math"/>
              </w:rPr>
              <m:t>=1</m:t>
            </w:ins>
          </m:r>
          <m:r>
            <w:ins w:id="1536" w:author="Bale,Cameron" w:date="2022-10-05T13:16:00Z">
              <m:rPr>
                <m:lit/>
              </m:rPr>
              <w:rPr>
                <w:rFonts w:ascii="Cambria Math" w:eastAsiaTheme="minorEastAsia" w:hAnsi="Cambria Math"/>
              </w:rPr>
              <m:t>/</m:t>
            </w:ins>
          </m:r>
          <m:r>
            <w:ins w:id="1537" w:author="Bale,Cameron" w:date="2022-10-05T13:16:00Z">
              <w:rPr>
                <w:rFonts w:ascii="Cambria Math" w:eastAsiaTheme="minorEastAsia" w:hAnsi="Cambria Math"/>
              </w:rPr>
              <m:t>m</m:t>
            </w:ins>
          </m:r>
          <m:nary>
            <m:naryPr>
              <m:chr m:val="∑"/>
              <m:ctrlPr>
                <w:rPr>
                  <w:rFonts w:ascii="Cambria Math" w:eastAsiaTheme="minorEastAsia" w:hAnsi="Cambria Math"/>
                </w:rPr>
              </m:ctrlPr>
            </m:naryPr>
            <m:sub>
              <m:r>
                <w:ins w:id="1538" w:author="Bale,Cameron" w:date="2022-10-05T13:17:00Z">
                  <w:rPr>
                    <w:rFonts w:ascii="Cambria Math" w:eastAsiaTheme="minorEastAsia" w:hAnsi="Cambria Math"/>
                  </w:rPr>
                  <m:t>i=</m:t>
                </w:ins>
              </m:r>
              <m:d>
                <m:dPr>
                  <m:ctrlPr>
                    <w:ins w:id="1539" w:author="Bale,Cameron" w:date="2022-10-05T13:17:00Z">
                      <w:rPr>
                        <w:rFonts w:ascii="Cambria Math" w:eastAsiaTheme="minorEastAsia" w:hAnsi="Cambria Math"/>
                        <w:i/>
                      </w:rPr>
                    </w:ins>
                  </m:ctrlPr>
                </m:dPr>
                <m:e>
                  <m:r>
                    <w:ins w:id="1540" w:author="Bale,Cameron" w:date="2022-10-05T13:17:00Z">
                      <w:rPr>
                        <w:rFonts w:ascii="Cambria Math" w:eastAsiaTheme="minorEastAsia" w:hAnsi="Cambria Math"/>
                      </w:rPr>
                      <m:t>k-1</m:t>
                    </w:ins>
                  </m:r>
                </m:e>
              </m:d>
              <m:r>
                <w:ins w:id="1541" w:author="Bale,Cameron" w:date="2022-10-05T13:17:00Z">
                  <w:rPr>
                    <w:rFonts w:ascii="Cambria Math" w:eastAsiaTheme="minorEastAsia" w:hAnsi="Cambria Math"/>
                  </w:rPr>
                  <m:t>m+1</m:t>
                </w:ins>
              </m:r>
              <m:ctrlPr>
                <w:rPr>
                  <w:rFonts w:ascii="Cambria Math" w:eastAsiaTheme="minorEastAsia" w:hAnsi="Cambria Math"/>
                  <w:i/>
                </w:rPr>
              </m:ctrlPr>
            </m:sub>
            <m:sup>
              <m:r>
                <w:ins w:id="1542" w:author="Bale,Cameron" w:date="2022-10-05T13:17:00Z">
                  <w:rPr>
                    <w:rFonts w:ascii="Cambria Math" w:eastAsiaTheme="minorEastAsia" w:hAnsi="Cambria Math"/>
                  </w:rPr>
                  <m:t>km</m:t>
                </w:ins>
              </m:r>
              <m:ctrlPr>
                <w:rPr>
                  <w:rFonts w:ascii="Cambria Math" w:eastAsiaTheme="minorEastAsia" w:hAnsi="Cambria Math"/>
                  <w:i/>
                </w:rPr>
              </m:ctrlPr>
            </m:sup>
            <m:e>
              <m:sSubSup>
                <m:sSubSupPr>
                  <m:ctrlPr>
                    <w:ins w:id="1543" w:author="Bale,Cameron" w:date="2022-10-05T13:18:00Z">
                      <w:rPr>
                        <w:rFonts w:ascii="Cambria Math" w:eastAsiaTheme="minorEastAsia" w:hAnsi="Cambria Math"/>
                        <w:i/>
                      </w:rPr>
                    </w:ins>
                  </m:ctrlPr>
                </m:sSubSupPr>
                <m:e>
                  <m:r>
                    <w:ins w:id="1544" w:author="Bale,Cameron" w:date="2022-10-05T13:18:00Z">
                      <w:rPr>
                        <w:rFonts w:ascii="Cambria Math" w:eastAsiaTheme="minorEastAsia" w:hAnsi="Cambria Math"/>
                      </w:rPr>
                      <m:t>x</m:t>
                    </w:ins>
                  </m:r>
                </m:e>
                <m:sub>
                  <m:r>
                    <w:ins w:id="1545" w:author="Bale,Cameron" w:date="2022-10-05T13:18:00Z">
                      <w:rPr>
                        <w:rFonts w:ascii="Cambria Math" w:eastAsiaTheme="minorEastAsia" w:hAnsi="Cambria Math"/>
                      </w:rPr>
                      <m:t>j,i</m:t>
                    </w:ins>
                  </m:r>
                </m:sub>
                <m:sup>
                  <m:r>
                    <w:ins w:id="1546" w:author="Bale,Cameron" w:date="2022-10-05T13:18:00Z">
                      <w:rPr>
                        <w:rFonts w:ascii="Cambria Math" w:eastAsiaTheme="minorEastAsia" w:hAnsi="Cambria Math"/>
                      </w:rPr>
                      <m:t>'</m:t>
                    </w:ins>
                  </m:r>
                </m:sup>
              </m:sSubSup>
              <m:ctrlPr>
                <w:rPr>
                  <w:rFonts w:ascii="Cambria Math" w:eastAsiaTheme="minorEastAsia" w:hAnsi="Cambria Math"/>
                  <w:i/>
                </w:rPr>
              </m:ctrlPr>
            </m:e>
          </m:nary>
          <m:r>
            <w:ins w:id="1547" w:author="Bale,Cameron" w:date="2022-10-05T13:18:00Z">
              <w:rPr>
                <w:rFonts w:ascii="Cambria Math" w:eastAsiaTheme="minorEastAsia" w:hAnsi="Cambria Math"/>
              </w:rPr>
              <m:t>,</m:t>
            </w:ins>
          </m:r>
          <m:r>
            <w:ins w:id="1548" w:author="Bale,Cameron" w:date="2022-10-05T13:19:00Z">
              <w:rPr>
                <w:rFonts w:ascii="Cambria Math" w:eastAsiaTheme="minorEastAsia" w:hAnsi="Cambria Math"/>
              </w:rPr>
              <m:t xml:space="preserve">   </m:t>
            </w:ins>
          </m:r>
          <m:r>
            <w:ins w:id="1549" w:author="Bale,Cameron" w:date="2022-10-05T13:18:00Z">
              <w:rPr>
                <w:rFonts w:ascii="Cambria Math" w:eastAsiaTheme="minorEastAsia" w:hAnsi="Cambria Math"/>
              </w:rPr>
              <m:t>k=1,2</m:t>
            </w:ins>
          </m:r>
          <m:r>
            <w:ins w:id="1550" w:author="Bale,Cameron" w:date="2022-10-05T13:19:00Z">
              <w:rPr>
                <w:rFonts w:ascii="Cambria Math" w:eastAsiaTheme="minorEastAsia" w:hAnsi="Cambria Math"/>
              </w:rPr>
              <m:t>,…</m:t>
            </w:ins>
          </m:r>
        </m:oMath>
      </m:oMathPara>
    </w:p>
    <w:p w14:paraId="4C885CE3" w14:textId="46AA627A" w:rsidR="00640BB9" w:rsidRDefault="00640BB9" w:rsidP="00640BB9">
      <w:pPr>
        <w:tabs>
          <w:tab w:val="left" w:pos="1152"/>
        </w:tabs>
        <w:rPr>
          <w:ins w:id="1551" w:author="Bale,Cameron" w:date="2022-10-05T13:21:00Z"/>
          <w:rFonts w:ascii="Cambria" w:eastAsiaTheme="minorEastAsia" w:hAnsi="Cambria"/>
        </w:rPr>
      </w:pPr>
    </w:p>
    <w:p w14:paraId="1190C561" w14:textId="3650E740" w:rsidR="005D34AD" w:rsidRDefault="005D34AD" w:rsidP="00640BB9">
      <w:pPr>
        <w:tabs>
          <w:tab w:val="left" w:pos="1152"/>
        </w:tabs>
        <w:rPr>
          <w:ins w:id="1552" w:author="Bale,Cameron" w:date="2022-10-05T13:22:00Z"/>
          <w:rFonts w:ascii="Cambria" w:eastAsiaTheme="minorEastAsia" w:hAnsi="Cambria"/>
        </w:rPr>
      </w:pPr>
      <w:ins w:id="1553" w:author="Bale,Cameron" w:date="2022-10-05T13:21:00Z">
        <w:r>
          <w:rPr>
            <w:rFonts w:ascii="Cambria" w:eastAsiaTheme="minorEastAsia" w:hAnsi="Cambria"/>
          </w:rPr>
          <w:t xml:space="preserve">and </w:t>
        </w:r>
      </w:ins>
      <m:oMath>
        <m:r>
          <w:ins w:id="1554" w:author="Bale,Cameron" w:date="2022-10-05T13:21:00Z">
            <w:rPr>
              <w:rFonts w:ascii="Cambria Math" w:eastAsiaTheme="minorEastAsia" w:hAnsi="Cambria Math"/>
            </w:rPr>
            <m:t>k</m:t>
          </w:ins>
        </m:r>
      </m:oMath>
      <w:ins w:id="1555" w:author="Bale,Cameron" w:date="2022-10-05T13:21:00Z">
        <w:r>
          <w:rPr>
            <w:rFonts w:ascii="Cambria" w:eastAsiaTheme="minorEastAsia" w:hAnsi="Cambria"/>
          </w:rPr>
          <w:t xml:space="preserve"> indexes the block. If </w:t>
        </w:r>
      </w:ins>
      <m:oMath>
        <m:sSub>
          <m:sSubPr>
            <m:ctrlPr>
              <w:ins w:id="1556" w:author="Bale,Cameron" w:date="2022-10-05T13:21:00Z">
                <w:rPr>
                  <w:rFonts w:ascii="Cambria Math" w:eastAsiaTheme="minorEastAsia" w:hAnsi="Cambria Math"/>
                  <w:i/>
                </w:rPr>
              </w:ins>
            </m:ctrlPr>
          </m:sSubPr>
          <m:e>
            <m:r>
              <w:ins w:id="1557" w:author="Bale,Cameron" w:date="2022-10-05T13:21:00Z">
                <w:rPr>
                  <w:rFonts w:ascii="Cambria Math" w:eastAsiaTheme="minorEastAsia" w:hAnsi="Cambria Math"/>
                </w:rPr>
                <m:t>x</m:t>
              </w:ins>
            </m:r>
          </m:e>
          <m:sub>
            <m:r>
              <w:ins w:id="1558" w:author="Bale,Cameron" w:date="2022-10-05T13:21:00Z">
                <w:rPr>
                  <w:rFonts w:ascii="Cambria Math" w:eastAsiaTheme="minorEastAsia" w:hAnsi="Cambria Math"/>
                </w:rPr>
                <m:t>j</m:t>
              </w:ins>
            </m:r>
          </m:sub>
        </m:sSub>
      </m:oMath>
      <w:ins w:id="1559" w:author="Bale,Cameron" w:date="2022-10-05T13:21:00Z">
        <w:r>
          <w:rPr>
            <w:rFonts w:ascii="Cambria" w:eastAsiaTheme="minorEastAsia" w:hAnsi="Cambria"/>
          </w:rPr>
          <w:t xml:space="preserve"> is a self-similar time series, </w:t>
        </w:r>
      </w:ins>
      <w:ins w:id="1560" w:author="Bale,Cameron" w:date="2022-10-05T13:22:00Z">
        <w:r>
          <w:rPr>
            <w:rFonts w:ascii="Cambria" w:eastAsiaTheme="minorEastAsia" w:hAnsi="Cambria"/>
          </w:rPr>
          <w:t xml:space="preserve">then </w:t>
        </w:r>
      </w:ins>
    </w:p>
    <w:p w14:paraId="58C44888" w14:textId="7D1F71C7" w:rsidR="005D34AD" w:rsidRDefault="005D34AD" w:rsidP="00640BB9">
      <w:pPr>
        <w:tabs>
          <w:tab w:val="left" w:pos="1152"/>
        </w:tabs>
        <w:rPr>
          <w:ins w:id="1561" w:author="Bale,Cameron" w:date="2022-10-05T13:22:00Z"/>
          <w:rFonts w:ascii="Cambria" w:eastAsiaTheme="minorEastAsia" w:hAnsi="Cambria"/>
        </w:rPr>
      </w:pPr>
    </w:p>
    <w:p w14:paraId="3A5CE078" w14:textId="17801B6C" w:rsidR="005D34AD" w:rsidRPr="005D34AD" w:rsidRDefault="00000000" w:rsidP="00640BB9">
      <w:pPr>
        <w:tabs>
          <w:tab w:val="left" w:pos="1152"/>
        </w:tabs>
        <w:rPr>
          <w:ins w:id="1562" w:author="Bale,Cameron" w:date="2022-10-05T13:23:00Z"/>
          <w:rFonts w:ascii="Cambria" w:eastAsiaTheme="minorEastAsia" w:hAnsi="Cambria"/>
          <w:rPrChange w:id="1563" w:author="Bale,Cameron" w:date="2022-10-05T13:23:00Z">
            <w:rPr>
              <w:ins w:id="1564" w:author="Bale,Cameron" w:date="2022-10-05T13:23:00Z"/>
              <w:rFonts w:ascii="Cambria Math" w:eastAsiaTheme="minorEastAsia" w:hAnsi="Cambria Math"/>
              <w:i/>
            </w:rPr>
          </w:rPrChange>
        </w:rPr>
      </w:pPr>
      <m:oMathPara>
        <m:oMath>
          <m:sSubSup>
            <m:sSubSupPr>
              <m:ctrlPr>
                <w:ins w:id="1565" w:author="Bale,Cameron" w:date="2022-10-05T13:22:00Z">
                  <w:rPr>
                    <w:rFonts w:ascii="Cambria Math" w:eastAsiaTheme="minorEastAsia" w:hAnsi="Cambria Math"/>
                    <w:i/>
                  </w:rPr>
                </w:ins>
              </m:ctrlPr>
            </m:sSubSupPr>
            <m:e>
              <m:r>
                <w:ins w:id="1566" w:author="Bale,Cameron" w:date="2022-10-05T13:22:00Z">
                  <w:rPr>
                    <w:rFonts w:ascii="Cambria Math" w:eastAsiaTheme="minorEastAsia" w:hAnsi="Cambria Math"/>
                  </w:rPr>
                  <m:t>x</m:t>
                </w:ins>
              </m:r>
            </m:e>
            <m:sub>
              <m:r>
                <w:ins w:id="1567" w:author="Bale,Cameron" w:date="2022-10-05T13:22:00Z">
                  <w:rPr>
                    <w:rFonts w:ascii="Cambria Math" w:eastAsiaTheme="minorEastAsia" w:hAnsi="Cambria Math"/>
                  </w:rPr>
                  <m:t>j</m:t>
                </w:ins>
              </m:r>
            </m:sub>
            <m:sup>
              <m:r>
                <w:ins w:id="1568" w:author="Bale,Cameron" w:date="2022-10-05T13:22:00Z">
                  <w:rPr>
                    <w:rFonts w:ascii="Cambria Math" w:eastAsiaTheme="minorEastAsia" w:hAnsi="Cambria Math"/>
                  </w:rPr>
                  <m:t>'</m:t>
                </w:ins>
              </m:r>
            </m:sup>
          </m:sSubSup>
          <m:r>
            <w:ins w:id="1569" w:author="Bale,Cameron" w:date="2022-10-05T13:22:00Z">
              <w:rPr>
                <w:rFonts w:ascii="Cambria Math" w:eastAsiaTheme="minorEastAsia" w:hAnsi="Cambria Math"/>
              </w:rPr>
              <m:t>=</m:t>
            </w:ins>
          </m:r>
          <m:sSup>
            <m:sSupPr>
              <m:ctrlPr>
                <w:ins w:id="1570" w:author="Bale,Cameron" w:date="2022-10-05T13:22:00Z">
                  <w:rPr>
                    <w:rFonts w:ascii="Cambria Math" w:eastAsiaTheme="minorEastAsia" w:hAnsi="Cambria Math"/>
                    <w:i/>
                  </w:rPr>
                </w:ins>
              </m:ctrlPr>
            </m:sSupPr>
            <m:e>
              <m:r>
                <w:ins w:id="1571" w:author="Bale,Cameron" w:date="2022-10-05T13:22:00Z">
                  <w:rPr>
                    <w:rFonts w:ascii="Cambria Math" w:eastAsiaTheme="minorEastAsia" w:hAnsi="Cambria Math"/>
                  </w:rPr>
                  <m:t>m</m:t>
                </w:ins>
              </m:r>
            </m:e>
            <m:sup>
              <m:r>
                <w:ins w:id="1572" w:author="Bale,Cameron" w:date="2022-10-05T13:22:00Z">
                  <w:rPr>
                    <w:rFonts w:ascii="Cambria Math" w:eastAsiaTheme="minorEastAsia" w:hAnsi="Cambria Math"/>
                  </w:rPr>
                  <m:t>1-H</m:t>
                </w:ins>
              </m:r>
            </m:sup>
          </m:sSup>
          <m:sSubSup>
            <m:sSubSupPr>
              <m:ctrlPr>
                <w:ins w:id="1573" w:author="Bale,Cameron" w:date="2022-10-05T13:22:00Z">
                  <w:rPr>
                    <w:rFonts w:ascii="Cambria Math" w:eastAsiaTheme="minorEastAsia" w:hAnsi="Cambria Math"/>
                    <w:i/>
                  </w:rPr>
                </w:ins>
              </m:ctrlPr>
            </m:sSubSupPr>
            <m:e>
              <m:r>
                <w:ins w:id="1574" w:author="Bale,Cameron" w:date="2022-10-05T13:22:00Z">
                  <w:rPr>
                    <w:rFonts w:ascii="Cambria Math" w:eastAsiaTheme="minorEastAsia" w:hAnsi="Cambria Math"/>
                  </w:rPr>
                  <m:t>x</m:t>
                </w:ins>
              </m:r>
            </m:e>
            <m:sub>
              <m:r>
                <w:ins w:id="1575" w:author="Bale,Cameron" w:date="2022-10-05T13:22:00Z">
                  <w:rPr>
                    <w:rFonts w:ascii="Cambria Math" w:eastAsiaTheme="minorEastAsia" w:hAnsi="Cambria Math"/>
                  </w:rPr>
                  <m:t>j</m:t>
                </w:ins>
              </m:r>
            </m:sub>
            <m:sup>
              <m:r>
                <w:ins w:id="1576" w:author="Bale,Cameron" w:date="2022-10-05T13:22:00Z">
                  <w:rPr>
                    <w:rFonts w:ascii="Cambria Math" w:eastAsiaTheme="minorEastAsia" w:hAnsi="Cambria Math"/>
                  </w:rPr>
                  <m:t>'</m:t>
                </w:ins>
              </m:r>
              <m:d>
                <m:dPr>
                  <m:ctrlPr>
                    <w:ins w:id="1577" w:author="Bale,Cameron" w:date="2022-10-05T13:23:00Z">
                      <w:rPr>
                        <w:rFonts w:ascii="Cambria Math" w:eastAsiaTheme="minorEastAsia" w:hAnsi="Cambria Math"/>
                        <w:i/>
                      </w:rPr>
                    </w:ins>
                  </m:ctrlPr>
                </m:dPr>
                <m:e>
                  <m:r>
                    <w:ins w:id="1578" w:author="Bale,Cameron" w:date="2022-10-05T13:23:00Z">
                      <w:rPr>
                        <w:rFonts w:ascii="Cambria Math" w:eastAsiaTheme="minorEastAsia" w:hAnsi="Cambria Math"/>
                      </w:rPr>
                      <m:t>m</m:t>
                    </w:ins>
                  </m:r>
                </m:e>
              </m:d>
            </m:sup>
          </m:sSubSup>
        </m:oMath>
      </m:oMathPara>
    </w:p>
    <w:p w14:paraId="28A8C4BE" w14:textId="6104A414" w:rsidR="005D34AD" w:rsidRDefault="005D34AD" w:rsidP="00640BB9">
      <w:pPr>
        <w:tabs>
          <w:tab w:val="left" w:pos="1152"/>
        </w:tabs>
        <w:rPr>
          <w:ins w:id="1579" w:author="Bale,Cameron" w:date="2022-10-05T13:23:00Z"/>
          <w:rFonts w:ascii="Cambria" w:eastAsiaTheme="minorEastAsia" w:hAnsi="Cambria"/>
        </w:rPr>
      </w:pPr>
    </w:p>
    <w:p w14:paraId="26604A4E" w14:textId="4769A8AE" w:rsidR="00640BB9" w:rsidRPr="00F33381" w:rsidRDefault="005D34AD" w:rsidP="00640BB9">
      <w:pPr>
        <w:tabs>
          <w:tab w:val="left" w:pos="1152"/>
        </w:tabs>
        <w:rPr>
          <w:ins w:id="1580" w:author="Bale,Cameron" w:date="2022-10-05T11:38:00Z"/>
          <w:rFonts w:ascii="Cambria" w:eastAsiaTheme="minorEastAsia" w:hAnsi="Cambria"/>
        </w:rPr>
      </w:pPr>
      <w:ins w:id="1581" w:author="Bale,Cameron" w:date="2022-10-05T13:23:00Z">
        <w:r>
          <w:rPr>
            <w:rFonts w:ascii="Cambria" w:eastAsiaTheme="minorEastAsia" w:hAnsi="Cambria"/>
          </w:rPr>
          <w:t xml:space="preserve">for all integers </w:t>
        </w:r>
      </w:ins>
      <m:oMath>
        <m:r>
          <w:ins w:id="1582" w:author="Bale,Cameron" w:date="2022-10-05T13:23:00Z">
            <w:rPr>
              <w:rFonts w:ascii="Cambria Math" w:eastAsiaTheme="minorEastAsia" w:hAnsi="Cambria Math"/>
            </w:rPr>
            <m:t>m</m:t>
          </w:ins>
        </m:r>
      </m:oMath>
      <w:ins w:id="1583" w:author="Bale,Cameron" w:date="2022-10-05T13:23:00Z">
        <w:r>
          <w:rPr>
            <w:rFonts w:ascii="Cambria" w:eastAsiaTheme="minorEastAsia" w:hAnsi="Cambria"/>
          </w:rPr>
          <w:t>.</w:t>
        </w:r>
      </w:ins>
      <w:ins w:id="1584" w:author="Bale,Cameron" w:date="2022-10-05T13:45:00Z">
        <w:r w:rsidR="00B8793C">
          <w:rPr>
            <w:rFonts w:ascii="Cambria" w:eastAsiaTheme="minorEastAsia" w:hAnsi="Cambria"/>
          </w:rPr>
          <w:t xml:space="preserve"> We focus on the defini</w:t>
        </w:r>
      </w:ins>
      <w:ins w:id="1585" w:author="Bale,Cameron" w:date="2022-10-05T13:46:00Z">
        <w:r w:rsidR="00B8793C">
          <w:rPr>
            <w:rFonts w:ascii="Cambria" w:eastAsiaTheme="minorEastAsia" w:hAnsi="Cambria"/>
          </w:rPr>
          <w:t xml:space="preserve">tion of second-order self-similarity, where </w:t>
        </w:r>
      </w:ins>
      <m:oMath>
        <m:sSubSup>
          <m:sSubSupPr>
            <m:ctrlPr>
              <w:ins w:id="1586" w:author="Bale,Cameron" w:date="2022-10-05T13:24:00Z">
                <w:rPr>
                  <w:rFonts w:ascii="Cambria Math" w:eastAsiaTheme="minorEastAsia" w:hAnsi="Cambria Math"/>
                  <w:i/>
                </w:rPr>
              </w:ins>
            </m:ctrlPr>
          </m:sSubSupPr>
          <m:e>
            <m:r>
              <w:ins w:id="1587" w:author="Bale,Cameron" w:date="2022-10-05T13:24:00Z">
                <w:rPr>
                  <w:rFonts w:ascii="Cambria Math" w:eastAsiaTheme="minorEastAsia" w:hAnsi="Cambria Math"/>
                </w:rPr>
                <m:t>x</m:t>
              </w:ins>
            </m:r>
          </m:e>
          <m:sub>
            <m:r>
              <w:ins w:id="1588" w:author="Bale,Cameron" w:date="2022-10-05T13:24:00Z">
                <w:rPr>
                  <w:rFonts w:ascii="Cambria Math" w:eastAsiaTheme="minorEastAsia" w:hAnsi="Cambria Math"/>
                </w:rPr>
                <m:t>j</m:t>
              </w:ins>
            </m:r>
          </m:sub>
          <m:sup>
            <m:r>
              <w:ins w:id="1589" w:author="Bale,Cameron" w:date="2022-10-05T13:24:00Z">
                <w:rPr>
                  <w:rFonts w:ascii="Cambria Math" w:eastAsiaTheme="minorEastAsia" w:hAnsi="Cambria Math"/>
                </w:rPr>
                <m:t>'</m:t>
              </w:ins>
            </m:r>
          </m:sup>
        </m:sSubSup>
      </m:oMath>
      <w:ins w:id="1590" w:author="Bale,Cameron" w:date="2022-10-05T13:24:00Z">
        <w:r w:rsidR="00F6145A">
          <w:rPr>
            <w:rFonts w:ascii="Cambria" w:eastAsiaTheme="minorEastAsia" w:hAnsi="Cambria"/>
          </w:rPr>
          <w:t xml:space="preserve"> </w:t>
        </w:r>
      </w:ins>
      <w:ins w:id="1591" w:author="Bale,Cameron" w:date="2022-10-05T11:38:00Z">
        <w:r w:rsidR="00640BB9">
          <w:rPr>
            <w:rFonts w:ascii="Cambria" w:eastAsiaTheme="minorEastAsia" w:hAnsi="Cambria"/>
          </w:rPr>
          <w:t xml:space="preserve">is exactly second-order self-similar if </w:t>
        </w:r>
      </w:ins>
      <m:oMath>
        <m:sSup>
          <m:sSupPr>
            <m:ctrlPr>
              <w:ins w:id="1592" w:author="Bale,Cameron" w:date="2022-10-05T13:46:00Z">
                <w:rPr>
                  <w:rFonts w:ascii="Cambria Math" w:eastAsiaTheme="minorEastAsia" w:hAnsi="Cambria Math"/>
                  <w:i/>
                </w:rPr>
              </w:ins>
            </m:ctrlPr>
          </m:sSupPr>
          <m:e>
            <m:r>
              <w:ins w:id="1593" w:author="Bale,Cameron" w:date="2022-10-05T13:46:00Z">
                <w:rPr>
                  <w:rFonts w:ascii="Cambria Math" w:eastAsiaTheme="minorEastAsia" w:hAnsi="Cambria Math"/>
                </w:rPr>
                <m:t>m</m:t>
              </w:ins>
            </m:r>
          </m:e>
          <m:sup>
            <m:r>
              <w:ins w:id="1594" w:author="Bale,Cameron" w:date="2022-10-05T13:46:00Z">
                <w:rPr>
                  <w:rFonts w:ascii="Cambria Math" w:eastAsiaTheme="minorEastAsia" w:hAnsi="Cambria Math"/>
                </w:rPr>
                <m:t>1-H</m:t>
              </w:ins>
            </m:r>
          </m:sup>
        </m:sSup>
        <m:sSubSup>
          <m:sSubSupPr>
            <m:ctrlPr>
              <w:ins w:id="1595" w:author="Bale,Cameron" w:date="2022-10-05T13:46:00Z">
                <w:rPr>
                  <w:rFonts w:ascii="Cambria Math" w:eastAsiaTheme="minorEastAsia" w:hAnsi="Cambria Math"/>
                  <w:i/>
                </w:rPr>
              </w:ins>
            </m:ctrlPr>
          </m:sSubSupPr>
          <m:e>
            <m:r>
              <w:ins w:id="1596" w:author="Bale,Cameron" w:date="2022-10-05T13:46:00Z">
                <w:rPr>
                  <w:rFonts w:ascii="Cambria Math" w:eastAsiaTheme="minorEastAsia" w:hAnsi="Cambria Math"/>
                </w:rPr>
                <m:t>x</m:t>
              </w:ins>
            </m:r>
          </m:e>
          <m:sub>
            <m:r>
              <w:ins w:id="1597" w:author="Bale,Cameron" w:date="2022-10-05T13:46:00Z">
                <w:rPr>
                  <w:rFonts w:ascii="Cambria Math" w:eastAsiaTheme="minorEastAsia" w:hAnsi="Cambria Math"/>
                </w:rPr>
                <m:t>j</m:t>
              </w:ins>
            </m:r>
          </m:sub>
          <m:sup>
            <m:r>
              <w:ins w:id="1598" w:author="Bale,Cameron" w:date="2022-10-05T13:46:00Z">
                <w:rPr>
                  <w:rFonts w:ascii="Cambria Math" w:eastAsiaTheme="minorEastAsia" w:hAnsi="Cambria Math"/>
                </w:rPr>
                <m:t>'</m:t>
              </w:ins>
            </m:r>
            <m:d>
              <m:dPr>
                <m:ctrlPr>
                  <w:ins w:id="1599" w:author="Bale,Cameron" w:date="2022-10-05T13:46:00Z">
                    <w:rPr>
                      <w:rFonts w:ascii="Cambria Math" w:eastAsiaTheme="minorEastAsia" w:hAnsi="Cambria Math"/>
                      <w:i/>
                    </w:rPr>
                  </w:ins>
                </m:ctrlPr>
              </m:dPr>
              <m:e>
                <m:r>
                  <w:ins w:id="1600" w:author="Bale,Cameron" w:date="2022-10-05T13:46:00Z">
                    <w:rPr>
                      <w:rFonts w:ascii="Cambria Math" w:eastAsiaTheme="minorEastAsia" w:hAnsi="Cambria Math"/>
                    </w:rPr>
                    <m:t>m</m:t>
                  </w:ins>
                </m:r>
              </m:e>
            </m:d>
          </m:sup>
        </m:sSubSup>
      </m:oMath>
      <w:ins w:id="1601" w:author="Bale,Cameron" w:date="2022-10-05T13:46:00Z">
        <w:r w:rsidR="00B8793C">
          <w:rPr>
            <w:rFonts w:ascii="Cambria" w:eastAsiaTheme="minorEastAsia" w:hAnsi="Cambria"/>
          </w:rPr>
          <w:t xml:space="preserve"> </w:t>
        </w:r>
      </w:ins>
      <w:ins w:id="1602" w:author="Bale,Cameron" w:date="2022-10-05T11:38:00Z">
        <w:r w:rsidR="00640BB9">
          <w:rPr>
            <w:rFonts w:ascii="Cambria" w:eastAsiaTheme="minorEastAsia" w:hAnsi="Cambria"/>
          </w:rPr>
          <w:t xml:space="preserve">has the same variance and autocorrelation as </w:t>
        </w:r>
      </w:ins>
      <m:oMath>
        <m:sSubSup>
          <m:sSubSupPr>
            <m:ctrlPr>
              <w:ins w:id="1603" w:author="Bale,Cameron" w:date="2022-10-05T13:47:00Z">
                <w:rPr>
                  <w:rFonts w:ascii="Cambria Math" w:eastAsiaTheme="minorEastAsia" w:hAnsi="Cambria Math"/>
                  <w:i/>
                </w:rPr>
              </w:ins>
            </m:ctrlPr>
          </m:sSubSupPr>
          <m:e>
            <m:r>
              <w:ins w:id="1604" w:author="Bale,Cameron" w:date="2022-10-05T13:47:00Z">
                <w:rPr>
                  <w:rFonts w:ascii="Cambria Math" w:eastAsiaTheme="minorEastAsia" w:hAnsi="Cambria Math"/>
                </w:rPr>
                <m:t>x</m:t>
              </w:ins>
            </m:r>
          </m:e>
          <m:sub>
            <m:r>
              <w:ins w:id="1605" w:author="Bale,Cameron" w:date="2022-10-05T13:47:00Z">
                <w:rPr>
                  <w:rFonts w:ascii="Cambria Math" w:eastAsiaTheme="minorEastAsia" w:hAnsi="Cambria Math"/>
                </w:rPr>
                <m:t>j</m:t>
              </w:ins>
            </m:r>
          </m:sub>
          <m:sup>
            <m:r>
              <w:ins w:id="1606" w:author="Bale,Cameron" w:date="2022-10-05T13:47:00Z">
                <w:rPr>
                  <w:rFonts w:ascii="Cambria Math" w:eastAsiaTheme="minorEastAsia" w:hAnsi="Cambria Math"/>
                </w:rPr>
                <m:t>'</m:t>
              </w:ins>
            </m:r>
          </m:sup>
        </m:sSubSup>
      </m:oMath>
      <w:ins w:id="1607" w:author="Bale,Cameron" w:date="2022-10-05T13:47:00Z">
        <w:r w:rsidR="00846E91">
          <w:rPr>
            <w:rFonts w:ascii="Cambria" w:eastAsiaTheme="minorEastAsia" w:hAnsi="Cambria"/>
          </w:rPr>
          <w:t xml:space="preserve"> </w:t>
        </w:r>
      </w:ins>
      <w:ins w:id="1608" w:author="Bale,Cameron" w:date="2022-10-05T11:38:00Z">
        <w:r w:rsidR="00640BB9">
          <w:rPr>
            <w:rFonts w:ascii="Cambria" w:eastAsiaTheme="minorEastAsia" w:hAnsi="Cambria"/>
          </w:rPr>
          <w:t xml:space="preserve">for all values of </w:t>
        </w:r>
      </w:ins>
      <m:oMath>
        <m:r>
          <w:ins w:id="1609" w:author="Bale,Cameron" w:date="2022-10-05T11:38:00Z">
            <w:rPr>
              <w:rFonts w:ascii="Cambria Math" w:eastAsiaTheme="minorEastAsia" w:hAnsi="Cambria Math"/>
            </w:rPr>
            <m:t>m</m:t>
          </w:ins>
        </m:r>
      </m:oMath>
      <w:ins w:id="1610" w:author="Bale,Cameron" w:date="2022-10-05T11:38:00Z">
        <w:r w:rsidR="00640BB9">
          <w:rPr>
            <w:rFonts w:ascii="Cambria" w:eastAsiaTheme="minorEastAsia" w:hAnsi="Cambria"/>
          </w:rPr>
          <w:t xml:space="preserve">, or is asymptotically second-order self-similar if this holds as </w:t>
        </w:r>
      </w:ins>
      <m:oMath>
        <m:r>
          <w:ins w:id="1611" w:author="Bale,Cameron" w:date="2022-10-05T11:38:00Z">
            <w:rPr>
              <w:rFonts w:ascii="Cambria Math" w:eastAsiaTheme="minorEastAsia" w:hAnsi="Cambria Math"/>
            </w:rPr>
            <m:t>m → ∞</m:t>
          </w:ins>
        </m:r>
      </m:oMath>
      <w:ins w:id="1612" w:author="Bale,Cameron" w:date="2022-10-05T13:52:00Z">
        <w:r w:rsidR="00846E91">
          <w:rPr>
            <w:rFonts w:ascii="Cambria" w:eastAsiaTheme="minorEastAsia" w:hAnsi="Cambria"/>
          </w:rPr>
          <w:t xml:space="preserve"> </w:t>
        </w:r>
      </w:ins>
      <w:ins w:id="1613" w:author="Bale,Cameron" w:date="2022-10-05T13:53:00Z">
        <w:r w:rsidR="00F51275">
          <w:rPr>
            <w:rFonts w:ascii="Cambria" w:eastAsiaTheme="minorEastAsia" w:hAnsi="Cambria"/>
          </w:rPr>
          <w:t>(Rose, n.d.)</w:t>
        </w:r>
      </w:ins>
      <w:ins w:id="1614" w:author="Bale,Cameron" w:date="2022-10-05T11:38:00Z">
        <w:r w:rsidR="00640BB9">
          <w:rPr>
            <w:rFonts w:ascii="Cambria" w:eastAsiaTheme="minorEastAsia" w:hAnsi="Cambria"/>
          </w:rPr>
          <w:t xml:space="preserve">. The parameter </w:t>
        </w:r>
      </w:ins>
      <m:oMath>
        <m:r>
          <w:ins w:id="1615" w:author="Bale,Cameron" w:date="2022-10-05T11:38:00Z">
            <w:rPr>
              <w:rFonts w:ascii="Cambria Math" w:eastAsiaTheme="minorEastAsia" w:hAnsi="Cambria Math"/>
            </w:rPr>
            <m:t>H</m:t>
          </w:ins>
        </m:r>
      </m:oMath>
      <w:ins w:id="1616" w:author="Bale,Cameron" w:date="2022-10-05T11:38:00Z">
        <w:r w:rsidR="00640BB9">
          <w:rPr>
            <w:rFonts w:ascii="Cambria" w:eastAsiaTheme="minorEastAsia" w:hAnsi="Cambria"/>
          </w:rPr>
          <w:t xml:space="preserve"> is the Hurst exponent</w:t>
        </w:r>
      </w:ins>
      <w:ins w:id="1617" w:author="Bale,Cameron" w:date="2022-10-05T15:40:00Z">
        <w:r w:rsidR="00F33381">
          <w:rPr>
            <w:rFonts w:ascii="Cambria" w:eastAsiaTheme="minorEastAsia" w:hAnsi="Cambria"/>
          </w:rPr>
          <w:t xml:space="preserve">, </w:t>
        </w:r>
      </w:ins>
      <w:ins w:id="1618" w:author="Bale,Cameron" w:date="2022-10-05T11:38:00Z">
        <w:r w:rsidR="00640BB9">
          <w:rPr>
            <w:rFonts w:ascii="Cambria" w:eastAsiaTheme="minorEastAsia" w:hAnsi="Cambria"/>
          </w:rPr>
          <w:t>which is estimated using the</w:t>
        </w:r>
      </w:ins>
      <w:ins w:id="1619" w:author="Bale,Cameron" w:date="2022-10-05T13:48:00Z">
        <w:r w:rsidR="00846E91">
          <w:rPr>
            <w:rFonts w:ascii="Cambria" w:eastAsiaTheme="minorEastAsia" w:hAnsi="Cambria"/>
          </w:rPr>
          <w:t xml:space="preserve"> </w:t>
        </w:r>
      </w:ins>
      <w:ins w:id="1620" w:author="Bale,Cameron" w:date="2022-10-05T11:38:00Z">
        <w:r w:rsidR="00640BB9">
          <w:rPr>
            <w:rFonts w:ascii="Cambria" w:eastAsiaTheme="minorEastAsia" w:hAnsi="Cambria"/>
          </w:rPr>
          <w:t xml:space="preserve">differencing term </w:t>
        </w:r>
      </w:ins>
      <m:oMath>
        <m:r>
          <w:ins w:id="1621" w:author="Bale,Cameron" w:date="2022-10-05T11:38:00Z">
            <w:rPr>
              <w:rFonts w:ascii="Cambria Math" w:eastAsiaTheme="minorEastAsia" w:hAnsi="Cambria Math"/>
            </w:rPr>
            <m:t>d</m:t>
          </w:ins>
        </m:r>
      </m:oMath>
      <w:ins w:id="1622" w:author="Bale,Cameron" w:date="2022-10-05T11:38:00Z">
        <w:r w:rsidR="00640BB9">
          <w:rPr>
            <w:rFonts w:ascii="Cambria" w:eastAsiaTheme="minorEastAsia" w:hAnsi="Cambria"/>
          </w:rPr>
          <w:t xml:space="preserve"> from a</w:t>
        </w:r>
      </w:ins>
      <w:ins w:id="1623" w:author="Bale,Cameron" w:date="2022-10-05T13:49:00Z">
        <w:r w:rsidR="00846E91">
          <w:rPr>
            <w:rFonts w:ascii="Cambria" w:eastAsiaTheme="minorEastAsia" w:hAnsi="Cambria"/>
          </w:rPr>
          <w:t xml:space="preserve"> fractional ARIMA model, i.e.,</w:t>
        </w:r>
      </w:ins>
      <w:ins w:id="1624" w:author="Bale,Cameron" w:date="2022-10-05T11:38:00Z">
        <w:r w:rsidR="00640BB9">
          <w:rPr>
            <w:rFonts w:ascii="Cambria" w:eastAsiaTheme="minorEastAsia" w:hAnsi="Cambria"/>
          </w:rPr>
          <w:t xml:space="preserve"> FARIMA(0, </w:t>
        </w:r>
      </w:ins>
      <m:oMath>
        <m:r>
          <w:ins w:id="1625" w:author="Bale,Cameron" w:date="2022-10-05T11:38:00Z">
            <w:rPr>
              <w:rFonts w:ascii="Cambria Math" w:eastAsiaTheme="minorEastAsia" w:hAnsi="Cambria Math"/>
            </w:rPr>
            <m:t>d</m:t>
          </w:ins>
        </m:r>
      </m:oMath>
      <w:ins w:id="1626" w:author="Bale,Cameron" w:date="2022-10-05T11:38:00Z">
        <w:r w:rsidR="00640BB9">
          <w:rPr>
            <w:rFonts w:ascii="Cambria" w:eastAsiaTheme="minorEastAsia" w:hAnsi="Cambria"/>
          </w:rPr>
          <w:t xml:space="preserve">, 0) </w:t>
        </w:r>
        <w:r w:rsidR="00640BB9">
          <w:rPr>
            <w:rFonts w:ascii="Cambria" w:eastAsiaTheme="minorEastAsia" w:hAnsi="Cambria"/>
          </w:rPr>
          <w:fldChar w:fldCharType="begin"/>
        </w:r>
        <w:r w:rsidR="00640BB9">
          <w:rPr>
            <w:rFonts w:ascii="Cambria" w:eastAsiaTheme="minorEastAsia" w:hAnsi="Cambria"/>
          </w:rPr>
          <w:instrText xml:space="preserve"> ADDIN ZOTERO_ITEM CSL_CITATION {"citationID":"OmCrZUvd","properties":{"formattedCitation":"(Wang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00640BB9">
          <w:rPr>
            <w:rFonts w:ascii="Cambria" w:eastAsiaTheme="minorEastAsia" w:hAnsi="Cambria"/>
          </w:rPr>
          <w:fldChar w:fldCharType="separate"/>
        </w:r>
        <w:r w:rsidR="00640BB9" w:rsidRPr="000B2E93">
          <w:rPr>
            <w:rFonts w:ascii="Cambria" w:hAnsi="Cambria"/>
          </w:rPr>
          <w:t>(Wang et al., 2006)</w:t>
        </w:r>
        <w:r w:rsidR="00640BB9">
          <w:rPr>
            <w:rFonts w:ascii="Cambria" w:eastAsiaTheme="minorEastAsia" w:hAnsi="Cambria"/>
          </w:rPr>
          <w:fldChar w:fldCharType="end"/>
        </w:r>
        <w:r w:rsidR="00640BB9">
          <w:rPr>
            <w:rFonts w:ascii="Cambria" w:eastAsiaTheme="minorEastAsia" w:hAnsi="Cambria"/>
          </w:rPr>
          <w:t xml:space="preserve"> (Hyndman et al., 2022), where</w:t>
        </w:r>
      </w:ins>
    </w:p>
    <w:p w14:paraId="570F6402" w14:textId="77777777" w:rsidR="00640BB9" w:rsidRDefault="00640BB9" w:rsidP="00640BB9">
      <w:pPr>
        <w:tabs>
          <w:tab w:val="left" w:pos="1152"/>
        </w:tabs>
        <w:rPr>
          <w:ins w:id="1627" w:author="Bale,Cameron" w:date="2022-10-05T11:38:00Z"/>
          <w:rFonts w:ascii="Cambria" w:eastAsiaTheme="minorEastAsia" w:hAnsi="Cambria"/>
        </w:rPr>
      </w:pPr>
    </w:p>
    <w:p w14:paraId="047C7A1F" w14:textId="020E89C8" w:rsidR="00640BB9" w:rsidRPr="00C40438" w:rsidRDefault="00000000">
      <w:pPr>
        <w:tabs>
          <w:tab w:val="left" w:pos="1152"/>
        </w:tabs>
        <w:jc w:val="center"/>
        <w:rPr>
          <w:ins w:id="1628" w:author="Bale,Cameron" w:date="2022-10-05T15:48:00Z"/>
          <w:rFonts w:ascii="Cambria" w:eastAsiaTheme="minorEastAsia" w:hAnsi="Cambria"/>
          <w:rPrChange w:id="1629" w:author="Bale,Cameron" w:date="2022-10-05T15:48:00Z">
            <w:rPr>
              <w:ins w:id="1630" w:author="Bale,Cameron" w:date="2022-10-05T15:48:00Z"/>
              <w:rFonts w:ascii="Cambria Math" w:eastAsiaTheme="minorEastAsia" w:hAnsi="Cambria Math"/>
              <w:i/>
            </w:rPr>
          </w:rPrChange>
        </w:rPr>
        <w:pPrChange w:id="1631" w:author="Bale,Cameron" w:date="2022-10-05T15:48:00Z">
          <w:pPr>
            <w:tabs>
              <w:tab w:val="left" w:pos="1152"/>
            </w:tabs>
          </w:pPr>
        </w:pPrChange>
      </w:pPr>
      <m:oMath>
        <m:sSub>
          <m:sSubPr>
            <m:ctrlPr>
              <w:ins w:id="1632" w:author="Bale,Cameron" w:date="2022-10-05T15:48:00Z">
                <w:rPr>
                  <w:rFonts w:ascii="Cambria Math" w:eastAsiaTheme="minorEastAsia" w:hAnsi="Cambria Math"/>
                  <w:i/>
                </w:rPr>
              </w:ins>
            </m:ctrlPr>
          </m:sSubPr>
          <m:e>
            <m:r>
              <w:ins w:id="1633" w:author="Bale,Cameron" w:date="2022-10-05T15:48:00Z">
                <w:rPr>
                  <w:rFonts w:ascii="Cambria Math" w:eastAsiaTheme="minorEastAsia" w:hAnsi="Cambria Math"/>
                </w:rPr>
                <m:t>F</m:t>
              </w:ins>
            </m:r>
          </m:e>
          <m:sub>
            <m:r>
              <w:ins w:id="1634" w:author="Bale,Cameron" w:date="2022-10-05T15:48:00Z">
                <w:rPr>
                  <w:rFonts w:ascii="Cambria Math" w:eastAsiaTheme="minorEastAsia" w:hAnsi="Cambria Math"/>
                </w:rPr>
                <m:t>2</m:t>
              </w:ins>
            </m:r>
          </m:sub>
        </m:sSub>
        <m:r>
          <w:ins w:id="1635" w:author="Bale,Cameron" w:date="2022-10-05T15:48:00Z">
            <w:rPr>
              <w:rFonts w:ascii="Cambria Math" w:eastAsiaTheme="minorEastAsia" w:hAnsi="Cambria Math"/>
            </w:rPr>
            <m:t>=</m:t>
          </w:ins>
        </m:r>
        <m:r>
          <w:ins w:id="1636" w:author="Bale,Cameron" w:date="2022-10-05T11:38:00Z">
            <w:rPr>
              <w:rFonts w:ascii="Cambria Math" w:eastAsiaTheme="minorEastAsia" w:hAnsi="Cambria Math"/>
            </w:rPr>
            <m:t>H=d+0.5</m:t>
          </w:ins>
        </m:r>
      </m:oMath>
      <w:ins w:id="1637" w:author="Bale,Cameron" w:date="2022-10-05T15:48:00Z">
        <w:r w:rsidR="00C40438">
          <w:rPr>
            <w:rFonts w:ascii="Cambria" w:eastAsiaTheme="minorEastAsia" w:hAnsi="Cambria"/>
          </w:rPr>
          <w:t>.</w:t>
        </w:r>
      </w:ins>
    </w:p>
    <w:p w14:paraId="36659F20" w14:textId="77777777" w:rsidR="00640BB9" w:rsidRDefault="00640BB9" w:rsidP="00640BB9">
      <w:pPr>
        <w:tabs>
          <w:tab w:val="left" w:pos="1152"/>
        </w:tabs>
        <w:rPr>
          <w:ins w:id="1638" w:author="Bale,Cameron" w:date="2022-10-05T11:38:00Z"/>
          <w:rFonts w:ascii="Cambria" w:eastAsiaTheme="minorEastAsia" w:hAnsi="Cambria"/>
        </w:rPr>
      </w:pPr>
    </w:p>
    <w:p w14:paraId="73965A60" w14:textId="18708CE6" w:rsidR="00640BB9" w:rsidRPr="00D45676" w:rsidRDefault="00640BB9" w:rsidP="00640BB9">
      <w:pPr>
        <w:tabs>
          <w:tab w:val="left" w:pos="1152"/>
        </w:tabs>
        <w:rPr>
          <w:ins w:id="1639" w:author="Bale,Cameron" w:date="2022-10-05T11:44:00Z"/>
          <w:rFonts w:ascii="Cambria" w:eastAsiaTheme="minorEastAsia" w:hAnsi="Cambria"/>
        </w:rPr>
      </w:pPr>
      <w:ins w:id="1640" w:author="Bale,Cameron" w:date="2022-10-05T11:38:00Z">
        <w:r>
          <w:rPr>
            <w:rFonts w:ascii="Cambria" w:eastAsiaTheme="minorEastAsia" w:hAnsi="Cambria"/>
          </w:rPr>
          <w:t xml:space="preserve">Estimates of </w:t>
        </w:r>
      </w:ins>
      <m:oMath>
        <m:r>
          <w:ins w:id="1641" w:author="Bale,Cameron" w:date="2022-10-05T11:38:00Z">
            <w:rPr>
              <w:rFonts w:ascii="Cambria Math" w:eastAsiaTheme="minorEastAsia" w:hAnsi="Cambria Math"/>
            </w:rPr>
            <m:t>H</m:t>
          </w:ins>
        </m:r>
      </m:oMath>
      <w:ins w:id="1642" w:author="Bale,Cameron" w:date="2022-10-05T11:38:00Z">
        <w:r>
          <w:rPr>
            <w:rFonts w:ascii="Cambria" w:eastAsiaTheme="minorEastAsia" w:hAnsi="Cambria"/>
          </w:rPr>
          <w:t xml:space="preserve"> fall in the interval (0, 1), where </w:t>
        </w:r>
      </w:ins>
      <m:oMath>
        <m:r>
          <w:ins w:id="1643" w:author="Bale,Cameron" w:date="2022-10-05T11:38:00Z">
            <w:rPr>
              <w:rFonts w:ascii="Cambria Math" w:eastAsiaTheme="minorEastAsia" w:hAnsi="Cambria Math"/>
            </w:rPr>
            <m:t>H = 0.5</m:t>
          </w:ins>
        </m:r>
      </m:oMath>
      <w:ins w:id="1644" w:author="Bale,Cameron" w:date="2022-10-05T11:38:00Z">
        <w:r>
          <w:rPr>
            <w:rFonts w:ascii="Cambria" w:eastAsiaTheme="minorEastAsia" w:hAnsi="Cambria"/>
          </w:rPr>
          <w:t xml:space="preserve"> corresponds to a random walk </w:t>
        </w:r>
        <w:r>
          <w:rPr>
            <w:rFonts w:ascii="Cambria" w:eastAsiaTheme="minorEastAsia" w:hAnsi="Cambria"/>
          </w:rPr>
          <w:fldChar w:fldCharType="begin"/>
        </w:r>
        <w:r>
          <w:rPr>
            <w:rFonts w:ascii="Cambria" w:eastAsiaTheme="minorEastAsia" w:hAnsi="Cambria"/>
          </w:rPr>
          <w:instrText xml:space="preserve"> ADDIN ZOTERO_ITEM CSL_CITATION {"citationID":"GZcozxUA","properties":{"formattedCitation":"(Sobolev, 2017)","plainCitation":"(Sobolev, 2017)","noteIndex":0},"citationItems":[{"id":183,"uris":["http://zotero.org/users/8556523/items/GER8FBNR"],"itemData":{"id":183,"type":"article-journal","abstract":"Traders often employ judgmental methods when making financial forecasts. To characterize judgmental forecasts from graphically-presented time series, I propose the correlated response model, according to which the properties of judgmental forecasts are correlated with those of the forecasted series. In two experiments, participants were presented with graphs depicting synthetic price series. In Experiment 1, participants were asked to make point forecasts for different time horizons. Participants could control the graphs’ time scales. In Experiment 2, participants made multi-period forecasts, and could apply moving average filters to the graphs. The dispersion of point forecasts between participants (the standard deviation of participants’ point forecasts) and the variability of individual participant’s multi-period forecasts (local steepness and oscillation) were extracted. Both forecast measures were found to be significantly correlated with variability measures of the original, scaled, and smoothed data graphs. Thus, the results supported the correlated response model and provided insights into the forecasting process.","container-title":"International Journal of Forecasting","DOI":"10.1016/j.ijforecast.2017.01.009","ISSN":"01692070","issue":"3","journalAbbreviation":"International Journal of Forecasting","language":"en","page":"605-617","source":"DOI.org (Crossref)","title":"The effect of price volatility on judgmental forecasts: The correlated response model","title-short":"The effect of price volatility on judgmental forecasts","volume":"33","author":[{"family":"Sobolev","given":"Daphne"}],"issued":{"date-parts":[["2017",7]]}}}],"schema":"https://github.com/citation-style-language/schema/raw/master/csl-citation.json"} </w:instrText>
        </w:r>
        <w:r>
          <w:rPr>
            <w:rFonts w:ascii="Cambria" w:eastAsiaTheme="minorEastAsia" w:hAnsi="Cambria"/>
          </w:rPr>
          <w:fldChar w:fldCharType="separate"/>
        </w:r>
        <w:r w:rsidRPr="009B0C40">
          <w:rPr>
            <w:rFonts w:ascii="Cambria" w:hAnsi="Cambria"/>
          </w:rPr>
          <w:t>(Sobolev, 2017)</w:t>
        </w:r>
        <w:r>
          <w:rPr>
            <w:rFonts w:ascii="Cambria" w:eastAsiaTheme="minorEastAsia" w:hAnsi="Cambria"/>
          </w:rPr>
          <w:fldChar w:fldCharType="end"/>
        </w:r>
        <w:r>
          <w:rPr>
            <w:rFonts w:ascii="Cambria" w:eastAsiaTheme="minorEastAsia" w:hAnsi="Cambria"/>
          </w:rPr>
          <w:t xml:space="preserve">, </w:t>
        </w:r>
      </w:ins>
      <m:oMath>
        <m:r>
          <w:ins w:id="1645" w:author="Bale,Cameron" w:date="2022-10-05T11:38:00Z">
            <w:rPr>
              <w:rFonts w:ascii="Cambria Math" w:eastAsiaTheme="minorEastAsia" w:hAnsi="Cambria Math"/>
            </w:rPr>
            <m:t>H &lt; 0.5</m:t>
          </w:ins>
        </m:r>
      </m:oMath>
      <w:ins w:id="1646" w:author="Bale,Cameron" w:date="2022-10-05T11:38:00Z">
        <w:r>
          <w:rPr>
            <w:rFonts w:ascii="Cambria" w:eastAsiaTheme="minorEastAsia" w:hAnsi="Cambria"/>
          </w:rPr>
          <w:t xml:space="preserve"> corresponds to anti-persistent or mean-reverting series, and </w:t>
        </w:r>
      </w:ins>
      <m:oMath>
        <m:r>
          <w:ins w:id="1647" w:author="Bale,Cameron" w:date="2022-10-05T11:38:00Z">
            <w:rPr>
              <w:rFonts w:ascii="Cambria Math" w:eastAsiaTheme="minorEastAsia" w:hAnsi="Cambria Math"/>
            </w:rPr>
            <m:t>H &gt; 0.5</m:t>
          </w:ins>
        </m:r>
      </m:oMath>
      <w:ins w:id="1648" w:author="Bale,Cameron" w:date="2022-10-05T11:38:00Z">
        <w:r>
          <w:rPr>
            <w:rFonts w:ascii="Cambria" w:eastAsiaTheme="minorEastAsia" w:hAnsi="Cambria"/>
          </w:rPr>
          <w:t xml:space="preserve"> corresponds to persistent time series that are more likely to maintain their current trend. </w:t>
        </w:r>
      </w:ins>
      <w:ins w:id="1649" w:author="Bale,Cameron" w:date="2022-10-13T13:48:00Z">
        <w:r w:rsidR="00FE42C3">
          <w:rPr>
            <w:rFonts w:ascii="Cambria" w:eastAsiaTheme="minorEastAsia" w:hAnsi="Cambria"/>
          </w:rPr>
          <w:t xml:space="preserve">(Rose, n.d.) </w:t>
        </w:r>
      </w:ins>
      <w:ins w:id="1650" w:author="Bale,Cameron" w:date="2022-10-05T11:38:00Z">
        <w:r>
          <w:rPr>
            <w:rFonts w:ascii="Cambria" w:eastAsiaTheme="minorEastAsia" w:hAnsi="Cambria"/>
          </w:rPr>
          <w:t>note</w:t>
        </w:r>
      </w:ins>
      <w:ins w:id="1651" w:author="Bale,Cameron" w:date="2022-10-13T13:53:00Z">
        <w:r w:rsidR="00D45676">
          <w:rPr>
            <w:rFonts w:ascii="Cambria" w:eastAsiaTheme="minorEastAsia" w:hAnsi="Cambria"/>
          </w:rPr>
          <w:t>s</w:t>
        </w:r>
      </w:ins>
      <w:ins w:id="1652" w:author="Bale,Cameron" w:date="2022-10-05T11:38:00Z">
        <w:r>
          <w:rPr>
            <w:rFonts w:ascii="Cambria" w:eastAsiaTheme="minorEastAsia" w:hAnsi="Cambria"/>
          </w:rPr>
          <w:t xml:space="preserve"> that a self-similar process</w:t>
        </w:r>
      </w:ins>
      <w:ins w:id="1653" w:author="Bale,Cameron" w:date="2022-10-13T13:54:00Z">
        <w:r w:rsidR="00D45676">
          <w:rPr>
            <w:rFonts w:ascii="Cambria" w:eastAsiaTheme="minorEastAsia" w:hAnsi="Cambria"/>
          </w:rPr>
          <w:t xml:space="preserve"> has a spectral density that</w:t>
        </w:r>
      </w:ins>
      <w:ins w:id="1654" w:author="Bale,Cameron" w:date="2022-10-05T11:38:00Z">
        <w:r>
          <w:rPr>
            <w:rFonts w:ascii="Cambria" w:eastAsiaTheme="minorEastAsia" w:hAnsi="Cambria"/>
          </w:rPr>
          <w:t xml:space="preserve"> </w:t>
        </w:r>
      </w:ins>
      <w:ins w:id="1655" w:author="Bale,Cameron" w:date="2022-10-13T13:54:00Z">
        <w:r w:rsidR="00D45676">
          <w:rPr>
            <w:rFonts w:ascii="Cambria" w:eastAsiaTheme="minorEastAsia" w:hAnsi="Cambria"/>
          </w:rPr>
          <w:t>follows</w:t>
        </w:r>
      </w:ins>
      <w:ins w:id="1656" w:author="Bale,Cameron" w:date="2022-10-05T11:38:00Z">
        <w:r>
          <w:rPr>
            <w:rFonts w:ascii="Cambria" w:eastAsiaTheme="minorEastAsia" w:hAnsi="Cambria"/>
          </w:rPr>
          <w:t xml:space="preserve"> a power law near</w:t>
        </w:r>
      </w:ins>
      <w:ins w:id="1657" w:author="Bale,Cameron" w:date="2022-10-13T13:54:00Z">
        <w:r w:rsidR="00D45676">
          <w:rPr>
            <w:rFonts w:ascii="Cambria" w:eastAsiaTheme="minorEastAsia" w:hAnsi="Cambria"/>
          </w:rPr>
          <w:t xml:space="preserve"> </w:t>
        </w:r>
      </w:ins>
      <m:oMath>
        <m:r>
          <m:rPr>
            <m:sty m:val="p"/>
          </m:rPr>
          <w:rPr>
            <w:rFonts w:ascii="Cambria Math" w:eastAsiaTheme="minorEastAsia" w:hAnsi="Cambria Math"/>
          </w:rPr>
          <m:t>λ</m:t>
        </m:r>
        <m:r>
          <w:ins w:id="1658" w:author="Bale,Cameron" w:date="2022-10-13T13:54:00Z">
            <w:rPr>
              <w:rFonts w:ascii="Cambria Math" w:eastAsiaTheme="minorEastAsia" w:hAnsi="Cambria Math"/>
            </w:rPr>
            <m:t>= 0</m:t>
          </w:ins>
        </m:r>
      </m:oMath>
      <w:ins w:id="1659" w:author="Bale,Cameron" w:date="2022-10-05T11:38:00Z">
        <w:r>
          <w:rPr>
            <w:rFonts w:ascii="Cambria" w:eastAsiaTheme="minorEastAsia" w:hAnsi="Cambria"/>
          </w:rPr>
          <w:t xml:space="preserve">, where </w:t>
        </w:r>
      </w:ins>
      <m:oMath>
        <m:sSub>
          <m:sSubPr>
            <m:ctrlPr>
              <w:ins w:id="1660" w:author="Bale,Cameron" w:date="2022-10-05T11:38:00Z">
                <w:rPr>
                  <w:rFonts w:ascii="Cambria Math" w:eastAsiaTheme="minorEastAsia" w:hAnsi="Cambria Math"/>
                  <w:i/>
                </w:rPr>
              </w:ins>
            </m:ctrlPr>
          </m:sSubPr>
          <m:e>
            <m:r>
              <w:ins w:id="1661" w:author="Bale,Cameron" w:date="2022-10-05T11:38:00Z">
                <w:rPr>
                  <w:rFonts w:ascii="Cambria Math" w:eastAsiaTheme="minorEastAsia" w:hAnsi="Cambria Math"/>
                </w:rPr>
                <m:t>f</m:t>
              </w:ins>
            </m:r>
          </m:e>
          <m:sub>
            <m:r>
              <w:ins w:id="1662" w:author="Bale,Cameron" w:date="2022-10-05T11:38:00Z">
                <w:rPr>
                  <w:rFonts w:ascii="Cambria Math" w:eastAsiaTheme="minorEastAsia" w:hAnsi="Cambria Math"/>
                </w:rPr>
                <m:t>x</m:t>
              </w:ins>
            </m:r>
          </m:sub>
        </m:sSub>
        <m:d>
          <m:dPr>
            <m:ctrlPr>
              <w:ins w:id="1663" w:author="Bale,Cameron" w:date="2022-10-05T11:38:00Z">
                <w:rPr>
                  <w:rFonts w:ascii="Cambria Math" w:eastAsiaTheme="minorEastAsia" w:hAnsi="Cambria Math"/>
                  <w:i/>
                </w:rPr>
              </w:ins>
            </m:ctrlPr>
          </m:dPr>
          <m:e>
            <m:r>
              <w:ins w:id="1664" w:author="Bale,Cameron" w:date="2022-10-05T11:38:00Z">
                <m:rPr>
                  <m:sty m:val="p"/>
                </m:rPr>
                <w:rPr>
                  <w:rFonts w:ascii="Cambria Math" w:eastAsiaTheme="minorEastAsia" w:hAnsi="Cambria Math"/>
                </w:rPr>
                <m:t>λ</m:t>
              </w:ins>
            </m:r>
          </m:e>
        </m:d>
        <m:r>
          <w:ins w:id="1665" w:author="Bale,Cameron" w:date="2022-10-05T11:38:00Z">
            <w:rPr>
              <w:rFonts w:ascii="Cambria Math" w:eastAsiaTheme="minorEastAsia" w:hAnsi="Cambria Math"/>
            </w:rPr>
            <m:t xml:space="preserve"> ~ a</m:t>
          </w:ins>
        </m:r>
        <m:sSup>
          <m:sSupPr>
            <m:ctrlPr>
              <w:ins w:id="1666" w:author="Bale,Cameron" w:date="2022-10-05T11:38:00Z">
                <w:rPr>
                  <w:rFonts w:ascii="Cambria Math" w:eastAsiaTheme="minorEastAsia" w:hAnsi="Cambria Math"/>
                  <w:i/>
                </w:rPr>
              </w:ins>
            </m:ctrlPr>
          </m:sSupPr>
          <m:e>
            <m:r>
              <w:ins w:id="1667" w:author="Bale,Cameron" w:date="2022-10-05T11:38:00Z">
                <m:rPr>
                  <m:sty m:val="p"/>
                </m:rPr>
                <w:rPr>
                  <w:rFonts w:ascii="Cambria Math" w:eastAsiaTheme="minorEastAsia" w:hAnsi="Cambria Math"/>
                </w:rPr>
                <m:t>λ</m:t>
              </w:ins>
            </m:r>
          </m:e>
          <m:sup>
            <m:r>
              <w:ins w:id="1668" w:author="Bale,Cameron" w:date="2022-10-05T11:38:00Z">
                <w:rPr>
                  <w:rFonts w:ascii="Cambria Math" w:eastAsiaTheme="minorEastAsia" w:hAnsi="Cambria Math"/>
                </w:rPr>
                <m:t>1-2H</m:t>
              </w:ins>
            </m:r>
          </m:sup>
        </m:sSup>
      </m:oMath>
      <w:ins w:id="1669" w:author="Bale,Cameron" w:date="2022-10-05T11:38:00Z">
        <w:r>
          <w:rPr>
            <w:rFonts w:ascii="Cambria" w:eastAsiaTheme="minorEastAsia" w:hAnsi="Cambria"/>
          </w:rPr>
          <w:t xml:space="preserve"> as </w:t>
        </w:r>
      </w:ins>
      <m:oMath>
        <m:r>
          <w:ins w:id="1670" w:author="Bale,Cameron" w:date="2022-10-05T11:38:00Z">
            <m:rPr>
              <m:sty m:val="p"/>
            </m:rPr>
            <w:rPr>
              <w:rFonts w:ascii="Cambria Math" w:eastAsiaTheme="minorEastAsia" w:hAnsi="Cambria Math"/>
            </w:rPr>
            <m:t>λ</m:t>
          </w:ins>
        </m:r>
        <m:r>
          <w:ins w:id="1671" w:author="Bale,Cameron" w:date="2022-10-05T11:38:00Z">
            <w:rPr>
              <w:rFonts w:ascii="Cambria Math" w:eastAsiaTheme="minorEastAsia" w:hAnsi="Cambria Math"/>
            </w:rPr>
            <m:t>→ 0</m:t>
          </w:ins>
        </m:r>
      </m:oMath>
      <w:ins w:id="1672" w:author="Bale,Cameron" w:date="2022-10-05T11:38:00Z">
        <w:r>
          <w:rPr>
            <w:rFonts w:ascii="Cambria" w:eastAsiaTheme="minorEastAsia" w:hAnsi="Cambria"/>
          </w:rPr>
          <w:t xml:space="preserve"> with </w:t>
        </w:r>
      </w:ins>
      <m:oMath>
        <m:r>
          <w:ins w:id="1673" w:author="Bale,Cameron" w:date="2022-10-05T11:38:00Z">
            <w:rPr>
              <w:rFonts w:ascii="Cambria Math" w:eastAsiaTheme="minorEastAsia" w:hAnsi="Cambria Math"/>
            </w:rPr>
            <m:t>0.5 &lt; H &lt; 1</m:t>
          </w:ins>
        </m:r>
      </m:oMath>
      <w:ins w:id="1674" w:author="Bale,Cameron" w:date="2022-10-05T14:01:00Z">
        <w:r w:rsidR="003240E0">
          <w:rPr>
            <w:rFonts w:ascii="Cambria" w:eastAsiaTheme="minorEastAsia" w:hAnsi="Cambria"/>
          </w:rPr>
          <w:t>.</w:t>
        </w:r>
      </w:ins>
      <w:ins w:id="1675" w:author="Bale,Cameron" w:date="2022-10-05T16:57:00Z">
        <w:r w:rsidR="00883086">
          <w:rPr>
            <w:rFonts w:ascii="Cambria" w:eastAsiaTheme="minorEastAsia" w:hAnsi="Cambria"/>
          </w:rPr>
          <w:t xml:space="preserve"> When </w:t>
        </w:r>
      </w:ins>
      <m:oMath>
        <m:r>
          <w:ins w:id="1676" w:author="Bale,Cameron" w:date="2022-10-05T16:57:00Z">
            <w:rPr>
              <w:rFonts w:ascii="Cambria Math" w:eastAsiaTheme="minorEastAsia" w:hAnsi="Cambria Math"/>
            </w:rPr>
            <m:t>H ≈1</m:t>
          </w:ins>
        </m:r>
      </m:oMath>
      <w:ins w:id="1677" w:author="Bale,Cameron" w:date="2022-10-05T16:57:00Z">
        <w:r w:rsidR="00777982">
          <w:rPr>
            <w:rFonts w:ascii="Cambria" w:eastAsiaTheme="minorEastAsia" w:hAnsi="Cambria"/>
          </w:rPr>
          <w:t>, the spectral density increases r</w:t>
        </w:r>
      </w:ins>
      <w:proofErr w:type="spellStart"/>
      <w:ins w:id="1678" w:author="Bale,Cameron" w:date="2022-10-05T16:58:00Z">
        <w:r w:rsidR="00777982">
          <w:rPr>
            <w:rFonts w:ascii="Cambria" w:eastAsiaTheme="minorEastAsia" w:hAnsi="Cambria"/>
          </w:rPr>
          <w:t>apidly</w:t>
        </w:r>
        <w:proofErr w:type="spellEnd"/>
        <w:r w:rsidR="00777982">
          <w:rPr>
            <w:rFonts w:ascii="Cambria" w:eastAsiaTheme="minorEastAsia" w:hAnsi="Cambria"/>
          </w:rPr>
          <w:t xml:space="preserve"> </w:t>
        </w:r>
      </w:ins>
      <w:ins w:id="1679" w:author="Bale,Cameron" w:date="2022-10-13T13:55:00Z">
        <w:r w:rsidR="00D45676">
          <w:rPr>
            <w:rFonts w:ascii="Cambria" w:eastAsiaTheme="minorEastAsia" w:hAnsi="Cambria"/>
          </w:rPr>
          <w:t xml:space="preserve">as </w:t>
        </w:r>
      </w:ins>
      <m:oMath>
        <m:r>
          <m:rPr>
            <m:sty m:val="p"/>
          </m:rPr>
          <w:rPr>
            <w:rFonts w:ascii="Cambria Math" w:eastAsiaTheme="minorEastAsia" w:hAnsi="Cambria Math"/>
          </w:rPr>
          <m:t>λ→</m:t>
        </m:r>
        <m:r>
          <w:ins w:id="1680" w:author="Bale,Cameron" w:date="2022-10-13T13:55:00Z">
            <w:rPr>
              <w:rFonts w:ascii="Cambria Math" w:eastAsiaTheme="minorEastAsia" w:hAnsi="Cambria Math"/>
            </w:rPr>
            <m:t xml:space="preserve"> 0</m:t>
          </w:ins>
        </m:r>
      </m:oMath>
      <w:ins w:id="1681" w:author="Bale,Cameron" w:date="2022-10-13T13:55:00Z">
        <w:r w:rsidR="00D45676">
          <w:rPr>
            <w:rFonts w:ascii="Cambria" w:eastAsiaTheme="minorEastAsia" w:hAnsi="Cambria"/>
          </w:rPr>
          <w:t xml:space="preserve"> and will tend to </w:t>
        </w:r>
      </w:ins>
      <w:ins w:id="1682" w:author="Bale,Cameron" w:date="2022-10-05T16:58:00Z">
        <w:r w:rsidR="00777982">
          <w:rPr>
            <w:rFonts w:ascii="Cambria" w:eastAsiaTheme="minorEastAsia" w:hAnsi="Cambria"/>
          </w:rPr>
          <w:t xml:space="preserve">have low spectral entropy, whereas when </w:t>
        </w:r>
      </w:ins>
      <m:oMath>
        <m:r>
          <w:ins w:id="1683" w:author="Bale,Cameron" w:date="2022-10-05T16:58:00Z">
            <w:rPr>
              <w:rFonts w:ascii="Cambria Math" w:eastAsiaTheme="minorEastAsia" w:hAnsi="Cambria Math"/>
            </w:rPr>
            <m:t>H ≈ 0.5</m:t>
          </w:ins>
        </m:r>
      </m:oMath>
      <w:ins w:id="1684" w:author="Bale,Cameron" w:date="2022-10-05T16:58:00Z">
        <w:r w:rsidR="00777982">
          <w:rPr>
            <w:rFonts w:ascii="Cambria" w:eastAsiaTheme="minorEastAsia" w:hAnsi="Cambria"/>
          </w:rPr>
          <w:t xml:space="preserve">, the spectral density increases </w:t>
        </w:r>
      </w:ins>
      <w:ins w:id="1685" w:author="Bale,Cameron" w:date="2022-10-13T13:55:00Z">
        <w:r w:rsidR="00D45676">
          <w:rPr>
            <w:rFonts w:ascii="Cambria" w:eastAsiaTheme="minorEastAsia" w:hAnsi="Cambria"/>
          </w:rPr>
          <w:t xml:space="preserve">slowly as </w:t>
        </w:r>
      </w:ins>
      <m:oMath>
        <m:r>
          <m:rPr>
            <m:sty m:val="p"/>
          </m:rPr>
          <w:rPr>
            <w:rFonts w:ascii="Cambria Math" w:eastAsiaTheme="minorEastAsia" w:hAnsi="Cambria Math"/>
          </w:rPr>
          <m:t>λ→</m:t>
        </m:r>
        <m:r>
          <w:ins w:id="1686" w:author="Bale,Cameron" w:date="2022-10-13T13:56:00Z">
            <w:rPr>
              <w:rFonts w:ascii="Cambria Math" w:eastAsiaTheme="minorEastAsia" w:hAnsi="Cambria Math"/>
            </w:rPr>
            <m:t>0</m:t>
          </w:ins>
        </m:r>
      </m:oMath>
      <w:ins w:id="1687" w:author="Bale,Cameron" w:date="2022-10-13T13:56:00Z">
        <w:r w:rsidR="00D45676">
          <w:rPr>
            <w:rFonts w:ascii="Cambria" w:eastAsiaTheme="minorEastAsia" w:hAnsi="Cambria"/>
          </w:rPr>
          <w:t xml:space="preserve"> </w:t>
        </w:r>
      </w:ins>
      <w:ins w:id="1688" w:author="Bale,Cameron" w:date="2022-10-05T16:58:00Z">
        <w:r w:rsidR="00777982">
          <w:rPr>
            <w:rFonts w:ascii="Cambria" w:eastAsiaTheme="minorEastAsia" w:hAnsi="Cambria"/>
          </w:rPr>
          <w:t xml:space="preserve">and will </w:t>
        </w:r>
      </w:ins>
      <w:ins w:id="1689" w:author="Bale,Cameron" w:date="2022-10-13T13:56:00Z">
        <w:r w:rsidR="00D45676">
          <w:rPr>
            <w:rFonts w:ascii="Cambria" w:eastAsiaTheme="minorEastAsia" w:hAnsi="Cambria"/>
          </w:rPr>
          <w:t xml:space="preserve">tend to </w:t>
        </w:r>
      </w:ins>
      <w:ins w:id="1690" w:author="Bale,Cameron" w:date="2022-10-05T16:58:00Z">
        <w:r w:rsidR="00777982">
          <w:rPr>
            <w:rFonts w:ascii="Cambria" w:eastAsiaTheme="minorEastAsia" w:hAnsi="Cambria"/>
          </w:rPr>
          <w:t xml:space="preserve">have high spectral entropy. For </w:t>
        </w:r>
      </w:ins>
      <w:ins w:id="1691" w:author="Bale,Cameron" w:date="2022-10-05T13:54:00Z">
        <w:r w:rsidR="00EB68CA">
          <w:rPr>
            <w:rFonts w:ascii="Cambria" w:eastAsiaTheme="minorEastAsia" w:hAnsi="Cambria"/>
          </w:rPr>
          <w:t xml:space="preserve">a </w:t>
        </w:r>
      </w:ins>
      <w:ins w:id="1692" w:author="Bale,Cameron" w:date="2022-10-13T13:47:00Z">
        <w:r w:rsidR="00FE42C3">
          <w:rPr>
            <w:rFonts w:ascii="Cambria" w:eastAsiaTheme="minorEastAsia" w:hAnsi="Cambria"/>
          </w:rPr>
          <w:t xml:space="preserve">random walk </w:t>
        </w:r>
      </w:ins>
      <w:ins w:id="1693" w:author="Bale,Cameron" w:date="2022-10-05T13:54:00Z">
        <w:r w:rsidR="00EB68CA">
          <w:rPr>
            <w:rFonts w:ascii="Cambria" w:eastAsiaTheme="minorEastAsia" w:hAnsi="Cambria"/>
          </w:rPr>
          <w:t xml:space="preserve">with </w:t>
        </w:r>
      </w:ins>
      <m:oMath>
        <m:r>
          <w:ins w:id="1694" w:author="Bale,Cameron" w:date="2022-10-05T13:54:00Z">
            <w:rPr>
              <w:rFonts w:ascii="Cambria Math" w:eastAsiaTheme="minorEastAsia" w:hAnsi="Cambria Math"/>
            </w:rPr>
            <m:t>H = 0.5</m:t>
          </w:ins>
        </m:r>
      </m:oMath>
      <w:ins w:id="1695" w:author="Bale,Cameron" w:date="2022-10-05T13:54:00Z">
        <w:r w:rsidR="00EB68CA">
          <w:rPr>
            <w:rFonts w:ascii="Cambria" w:eastAsiaTheme="minorEastAsia" w:hAnsi="Cambria"/>
          </w:rPr>
          <w:t>,</w:t>
        </w:r>
      </w:ins>
      <w:ins w:id="1696" w:author="Bale,Cameron" w:date="2022-10-13T10:58:00Z">
        <w:r w:rsidR="009D5BB5">
          <w:rPr>
            <w:rFonts w:ascii="Cambria" w:eastAsiaTheme="minorEastAsia" w:hAnsi="Cambria"/>
          </w:rPr>
          <w:t xml:space="preserve"> i.e., </w:t>
        </w:r>
      </w:ins>
      <w:ins w:id="1697" w:author="Bale,Cameron" w:date="2022-10-13T13:47:00Z">
        <w:r w:rsidR="00FE42C3">
          <w:rPr>
            <w:rFonts w:ascii="Cambria" w:eastAsiaTheme="minorEastAsia" w:hAnsi="Cambria"/>
          </w:rPr>
          <w:t>the spectral density</w:t>
        </w:r>
      </w:ins>
      <m:oMath>
        <m:r>
          <w:del w:id="1698" w:author="Bale,Cameron" w:date="2022-10-13T13:47:00Z">
            <m:rPr>
              <m:sty m:val="p"/>
            </m:rPr>
            <w:rPr>
              <w:rFonts w:ascii="Cambria Math" w:eastAsiaTheme="minorEastAsia" w:hAnsi="Cambria Math"/>
            </w:rPr>
            <m:t>λ</m:t>
          </w:del>
        </m:r>
      </m:oMath>
      <w:ins w:id="1699" w:author="Bale,Cameron" w:date="2022-10-05T13:55:00Z">
        <w:r w:rsidR="003240E0">
          <w:rPr>
            <w:rFonts w:ascii="Cambria" w:eastAsiaTheme="minorEastAsia" w:hAnsi="Cambria"/>
          </w:rPr>
          <w:t xml:space="preserve"> is </w:t>
        </w:r>
      </w:ins>
      <w:ins w:id="1700" w:author="Bale,Cameron" w:date="2022-10-13T13:47:00Z">
        <w:r w:rsidR="00FE42C3">
          <w:rPr>
            <w:rFonts w:ascii="Cambria" w:eastAsiaTheme="minorEastAsia" w:hAnsi="Cambria"/>
          </w:rPr>
          <w:t>finite at the origin</w:t>
        </w:r>
      </w:ins>
      <w:ins w:id="1701" w:author="Bale,Cameron" w:date="2022-10-05T14:01:00Z">
        <w:r w:rsidR="003240E0">
          <w:rPr>
            <w:rFonts w:ascii="Cambria" w:eastAsiaTheme="minorEastAsia" w:hAnsi="Cambria"/>
          </w:rPr>
          <w:t xml:space="preserve"> (Rose, n.d.).</w:t>
        </w:r>
      </w:ins>
      <w:ins w:id="1702" w:author="Bale,Cameron" w:date="2022-10-05T15:39:00Z">
        <w:r w:rsidR="00F33381">
          <w:rPr>
            <w:rFonts w:ascii="Cambria" w:eastAsiaTheme="minorEastAsia" w:hAnsi="Cambria"/>
          </w:rPr>
          <w:t xml:space="preserve"> </w:t>
        </w:r>
      </w:ins>
    </w:p>
    <w:p w14:paraId="716FA006" w14:textId="77777777" w:rsidR="00FE6385" w:rsidRDefault="00FE6385" w:rsidP="00640BB9">
      <w:pPr>
        <w:tabs>
          <w:tab w:val="left" w:pos="1152"/>
        </w:tabs>
        <w:rPr>
          <w:ins w:id="1703" w:author="Bale,Cameron" w:date="2022-10-05T11:44:00Z"/>
          <w:rFonts w:ascii="Cambria" w:eastAsiaTheme="minorEastAsia" w:hAnsi="Cambria"/>
        </w:rPr>
      </w:pPr>
    </w:p>
    <w:p w14:paraId="13F5D031" w14:textId="0C380FF1" w:rsidR="007F039F" w:rsidRDefault="00F33381" w:rsidP="007F039F">
      <w:pPr>
        <w:tabs>
          <w:tab w:val="left" w:pos="1152"/>
        </w:tabs>
        <w:rPr>
          <w:ins w:id="1704" w:author="Bale,Cameron" w:date="2022-10-05T15:36:00Z"/>
          <w:rFonts w:ascii="Cambria" w:eastAsiaTheme="minorEastAsia" w:hAnsi="Cambria"/>
        </w:rPr>
      </w:pPr>
      <w:ins w:id="1705" w:author="Bale,Cameron" w:date="2022-10-05T15:36:00Z">
        <w:r>
          <w:rPr>
            <w:rFonts w:ascii="Cambria" w:eastAsiaTheme="minorEastAsia" w:hAnsi="Cambria"/>
          </w:rPr>
          <w:t>We</w:t>
        </w:r>
        <w:r w:rsidR="007F039F">
          <w:rPr>
            <w:rFonts w:ascii="Cambria" w:eastAsiaTheme="minorEastAsia" w:hAnsi="Cambria"/>
          </w:rPr>
          <w:t xml:space="preserve"> consider the</w:t>
        </w:r>
      </w:ins>
      <w:ins w:id="1706" w:author="Bale,Cameron" w:date="2022-10-05T15:37:00Z">
        <w:r>
          <w:rPr>
            <w:rFonts w:ascii="Cambria" w:eastAsiaTheme="minorEastAsia" w:hAnsi="Cambria"/>
          </w:rPr>
          <w:t xml:space="preserve"> remaining</w:t>
        </w:r>
      </w:ins>
      <w:ins w:id="1707" w:author="Bale,Cameron" w:date="2022-10-05T15:36:00Z">
        <w:r w:rsidR="007F039F">
          <w:rPr>
            <w:rFonts w:ascii="Cambria" w:eastAsiaTheme="minorEastAsia" w:hAnsi="Cambria"/>
          </w:rPr>
          <w:t xml:space="preserve"> features from </w:t>
        </w:r>
        <w:r w:rsidR="007F039F">
          <w:rPr>
            <w:rFonts w:ascii="Cambria" w:eastAsiaTheme="minorEastAsia" w:hAnsi="Cambria"/>
          </w:rPr>
          <w:fldChar w:fldCharType="begin"/>
        </w:r>
        <w:r w:rsidR="007F039F">
          <w:rPr>
            <w:rFonts w:ascii="Cambria" w:eastAsiaTheme="minorEastAsia" w:hAnsi="Cambria"/>
          </w:rPr>
          <w:instrText xml:space="preserve"> ADDIN ZOTERO_ITEM CSL_CITATION {"citationID":"4QK3NIHI","properties":{"formattedCitation":"(Spiliotis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sidR="007F039F">
          <w:rPr>
            <w:rFonts w:ascii="Cambria" w:eastAsiaTheme="minorEastAsia" w:hAnsi="Cambria"/>
          </w:rPr>
          <w:fldChar w:fldCharType="separate"/>
        </w:r>
        <w:r w:rsidR="007F039F" w:rsidRPr="003C7CAB">
          <w:rPr>
            <w:rFonts w:ascii="Cambria" w:hAnsi="Cambria"/>
          </w:rPr>
          <w:t>(Spiliotis et al., 2020)</w:t>
        </w:r>
        <w:r w:rsidR="007F039F">
          <w:rPr>
            <w:rFonts w:ascii="Cambria" w:eastAsiaTheme="minorEastAsia" w:hAnsi="Cambria"/>
          </w:rPr>
          <w:fldChar w:fldCharType="end"/>
        </w:r>
        <w:r w:rsidR="007F039F">
          <w:rPr>
            <w:rFonts w:ascii="Cambria" w:eastAsiaTheme="minorEastAsia" w:hAnsi="Cambria"/>
          </w:rPr>
          <w:t xml:space="preserve"> which had the largest effects on forecast accurac</w:t>
        </w:r>
      </w:ins>
      <w:ins w:id="1708" w:author="Bale,Cameron" w:date="2022-10-05T15:37:00Z">
        <w:r>
          <w:rPr>
            <w:rFonts w:ascii="Cambria" w:eastAsiaTheme="minorEastAsia" w:hAnsi="Cambria"/>
          </w:rPr>
          <w:t>y. Since none of the privacy methods we consider will change the time series’ frequency, we omit this feature from consideration, noting that high</w:t>
        </w:r>
      </w:ins>
      <w:ins w:id="1709" w:author="Bale,Cameron" w:date="2022-10-05T15:38:00Z">
        <w:r>
          <w:rPr>
            <w:rFonts w:ascii="Cambria" w:eastAsiaTheme="minorEastAsia" w:hAnsi="Cambria"/>
          </w:rPr>
          <w:t xml:space="preserve">er frequencies are associated with improved forecast accuracy. We include </w:t>
        </w:r>
      </w:ins>
      <w:ins w:id="1710" w:author="Bale,Cameron" w:date="2022-10-05T15:36:00Z">
        <w:r w:rsidR="007F039F">
          <w:rPr>
            <w:rFonts w:ascii="Cambria" w:eastAsiaTheme="minorEastAsia" w:hAnsi="Cambria"/>
          </w:rPr>
          <w:t>skewness</w:t>
        </w:r>
      </w:ins>
      <w:ins w:id="1711" w:author="Bale,Cameron" w:date="2022-10-05T15:38:00Z">
        <w:r>
          <w:rPr>
            <w:rFonts w:ascii="Cambria" w:eastAsiaTheme="minorEastAsia" w:hAnsi="Cambria"/>
          </w:rPr>
          <w:t xml:space="preserve"> and</w:t>
        </w:r>
      </w:ins>
      <w:ins w:id="1712" w:author="Bale,Cameron" w:date="2022-10-05T15:36:00Z">
        <w:r w:rsidR="007F039F">
          <w:rPr>
            <w:rFonts w:ascii="Cambria" w:eastAsiaTheme="minorEastAsia" w:hAnsi="Cambria"/>
          </w:rPr>
          <w:t xml:space="preserve"> kurtosi</w:t>
        </w:r>
      </w:ins>
      <w:ins w:id="1713" w:author="Bale,Cameron" w:date="2022-10-05T15:38:00Z">
        <w:r>
          <w:rPr>
            <w:rFonts w:ascii="Cambria" w:eastAsiaTheme="minorEastAsia" w:hAnsi="Cambria"/>
          </w:rPr>
          <w:t>s which measure the shape of the distribution of time series’ values.</w:t>
        </w:r>
      </w:ins>
    </w:p>
    <w:p w14:paraId="5840A325" w14:textId="77777777" w:rsidR="007F039F" w:rsidRDefault="007F039F" w:rsidP="007F039F">
      <w:pPr>
        <w:tabs>
          <w:tab w:val="left" w:pos="1152"/>
        </w:tabs>
        <w:rPr>
          <w:ins w:id="1714" w:author="Bale,Cameron" w:date="2022-10-05T15:36:00Z"/>
          <w:rFonts w:ascii="Cambria" w:eastAsiaTheme="minorEastAsia" w:hAnsi="Cambria"/>
        </w:rPr>
      </w:pPr>
    </w:p>
    <w:p w14:paraId="50F38210" w14:textId="3554C708" w:rsidR="00F33381" w:rsidRPr="00514266" w:rsidRDefault="007F039F" w:rsidP="00F33381">
      <w:pPr>
        <w:tabs>
          <w:tab w:val="left" w:pos="1152"/>
        </w:tabs>
        <w:rPr>
          <w:ins w:id="1715" w:author="Bale,Cameron" w:date="2022-10-05T15:41:00Z"/>
          <w:rFonts w:ascii="Cambria" w:eastAsiaTheme="minorEastAsia" w:hAnsi="Cambria"/>
        </w:rPr>
      </w:pPr>
      <w:ins w:id="1716" w:author="Bale,Cameron" w:date="2022-10-05T15:36:00Z">
        <w:r>
          <w:rPr>
            <w:rFonts w:ascii="Cambria" w:eastAsiaTheme="minorEastAsia" w:hAnsi="Cambria"/>
          </w:rPr>
          <w:t xml:space="preserve">Skewness, which we denote </w:t>
        </w:r>
      </w:ins>
      <m:oMath>
        <m:sSub>
          <m:sSubPr>
            <m:ctrlPr>
              <w:ins w:id="1717" w:author="Bale,Cameron" w:date="2022-10-05T15:36:00Z">
                <w:rPr>
                  <w:rFonts w:ascii="Cambria Math" w:eastAsiaTheme="minorEastAsia" w:hAnsi="Cambria Math"/>
                  <w:i/>
                </w:rPr>
              </w:ins>
            </m:ctrlPr>
          </m:sSubPr>
          <m:e>
            <m:r>
              <w:ins w:id="1718" w:author="Bale,Cameron" w:date="2022-10-05T15:36:00Z">
                <w:rPr>
                  <w:rFonts w:ascii="Cambria Math" w:eastAsiaTheme="minorEastAsia" w:hAnsi="Cambria Math"/>
                </w:rPr>
                <m:t>F</m:t>
              </w:ins>
            </m:r>
          </m:e>
          <m:sub>
            <m:r>
              <w:ins w:id="1719" w:author="Bale,Cameron" w:date="2022-10-05T15:41:00Z">
                <w:rPr>
                  <w:rFonts w:ascii="Cambria Math" w:eastAsiaTheme="minorEastAsia" w:hAnsi="Cambria Math"/>
                </w:rPr>
                <m:t>3</m:t>
              </w:ins>
            </m:r>
          </m:sub>
        </m:sSub>
      </m:oMath>
      <w:ins w:id="1720" w:author="Bale,Cameron" w:date="2022-10-05T15:36:00Z">
        <w:r>
          <w:rPr>
            <w:rFonts w:ascii="Cambria" w:eastAsiaTheme="minorEastAsia" w:hAnsi="Cambria"/>
          </w:rPr>
          <w:t>,</w:t>
        </w:r>
      </w:ins>
      <w:ins w:id="1721" w:author="Bale,Cameron" w:date="2022-10-05T15:41:00Z">
        <w:r w:rsidR="00F33381">
          <w:rPr>
            <w:rFonts w:ascii="Cambria" w:eastAsiaTheme="minorEastAsia" w:hAnsi="Cambria"/>
          </w:rPr>
          <w:t xml:space="preserve"> measures the lack of symmetry in the distribution of the values of </w:t>
        </w:r>
      </w:ins>
      <m:oMath>
        <m:sSub>
          <m:sSubPr>
            <m:ctrlPr>
              <w:ins w:id="1722" w:author="Bale,Cameron" w:date="2022-10-05T15:41:00Z">
                <w:rPr>
                  <w:rFonts w:ascii="Cambria Math" w:eastAsiaTheme="minorEastAsia" w:hAnsi="Cambria Math"/>
                  <w:i/>
                </w:rPr>
              </w:ins>
            </m:ctrlPr>
          </m:sSubPr>
          <m:e>
            <m:r>
              <w:ins w:id="1723" w:author="Bale,Cameron" w:date="2022-10-05T15:41:00Z">
                <w:rPr>
                  <w:rFonts w:ascii="Cambria Math" w:eastAsiaTheme="minorEastAsia" w:hAnsi="Cambria Math"/>
                </w:rPr>
                <m:t>x</m:t>
              </w:ins>
            </m:r>
          </m:e>
          <m:sub>
            <m:r>
              <w:ins w:id="1724" w:author="Bale,Cameron" w:date="2022-10-05T15:41:00Z">
                <w:rPr>
                  <w:rFonts w:ascii="Cambria Math" w:eastAsiaTheme="minorEastAsia" w:hAnsi="Cambria Math"/>
                </w:rPr>
                <m:t>j</m:t>
              </w:ins>
            </m:r>
          </m:sub>
        </m:sSub>
      </m:oMath>
      <w:ins w:id="1725" w:author="Bale,Cameron" w:date="2022-10-05T15:41:00Z">
        <w:r w:rsidR="00F33381">
          <w:rPr>
            <w:rFonts w:ascii="Cambria" w:eastAsiaTheme="minorEastAsia" w:hAnsi="Cambria"/>
          </w:rPr>
          <w:t xml:space="preserve"> </w:t>
        </w:r>
        <w:r w:rsidR="00F33381">
          <w:rPr>
            <w:rFonts w:ascii="Cambria" w:eastAsiaTheme="minorEastAsia" w:hAnsi="Cambria"/>
          </w:rPr>
          <w:fldChar w:fldCharType="begin"/>
        </w:r>
        <w:r w:rsidR="00F33381">
          <w:rPr>
            <w:rFonts w:ascii="Cambria" w:eastAsiaTheme="minorEastAsia" w:hAnsi="Cambria"/>
          </w:rPr>
          <w:instrText xml:space="preserve"> ADDIN ZOTERO_ITEM CSL_CITATION {"citationID":"TOyTzDcC","properties":{"formattedCitation":"(Wang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00F33381">
          <w:rPr>
            <w:rFonts w:ascii="Cambria" w:eastAsiaTheme="minorEastAsia" w:hAnsi="Cambria"/>
          </w:rPr>
          <w:fldChar w:fldCharType="separate"/>
        </w:r>
        <w:r w:rsidR="00F33381" w:rsidRPr="00F447C3">
          <w:rPr>
            <w:rFonts w:ascii="Cambria" w:hAnsi="Cambria"/>
          </w:rPr>
          <w:t>(Wang et al., 2006)</w:t>
        </w:r>
        <w:r w:rsidR="00F33381">
          <w:rPr>
            <w:rFonts w:ascii="Cambria" w:eastAsiaTheme="minorEastAsia" w:hAnsi="Cambria"/>
          </w:rPr>
          <w:fldChar w:fldCharType="end"/>
        </w:r>
        <w:r w:rsidR="00F33381">
          <w:rPr>
            <w:rFonts w:ascii="Cambria" w:eastAsiaTheme="minorEastAsia" w:hAnsi="Cambria"/>
          </w:rPr>
          <w:t>, where positive (negative) values are associated with a right- (left-) skewed data distribution</w:t>
        </w:r>
        <w:r w:rsidR="00514266">
          <w:rPr>
            <w:rFonts w:ascii="Cambria" w:eastAsiaTheme="minorEastAsia" w:hAnsi="Cambria"/>
          </w:rPr>
          <w:t>:</w:t>
        </w:r>
      </w:ins>
    </w:p>
    <w:p w14:paraId="42BF96E3" w14:textId="28D18C03" w:rsidR="007F039F" w:rsidRDefault="007F039F" w:rsidP="007F039F">
      <w:pPr>
        <w:tabs>
          <w:tab w:val="left" w:pos="1152"/>
        </w:tabs>
        <w:rPr>
          <w:ins w:id="1726" w:author="Bale,Cameron" w:date="2022-10-05T15:36:00Z"/>
          <w:rFonts w:ascii="Cambria" w:eastAsiaTheme="minorEastAsia" w:hAnsi="Cambria"/>
        </w:rPr>
      </w:pPr>
    </w:p>
    <w:p w14:paraId="4B0C5124" w14:textId="77777777" w:rsidR="007F039F" w:rsidRDefault="007F039F" w:rsidP="007F039F">
      <w:pPr>
        <w:tabs>
          <w:tab w:val="left" w:pos="1152"/>
        </w:tabs>
        <w:rPr>
          <w:ins w:id="1727" w:author="Bale,Cameron" w:date="2022-10-05T15:36:00Z"/>
          <w:rFonts w:ascii="Cambria" w:eastAsiaTheme="minorEastAsia" w:hAnsi="Cambria"/>
        </w:rPr>
      </w:pPr>
    </w:p>
    <w:p w14:paraId="3291A147" w14:textId="3D20E1B1" w:rsidR="007F039F" w:rsidRDefault="00000000" w:rsidP="007F039F">
      <w:pPr>
        <w:tabs>
          <w:tab w:val="left" w:pos="1152"/>
        </w:tabs>
        <w:jc w:val="center"/>
        <w:rPr>
          <w:ins w:id="1728" w:author="Bale,Cameron" w:date="2022-10-05T15:36:00Z"/>
          <w:rFonts w:ascii="Cambria" w:eastAsiaTheme="minorEastAsia" w:hAnsi="Cambria"/>
        </w:rPr>
      </w:pPr>
      <m:oMath>
        <m:sSub>
          <m:sSubPr>
            <m:ctrlPr>
              <w:ins w:id="1729" w:author="Bale,Cameron" w:date="2022-10-05T15:36:00Z">
                <w:rPr>
                  <w:rFonts w:ascii="Cambria Math" w:eastAsiaTheme="minorEastAsia" w:hAnsi="Cambria Math"/>
                  <w:i/>
                </w:rPr>
              </w:ins>
            </m:ctrlPr>
          </m:sSubPr>
          <m:e>
            <m:r>
              <w:ins w:id="1730" w:author="Bale,Cameron" w:date="2022-10-05T15:36:00Z">
                <w:rPr>
                  <w:rFonts w:ascii="Cambria Math" w:eastAsiaTheme="minorEastAsia" w:hAnsi="Cambria Math"/>
                </w:rPr>
                <m:t>F</m:t>
              </w:ins>
            </m:r>
          </m:e>
          <m:sub>
            <m:r>
              <w:ins w:id="1731" w:author="Bale,Cameron" w:date="2022-10-05T15:41:00Z">
                <w:rPr>
                  <w:rFonts w:ascii="Cambria Math" w:eastAsiaTheme="minorEastAsia" w:hAnsi="Cambria Math"/>
                </w:rPr>
                <m:t>3</m:t>
              </w:ins>
            </m:r>
          </m:sub>
        </m:sSub>
        <m:r>
          <w:ins w:id="1732" w:author="Bale,Cameron" w:date="2022-10-05T15:36:00Z">
            <w:rPr>
              <w:rFonts w:ascii="Cambria Math" w:eastAsiaTheme="minorEastAsia" w:hAnsi="Cambria Math"/>
            </w:rPr>
            <m:t>=</m:t>
          </w:ins>
        </m:r>
        <m:f>
          <m:fPr>
            <m:ctrlPr>
              <w:ins w:id="1733" w:author="Bale,Cameron" w:date="2022-10-05T15:36:00Z">
                <w:rPr>
                  <w:rFonts w:ascii="Cambria Math" w:eastAsiaTheme="minorEastAsia" w:hAnsi="Cambria Math"/>
                </w:rPr>
              </w:ins>
            </m:ctrlPr>
          </m:fPr>
          <m:num>
            <m:r>
              <w:ins w:id="1734" w:author="Bale,Cameron" w:date="2022-10-05T15:36:00Z">
                <w:rPr>
                  <w:rFonts w:ascii="Cambria Math" w:eastAsiaTheme="minorEastAsia" w:hAnsi="Cambria Math"/>
                </w:rPr>
                <m:t>1</m:t>
              </w:ins>
            </m:r>
            <m:ctrlPr>
              <w:ins w:id="1735" w:author="Bale,Cameron" w:date="2022-10-05T15:36:00Z">
                <w:rPr>
                  <w:rFonts w:ascii="Cambria Math" w:eastAsiaTheme="minorEastAsia" w:hAnsi="Cambria Math"/>
                  <w:i/>
                </w:rPr>
              </w:ins>
            </m:ctrlPr>
          </m:num>
          <m:den>
            <m:r>
              <w:ins w:id="1736" w:author="Bale,Cameron" w:date="2022-10-05T15:36:00Z">
                <w:rPr>
                  <w:rFonts w:ascii="Cambria Math" w:eastAsiaTheme="minorEastAsia" w:hAnsi="Cambria Math"/>
                </w:rPr>
                <m:t>n</m:t>
              </w:ins>
            </m:r>
            <m:sSup>
              <m:sSupPr>
                <m:ctrlPr>
                  <w:ins w:id="1737" w:author="Bale,Cameron" w:date="2022-10-05T15:36:00Z">
                    <w:rPr>
                      <w:rFonts w:ascii="Cambria Math" w:eastAsiaTheme="minorEastAsia" w:hAnsi="Cambria Math"/>
                      <w:i/>
                    </w:rPr>
                  </w:ins>
                </m:ctrlPr>
              </m:sSupPr>
              <m:e>
                <m:r>
                  <w:ins w:id="1738" w:author="Bale,Cameron" w:date="2022-10-05T15:36:00Z">
                    <m:rPr>
                      <m:sty m:val="p"/>
                    </m:rPr>
                    <w:rPr>
                      <w:rFonts w:ascii="Cambria Math" w:eastAsiaTheme="minorEastAsia" w:hAnsi="Cambria Math"/>
                    </w:rPr>
                    <m:t>σ</m:t>
                  </w:ins>
                </m:r>
              </m:e>
              <m:sup>
                <m:r>
                  <w:ins w:id="1739" w:author="Bale,Cameron" w:date="2022-10-05T15:36:00Z">
                    <w:rPr>
                      <w:rFonts w:ascii="Cambria Math" w:eastAsiaTheme="minorEastAsia" w:hAnsi="Cambria Math"/>
                    </w:rPr>
                    <m:t>3</m:t>
                  </w:ins>
                </m:r>
              </m:sup>
            </m:sSup>
            <m:ctrlPr>
              <w:ins w:id="1740" w:author="Bale,Cameron" w:date="2022-10-05T15:36:00Z">
                <w:rPr>
                  <w:rFonts w:ascii="Cambria Math" w:eastAsiaTheme="minorEastAsia" w:hAnsi="Cambria Math"/>
                  <w:i/>
                </w:rPr>
              </w:ins>
            </m:ctrlPr>
          </m:den>
        </m:f>
        <m:nary>
          <m:naryPr>
            <m:chr m:val="∑"/>
            <m:ctrlPr>
              <w:ins w:id="1741" w:author="Bale,Cameron" w:date="2022-10-05T15:36:00Z">
                <w:rPr>
                  <w:rFonts w:ascii="Cambria Math" w:eastAsiaTheme="minorEastAsia" w:hAnsi="Cambria Math"/>
                </w:rPr>
              </w:ins>
            </m:ctrlPr>
          </m:naryPr>
          <m:sub>
            <m:r>
              <w:ins w:id="1742" w:author="Bale,Cameron" w:date="2022-10-05T15:36:00Z">
                <w:rPr>
                  <w:rFonts w:ascii="Cambria Math" w:eastAsiaTheme="minorEastAsia" w:hAnsi="Cambria Math"/>
                </w:rPr>
                <m:t>t=1</m:t>
              </w:ins>
            </m:r>
            <m:ctrlPr>
              <w:ins w:id="1743" w:author="Bale,Cameron" w:date="2022-10-05T15:36:00Z">
                <w:rPr>
                  <w:rFonts w:ascii="Cambria Math" w:eastAsiaTheme="minorEastAsia" w:hAnsi="Cambria Math"/>
                  <w:i/>
                </w:rPr>
              </w:ins>
            </m:ctrlPr>
          </m:sub>
          <m:sup>
            <m:r>
              <w:ins w:id="1744" w:author="Bale,Cameron" w:date="2022-10-05T15:36:00Z">
                <w:rPr>
                  <w:rFonts w:ascii="Cambria Math" w:eastAsiaTheme="minorEastAsia" w:hAnsi="Cambria Math"/>
                </w:rPr>
                <m:t>n</m:t>
              </w:ins>
            </m:r>
            <m:ctrlPr>
              <w:ins w:id="1745" w:author="Bale,Cameron" w:date="2022-10-05T15:36:00Z">
                <w:rPr>
                  <w:rFonts w:ascii="Cambria Math" w:eastAsiaTheme="minorEastAsia" w:hAnsi="Cambria Math"/>
                  <w:i/>
                </w:rPr>
              </w:ins>
            </m:ctrlPr>
          </m:sup>
          <m:e>
            <m:sSup>
              <m:sSupPr>
                <m:ctrlPr>
                  <w:ins w:id="1746" w:author="Bale,Cameron" w:date="2022-10-05T15:36:00Z">
                    <w:rPr>
                      <w:rFonts w:ascii="Cambria Math" w:eastAsiaTheme="minorEastAsia" w:hAnsi="Cambria Math"/>
                      <w:i/>
                    </w:rPr>
                  </w:ins>
                </m:ctrlPr>
              </m:sSupPr>
              <m:e>
                <m:d>
                  <m:dPr>
                    <m:ctrlPr>
                      <w:ins w:id="1747" w:author="Bale,Cameron" w:date="2022-10-05T15:36:00Z">
                        <w:rPr>
                          <w:rFonts w:ascii="Cambria Math" w:eastAsiaTheme="minorEastAsia" w:hAnsi="Cambria Math"/>
                          <w:i/>
                        </w:rPr>
                      </w:ins>
                    </m:ctrlPr>
                  </m:dPr>
                  <m:e>
                    <m:sSub>
                      <m:sSubPr>
                        <m:ctrlPr>
                          <w:ins w:id="1748" w:author="Bale,Cameron" w:date="2022-10-05T15:36:00Z">
                            <w:rPr>
                              <w:rFonts w:ascii="Cambria Math" w:eastAsiaTheme="minorEastAsia" w:hAnsi="Cambria Math"/>
                              <w:i/>
                            </w:rPr>
                          </w:ins>
                        </m:ctrlPr>
                      </m:sSubPr>
                      <m:e>
                        <m:r>
                          <w:ins w:id="1749" w:author="Bale,Cameron" w:date="2022-10-05T15:36:00Z">
                            <w:rPr>
                              <w:rFonts w:ascii="Cambria Math" w:eastAsiaTheme="minorEastAsia" w:hAnsi="Cambria Math"/>
                            </w:rPr>
                            <m:t>x</m:t>
                          </w:ins>
                        </m:r>
                      </m:e>
                      <m:sub>
                        <m:r>
                          <w:ins w:id="1750" w:author="Bale,Cameron" w:date="2022-10-05T15:41:00Z">
                            <w:rPr>
                              <w:rFonts w:ascii="Cambria Math" w:eastAsiaTheme="minorEastAsia" w:hAnsi="Cambria Math"/>
                            </w:rPr>
                            <m:t>j</m:t>
                          </w:ins>
                        </m:r>
                      </m:sub>
                    </m:sSub>
                    <m:r>
                      <w:ins w:id="1751" w:author="Bale,Cameron" w:date="2022-10-05T15:36:00Z">
                        <w:rPr>
                          <w:rFonts w:ascii="Cambria Math" w:eastAsiaTheme="minorEastAsia" w:hAnsi="Cambria Math"/>
                        </w:rPr>
                        <m:t>-</m:t>
                      </w:ins>
                    </m:r>
                    <m:acc>
                      <m:accPr>
                        <m:chr m:val="̅"/>
                        <m:ctrlPr>
                          <w:ins w:id="1752" w:author="Bale,Cameron" w:date="2022-10-05T15:36:00Z">
                            <w:rPr>
                              <w:rFonts w:ascii="Cambria Math" w:eastAsiaTheme="minorEastAsia" w:hAnsi="Cambria Math"/>
                            </w:rPr>
                          </w:ins>
                        </m:ctrlPr>
                      </m:accPr>
                      <m:e>
                        <m:sSub>
                          <m:sSubPr>
                            <m:ctrlPr>
                              <w:ins w:id="1753" w:author="Bale,Cameron" w:date="2022-10-05T15:36:00Z">
                                <w:rPr>
                                  <w:rFonts w:ascii="Cambria Math" w:eastAsiaTheme="minorEastAsia" w:hAnsi="Cambria Math"/>
                                  <w:i/>
                                </w:rPr>
                              </w:ins>
                            </m:ctrlPr>
                          </m:sSubPr>
                          <m:e>
                            <m:r>
                              <w:ins w:id="1754" w:author="Bale,Cameron" w:date="2022-10-05T15:36:00Z">
                                <w:rPr>
                                  <w:rFonts w:ascii="Cambria Math" w:eastAsiaTheme="minorEastAsia" w:hAnsi="Cambria Math"/>
                                </w:rPr>
                                <m:t>x</m:t>
                              </w:ins>
                            </m:r>
                            <m:ctrlPr>
                              <w:ins w:id="1755" w:author="Bale,Cameron" w:date="2022-10-05T15:36:00Z">
                                <w:rPr>
                                  <w:rFonts w:ascii="Cambria Math" w:eastAsiaTheme="minorEastAsia" w:hAnsi="Cambria Math"/>
                                </w:rPr>
                              </w:ins>
                            </m:ctrlPr>
                          </m:e>
                          <m:sub>
                            <m:r>
                              <w:ins w:id="1756" w:author="Bale,Cameron" w:date="2022-10-05T15:41:00Z">
                                <w:rPr>
                                  <w:rFonts w:ascii="Cambria Math" w:eastAsiaTheme="minorEastAsia" w:hAnsi="Cambria Math"/>
                                </w:rPr>
                                <m:t>j</m:t>
                              </w:ins>
                            </m:r>
                          </m:sub>
                        </m:sSub>
                      </m:e>
                    </m:acc>
                  </m:e>
                </m:d>
              </m:e>
              <m:sup>
                <m:r>
                  <w:ins w:id="1757" w:author="Bale,Cameron" w:date="2022-10-05T15:36:00Z">
                    <w:rPr>
                      <w:rFonts w:ascii="Cambria Math" w:eastAsiaTheme="minorEastAsia" w:hAnsi="Cambria Math"/>
                    </w:rPr>
                    <m:t>3</m:t>
                  </w:ins>
                </m:r>
              </m:sup>
            </m:sSup>
            <m:ctrlPr>
              <w:ins w:id="1758" w:author="Bale,Cameron" w:date="2022-10-05T15:36:00Z">
                <w:rPr>
                  <w:rFonts w:ascii="Cambria Math" w:eastAsiaTheme="minorEastAsia" w:hAnsi="Cambria Math"/>
                  <w:i/>
                </w:rPr>
              </w:ins>
            </m:ctrlPr>
          </m:e>
        </m:nary>
      </m:oMath>
      <w:ins w:id="1759" w:author="Bale,Cameron" w:date="2022-10-05T15:41:00Z">
        <w:r w:rsidR="00514266">
          <w:rPr>
            <w:rFonts w:ascii="Cambria" w:eastAsiaTheme="minorEastAsia" w:hAnsi="Cambria"/>
          </w:rPr>
          <w:t>.</w:t>
        </w:r>
      </w:ins>
    </w:p>
    <w:p w14:paraId="17E4FA69" w14:textId="77777777" w:rsidR="007F039F" w:rsidRDefault="007F039F" w:rsidP="007F039F">
      <w:pPr>
        <w:tabs>
          <w:tab w:val="left" w:pos="1152"/>
        </w:tabs>
        <w:rPr>
          <w:ins w:id="1760" w:author="Bale,Cameron" w:date="2022-10-05T15:36:00Z"/>
          <w:rFonts w:ascii="Cambria" w:eastAsiaTheme="minorEastAsia" w:hAnsi="Cambria"/>
        </w:rPr>
      </w:pPr>
    </w:p>
    <w:p w14:paraId="03B1B267" w14:textId="77777777" w:rsidR="007F039F" w:rsidRDefault="007F039F" w:rsidP="007F039F">
      <w:pPr>
        <w:tabs>
          <w:tab w:val="left" w:pos="1152"/>
        </w:tabs>
        <w:rPr>
          <w:ins w:id="1761" w:author="Bale,Cameron" w:date="2022-10-05T15:36:00Z"/>
          <w:rFonts w:ascii="Cambria" w:eastAsiaTheme="minorEastAsia" w:hAnsi="Cambria"/>
        </w:rPr>
      </w:pPr>
    </w:p>
    <w:p w14:paraId="5315C028" w14:textId="1257FE50" w:rsidR="007F039F" w:rsidRDefault="007B4028" w:rsidP="007F039F">
      <w:pPr>
        <w:tabs>
          <w:tab w:val="left" w:pos="1152"/>
        </w:tabs>
        <w:rPr>
          <w:ins w:id="1762" w:author="Bale,Cameron" w:date="2022-10-05T15:36:00Z"/>
          <w:rFonts w:ascii="Cambria" w:eastAsiaTheme="minorEastAsia" w:hAnsi="Cambria"/>
        </w:rPr>
      </w:pPr>
      <w:ins w:id="1763" w:author="Bale,Cameron" w:date="2022-10-05T15:42:00Z">
        <w:r>
          <w:rPr>
            <w:rFonts w:ascii="Cambria" w:eastAsiaTheme="minorEastAsia" w:hAnsi="Cambria"/>
          </w:rPr>
          <w:t xml:space="preserve">We use a measure of </w:t>
        </w:r>
      </w:ins>
      <w:ins w:id="1764" w:author="Bale,Cameron" w:date="2022-10-05T15:36:00Z">
        <w:r w:rsidR="007F039F">
          <w:rPr>
            <w:rFonts w:ascii="Cambria" w:eastAsiaTheme="minorEastAsia" w:hAnsi="Cambria"/>
          </w:rPr>
          <w:t>Kurtosis</w:t>
        </w:r>
      </w:ins>
      <w:ins w:id="1765" w:author="Bale,Cameron" w:date="2022-10-05T15:42:00Z">
        <w:r>
          <w:rPr>
            <w:rFonts w:ascii="Cambria" w:eastAsiaTheme="minorEastAsia" w:hAnsi="Cambria"/>
          </w:rPr>
          <w:t xml:space="preserve"> relative to the standard normal distribution</w:t>
        </w:r>
      </w:ins>
      <w:ins w:id="1766" w:author="Bale,Cameron" w:date="2022-10-05T15:36:00Z">
        <w:r w:rsidR="007F039F">
          <w:rPr>
            <w:rFonts w:ascii="Cambria" w:eastAsiaTheme="minorEastAsia" w:hAnsi="Cambria"/>
          </w:rPr>
          <w:t xml:space="preserve"> </w:t>
        </w:r>
        <w:r w:rsidR="007F039F">
          <w:rPr>
            <w:rFonts w:ascii="Cambria" w:eastAsiaTheme="minorEastAsia" w:hAnsi="Cambria"/>
          </w:rPr>
          <w:fldChar w:fldCharType="begin"/>
        </w:r>
        <w:r w:rsidR="007F039F">
          <w:rPr>
            <w:rFonts w:ascii="Cambria" w:eastAsiaTheme="minorEastAsia" w:hAnsi="Cambria"/>
          </w:rPr>
          <w:instrText xml:space="preserve"> ADDIN ZOTERO_ITEM CSL_CITATION {"citationID":"IvrgTOXh","properties":{"formattedCitation":"(Wang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007F039F">
          <w:rPr>
            <w:rFonts w:ascii="Cambria" w:eastAsiaTheme="minorEastAsia" w:hAnsi="Cambria"/>
          </w:rPr>
          <w:fldChar w:fldCharType="separate"/>
        </w:r>
        <w:r w:rsidR="007F039F" w:rsidRPr="005F6E8D">
          <w:rPr>
            <w:rFonts w:ascii="Cambria" w:hAnsi="Cambria"/>
          </w:rPr>
          <w:t>(Wang et al., 2006)</w:t>
        </w:r>
        <w:r w:rsidR="007F039F">
          <w:rPr>
            <w:rFonts w:ascii="Cambria" w:eastAsiaTheme="minorEastAsia" w:hAnsi="Cambria"/>
          </w:rPr>
          <w:fldChar w:fldCharType="end"/>
        </w:r>
        <w:r w:rsidR="007F039F">
          <w:rPr>
            <w:rFonts w:ascii="Cambria" w:eastAsiaTheme="minorEastAsia" w:hAnsi="Cambria"/>
          </w:rPr>
          <w:t xml:space="preserve">. Positive kurtosis corresponds to distributions </w:t>
        </w:r>
      </w:ins>
      <w:ins w:id="1767" w:author="Bale,Cameron" w:date="2022-10-05T15:45:00Z">
        <w:r>
          <w:rPr>
            <w:rFonts w:ascii="Cambria" w:eastAsiaTheme="minorEastAsia" w:hAnsi="Cambria"/>
          </w:rPr>
          <w:t>that tend to have a distinct peak near the mean with heavy tails</w:t>
        </w:r>
      </w:ins>
      <w:ins w:id="1768" w:author="Bale,Cameron" w:date="2022-10-05T15:36:00Z">
        <w:r w:rsidR="007F039F">
          <w:rPr>
            <w:rFonts w:ascii="Cambria" w:eastAsiaTheme="minorEastAsia" w:hAnsi="Cambria"/>
          </w:rPr>
          <w:t>, whereas negative kurtosis corresponds to distributions that are relatively flat near the mean,</w:t>
        </w:r>
      </w:ins>
    </w:p>
    <w:p w14:paraId="047994DA" w14:textId="77777777" w:rsidR="007F039F" w:rsidRDefault="007F039F" w:rsidP="007F039F">
      <w:pPr>
        <w:tabs>
          <w:tab w:val="left" w:pos="1152"/>
        </w:tabs>
        <w:rPr>
          <w:ins w:id="1769" w:author="Bale,Cameron" w:date="2022-10-05T15:36:00Z"/>
          <w:rFonts w:ascii="Cambria" w:eastAsiaTheme="minorEastAsia" w:hAnsi="Cambria"/>
        </w:rPr>
      </w:pPr>
    </w:p>
    <w:p w14:paraId="47502C43" w14:textId="0B7E0223" w:rsidR="007F039F" w:rsidRPr="001A11BD" w:rsidRDefault="00000000" w:rsidP="001A11BD">
      <w:pPr>
        <w:tabs>
          <w:tab w:val="left" w:pos="1152"/>
        </w:tabs>
        <w:jc w:val="center"/>
        <w:rPr>
          <w:ins w:id="1770" w:author="Bale,Cameron" w:date="2022-10-05T15:47:00Z"/>
          <w:rFonts w:ascii="Cambria" w:eastAsiaTheme="minorEastAsia" w:hAnsi="Cambria"/>
          <w:rPrChange w:id="1771" w:author="Bale,Cameron" w:date="2022-10-05T15:47:00Z">
            <w:rPr>
              <w:ins w:id="1772" w:author="Bale,Cameron" w:date="2022-10-05T15:47:00Z"/>
              <w:rFonts w:ascii="Cambria Math" w:eastAsiaTheme="minorEastAsia" w:hAnsi="Cambria Math"/>
              <w:i/>
            </w:rPr>
          </w:rPrChange>
        </w:rPr>
      </w:pPr>
      <m:oMathPara>
        <m:oMath>
          <m:sSub>
            <m:sSubPr>
              <m:ctrlPr>
                <w:ins w:id="1773" w:author="Bale,Cameron" w:date="2022-10-05T15:36:00Z">
                  <w:rPr>
                    <w:rFonts w:ascii="Cambria Math" w:eastAsiaTheme="minorEastAsia" w:hAnsi="Cambria Math"/>
                    <w:i/>
                  </w:rPr>
                </w:ins>
              </m:ctrlPr>
            </m:sSubPr>
            <m:e>
              <m:r>
                <w:ins w:id="1774" w:author="Bale,Cameron" w:date="2022-10-05T15:36:00Z">
                  <w:rPr>
                    <w:rFonts w:ascii="Cambria Math" w:eastAsiaTheme="minorEastAsia" w:hAnsi="Cambria Math"/>
                  </w:rPr>
                  <m:t>F</m:t>
                </w:ins>
              </m:r>
            </m:e>
            <m:sub>
              <m:r>
                <w:ins w:id="1775" w:author="Bale,Cameron" w:date="2022-10-05T15:46:00Z">
                  <w:rPr>
                    <w:rFonts w:ascii="Cambria Math" w:eastAsiaTheme="minorEastAsia" w:hAnsi="Cambria Math"/>
                  </w:rPr>
                  <m:t>4</m:t>
                </w:ins>
              </m:r>
            </m:sub>
          </m:sSub>
          <m:r>
            <w:ins w:id="1776" w:author="Bale,Cameron" w:date="2022-10-05T15:36:00Z">
              <w:rPr>
                <w:rFonts w:ascii="Cambria Math" w:eastAsiaTheme="minorEastAsia" w:hAnsi="Cambria Math"/>
              </w:rPr>
              <m:t>=</m:t>
            </w:ins>
          </m:r>
          <m:f>
            <m:fPr>
              <m:ctrlPr>
                <w:ins w:id="1777" w:author="Bale,Cameron" w:date="2022-10-05T15:36:00Z">
                  <w:rPr>
                    <w:rFonts w:ascii="Cambria Math" w:eastAsiaTheme="minorEastAsia" w:hAnsi="Cambria Math"/>
                  </w:rPr>
                </w:ins>
              </m:ctrlPr>
            </m:fPr>
            <m:num>
              <m:r>
                <w:ins w:id="1778" w:author="Bale,Cameron" w:date="2022-10-05T15:36:00Z">
                  <w:rPr>
                    <w:rFonts w:ascii="Cambria Math" w:eastAsiaTheme="minorEastAsia" w:hAnsi="Cambria Math"/>
                  </w:rPr>
                  <m:t>1</m:t>
                </w:ins>
              </m:r>
              <m:ctrlPr>
                <w:ins w:id="1779" w:author="Bale,Cameron" w:date="2022-10-05T15:36:00Z">
                  <w:rPr>
                    <w:rFonts w:ascii="Cambria Math" w:eastAsiaTheme="minorEastAsia" w:hAnsi="Cambria Math"/>
                    <w:i/>
                  </w:rPr>
                </w:ins>
              </m:ctrlPr>
            </m:num>
            <m:den>
              <m:r>
                <w:ins w:id="1780" w:author="Bale,Cameron" w:date="2022-10-05T15:36:00Z">
                  <w:rPr>
                    <w:rFonts w:ascii="Cambria Math" w:eastAsiaTheme="minorEastAsia" w:hAnsi="Cambria Math"/>
                  </w:rPr>
                  <m:t>n</m:t>
                </w:ins>
              </m:r>
              <m:sSup>
                <m:sSupPr>
                  <m:ctrlPr>
                    <w:ins w:id="1781" w:author="Bale,Cameron" w:date="2022-10-05T15:36:00Z">
                      <w:rPr>
                        <w:rFonts w:ascii="Cambria Math" w:eastAsiaTheme="minorEastAsia" w:hAnsi="Cambria Math"/>
                        <w:i/>
                      </w:rPr>
                    </w:ins>
                  </m:ctrlPr>
                </m:sSupPr>
                <m:e>
                  <m:r>
                    <w:ins w:id="1782" w:author="Bale,Cameron" w:date="2022-10-05T15:36:00Z">
                      <m:rPr>
                        <m:sty m:val="p"/>
                      </m:rPr>
                      <w:rPr>
                        <w:rFonts w:ascii="Cambria Math" w:eastAsiaTheme="minorEastAsia" w:hAnsi="Cambria Math"/>
                      </w:rPr>
                      <m:t>σ</m:t>
                    </w:ins>
                  </m:r>
                </m:e>
                <m:sup>
                  <m:r>
                    <w:ins w:id="1783" w:author="Bale,Cameron" w:date="2022-10-05T15:36:00Z">
                      <w:rPr>
                        <w:rFonts w:ascii="Cambria Math" w:eastAsiaTheme="minorEastAsia" w:hAnsi="Cambria Math"/>
                      </w:rPr>
                      <m:t>4</m:t>
                    </w:ins>
                  </m:r>
                </m:sup>
              </m:sSup>
              <m:ctrlPr>
                <w:ins w:id="1784" w:author="Bale,Cameron" w:date="2022-10-05T15:36:00Z">
                  <w:rPr>
                    <w:rFonts w:ascii="Cambria Math" w:eastAsiaTheme="minorEastAsia" w:hAnsi="Cambria Math"/>
                    <w:i/>
                  </w:rPr>
                </w:ins>
              </m:ctrlPr>
            </m:den>
          </m:f>
          <m:nary>
            <m:naryPr>
              <m:chr m:val="∑"/>
              <m:ctrlPr>
                <w:ins w:id="1785" w:author="Bale,Cameron" w:date="2022-10-05T15:36:00Z">
                  <w:rPr>
                    <w:rFonts w:ascii="Cambria Math" w:eastAsiaTheme="minorEastAsia" w:hAnsi="Cambria Math"/>
                  </w:rPr>
                </w:ins>
              </m:ctrlPr>
            </m:naryPr>
            <m:sub>
              <m:r>
                <w:ins w:id="1786" w:author="Bale,Cameron" w:date="2022-10-05T15:36:00Z">
                  <w:rPr>
                    <w:rFonts w:ascii="Cambria Math" w:eastAsiaTheme="minorEastAsia" w:hAnsi="Cambria Math"/>
                  </w:rPr>
                  <m:t>t=1</m:t>
                </w:ins>
              </m:r>
              <m:ctrlPr>
                <w:ins w:id="1787" w:author="Bale,Cameron" w:date="2022-10-05T15:36:00Z">
                  <w:rPr>
                    <w:rFonts w:ascii="Cambria Math" w:eastAsiaTheme="minorEastAsia" w:hAnsi="Cambria Math"/>
                    <w:i/>
                  </w:rPr>
                </w:ins>
              </m:ctrlPr>
            </m:sub>
            <m:sup>
              <m:r>
                <w:ins w:id="1788" w:author="Bale,Cameron" w:date="2022-10-05T15:36:00Z">
                  <w:rPr>
                    <w:rFonts w:ascii="Cambria Math" w:eastAsiaTheme="minorEastAsia" w:hAnsi="Cambria Math"/>
                  </w:rPr>
                  <m:t>n</m:t>
                </w:ins>
              </m:r>
              <m:ctrlPr>
                <w:ins w:id="1789" w:author="Bale,Cameron" w:date="2022-10-05T15:36:00Z">
                  <w:rPr>
                    <w:rFonts w:ascii="Cambria Math" w:eastAsiaTheme="minorEastAsia" w:hAnsi="Cambria Math"/>
                    <w:i/>
                  </w:rPr>
                </w:ins>
              </m:ctrlPr>
            </m:sup>
            <m:e>
              <m:sSup>
                <m:sSupPr>
                  <m:ctrlPr>
                    <w:ins w:id="1790" w:author="Bale,Cameron" w:date="2022-10-05T15:36:00Z">
                      <w:rPr>
                        <w:rFonts w:ascii="Cambria Math" w:eastAsiaTheme="minorEastAsia" w:hAnsi="Cambria Math"/>
                        <w:i/>
                      </w:rPr>
                    </w:ins>
                  </m:ctrlPr>
                </m:sSupPr>
                <m:e>
                  <m:d>
                    <m:dPr>
                      <m:ctrlPr>
                        <w:ins w:id="1791" w:author="Bale,Cameron" w:date="2022-10-05T15:36:00Z">
                          <w:rPr>
                            <w:rFonts w:ascii="Cambria Math" w:eastAsiaTheme="minorEastAsia" w:hAnsi="Cambria Math"/>
                            <w:i/>
                          </w:rPr>
                        </w:ins>
                      </m:ctrlPr>
                    </m:dPr>
                    <m:e>
                      <m:sSub>
                        <m:sSubPr>
                          <m:ctrlPr>
                            <w:ins w:id="1792" w:author="Bale,Cameron" w:date="2022-10-05T15:36:00Z">
                              <w:rPr>
                                <w:rFonts w:ascii="Cambria Math" w:eastAsiaTheme="minorEastAsia" w:hAnsi="Cambria Math"/>
                                <w:i/>
                              </w:rPr>
                            </w:ins>
                          </m:ctrlPr>
                        </m:sSubPr>
                        <m:e>
                          <m:r>
                            <w:ins w:id="1793" w:author="Bale,Cameron" w:date="2022-10-05T15:46:00Z">
                              <w:rPr>
                                <w:rFonts w:ascii="Cambria Math" w:eastAsiaTheme="minorEastAsia" w:hAnsi="Cambria Math"/>
                              </w:rPr>
                              <m:t>x</m:t>
                            </w:ins>
                          </m:r>
                        </m:e>
                        <m:sub>
                          <m:r>
                            <w:ins w:id="1794" w:author="Bale,Cameron" w:date="2022-10-05T15:46:00Z">
                              <w:rPr>
                                <w:rFonts w:ascii="Cambria Math" w:eastAsiaTheme="minorEastAsia" w:hAnsi="Cambria Math"/>
                              </w:rPr>
                              <m:t>j</m:t>
                            </w:ins>
                          </m:r>
                        </m:sub>
                      </m:sSub>
                      <m:r>
                        <w:ins w:id="1795" w:author="Bale,Cameron" w:date="2022-10-05T15:36:00Z">
                          <w:rPr>
                            <w:rFonts w:ascii="Cambria Math" w:eastAsiaTheme="minorEastAsia" w:hAnsi="Cambria Math"/>
                          </w:rPr>
                          <m:t>-</m:t>
                        </w:ins>
                      </m:r>
                      <m:acc>
                        <m:accPr>
                          <m:chr m:val="̅"/>
                          <m:ctrlPr>
                            <w:ins w:id="1796" w:author="Bale,Cameron" w:date="2022-10-05T15:36:00Z">
                              <w:rPr>
                                <w:rFonts w:ascii="Cambria Math" w:eastAsiaTheme="minorEastAsia" w:hAnsi="Cambria Math"/>
                              </w:rPr>
                            </w:ins>
                          </m:ctrlPr>
                        </m:accPr>
                        <m:e>
                          <m:sSub>
                            <m:sSubPr>
                              <m:ctrlPr>
                                <w:ins w:id="1797" w:author="Bale,Cameron" w:date="2022-10-05T15:36:00Z">
                                  <w:rPr>
                                    <w:rFonts w:ascii="Cambria Math" w:eastAsiaTheme="minorEastAsia" w:hAnsi="Cambria Math"/>
                                    <w:i/>
                                  </w:rPr>
                                </w:ins>
                              </m:ctrlPr>
                            </m:sSubPr>
                            <m:e>
                              <m:r>
                                <w:ins w:id="1798" w:author="Bale,Cameron" w:date="2022-10-05T15:46:00Z">
                                  <w:rPr>
                                    <w:rFonts w:ascii="Cambria Math" w:eastAsiaTheme="minorEastAsia" w:hAnsi="Cambria Math"/>
                                  </w:rPr>
                                  <m:t>x</m:t>
                                </w:ins>
                              </m:r>
                              <m:ctrlPr>
                                <w:ins w:id="1799" w:author="Bale,Cameron" w:date="2022-10-05T15:36:00Z">
                                  <w:rPr>
                                    <w:rFonts w:ascii="Cambria Math" w:eastAsiaTheme="minorEastAsia" w:hAnsi="Cambria Math"/>
                                  </w:rPr>
                                </w:ins>
                              </m:ctrlPr>
                            </m:e>
                            <m:sub>
                              <m:r>
                                <w:ins w:id="1800" w:author="Bale,Cameron" w:date="2022-10-05T15:46:00Z">
                                  <w:rPr>
                                    <w:rFonts w:ascii="Cambria Math" w:eastAsiaTheme="minorEastAsia" w:hAnsi="Cambria Math"/>
                                  </w:rPr>
                                  <m:t>j</m:t>
                                </w:ins>
                              </m:r>
                            </m:sub>
                          </m:sSub>
                        </m:e>
                      </m:acc>
                    </m:e>
                  </m:d>
                </m:e>
                <m:sup>
                  <m:r>
                    <w:ins w:id="1801" w:author="Bale,Cameron" w:date="2022-10-05T15:36:00Z">
                      <w:rPr>
                        <w:rFonts w:ascii="Cambria Math" w:eastAsiaTheme="minorEastAsia" w:hAnsi="Cambria Math"/>
                      </w:rPr>
                      <m:t>4</m:t>
                    </w:ins>
                  </m:r>
                </m:sup>
              </m:sSup>
              <m:ctrlPr>
                <w:ins w:id="1802" w:author="Bale,Cameron" w:date="2022-10-05T15:36:00Z">
                  <w:rPr>
                    <w:rFonts w:ascii="Cambria Math" w:eastAsiaTheme="minorEastAsia" w:hAnsi="Cambria Math"/>
                    <w:i/>
                  </w:rPr>
                </w:ins>
              </m:ctrlPr>
            </m:e>
          </m:nary>
          <m:r>
            <w:ins w:id="1803" w:author="Bale,Cameron" w:date="2022-10-05T15:36:00Z">
              <w:rPr>
                <w:rFonts w:ascii="Cambria Math" w:eastAsiaTheme="minorEastAsia" w:hAnsi="Cambria Math"/>
              </w:rPr>
              <m:t>-</m:t>
            </w:ins>
          </m:r>
          <m:r>
            <w:ins w:id="1804" w:author="Bale,Cameron" w:date="2022-10-05T15:47:00Z">
              <w:rPr>
                <w:rFonts w:ascii="Cambria Math" w:eastAsiaTheme="minorEastAsia" w:hAnsi="Cambria Math"/>
              </w:rPr>
              <m:t>3,</m:t>
            </w:ins>
          </m:r>
        </m:oMath>
      </m:oMathPara>
    </w:p>
    <w:p w14:paraId="7C24AC43" w14:textId="77777777" w:rsidR="001A11BD" w:rsidRPr="001A11BD" w:rsidRDefault="001A11BD" w:rsidP="001A11BD">
      <w:pPr>
        <w:tabs>
          <w:tab w:val="left" w:pos="1152"/>
        </w:tabs>
        <w:jc w:val="center"/>
        <w:rPr>
          <w:ins w:id="1805" w:author="Bale,Cameron" w:date="2022-10-05T15:36:00Z"/>
          <w:rFonts w:ascii="Cambria" w:eastAsiaTheme="minorEastAsia" w:hAnsi="Cambria"/>
        </w:rPr>
      </w:pPr>
    </w:p>
    <w:p w14:paraId="69BEE19A" w14:textId="77777777" w:rsidR="007F039F" w:rsidRDefault="007F039F" w:rsidP="007F039F">
      <w:pPr>
        <w:tabs>
          <w:tab w:val="left" w:pos="1152"/>
        </w:tabs>
        <w:rPr>
          <w:ins w:id="1806" w:author="Bale,Cameron" w:date="2022-10-05T15:36:00Z"/>
          <w:rFonts w:ascii="Cambria" w:eastAsiaTheme="minorEastAsia" w:hAnsi="Cambria"/>
        </w:rPr>
      </w:pPr>
    </w:p>
    <w:p w14:paraId="282BB1EF" w14:textId="03FAA257" w:rsidR="00052E9B" w:rsidDel="007F039F" w:rsidRDefault="007F039F" w:rsidP="007F039F">
      <w:pPr>
        <w:tabs>
          <w:tab w:val="left" w:pos="1152"/>
        </w:tabs>
        <w:rPr>
          <w:del w:id="1807" w:author="Bale,Cameron" w:date="2022-09-26T14:16:00Z"/>
          <w:rFonts w:ascii="Cambria" w:eastAsiaTheme="minorEastAsia" w:hAnsi="Cambria"/>
        </w:rPr>
      </w:pPr>
      <w:ins w:id="1808" w:author="Bale,Cameron" w:date="2022-10-05T15:36:00Z">
        <w:r>
          <w:rPr>
            <w:rFonts w:ascii="Cambria" w:eastAsiaTheme="minorEastAsia" w:hAnsi="Cambria"/>
          </w:rPr>
          <w:t>where 3 is the kurtosis of the standard normal distribution</w:t>
        </w:r>
      </w:ins>
      <w:ins w:id="1809" w:author="Bale,Cameron" w:date="2022-10-05T15:46:00Z">
        <w:r w:rsidR="007B4028">
          <w:rPr>
            <w:rFonts w:ascii="Cambria" w:eastAsiaTheme="minorEastAsia" w:hAnsi="Cambria"/>
          </w:rPr>
          <w:t>.</w:t>
        </w:r>
      </w:ins>
    </w:p>
    <w:p w14:paraId="4DA78C30" w14:textId="2FB9F1FE" w:rsidR="007F039F" w:rsidRDefault="007F039F" w:rsidP="00C86113">
      <w:pPr>
        <w:tabs>
          <w:tab w:val="left" w:pos="1152"/>
        </w:tabs>
        <w:rPr>
          <w:ins w:id="1810" w:author="Bale,Cameron" w:date="2022-10-05T15:36:00Z"/>
          <w:rFonts w:ascii="Cambria" w:eastAsiaTheme="minorEastAsia" w:hAnsi="Cambria"/>
        </w:rPr>
      </w:pPr>
    </w:p>
    <w:p w14:paraId="45831262" w14:textId="10A3039A" w:rsidR="00400965" w:rsidDel="007B7685" w:rsidRDefault="00400965" w:rsidP="00D76DF4">
      <w:pPr>
        <w:tabs>
          <w:tab w:val="left" w:pos="1152"/>
        </w:tabs>
        <w:rPr>
          <w:del w:id="1811" w:author="Cameron Bale" w:date="2022-09-21T14:53:00Z"/>
          <w:rFonts w:ascii="Cambria" w:eastAsiaTheme="minorEastAsia" w:hAnsi="Cambria"/>
        </w:rPr>
      </w:pPr>
    </w:p>
    <w:p w14:paraId="58CDF2CD" w14:textId="6FE883BA" w:rsidR="007B7685" w:rsidRDefault="007B7685" w:rsidP="00400965">
      <w:pPr>
        <w:tabs>
          <w:tab w:val="left" w:pos="1152"/>
        </w:tabs>
        <w:rPr>
          <w:ins w:id="1812" w:author="Cameron Bale" w:date="2022-09-22T16:40:00Z"/>
          <w:rFonts w:ascii="Cambria" w:eastAsiaTheme="minorEastAsia" w:hAnsi="Cambria"/>
        </w:rPr>
      </w:pPr>
    </w:p>
    <w:p w14:paraId="6D2B243C" w14:textId="360E1ADF" w:rsidR="00801504" w:rsidRPr="00737351" w:rsidRDefault="00987250" w:rsidP="00400965">
      <w:pPr>
        <w:tabs>
          <w:tab w:val="left" w:pos="1152"/>
        </w:tabs>
        <w:rPr>
          <w:ins w:id="1813" w:author="Bale,Cameron" w:date="2022-09-22T23:53:00Z"/>
          <w:rFonts w:ascii="Cambria" w:eastAsiaTheme="minorEastAsia" w:hAnsi="Cambria"/>
        </w:rPr>
      </w:pPr>
      <w:ins w:id="1814" w:author="Bale,Cameron" w:date="2022-09-26T15:59:00Z">
        <w:r>
          <w:rPr>
            <w:rFonts w:ascii="Cambria" w:eastAsiaTheme="minorEastAsia" w:hAnsi="Cambria"/>
          </w:rPr>
          <w:t>Next</w:t>
        </w:r>
      </w:ins>
      <w:ins w:id="1815" w:author="Bale,Cameron" w:date="2022-09-22T23:53:00Z">
        <w:r w:rsidR="007C499A">
          <w:rPr>
            <w:rFonts w:ascii="Cambria" w:eastAsiaTheme="minorEastAsia" w:hAnsi="Cambria"/>
          </w:rPr>
          <w:t>,</w:t>
        </w:r>
      </w:ins>
      <w:ins w:id="1816" w:author="Bale,Cameron" w:date="2022-09-22T23:47:00Z">
        <w:r w:rsidR="00801504">
          <w:rPr>
            <w:rFonts w:ascii="Cambria" w:eastAsiaTheme="minorEastAsia" w:hAnsi="Cambria"/>
          </w:rPr>
          <w:t xml:space="preserve"> w</w:t>
        </w:r>
      </w:ins>
      <w:ins w:id="1817" w:author="Cameron Bale" w:date="2022-09-22T16:40:00Z">
        <w:del w:id="1818" w:author="Bale,Cameron" w:date="2022-09-22T23:47:00Z">
          <w:r w:rsidR="007B7685" w:rsidDel="00801504">
            <w:rPr>
              <w:rFonts w:ascii="Cambria" w:eastAsiaTheme="minorEastAsia" w:hAnsi="Cambria"/>
            </w:rPr>
            <w:delText>W</w:delText>
          </w:r>
        </w:del>
        <w:r w:rsidR="007B7685">
          <w:rPr>
            <w:rFonts w:ascii="Cambria" w:eastAsiaTheme="minorEastAsia" w:hAnsi="Cambria"/>
          </w:rPr>
          <w:t xml:space="preserve">e </w:t>
        </w:r>
        <w:proofErr w:type="gramStart"/>
        <w:r w:rsidR="007B7685">
          <w:rPr>
            <w:rFonts w:ascii="Cambria" w:eastAsiaTheme="minorEastAsia" w:hAnsi="Cambria"/>
          </w:rPr>
          <w:t>perform</w:t>
        </w:r>
        <w:proofErr w:type="gramEnd"/>
        <w:r w:rsidR="007B7685">
          <w:rPr>
            <w:rFonts w:ascii="Cambria" w:eastAsiaTheme="minorEastAsia" w:hAnsi="Cambria"/>
          </w:rPr>
          <w:t xml:space="preserve"> STL decomposition</w:t>
        </w:r>
      </w:ins>
      <w:ins w:id="1819" w:author="Bale,Cameron" w:date="2022-09-22T23:48:00Z">
        <w:r w:rsidR="00801504">
          <w:rPr>
            <w:rFonts w:ascii="Cambria" w:eastAsiaTheme="minorEastAsia" w:hAnsi="Cambria"/>
          </w:rPr>
          <w:t xml:space="preserve"> </w:t>
        </w:r>
        <w:r w:rsidR="007C499A">
          <w:rPr>
            <w:rFonts w:ascii="Cambria" w:eastAsiaTheme="minorEastAsia" w:hAnsi="Cambria"/>
          </w:rPr>
          <w:t>(Cleveland et al. 1990)</w:t>
        </w:r>
      </w:ins>
      <w:ins w:id="1820" w:author="Cameron Bale" w:date="2022-09-22T16:40:00Z">
        <w:r w:rsidR="007B7685">
          <w:rPr>
            <w:rFonts w:ascii="Cambria" w:eastAsiaTheme="minorEastAsia" w:hAnsi="Cambria"/>
          </w:rPr>
          <w:t xml:space="preserve"> to obtain the trend, seasonal, and remainder components</w:t>
        </w:r>
      </w:ins>
      <w:ins w:id="1821" w:author="Bale,Cameron" w:date="2022-09-22T23:47:00Z">
        <w:r w:rsidR="00801504">
          <w:rPr>
            <w:rFonts w:ascii="Cambria" w:eastAsiaTheme="minorEastAsia" w:hAnsi="Cambria"/>
          </w:rPr>
          <w:t xml:space="preserve"> of</w:t>
        </w:r>
      </w:ins>
      <w:ins w:id="1822" w:author="Bale,Cameron" w:date="2022-10-05T15:47:00Z">
        <w:r w:rsidR="00737351">
          <w:rPr>
            <w:rFonts w:ascii="Cambria" w:eastAsiaTheme="minorEastAsia" w:hAnsi="Cambria"/>
          </w:rPr>
          <w:t xml:space="preserve"> </w:t>
        </w:r>
      </w:ins>
      <m:oMath>
        <m:sSub>
          <m:sSubPr>
            <m:ctrlPr>
              <w:ins w:id="1823" w:author="Bale,Cameron" w:date="2022-10-05T15:47:00Z">
                <w:rPr>
                  <w:rFonts w:ascii="Cambria Math" w:eastAsiaTheme="minorEastAsia" w:hAnsi="Cambria Math"/>
                  <w:i/>
                </w:rPr>
              </w:ins>
            </m:ctrlPr>
          </m:sSubPr>
          <m:e>
            <m:r>
              <w:ins w:id="1824" w:author="Bale,Cameron" w:date="2022-10-05T15:47:00Z">
                <w:rPr>
                  <w:rFonts w:ascii="Cambria Math" w:eastAsiaTheme="minorEastAsia" w:hAnsi="Cambria Math"/>
                </w:rPr>
                <m:t>x</m:t>
              </w:ins>
            </m:r>
          </m:e>
          <m:sub>
            <m:r>
              <w:ins w:id="1825" w:author="Bale,Cameron" w:date="2022-10-05T15:47:00Z">
                <w:rPr>
                  <w:rFonts w:ascii="Cambria Math" w:eastAsiaTheme="minorEastAsia" w:hAnsi="Cambria Math"/>
                </w:rPr>
                <m:t>j</m:t>
              </w:ins>
            </m:r>
          </m:sub>
        </m:sSub>
      </m:oMath>
      <w:ins w:id="1826" w:author="Cameron Bale" w:date="2022-09-22T16:40:00Z">
        <w:r w:rsidR="007B7685">
          <w:rPr>
            <w:rFonts w:ascii="Cambria" w:eastAsiaTheme="minorEastAsia" w:hAnsi="Cambria"/>
          </w:rPr>
          <w:t>.</w:t>
        </w:r>
      </w:ins>
      <w:ins w:id="1827" w:author="Bale,Cameron" w:date="2022-09-22T23:49:00Z">
        <w:r w:rsidR="007C499A">
          <w:rPr>
            <w:rFonts w:ascii="Cambria" w:eastAsiaTheme="minorEastAsia" w:hAnsi="Cambria"/>
          </w:rPr>
          <w:t xml:space="preserve"> We use the approach of </w:t>
        </w:r>
      </w:ins>
      <w:ins w:id="1828" w:author="Bale,Cameron" w:date="2022-09-22T23:52:00Z">
        <w:r w:rsidR="007C499A">
          <w:rPr>
            <w:rFonts w:ascii="Cambria" w:eastAsiaTheme="minorEastAsia" w:hAnsi="Cambria"/>
          </w:rPr>
          <w:t>(Hyndman et al. 2019) which is designed to</w:t>
        </w:r>
      </w:ins>
      <w:ins w:id="1829" w:author="Bale,Cameron" w:date="2022-09-22T23:53:00Z">
        <w:r w:rsidR="007C499A">
          <w:rPr>
            <w:rFonts w:ascii="Cambria" w:eastAsiaTheme="minorEastAsia" w:hAnsi="Cambria"/>
          </w:rPr>
          <w:t xml:space="preserve"> handle multiple </w:t>
        </w:r>
        <w:proofErr w:type="spellStart"/>
        <w:r w:rsidR="007C499A">
          <w:rPr>
            <w:rFonts w:ascii="Cambria" w:eastAsiaTheme="minorEastAsia" w:hAnsi="Cambria"/>
          </w:rPr>
          <w:t>seasonalities</w:t>
        </w:r>
        <w:proofErr w:type="spellEnd"/>
        <w:r w:rsidR="007C499A">
          <w:rPr>
            <w:rFonts w:ascii="Cambria" w:eastAsiaTheme="minorEastAsia" w:hAnsi="Cambria"/>
          </w:rPr>
          <w:t xml:space="preserve"> to obtain</w:t>
        </w:r>
      </w:ins>
    </w:p>
    <w:p w14:paraId="48603646" w14:textId="5EEEA0E0" w:rsidR="007C499A" w:rsidRDefault="007C499A" w:rsidP="00400965">
      <w:pPr>
        <w:tabs>
          <w:tab w:val="left" w:pos="1152"/>
        </w:tabs>
        <w:rPr>
          <w:ins w:id="1830" w:author="Bale,Cameron" w:date="2022-09-22T23:53:00Z"/>
          <w:rFonts w:ascii="Cambria" w:eastAsiaTheme="minorEastAsia" w:hAnsi="Cambria"/>
        </w:rPr>
      </w:pPr>
    </w:p>
    <w:p w14:paraId="039E8AC5" w14:textId="46399F3F" w:rsidR="007C499A" w:rsidRDefault="00000000" w:rsidP="007C499A">
      <w:pPr>
        <w:tabs>
          <w:tab w:val="left" w:pos="1152"/>
        </w:tabs>
        <w:jc w:val="center"/>
        <w:rPr>
          <w:ins w:id="1831" w:author="Bale,Cameron" w:date="2022-09-22T23:54:00Z"/>
          <w:rFonts w:ascii="Cambria" w:eastAsiaTheme="minorEastAsia" w:hAnsi="Cambria"/>
        </w:rPr>
      </w:pPr>
      <m:oMath>
        <m:sSub>
          <m:sSubPr>
            <m:ctrlPr>
              <w:ins w:id="1832" w:author="Bale,Cameron" w:date="2022-09-22T23:53:00Z">
                <w:rPr>
                  <w:rFonts w:ascii="Cambria Math" w:eastAsiaTheme="minorEastAsia" w:hAnsi="Cambria Math"/>
                  <w:i/>
                </w:rPr>
              </w:ins>
            </m:ctrlPr>
          </m:sSubPr>
          <m:e>
            <m:r>
              <w:ins w:id="1833" w:author="Bale,Cameron" w:date="2022-09-22T23:53:00Z">
                <w:rPr>
                  <w:rFonts w:ascii="Cambria Math" w:eastAsiaTheme="minorEastAsia" w:hAnsi="Cambria Math"/>
                </w:rPr>
                <m:t>x</m:t>
              </w:ins>
            </m:r>
          </m:e>
          <m:sub>
            <m:r>
              <w:ins w:id="1834" w:author="Bale,Cameron" w:date="2022-10-05T15:47:00Z">
                <w:rPr>
                  <w:rFonts w:ascii="Cambria Math" w:eastAsiaTheme="minorEastAsia" w:hAnsi="Cambria Math"/>
                </w:rPr>
                <m:t>j</m:t>
              </w:ins>
            </m:r>
          </m:sub>
        </m:sSub>
        <m:r>
          <w:ins w:id="1835" w:author="Bale,Cameron" w:date="2022-09-22T23:53:00Z">
            <w:rPr>
              <w:rFonts w:ascii="Cambria Math" w:eastAsiaTheme="minorEastAsia" w:hAnsi="Cambria Math"/>
            </w:rPr>
            <m:t>=</m:t>
          </w:ins>
        </m:r>
        <m:sSub>
          <m:sSubPr>
            <m:ctrlPr>
              <w:ins w:id="1836" w:author="Bale,Cameron" w:date="2022-09-22T23:53:00Z">
                <w:rPr>
                  <w:rFonts w:ascii="Cambria Math" w:eastAsiaTheme="minorEastAsia" w:hAnsi="Cambria Math"/>
                  <w:i/>
                </w:rPr>
              </w:ins>
            </m:ctrlPr>
          </m:sSubPr>
          <m:e>
            <m:r>
              <w:ins w:id="1837" w:author="Bale,Cameron" w:date="2022-09-22T23:53:00Z">
                <w:rPr>
                  <w:rFonts w:ascii="Cambria Math" w:eastAsiaTheme="minorEastAsia" w:hAnsi="Cambria Math"/>
                </w:rPr>
                <m:t>f</m:t>
              </w:ins>
            </m:r>
          </m:e>
          <m:sub>
            <m:r>
              <w:ins w:id="1838" w:author="Bale,Cameron" w:date="2022-10-05T15:47:00Z">
                <w:rPr>
                  <w:rFonts w:ascii="Cambria Math" w:eastAsiaTheme="minorEastAsia" w:hAnsi="Cambria Math"/>
                </w:rPr>
                <m:t>j</m:t>
              </w:ins>
            </m:r>
          </m:sub>
        </m:sSub>
        <m:r>
          <w:ins w:id="1839" w:author="Bale,Cameron" w:date="2022-09-22T23:53:00Z">
            <w:rPr>
              <w:rFonts w:ascii="Cambria Math" w:eastAsiaTheme="minorEastAsia" w:hAnsi="Cambria Math"/>
            </w:rPr>
            <m:t>+</m:t>
          </w:ins>
        </m:r>
        <m:sSub>
          <m:sSubPr>
            <m:ctrlPr>
              <w:ins w:id="1840" w:author="Bale,Cameron" w:date="2022-09-22T23:53:00Z">
                <w:rPr>
                  <w:rFonts w:ascii="Cambria Math" w:eastAsiaTheme="minorEastAsia" w:hAnsi="Cambria Math"/>
                  <w:i/>
                </w:rPr>
              </w:ins>
            </m:ctrlPr>
          </m:sSubPr>
          <m:e>
            <m:r>
              <w:ins w:id="1841" w:author="Bale,Cameron" w:date="2022-09-22T23:53:00Z">
                <w:rPr>
                  <w:rFonts w:ascii="Cambria Math" w:eastAsiaTheme="minorEastAsia" w:hAnsi="Cambria Math"/>
                </w:rPr>
                <m:t>s</m:t>
              </w:ins>
            </m:r>
          </m:e>
          <m:sub>
            <m:r>
              <w:ins w:id="1842" w:author="Bale,Cameron" w:date="2022-09-22T23:53:00Z">
                <w:rPr>
                  <w:rFonts w:ascii="Cambria Math" w:eastAsiaTheme="minorEastAsia" w:hAnsi="Cambria Math"/>
                </w:rPr>
                <m:t>1,</m:t>
              </w:ins>
            </m:r>
            <m:r>
              <w:ins w:id="1843" w:author="Bale,Cameron" w:date="2022-10-05T15:47:00Z">
                <w:rPr>
                  <w:rFonts w:ascii="Cambria Math" w:eastAsiaTheme="minorEastAsia" w:hAnsi="Cambria Math"/>
                </w:rPr>
                <m:t>j</m:t>
              </w:ins>
            </m:r>
          </m:sub>
        </m:sSub>
        <m:r>
          <w:ins w:id="1844" w:author="Bale,Cameron" w:date="2022-09-22T23:53:00Z">
            <w:rPr>
              <w:rFonts w:ascii="Cambria Math" w:eastAsiaTheme="minorEastAsia" w:hAnsi="Cambria Math"/>
            </w:rPr>
            <m:t>+…+</m:t>
          </w:ins>
        </m:r>
        <m:sSub>
          <m:sSubPr>
            <m:ctrlPr>
              <w:ins w:id="1845" w:author="Bale,Cameron" w:date="2022-09-22T23:53:00Z">
                <w:rPr>
                  <w:rFonts w:ascii="Cambria Math" w:eastAsiaTheme="minorEastAsia" w:hAnsi="Cambria Math"/>
                  <w:i/>
                </w:rPr>
              </w:ins>
            </m:ctrlPr>
          </m:sSubPr>
          <m:e>
            <m:r>
              <w:ins w:id="1846" w:author="Bale,Cameron" w:date="2022-09-22T23:53:00Z">
                <w:rPr>
                  <w:rFonts w:ascii="Cambria Math" w:eastAsiaTheme="minorEastAsia" w:hAnsi="Cambria Math"/>
                </w:rPr>
                <m:t>s</m:t>
              </w:ins>
            </m:r>
          </m:e>
          <m:sub>
            <m:r>
              <w:ins w:id="1847" w:author="Bale,Cameron" w:date="2022-09-22T23:53:00Z">
                <w:rPr>
                  <w:rFonts w:ascii="Cambria Math" w:eastAsiaTheme="minorEastAsia" w:hAnsi="Cambria Math"/>
                </w:rPr>
                <m:t>M,</m:t>
              </w:ins>
            </m:r>
            <m:r>
              <w:ins w:id="1848" w:author="Bale,Cameron" w:date="2022-10-05T15:47:00Z">
                <w:rPr>
                  <w:rFonts w:ascii="Cambria Math" w:eastAsiaTheme="minorEastAsia" w:hAnsi="Cambria Math"/>
                </w:rPr>
                <m:t>j</m:t>
              </w:ins>
            </m:r>
          </m:sub>
        </m:sSub>
        <m:r>
          <w:ins w:id="1849" w:author="Bale,Cameron" w:date="2022-09-22T23:54:00Z">
            <w:rPr>
              <w:rFonts w:ascii="Cambria Math" w:eastAsiaTheme="minorEastAsia" w:hAnsi="Cambria Math"/>
            </w:rPr>
            <m:t>+</m:t>
          </w:ins>
        </m:r>
        <m:sSub>
          <m:sSubPr>
            <m:ctrlPr>
              <w:ins w:id="1850" w:author="Bale,Cameron" w:date="2022-09-22T23:54:00Z">
                <w:rPr>
                  <w:rFonts w:ascii="Cambria Math" w:eastAsiaTheme="minorEastAsia" w:hAnsi="Cambria Math"/>
                  <w:i/>
                </w:rPr>
              </w:ins>
            </m:ctrlPr>
          </m:sSubPr>
          <m:e>
            <m:r>
              <w:ins w:id="1851" w:author="Bale,Cameron" w:date="2022-09-22T23:54:00Z">
                <w:rPr>
                  <w:rFonts w:ascii="Cambria Math" w:eastAsiaTheme="minorEastAsia" w:hAnsi="Cambria Math"/>
                </w:rPr>
                <m:t>e</m:t>
              </w:ins>
            </m:r>
          </m:e>
          <m:sub>
            <m:r>
              <w:ins w:id="1852" w:author="Bale,Cameron" w:date="2022-09-22T23:54:00Z">
                <w:rPr>
                  <w:rFonts w:ascii="Cambria Math" w:eastAsiaTheme="minorEastAsia" w:hAnsi="Cambria Math"/>
                </w:rPr>
                <m:t>t</m:t>
              </w:ins>
            </m:r>
          </m:sub>
        </m:sSub>
      </m:oMath>
      <w:ins w:id="1853" w:author="Bale,Cameron" w:date="2022-09-22T23:54:00Z">
        <w:r w:rsidR="007C499A">
          <w:rPr>
            <w:rFonts w:ascii="Cambria" w:eastAsiaTheme="minorEastAsia" w:hAnsi="Cambria"/>
          </w:rPr>
          <w:t>,</w:t>
        </w:r>
      </w:ins>
    </w:p>
    <w:p w14:paraId="6EC1B55C" w14:textId="0A6298D0" w:rsidR="007C499A" w:rsidRDefault="007C499A" w:rsidP="007C499A">
      <w:pPr>
        <w:tabs>
          <w:tab w:val="left" w:pos="1152"/>
        </w:tabs>
        <w:jc w:val="center"/>
        <w:rPr>
          <w:ins w:id="1854" w:author="Bale,Cameron" w:date="2022-09-22T23:54:00Z"/>
          <w:rFonts w:ascii="Cambria" w:eastAsiaTheme="minorEastAsia" w:hAnsi="Cambria"/>
        </w:rPr>
      </w:pPr>
    </w:p>
    <w:p w14:paraId="038D1731" w14:textId="59E4C276" w:rsidR="007C499A" w:rsidRDefault="00E71660" w:rsidP="007C499A">
      <w:pPr>
        <w:tabs>
          <w:tab w:val="left" w:pos="1152"/>
        </w:tabs>
        <w:rPr>
          <w:ins w:id="1855" w:author="Bale,Cameron" w:date="2022-09-22T23:57:00Z"/>
          <w:rFonts w:ascii="Cambria" w:eastAsiaTheme="minorEastAsia" w:hAnsi="Cambria"/>
        </w:rPr>
      </w:pPr>
      <w:ins w:id="1856" w:author="Bale,Cameron" w:date="2022-09-22T23:54:00Z">
        <w:r>
          <w:rPr>
            <w:rFonts w:ascii="Cambria" w:eastAsiaTheme="minorEastAsia" w:hAnsi="Cambria"/>
          </w:rPr>
          <w:t xml:space="preserve">where </w:t>
        </w:r>
      </w:ins>
      <m:oMath>
        <m:sSub>
          <m:sSubPr>
            <m:ctrlPr>
              <w:ins w:id="1857" w:author="Bale,Cameron" w:date="2022-09-22T23:54:00Z">
                <w:rPr>
                  <w:rFonts w:ascii="Cambria Math" w:eastAsiaTheme="minorEastAsia" w:hAnsi="Cambria Math"/>
                  <w:i/>
                </w:rPr>
              </w:ins>
            </m:ctrlPr>
          </m:sSubPr>
          <m:e>
            <m:r>
              <w:ins w:id="1858" w:author="Bale,Cameron" w:date="2022-09-22T23:54:00Z">
                <w:rPr>
                  <w:rFonts w:ascii="Cambria Math" w:eastAsiaTheme="minorEastAsia" w:hAnsi="Cambria Math"/>
                </w:rPr>
                <m:t>f</m:t>
              </w:ins>
            </m:r>
          </m:e>
          <m:sub>
            <m:r>
              <w:ins w:id="1859" w:author="Bale,Cameron" w:date="2022-10-05T15:47:00Z">
                <w:rPr>
                  <w:rFonts w:ascii="Cambria Math" w:eastAsiaTheme="minorEastAsia" w:hAnsi="Cambria Math"/>
                </w:rPr>
                <m:t>j</m:t>
              </w:ins>
            </m:r>
          </m:sub>
        </m:sSub>
      </m:oMath>
      <w:ins w:id="1860" w:author="Bale,Cameron" w:date="2022-09-22T23:54:00Z">
        <w:r>
          <w:rPr>
            <w:rFonts w:ascii="Cambria" w:eastAsiaTheme="minorEastAsia" w:hAnsi="Cambria"/>
          </w:rPr>
          <w:t xml:space="preserve">, </w:t>
        </w:r>
      </w:ins>
      <m:oMath>
        <m:sSub>
          <m:sSubPr>
            <m:ctrlPr>
              <w:ins w:id="1861" w:author="Bale,Cameron" w:date="2022-09-22T23:54:00Z">
                <w:rPr>
                  <w:rFonts w:ascii="Cambria Math" w:eastAsiaTheme="minorEastAsia" w:hAnsi="Cambria Math"/>
                  <w:i/>
                </w:rPr>
              </w:ins>
            </m:ctrlPr>
          </m:sSubPr>
          <m:e>
            <m:r>
              <w:ins w:id="1862" w:author="Bale,Cameron" w:date="2022-09-22T23:54:00Z">
                <w:rPr>
                  <w:rFonts w:ascii="Cambria Math" w:eastAsiaTheme="minorEastAsia" w:hAnsi="Cambria Math"/>
                </w:rPr>
                <m:t>s</m:t>
              </w:ins>
            </m:r>
          </m:e>
          <m:sub>
            <m:r>
              <w:ins w:id="1863" w:author="Bale,Cameron" w:date="2022-09-22T23:54:00Z">
                <w:rPr>
                  <w:rFonts w:ascii="Cambria Math" w:eastAsiaTheme="minorEastAsia" w:hAnsi="Cambria Math"/>
                </w:rPr>
                <m:t>i,</m:t>
              </w:ins>
            </m:r>
            <m:r>
              <w:ins w:id="1864" w:author="Bale,Cameron" w:date="2022-10-05T15:47:00Z">
                <w:rPr>
                  <w:rFonts w:ascii="Cambria Math" w:eastAsiaTheme="minorEastAsia" w:hAnsi="Cambria Math"/>
                </w:rPr>
                <m:t>j</m:t>
              </w:ins>
            </m:r>
          </m:sub>
        </m:sSub>
      </m:oMath>
      <w:ins w:id="1865" w:author="Bale,Cameron" w:date="2022-09-22T23:54:00Z">
        <w:r>
          <w:rPr>
            <w:rFonts w:ascii="Cambria" w:eastAsiaTheme="minorEastAsia" w:hAnsi="Cambria"/>
          </w:rPr>
          <w:t>,</w:t>
        </w:r>
      </w:ins>
      <w:ins w:id="1866" w:author="Bale,Cameron" w:date="2022-09-22T23:55:00Z">
        <w:r>
          <w:rPr>
            <w:rFonts w:ascii="Cambria" w:eastAsiaTheme="minorEastAsia" w:hAnsi="Cambria"/>
          </w:rPr>
          <w:t xml:space="preserve"> and </w:t>
        </w:r>
      </w:ins>
      <m:oMath>
        <m:sSub>
          <m:sSubPr>
            <m:ctrlPr>
              <w:ins w:id="1867" w:author="Bale,Cameron" w:date="2022-09-22T23:55:00Z">
                <w:rPr>
                  <w:rFonts w:ascii="Cambria Math" w:eastAsiaTheme="minorEastAsia" w:hAnsi="Cambria Math"/>
                  <w:i/>
                </w:rPr>
              </w:ins>
            </m:ctrlPr>
          </m:sSubPr>
          <m:e>
            <m:r>
              <w:ins w:id="1868" w:author="Bale,Cameron" w:date="2022-09-22T23:55:00Z">
                <w:rPr>
                  <w:rFonts w:ascii="Cambria Math" w:eastAsiaTheme="minorEastAsia" w:hAnsi="Cambria Math"/>
                </w:rPr>
                <m:t>e</m:t>
              </w:ins>
            </m:r>
          </m:e>
          <m:sub>
            <m:r>
              <w:ins w:id="1869" w:author="Bale,Cameron" w:date="2022-10-05T15:47:00Z">
                <w:rPr>
                  <w:rFonts w:ascii="Cambria Math" w:eastAsiaTheme="minorEastAsia" w:hAnsi="Cambria Math"/>
                </w:rPr>
                <m:t>j</m:t>
              </w:ins>
            </m:r>
          </m:sub>
        </m:sSub>
      </m:oMath>
      <w:ins w:id="1870" w:author="Bale,Cameron" w:date="2022-09-22T23:55:00Z">
        <w:r>
          <w:rPr>
            <w:rFonts w:ascii="Cambria" w:eastAsiaTheme="minorEastAsia" w:hAnsi="Cambria"/>
          </w:rPr>
          <w:t xml:space="preserve"> are the trend, </w:t>
        </w:r>
      </w:ins>
      <m:oMath>
        <m:r>
          <w:ins w:id="1871" w:author="Bale,Cameron" w:date="2022-09-22T23:55:00Z">
            <w:rPr>
              <w:rFonts w:ascii="Cambria Math" w:eastAsiaTheme="minorEastAsia" w:hAnsi="Cambria Math"/>
            </w:rPr>
            <m:t>ith</m:t>
          </w:ins>
        </m:r>
      </m:oMath>
      <w:ins w:id="1872" w:author="Bale,Cameron" w:date="2022-09-22T23:55:00Z">
        <w:r>
          <w:rPr>
            <w:rFonts w:ascii="Cambria" w:eastAsiaTheme="minorEastAsia" w:hAnsi="Cambria"/>
          </w:rPr>
          <w:t xml:space="preserve"> Seasonal, and remainder components, respectively</w:t>
        </w:r>
      </w:ins>
      <w:ins w:id="1873" w:author="Bale,Cameron" w:date="2022-09-22T23:57:00Z">
        <w:r>
          <w:rPr>
            <w:rFonts w:ascii="Cambria" w:eastAsiaTheme="minorEastAsia" w:hAnsi="Cambria"/>
          </w:rPr>
          <w:t>.</w:t>
        </w:r>
      </w:ins>
    </w:p>
    <w:p w14:paraId="0B5CF7AB" w14:textId="77777777" w:rsidR="007C499A" w:rsidRDefault="007C499A" w:rsidP="00400965">
      <w:pPr>
        <w:tabs>
          <w:tab w:val="left" w:pos="1152"/>
        </w:tabs>
        <w:rPr>
          <w:ins w:id="1874" w:author="Bale,Cameron" w:date="2022-09-22T23:48:00Z"/>
          <w:rFonts w:ascii="Cambria" w:eastAsiaTheme="minorEastAsia" w:hAnsi="Cambria"/>
        </w:rPr>
      </w:pPr>
    </w:p>
    <w:p w14:paraId="46126DEE" w14:textId="0BFF1C0A" w:rsidR="007B7685" w:rsidRPr="00801504" w:rsidDel="00E71660" w:rsidRDefault="007B7685" w:rsidP="00400965">
      <w:pPr>
        <w:tabs>
          <w:tab w:val="left" w:pos="1152"/>
        </w:tabs>
        <w:rPr>
          <w:ins w:id="1875" w:author="Cameron Bale" w:date="2022-09-22T16:40:00Z"/>
          <w:del w:id="1876" w:author="Bale,Cameron" w:date="2022-09-22T23:57:00Z"/>
          <w:rFonts w:ascii="Cambria" w:eastAsiaTheme="minorEastAsia" w:hAnsi="Cambria"/>
        </w:rPr>
      </w:pPr>
      <w:ins w:id="1877" w:author="Cameron Bale" w:date="2022-09-22T16:40:00Z">
        <w:del w:id="1878" w:author="Bale,Cameron" w:date="2022-09-22T23:48:00Z">
          <w:r w:rsidDel="00801504">
            <w:rPr>
              <w:rFonts w:ascii="Cambria" w:eastAsiaTheme="minorEastAsia" w:hAnsi="Cambria"/>
            </w:rPr>
            <w:delText xml:space="preserve"> </w:delText>
          </w:r>
        </w:del>
        <w:del w:id="1879" w:author="Bale,Cameron" w:date="2022-09-22T23:57:00Z">
          <w:r w:rsidDel="00E71660">
            <w:rPr>
              <w:rFonts w:ascii="Cambria" w:eastAsiaTheme="minorEastAsia" w:hAnsi="Cambria"/>
            </w:rPr>
            <w:delText>Linearity is calculated based on the trend component.</w:delText>
          </w:r>
        </w:del>
      </w:ins>
    </w:p>
    <w:p w14:paraId="0B5003FD" w14:textId="754D1DB6" w:rsidR="00BD671F" w:rsidDel="00E71660" w:rsidRDefault="00BD671F" w:rsidP="00D76DF4">
      <w:pPr>
        <w:tabs>
          <w:tab w:val="left" w:pos="1152"/>
        </w:tabs>
        <w:rPr>
          <w:ins w:id="1880" w:author="Cameron Bale" w:date="2022-09-22T13:55:00Z"/>
          <w:del w:id="1881" w:author="Bale,Cameron" w:date="2022-09-22T23:57:00Z"/>
          <w:rFonts w:ascii="Cambria" w:eastAsiaTheme="minorEastAsia" w:hAnsi="Cambria"/>
        </w:rPr>
      </w:pPr>
    </w:p>
    <w:p w14:paraId="0525F135" w14:textId="4607FEF7" w:rsidR="00801504" w:rsidRDefault="00264FCB" w:rsidP="00801504">
      <w:pPr>
        <w:tabs>
          <w:tab w:val="left" w:pos="1152"/>
        </w:tabs>
        <w:rPr>
          <w:moveTo w:id="1882" w:author="Bale,Cameron" w:date="2022-09-22T23:47:00Z"/>
          <w:rFonts w:ascii="Cambria" w:eastAsiaTheme="minorEastAsia" w:hAnsi="Cambria"/>
        </w:rPr>
      </w:pPr>
      <w:del w:id="1883" w:author="Cameron Bale" w:date="2022-09-22T13:55:00Z">
        <w:r w:rsidDel="00BD671F">
          <w:rPr>
            <w:rFonts w:ascii="Cambria" w:eastAsiaTheme="minorEastAsia" w:hAnsi="Cambria"/>
          </w:rPr>
          <w:fldChar w:fldCharType="begin"/>
        </w:r>
        <w:r w:rsidDel="00BD671F">
          <w:rPr>
            <w:rFonts w:ascii="Cambria" w:eastAsiaTheme="minorEastAsia" w:hAnsi="Cambria"/>
          </w:rPr>
          <w:delInstrText xml:space="preserve"> ADDIN ZOTERO_ITEM CSL_CITATION {"citationID":"vqtowRxi","properties":{"formattedCitation":"(Kang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delInstrText>
        </w:r>
        <w:r w:rsidDel="00BD671F">
          <w:rPr>
            <w:rFonts w:ascii="Cambria" w:eastAsiaTheme="minorEastAsia" w:hAnsi="Cambria"/>
          </w:rPr>
          <w:fldChar w:fldCharType="separate"/>
        </w:r>
        <w:r w:rsidRPr="00264FCB" w:rsidDel="00BD671F">
          <w:rPr>
            <w:rFonts w:ascii="Cambria" w:hAnsi="Cambria"/>
          </w:rPr>
          <w:delText>(Kang et al., 2017)</w:delText>
        </w:r>
        <w:r w:rsidDel="00BD671F">
          <w:rPr>
            <w:rFonts w:ascii="Cambria" w:eastAsiaTheme="minorEastAsia" w:hAnsi="Cambria"/>
          </w:rPr>
          <w:fldChar w:fldCharType="end"/>
        </w:r>
      </w:del>
      <w:ins w:id="1884" w:author="Cameron Bale" w:date="2022-09-21T15:02:00Z">
        <w:del w:id="1885" w:author="Bale,Cameron" w:date="2022-10-05T15:48:00Z">
          <w:r w:rsidDel="00C40438">
            <w:rPr>
              <w:rFonts w:ascii="Cambria" w:eastAsiaTheme="minorEastAsia" w:hAnsi="Cambria"/>
            </w:rPr>
            <w:delText xml:space="preserve">The second </w:delText>
          </w:r>
        </w:del>
      </w:ins>
      <w:ins w:id="1886" w:author="Cameron Bale" w:date="2022-09-22T15:47:00Z">
        <w:del w:id="1887" w:author="Bale,Cameron" w:date="2022-10-05T15:48:00Z">
          <w:r w:rsidR="000761E8" w:rsidDel="00C40438">
            <w:rPr>
              <w:rFonts w:ascii="Cambria" w:eastAsiaTheme="minorEastAsia" w:hAnsi="Cambria"/>
            </w:rPr>
            <w:delText xml:space="preserve">feature </w:delText>
          </w:r>
        </w:del>
      </w:ins>
      <w:ins w:id="1888" w:author="Cameron Bale" w:date="2022-09-21T15:02:00Z">
        <w:del w:id="1889" w:author="Bale,Cameron" w:date="2022-10-05T15:48:00Z">
          <w:r w:rsidDel="00C40438">
            <w:rPr>
              <w:rFonts w:ascii="Cambria" w:eastAsiaTheme="minorEastAsia" w:hAnsi="Cambria"/>
            </w:rPr>
            <w:delText>is</w:delText>
          </w:r>
        </w:del>
      </w:ins>
      <w:ins w:id="1890" w:author="Cameron Bale" w:date="2022-09-21T15:03:00Z">
        <w:del w:id="1891" w:author="Bale,Cameron" w:date="2022-10-05T15:48:00Z">
          <w:r w:rsidR="002C6626" w:rsidDel="00C40438">
            <w:rPr>
              <w:rFonts w:ascii="Cambria" w:eastAsiaTheme="minorEastAsia" w:hAnsi="Cambria"/>
            </w:rPr>
            <w:delText xml:space="preserve"> </w:delText>
          </w:r>
        </w:del>
      </w:ins>
      <w:ins w:id="1892" w:author="Bale,Cameron" w:date="2022-10-05T15:48:00Z">
        <w:r w:rsidR="00C40438">
          <w:rPr>
            <w:rFonts w:ascii="Cambria" w:eastAsiaTheme="minorEastAsia" w:hAnsi="Cambria"/>
          </w:rPr>
          <w:t>We extract the</w:t>
        </w:r>
      </w:ins>
      <w:ins w:id="1893" w:author="Bale,Cameron" w:date="2022-09-22T23:45:00Z">
        <w:r w:rsidR="00801504">
          <w:rPr>
            <w:rFonts w:ascii="Cambria" w:eastAsiaTheme="minorEastAsia" w:hAnsi="Cambria"/>
          </w:rPr>
          <w:t xml:space="preserve"> first order autocorrelation coefficient</w:t>
        </w:r>
      </w:ins>
      <w:ins w:id="1894" w:author="Bale,Cameron" w:date="2022-09-22T23:57:00Z">
        <w:r w:rsidR="00E71660">
          <w:rPr>
            <w:rFonts w:ascii="Cambria" w:eastAsiaTheme="minorEastAsia" w:hAnsi="Cambria"/>
          </w:rPr>
          <w:t xml:space="preserve"> of the detrended and </w:t>
        </w:r>
        <w:proofErr w:type="spellStart"/>
        <w:r w:rsidR="00E71660">
          <w:rPr>
            <w:rFonts w:ascii="Cambria" w:eastAsiaTheme="minorEastAsia" w:hAnsi="Cambria"/>
          </w:rPr>
          <w:t>deseasonalized</w:t>
        </w:r>
        <w:proofErr w:type="spellEnd"/>
        <w:r w:rsidR="00E71660">
          <w:rPr>
            <w:rFonts w:ascii="Cambria" w:eastAsiaTheme="minorEastAsia" w:hAnsi="Cambria"/>
          </w:rPr>
          <w:t xml:space="preserve"> series</w:t>
        </w:r>
      </w:ins>
      <w:ins w:id="1895" w:author="Bale,Cameron" w:date="2022-09-22T23:45:00Z">
        <w:r w:rsidR="00801504">
          <w:rPr>
            <w:rFonts w:ascii="Cambria" w:eastAsiaTheme="minorEastAsia" w:hAnsi="Cambria"/>
          </w:rPr>
          <w:t>, referred to as ‘</w:t>
        </w:r>
      </w:ins>
      <w:ins w:id="1896" w:author="Cameron Bale" w:date="2022-09-21T15:03:00Z">
        <w:r w:rsidR="002C6626">
          <w:rPr>
            <w:rFonts w:ascii="Cambria" w:eastAsiaTheme="minorEastAsia" w:hAnsi="Cambria"/>
          </w:rPr>
          <w:t>linearity</w:t>
        </w:r>
      </w:ins>
      <w:ins w:id="1897" w:author="Bale,Cameron" w:date="2022-09-22T23:45:00Z">
        <w:r w:rsidR="00801504">
          <w:rPr>
            <w:rFonts w:ascii="Cambria" w:eastAsiaTheme="minorEastAsia" w:hAnsi="Cambria"/>
          </w:rPr>
          <w:t>’ by (</w:t>
        </w:r>
        <w:proofErr w:type="spellStart"/>
        <w:r w:rsidR="00801504">
          <w:rPr>
            <w:rFonts w:ascii="Cambria" w:eastAsiaTheme="minorEastAsia" w:hAnsi="Cambria"/>
          </w:rPr>
          <w:t>Spiliotis</w:t>
        </w:r>
        <w:proofErr w:type="spellEnd"/>
        <w:r w:rsidR="00801504">
          <w:rPr>
            <w:rFonts w:ascii="Cambria" w:eastAsiaTheme="minorEastAsia" w:hAnsi="Cambria"/>
          </w:rPr>
          <w:t xml:space="preserve"> et al. 2018)</w:t>
        </w:r>
      </w:ins>
      <w:ins w:id="1898" w:author="Bale,Cameron" w:date="2022-09-22T23:46:00Z">
        <w:r w:rsidR="00801504">
          <w:rPr>
            <w:rFonts w:ascii="Cambria" w:eastAsiaTheme="minorEastAsia" w:hAnsi="Cambria"/>
          </w:rPr>
          <w:t>.</w:t>
        </w:r>
      </w:ins>
      <w:ins w:id="1899" w:author="Bale,Cameron" w:date="2022-09-22T23:58:00Z">
        <w:r w:rsidR="00E71660">
          <w:rPr>
            <w:rFonts w:ascii="Cambria" w:eastAsiaTheme="minorEastAsia" w:hAnsi="Cambria"/>
          </w:rPr>
          <w:t>,</w:t>
        </w:r>
      </w:ins>
      <w:ins w:id="1900" w:author="Cameron Bale" w:date="2022-09-21T15:03:00Z">
        <w:del w:id="1901" w:author="Bale,Cameron" w:date="2022-09-22T23:45:00Z">
          <w:r w:rsidR="002C6626" w:rsidDel="00801504">
            <w:rPr>
              <w:rFonts w:ascii="Cambria" w:eastAsiaTheme="minorEastAsia" w:hAnsi="Cambria"/>
            </w:rPr>
            <w:delText>,</w:delText>
          </w:r>
        </w:del>
      </w:ins>
      <w:moveToRangeStart w:id="1902" w:author="Bale,Cameron" w:date="2022-09-22T23:47:00Z" w:name="move114782866"/>
      <w:moveTo w:id="1903" w:author="Bale,Cameron" w:date="2022-09-22T23:47:00Z">
        <w:del w:id="1904" w:author="Bale,Cameron" w:date="2022-09-22T23:58:00Z">
          <w:r w:rsidR="00801504" w:rsidDel="00E71660">
            <w:rPr>
              <w:rFonts w:ascii="Cambria" w:eastAsiaTheme="minorEastAsia" w:hAnsi="Cambria"/>
            </w:rPr>
            <w:delText>We include the first autocorrelation coefficient of the series as a measure of the short-term dependence,</w:delText>
          </w:r>
        </w:del>
      </w:moveTo>
    </w:p>
    <w:p w14:paraId="1BA327C4" w14:textId="77777777" w:rsidR="00801504" w:rsidRDefault="00801504" w:rsidP="00801504">
      <w:pPr>
        <w:tabs>
          <w:tab w:val="left" w:pos="1152"/>
        </w:tabs>
        <w:rPr>
          <w:moveTo w:id="1905" w:author="Bale,Cameron" w:date="2022-09-22T23:47:00Z"/>
          <w:rFonts w:ascii="Cambria" w:eastAsiaTheme="minorEastAsia" w:hAnsi="Cambria"/>
        </w:rPr>
      </w:pPr>
    </w:p>
    <w:p w14:paraId="5D3955CE" w14:textId="5D8609DB" w:rsidR="00801504" w:rsidDel="00722180" w:rsidRDefault="00000000" w:rsidP="00722180">
      <w:pPr>
        <w:tabs>
          <w:tab w:val="left" w:pos="1152"/>
        </w:tabs>
        <w:jc w:val="center"/>
        <w:rPr>
          <w:del w:id="1906" w:author="Bale,Cameron" w:date="2022-09-22T23:59:00Z"/>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F</m:t>
            </m:r>
          </m:e>
          <m:sub>
            <m:r>
              <w:ins w:id="1907" w:author="Bale,Cameron" w:date="2022-10-05T15:49:00Z">
                <w:rPr>
                  <w:rFonts w:ascii="Cambria Math" w:eastAsiaTheme="minorEastAsia" w:hAnsi="Cambria Math"/>
                </w:rPr>
                <m:t>5</m:t>
              </w:ins>
            </m:r>
            <m:r>
              <w:del w:id="1908" w:author="Bale,Cameron" w:date="2022-09-22T23:58:00Z">
                <w:rPr>
                  <w:rFonts w:ascii="Cambria Math" w:eastAsiaTheme="minorEastAsia" w:hAnsi="Cambria Math"/>
                </w:rPr>
                <m:t>6</m:t>
              </w:del>
            </m:r>
          </m:sub>
        </m:sSub>
        <m:r>
          <w:rPr>
            <w:rFonts w:ascii="Cambria Math" w:eastAsiaTheme="minorEastAsia" w:hAnsi="Cambria Math"/>
          </w:rPr>
          <m:t>=</m:t>
        </m:r>
        <m:f>
          <m:fPr>
            <m:ctrlPr>
              <w:rPr>
                <w:rFonts w:ascii="Cambria Math" w:eastAsiaTheme="minorEastAsia" w:hAnsi="Cambria Math"/>
              </w:rPr>
            </m:ctrlPr>
          </m:fPr>
          <m:num>
            <m:nary>
              <m:naryPr>
                <m:chr m:val="∑"/>
                <m:ctrlPr>
                  <w:rPr>
                    <w:rFonts w:ascii="Cambria Math" w:eastAsiaTheme="minorEastAsia" w:hAnsi="Cambria Math"/>
                  </w:rPr>
                </m:ctrlPr>
              </m:naryPr>
              <m:sub>
                <m:r>
                  <w:rPr>
                    <w:rFonts w:ascii="Cambria Math" w:eastAsiaTheme="minorEastAsia" w:hAnsi="Cambria Math"/>
                  </w:rPr>
                  <m:t>t=2</m:t>
                </m:r>
                <m:ctrlPr>
                  <w:rPr>
                    <w:rFonts w:ascii="Cambria Math" w:eastAsiaTheme="minorEastAsia" w:hAnsi="Cambria Math"/>
                    <w:i/>
                  </w:rPr>
                </m:ctrlPr>
              </m:sub>
              <m:sup>
                <m:r>
                  <w:rPr>
                    <w:rFonts w:ascii="Cambria Math" w:eastAsiaTheme="minorEastAsia" w:hAnsi="Cambria Math"/>
                  </w:rPr>
                  <m:t>T</m:t>
                </m:r>
                <m:ctrlPr>
                  <w:rPr>
                    <w:rFonts w:ascii="Cambria Math" w:eastAsiaTheme="minorEastAsia" w:hAnsi="Cambria Math"/>
                    <w:i/>
                  </w:rPr>
                </m:ctrlPr>
              </m:sup>
              <m:e>
                <m:d>
                  <m:dPr>
                    <m:ctrlPr>
                      <w:rPr>
                        <w:rFonts w:ascii="Cambria Math" w:eastAsiaTheme="minorEastAsia" w:hAnsi="Cambria Math"/>
                        <w:i/>
                      </w:rPr>
                    </m:ctrlPr>
                  </m:dPr>
                  <m:e>
                    <m:sSub>
                      <m:sSubPr>
                        <m:ctrlPr>
                          <w:rPr>
                            <w:rFonts w:ascii="Cambria Math" w:eastAsiaTheme="minorEastAsia" w:hAnsi="Cambria Math"/>
                            <w:i/>
                          </w:rPr>
                        </m:ctrlPr>
                      </m:sSubPr>
                      <m:e>
                        <m:r>
                          <w:ins w:id="1909" w:author="Bale,Cameron" w:date="2022-09-22T23:58:00Z">
                            <w:rPr>
                              <w:rFonts w:ascii="Cambria Math" w:eastAsiaTheme="minorEastAsia" w:hAnsi="Cambria Math"/>
                            </w:rPr>
                            <m:t>e</m:t>
                          </w:ins>
                        </m:r>
                        <m:r>
                          <w:del w:id="1910" w:author="Bale,Cameron" w:date="2022-09-22T23:58:00Z">
                            <w:rPr>
                              <w:rFonts w:ascii="Cambria Math" w:eastAsiaTheme="minorEastAsia" w:hAnsi="Cambria Math"/>
                            </w:rPr>
                            <m:t>y</m:t>
                          </w:del>
                        </m:r>
                      </m:e>
                      <m:sub>
                        <m:r>
                          <w:ins w:id="1911" w:author="Bale,Cameron" w:date="2022-10-05T15:49:00Z">
                            <w:rPr>
                              <w:rFonts w:ascii="Cambria Math" w:eastAsiaTheme="minorEastAsia" w:hAnsi="Cambria Math"/>
                            </w:rPr>
                            <m:t>j,t</m:t>
                          </w:ins>
                        </m:r>
                        <m:r>
                          <w:del w:id="1912" w:author="Bale,Cameron" w:date="2022-10-05T15:49:00Z">
                            <w:rPr>
                              <w:rFonts w:ascii="Cambria Math" w:eastAsiaTheme="minorEastAsia" w:hAnsi="Cambria Math"/>
                            </w:rPr>
                            <m:t>t</m:t>
                          </w:del>
                        </m:r>
                      </m:sub>
                    </m:sSub>
                    <m:r>
                      <w:rPr>
                        <w:rFonts w:ascii="Cambria Math" w:eastAsiaTheme="minorEastAsia" w:hAnsi="Cambria Math"/>
                      </w:rPr>
                      <m:t>-</m:t>
                    </m:r>
                    <m:acc>
                      <m:accPr>
                        <m:chr m:val="̅"/>
                        <m:ctrlPr>
                          <w:rPr>
                            <w:rFonts w:ascii="Cambria Math" w:eastAsiaTheme="minorEastAsia" w:hAnsi="Cambria Math"/>
                          </w:rPr>
                        </m:ctrlPr>
                      </m:accPr>
                      <m:e>
                        <m:r>
                          <w:ins w:id="1913" w:author="Bale,Cameron" w:date="2022-09-22T23:58:00Z">
                            <w:rPr>
                              <w:rFonts w:ascii="Cambria Math" w:eastAsiaTheme="minorEastAsia" w:hAnsi="Cambria Math"/>
                            </w:rPr>
                            <m:t>e</m:t>
                          </w:ins>
                        </m:r>
                        <m:r>
                          <w:del w:id="1914" w:author="Bale,Cameron" w:date="2022-09-22T23:58:00Z">
                            <w:rPr>
                              <w:rFonts w:ascii="Cambria Math" w:eastAsiaTheme="minorEastAsia" w:hAnsi="Cambria Math"/>
                            </w:rPr>
                            <m:t>y</m:t>
                          </w:del>
                        </m:r>
                      </m:e>
                    </m:acc>
                  </m:e>
                </m:d>
                <m:d>
                  <m:dPr>
                    <m:ctrlPr>
                      <w:rPr>
                        <w:rFonts w:ascii="Cambria Math" w:eastAsiaTheme="minorEastAsia" w:hAnsi="Cambria Math"/>
                        <w:i/>
                      </w:rPr>
                    </m:ctrlPr>
                  </m:dPr>
                  <m:e>
                    <m:sSub>
                      <m:sSubPr>
                        <m:ctrlPr>
                          <w:rPr>
                            <w:rFonts w:ascii="Cambria Math" w:eastAsiaTheme="minorEastAsia" w:hAnsi="Cambria Math"/>
                            <w:i/>
                          </w:rPr>
                        </m:ctrlPr>
                      </m:sSubPr>
                      <m:e>
                        <m:r>
                          <w:ins w:id="1915" w:author="Bale,Cameron" w:date="2022-09-22T23:58:00Z">
                            <w:rPr>
                              <w:rFonts w:ascii="Cambria Math" w:eastAsiaTheme="minorEastAsia" w:hAnsi="Cambria Math"/>
                            </w:rPr>
                            <m:t>e</m:t>
                          </w:ins>
                        </m:r>
                        <m:r>
                          <w:del w:id="1916" w:author="Bale,Cameron" w:date="2022-09-22T23:58:00Z">
                            <w:rPr>
                              <w:rFonts w:ascii="Cambria Math" w:eastAsiaTheme="minorEastAsia" w:hAnsi="Cambria Math"/>
                            </w:rPr>
                            <m:t>y</m:t>
                          </w:del>
                        </m:r>
                      </m:e>
                      <m:sub>
                        <m:r>
                          <w:ins w:id="1917" w:author="Bale,Cameron" w:date="2022-10-05T15:49:00Z">
                            <w:rPr>
                              <w:rFonts w:ascii="Cambria Math" w:eastAsiaTheme="minorEastAsia" w:hAnsi="Cambria Math"/>
                            </w:rPr>
                            <m:t>j,</m:t>
                          </w:ins>
                        </m:r>
                        <m:r>
                          <w:rPr>
                            <w:rFonts w:ascii="Cambria Math" w:eastAsiaTheme="minorEastAsia" w:hAnsi="Cambria Math"/>
                          </w:rPr>
                          <m:t>t-1</m:t>
                        </m:r>
                      </m:sub>
                    </m:sSub>
                    <m:r>
                      <w:rPr>
                        <w:rFonts w:ascii="Cambria Math" w:eastAsiaTheme="minorEastAsia" w:hAnsi="Cambria Math"/>
                      </w:rPr>
                      <m:t>-</m:t>
                    </m:r>
                    <m:acc>
                      <m:accPr>
                        <m:chr m:val="̅"/>
                        <m:ctrlPr>
                          <w:rPr>
                            <w:rFonts w:ascii="Cambria Math" w:eastAsiaTheme="minorEastAsia" w:hAnsi="Cambria Math"/>
                          </w:rPr>
                        </m:ctrlPr>
                      </m:accPr>
                      <m:e>
                        <m:r>
                          <w:ins w:id="1918" w:author="Bale,Cameron" w:date="2022-09-22T23:58:00Z">
                            <w:rPr>
                              <w:rFonts w:ascii="Cambria Math" w:eastAsiaTheme="minorEastAsia" w:hAnsi="Cambria Math"/>
                            </w:rPr>
                            <m:t>e</m:t>
                          </w:ins>
                        </m:r>
                        <m:r>
                          <w:del w:id="1919" w:author="Bale,Cameron" w:date="2022-09-22T23:58:00Z">
                            <w:rPr>
                              <w:rFonts w:ascii="Cambria Math" w:eastAsiaTheme="minorEastAsia" w:hAnsi="Cambria Math"/>
                            </w:rPr>
                            <m:t>y</m:t>
                          </w:del>
                        </m:r>
                      </m:e>
                    </m:acc>
                  </m:e>
                </m:d>
                <m:ctrlPr>
                  <w:rPr>
                    <w:rFonts w:ascii="Cambria Math" w:eastAsiaTheme="minorEastAsia" w:hAnsi="Cambria Math"/>
                    <w:i/>
                  </w:rPr>
                </m:ctrlPr>
              </m:e>
            </m:nary>
            <m:ctrlPr>
              <w:rPr>
                <w:rFonts w:ascii="Cambria Math" w:eastAsiaTheme="minorEastAsia" w:hAnsi="Cambria Math"/>
                <w:i/>
              </w:rPr>
            </m:ctrlPr>
          </m:num>
          <m:den>
            <m:nary>
              <m:naryPr>
                <m:chr m:val="∑"/>
                <m:ctrlPr>
                  <w:rPr>
                    <w:rFonts w:ascii="Cambria Math" w:eastAsiaTheme="minorEastAsia" w:hAnsi="Cambria Math"/>
                  </w:rPr>
                </m:ctrlPr>
              </m:naryPr>
              <m:sub>
                <m:r>
                  <w:rPr>
                    <w:rFonts w:ascii="Cambria Math" w:eastAsiaTheme="minorEastAsia" w:hAnsi="Cambria Math"/>
                  </w:rPr>
                  <m:t>t=1</m:t>
                </m:r>
                <m:ctrlPr>
                  <w:rPr>
                    <w:rFonts w:ascii="Cambria Math" w:eastAsiaTheme="minorEastAsia" w:hAnsi="Cambria Math"/>
                    <w:i/>
                  </w:rPr>
                </m:ctrlPr>
              </m:sub>
              <m:sup>
                <m:r>
                  <w:rPr>
                    <w:rFonts w:ascii="Cambria Math" w:eastAsiaTheme="minorEastAsia" w:hAnsi="Cambria Math"/>
                  </w:rPr>
                  <m:t>T</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ins w:id="1920" w:author="Bale,Cameron" w:date="2022-09-22T23:58:00Z">
                                <w:rPr>
                                  <w:rFonts w:ascii="Cambria Math" w:eastAsiaTheme="minorEastAsia" w:hAnsi="Cambria Math"/>
                                </w:rPr>
                                <m:t>e</m:t>
                              </w:ins>
                            </m:r>
                            <m:r>
                              <w:del w:id="1921" w:author="Bale,Cameron" w:date="2022-09-22T23:58:00Z">
                                <w:rPr>
                                  <w:rFonts w:ascii="Cambria Math" w:eastAsiaTheme="minorEastAsia" w:hAnsi="Cambria Math"/>
                                </w:rPr>
                                <m:t>y</m:t>
                              </w:del>
                            </m:r>
                          </m:e>
                          <m:sub>
                            <m:r>
                              <w:ins w:id="1922" w:author="Bale,Cameron" w:date="2022-10-05T15:49:00Z">
                                <w:rPr>
                                  <w:rFonts w:ascii="Cambria Math" w:eastAsiaTheme="minorEastAsia" w:hAnsi="Cambria Math"/>
                                </w:rPr>
                                <m:t>j,</m:t>
                              </w:ins>
                            </m:r>
                            <m:r>
                              <w:rPr>
                                <w:rFonts w:ascii="Cambria Math" w:eastAsiaTheme="minorEastAsia" w:hAnsi="Cambria Math"/>
                              </w:rPr>
                              <m:t>t</m:t>
                            </m:r>
                          </m:sub>
                        </m:sSub>
                        <m:r>
                          <w:rPr>
                            <w:rFonts w:ascii="Cambria Math" w:eastAsiaTheme="minorEastAsia" w:hAnsi="Cambria Math"/>
                          </w:rPr>
                          <m:t>-</m:t>
                        </m:r>
                        <m:acc>
                          <m:accPr>
                            <m:chr m:val="̅"/>
                            <m:ctrlPr>
                              <w:rPr>
                                <w:rFonts w:ascii="Cambria Math" w:eastAsiaTheme="minorEastAsia" w:hAnsi="Cambria Math"/>
                              </w:rPr>
                            </m:ctrlPr>
                          </m:accPr>
                          <m:e>
                            <m:r>
                              <w:ins w:id="1923" w:author="Bale,Cameron" w:date="2022-09-22T23:59:00Z">
                                <w:rPr>
                                  <w:rFonts w:ascii="Cambria Math" w:eastAsiaTheme="minorEastAsia" w:hAnsi="Cambria Math"/>
                                </w:rPr>
                                <m:t>e</m:t>
                              </w:ins>
                            </m:r>
                            <m:r>
                              <w:del w:id="1924" w:author="Bale,Cameron" w:date="2022-09-22T23:59:00Z">
                                <w:rPr>
                                  <w:rFonts w:ascii="Cambria Math" w:eastAsiaTheme="minorEastAsia" w:hAnsi="Cambria Math"/>
                                </w:rPr>
                                <m:t>y</m:t>
                              </w:del>
                            </m:r>
                          </m:e>
                        </m:acc>
                      </m:e>
                    </m:d>
                  </m:e>
                  <m:sup>
                    <m:r>
                      <w:rPr>
                        <w:rFonts w:ascii="Cambria Math" w:eastAsiaTheme="minorEastAsia" w:hAnsi="Cambria Math"/>
                      </w:rPr>
                      <m:t>2</m:t>
                    </m:r>
                  </m:sup>
                </m:sSup>
                <m:ctrlPr>
                  <w:rPr>
                    <w:rFonts w:ascii="Cambria Math" w:eastAsiaTheme="minorEastAsia" w:hAnsi="Cambria Math"/>
                    <w:i/>
                  </w:rPr>
                </m:ctrlPr>
              </m:e>
            </m:nary>
            <m:ctrlPr>
              <w:rPr>
                <w:rFonts w:ascii="Cambria Math" w:eastAsiaTheme="minorEastAsia" w:hAnsi="Cambria Math"/>
                <w:i/>
              </w:rPr>
            </m:ctrlPr>
          </m:den>
        </m:f>
      </m:oMath>
      <w:moveTo w:id="1925" w:author="Bale,Cameron" w:date="2022-09-22T23:47:00Z">
        <w:r w:rsidR="00801504">
          <w:rPr>
            <w:rFonts w:ascii="Cambria" w:eastAsiaTheme="minorEastAsia" w:hAnsi="Cambria"/>
          </w:rPr>
          <w:t>.</w:t>
        </w:r>
      </w:moveTo>
    </w:p>
    <w:p w14:paraId="37D7AB37" w14:textId="616F4876" w:rsidR="00722180" w:rsidRDefault="00722180" w:rsidP="00801504">
      <w:pPr>
        <w:tabs>
          <w:tab w:val="left" w:pos="1152"/>
        </w:tabs>
        <w:jc w:val="center"/>
        <w:rPr>
          <w:ins w:id="1926" w:author="Bale,Cameron" w:date="2022-09-22T23:59:00Z"/>
          <w:rFonts w:ascii="Cambria" w:eastAsiaTheme="minorEastAsia" w:hAnsi="Cambria"/>
        </w:rPr>
      </w:pPr>
    </w:p>
    <w:p w14:paraId="069DF8B1" w14:textId="77777777" w:rsidR="006A590C" w:rsidRDefault="006A590C" w:rsidP="00D943A2">
      <w:pPr>
        <w:tabs>
          <w:tab w:val="left" w:pos="1152"/>
        </w:tabs>
        <w:rPr>
          <w:ins w:id="1927" w:author="Bale,Cameron" w:date="2022-10-05T15:55:00Z"/>
          <w:rFonts w:ascii="Cambria" w:eastAsiaTheme="minorEastAsia" w:hAnsi="Cambria"/>
        </w:rPr>
      </w:pPr>
    </w:p>
    <w:p w14:paraId="7B9DA43D" w14:textId="00BA01BD" w:rsidR="00801504" w:rsidDel="00C70DC6" w:rsidRDefault="00000000" w:rsidP="00D943A2">
      <w:pPr>
        <w:tabs>
          <w:tab w:val="left" w:pos="1152"/>
        </w:tabs>
        <w:rPr>
          <w:del w:id="1928" w:author="Bale,Cameron" w:date="2022-09-22T23:59:00Z"/>
          <w:rFonts w:ascii="Cambria" w:eastAsiaTheme="minorEastAsia" w:hAnsi="Cambria"/>
        </w:rPr>
      </w:pPr>
      <m:oMath>
        <m:sSub>
          <m:sSubPr>
            <m:ctrlPr>
              <w:ins w:id="1929" w:author="Bale,Cameron" w:date="2022-10-05T15:55:00Z">
                <w:rPr>
                  <w:rFonts w:ascii="Cambria Math" w:eastAsiaTheme="minorEastAsia" w:hAnsi="Cambria Math"/>
                  <w:i/>
                </w:rPr>
              </w:ins>
            </m:ctrlPr>
          </m:sSubPr>
          <m:e>
            <m:r>
              <w:ins w:id="1930" w:author="Bale,Cameron" w:date="2022-10-05T15:55:00Z">
                <w:rPr>
                  <w:rFonts w:ascii="Cambria Math" w:eastAsiaTheme="minorEastAsia" w:hAnsi="Cambria Math"/>
                </w:rPr>
                <m:t>F</m:t>
              </w:ins>
            </m:r>
          </m:e>
          <m:sub>
            <m:r>
              <w:ins w:id="1931" w:author="Bale,Cameron" w:date="2022-10-05T15:55:00Z">
                <w:rPr>
                  <w:rFonts w:ascii="Cambria Math" w:eastAsiaTheme="minorEastAsia" w:hAnsi="Cambria Math"/>
                </w:rPr>
                <m:t>5</m:t>
              </w:ins>
            </m:r>
          </m:sub>
        </m:sSub>
      </m:oMath>
      <w:ins w:id="1932" w:author="Bale,Cameron" w:date="2022-10-05T15:55:00Z">
        <w:r w:rsidR="006A590C">
          <w:rPr>
            <w:rFonts w:ascii="Cambria" w:eastAsiaTheme="minorEastAsia" w:hAnsi="Cambria"/>
          </w:rPr>
          <w:t xml:space="preserve"> </w:t>
        </w:r>
      </w:ins>
      <w:ins w:id="1933" w:author="Bale,Cameron" w:date="2022-09-23T00:00:00Z">
        <w:r w:rsidR="00722180">
          <w:rPr>
            <w:rFonts w:ascii="Cambria" w:eastAsiaTheme="minorEastAsia" w:hAnsi="Cambria"/>
          </w:rPr>
          <w:t xml:space="preserve">gives a measure of the </w:t>
        </w:r>
      </w:ins>
      <w:proofErr w:type="spellStart"/>
      <w:ins w:id="1934" w:author="Bale,Cameron" w:date="2022-10-05T15:57:00Z">
        <w:r w:rsidR="00C70DC6">
          <w:rPr>
            <w:rFonts w:ascii="Cambria" w:eastAsiaTheme="minorEastAsia" w:hAnsi="Cambria"/>
          </w:rPr>
          <w:t>forecastability</w:t>
        </w:r>
      </w:ins>
      <w:proofErr w:type="spellEnd"/>
      <w:ins w:id="1935" w:author="Bale,Cameron" w:date="2022-09-23T00:00:00Z">
        <w:r w:rsidR="00722180">
          <w:rPr>
            <w:rFonts w:ascii="Cambria" w:eastAsiaTheme="minorEastAsia" w:hAnsi="Cambria"/>
          </w:rPr>
          <w:t xml:space="preserve"> </w:t>
        </w:r>
      </w:ins>
      <w:ins w:id="1936" w:author="Bale,Cameron" w:date="2022-10-05T15:57:00Z">
        <w:r w:rsidR="00C70DC6">
          <w:rPr>
            <w:rFonts w:ascii="Cambria" w:eastAsiaTheme="minorEastAsia" w:hAnsi="Cambria"/>
          </w:rPr>
          <w:t>of</w:t>
        </w:r>
      </w:ins>
      <w:ins w:id="1937" w:author="Bale,Cameron" w:date="2022-09-23T00:00:00Z">
        <w:r w:rsidR="00722180">
          <w:rPr>
            <w:rFonts w:ascii="Cambria" w:eastAsiaTheme="minorEastAsia" w:hAnsi="Cambria"/>
          </w:rPr>
          <w:t xml:space="preserve"> a time series after the trend and seasonality have been accounted for.</w:t>
        </w:r>
      </w:ins>
      <w:ins w:id="1938" w:author="Bale,Cameron" w:date="2022-09-26T15:38:00Z">
        <w:r w:rsidR="00D943A2" w:rsidDel="00E71660">
          <w:rPr>
            <w:rFonts w:ascii="Cambria" w:eastAsiaTheme="minorEastAsia" w:hAnsi="Cambria"/>
          </w:rPr>
          <w:t xml:space="preserve"> </w:t>
        </w:r>
      </w:ins>
    </w:p>
    <w:p w14:paraId="7AE15858" w14:textId="7F93849D" w:rsidR="00C70DC6" w:rsidRDefault="00C70DC6">
      <w:pPr>
        <w:tabs>
          <w:tab w:val="left" w:pos="1152"/>
        </w:tabs>
        <w:rPr>
          <w:ins w:id="1939" w:author="Bale,Cameron" w:date="2022-10-05T15:57:00Z"/>
          <w:rFonts w:ascii="Cambria" w:eastAsiaTheme="minorEastAsia" w:hAnsi="Cambria"/>
        </w:rPr>
      </w:pPr>
    </w:p>
    <w:p w14:paraId="69B2A148" w14:textId="7B302E13" w:rsidR="00801504" w:rsidDel="00C70DC6" w:rsidRDefault="00801504" w:rsidP="00400965">
      <w:pPr>
        <w:tabs>
          <w:tab w:val="left" w:pos="1152"/>
        </w:tabs>
        <w:rPr>
          <w:del w:id="1940" w:author="Bale,Cameron" w:date="2022-09-22T23:59:00Z"/>
          <w:rFonts w:ascii="Cambria" w:eastAsiaTheme="minorEastAsia" w:hAnsi="Cambria"/>
        </w:rPr>
      </w:pPr>
      <w:moveTo w:id="1941" w:author="Bale,Cameron" w:date="2022-09-22T23:47:00Z">
        <w:del w:id="1942" w:author="Bale,Cameron" w:date="2022-09-22T23:59:00Z">
          <w:r w:rsidDel="00E71660">
            <w:rPr>
              <w:rFonts w:ascii="Cambria" w:eastAsiaTheme="minorEastAsia" w:hAnsi="Cambria"/>
              <w:b/>
              <w:bCs/>
            </w:rPr>
            <w:delText>Note that in Kang et al. they used the autocorrelation of the error term. What do we want to do with this?</w:delText>
          </w:r>
        </w:del>
      </w:moveTo>
    </w:p>
    <w:p w14:paraId="02648179" w14:textId="77777777" w:rsidR="00C70DC6" w:rsidRDefault="00C70DC6" w:rsidP="00D943A2">
      <w:pPr>
        <w:tabs>
          <w:tab w:val="left" w:pos="1152"/>
        </w:tabs>
        <w:rPr>
          <w:ins w:id="1943" w:author="Bale,Cameron" w:date="2022-10-05T15:57:00Z"/>
          <w:rFonts w:ascii="Cambria" w:eastAsiaTheme="minorEastAsia" w:hAnsi="Cambria"/>
          <w:b/>
          <w:bCs/>
        </w:rPr>
      </w:pPr>
    </w:p>
    <w:moveToRangeEnd w:id="1902"/>
    <w:p w14:paraId="40F402C1" w14:textId="04E2415E" w:rsidR="00264FCB" w:rsidDel="00801504" w:rsidRDefault="002C6626">
      <w:pPr>
        <w:tabs>
          <w:tab w:val="left" w:pos="1152"/>
        </w:tabs>
        <w:rPr>
          <w:ins w:id="1944" w:author="Cameron Bale" w:date="2022-09-21T15:31:00Z"/>
          <w:del w:id="1945" w:author="Bale,Cameron" w:date="2022-09-22T23:46:00Z"/>
          <w:rFonts w:ascii="Cambria" w:eastAsiaTheme="minorEastAsia" w:hAnsi="Cambria"/>
        </w:rPr>
      </w:pPr>
      <w:ins w:id="1946" w:author="Cameron Bale" w:date="2022-09-21T15:03:00Z">
        <w:del w:id="1947" w:author="Bale,Cameron" w:date="2022-09-22T23:46:00Z">
          <w:r w:rsidDel="00801504">
            <w:rPr>
              <w:rFonts w:ascii="Cambria" w:eastAsiaTheme="minorEastAsia" w:hAnsi="Cambria"/>
            </w:rPr>
            <w:delText xml:space="preserve"> which is the </w:delText>
          </w:r>
        </w:del>
      </w:ins>
      <w:ins w:id="1948" w:author="Cameron Bale" w:date="2022-09-21T15:18:00Z">
        <w:del w:id="1949" w:author="Bale,Cameron" w:date="2022-09-22T23:46:00Z">
          <w:r w:rsidR="00A62548" w:rsidDel="00801504">
            <w:rPr>
              <w:rFonts w:ascii="Cambria" w:eastAsiaTheme="minorEastAsia" w:hAnsi="Cambria"/>
            </w:rPr>
            <w:delText>first</w:delText>
          </w:r>
        </w:del>
      </w:ins>
      <w:ins w:id="1950" w:author="Cameron Bale" w:date="2022-09-21T15:03:00Z">
        <w:del w:id="1951" w:author="Bale,Cameron" w:date="2022-09-22T23:46:00Z">
          <w:r w:rsidDel="00801504">
            <w:rPr>
              <w:rFonts w:ascii="Cambria" w:eastAsiaTheme="minorEastAsia" w:hAnsi="Cambria"/>
            </w:rPr>
            <w:delText xml:space="preserve"> coefficient</w:delText>
          </w:r>
        </w:del>
      </w:ins>
      <w:ins w:id="1952" w:author="Cameron Bale" w:date="2022-09-21T15:18:00Z">
        <w:del w:id="1953" w:author="Bale,Cameron" w:date="2022-09-22T23:46:00Z">
          <w:r w:rsidR="00A62548" w:rsidDel="00801504">
            <w:rPr>
              <w:rFonts w:ascii="Cambria" w:eastAsiaTheme="minorEastAsia" w:hAnsi="Cambria"/>
            </w:rPr>
            <w:delText xml:space="preserve"> </w:delText>
          </w:r>
        </w:del>
      </w:ins>
      <w:ins w:id="1954" w:author="Cameron Bale" w:date="2022-09-21T15:03:00Z">
        <w:del w:id="1955" w:author="Bale,Cameron" w:date="2022-09-22T23:46:00Z">
          <w:r w:rsidDel="00801504">
            <w:rPr>
              <w:rFonts w:ascii="Cambria" w:eastAsiaTheme="minorEastAsia" w:hAnsi="Cambria"/>
            </w:rPr>
            <w:delText xml:space="preserve">from </w:delText>
          </w:r>
        </w:del>
      </w:ins>
      <w:ins w:id="1956" w:author="Cameron Bale" w:date="2022-09-21T15:31:00Z">
        <w:del w:id="1957" w:author="Bale,Cameron" w:date="2022-09-22T23:46:00Z">
          <w:r w:rsidR="00826EA7" w:rsidDel="00801504">
            <w:rPr>
              <w:rFonts w:ascii="Cambria" w:eastAsiaTheme="minorEastAsia" w:hAnsi="Cambria"/>
            </w:rPr>
            <w:delText>an</w:delText>
          </w:r>
        </w:del>
      </w:ins>
      <w:ins w:id="1958" w:author="Cameron Bale" w:date="2022-09-21T15:21:00Z">
        <w:del w:id="1959" w:author="Bale,Cameron" w:date="2022-09-22T23:46:00Z">
          <w:r w:rsidR="00A62548" w:rsidDel="00801504">
            <w:rPr>
              <w:rFonts w:ascii="Cambria" w:eastAsiaTheme="minorEastAsia" w:hAnsi="Cambria"/>
            </w:rPr>
            <w:delText xml:space="preserve"> </w:delText>
          </w:r>
        </w:del>
      </w:ins>
      <w:ins w:id="1960" w:author="Cameron Bale" w:date="2022-09-21T15:29:00Z">
        <w:del w:id="1961" w:author="Bale,Cameron" w:date="2022-09-22T23:46:00Z">
          <w:r w:rsidR="00826EA7" w:rsidDel="00801504">
            <w:rPr>
              <w:rFonts w:ascii="Cambria" w:eastAsiaTheme="minorEastAsia" w:hAnsi="Cambria"/>
            </w:rPr>
            <w:delText xml:space="preserve">orthogonal </w:delText>
          </w:r>
        </w:del>
      </w:ins>
      <w:ins w:id="1962" w:author="Cameron Bale" w:date="2022-09-21T15:19:00Z">
        <w:del w:id="1963" w:author="Bale,Cameron" w:date="2022-09-22T23:46:00Z">
          <w:r w:rsidR="00A62548" w:rsidDel="00801504">
            <w:rPr>
              <w:rFonts w:ascii="Cambria" w:eastAsiaTheme="minorEastAsia" w:hAnsi="Cambria"/>
            </w:rPr>
            <w:delText>quadratic regression</w:delText>
          </w:r>
        </w:del>
      </w:ins>
      <w:ins w:id="1964" w:author="Cameron Bale" w:date="2022-09-21T15:31:00Z">
        <w:del w:id="1965" w:author="Bale,Cameron" w:date="2022-09-22T23:46:00Z">
          <w:r w:rsidR="00826EA7" w:rsidDel="00801504">
            <w:rPr>
              <w:rFonts w:ascii="Cambria" w:eastAsiaTheme="minorEastAsia" w:hAnsi="Cambria"/>
            </w:rPr>
            <w:delText>:</w:delText>
          </w:r>
        </w:del>
      </w:ins>
    </w:p>
    <w:p w14:paraId="6A1EFE14" w14:textId="0D3C4074" w:rsidR="00826EA7" w:rsidDel="00801504" w:rsidRDefault="00826EA7">
      <w:pPr>
        <w:tabs>
          <w:tab w:val="left" w:pos="1152"/>
        </w:tabs>
        <w:rPr>
          <w:ins w:id="1966" w:author="Cameron Bale" w:date="2022-09-21T15:31:00Z"/>
          <w:del w:id="1967" w:author="Bale,Cameron" w:date="2022-09-22T23:46:00Z"/>
          <w:rFonts w:ascii="Cambria" w:eastAsiaTheme="minorEastAsia" w:hAnsi="Cambria"/>
        </w:rPr>
      </w:pPr>
    </w:p>
    <w:p w14:paraId="340D93AD" w14:textId="7C41E02D" w:rsidR="00826EA7" w:rsidRPr="00826EA7" w:rsidDel="00801504" w:rsidRDefault="00000000">
      <w:pPr>
        <w:tabs>
          <w:tab w:val="left" w:pos="1152"/>
        </w:tabs>
        <w:rPr>
          <w:ins w:id="1968" w:author="Cameron Bale" w:date="2022-09-21T15:31:00Z"/>
          <w:del w:id="1969" w:author="Bale,Cameron" w:date="2022-09-22T23:46:00Z"/>
          <w:rFonts w:ascii="Cambria" w:eastAsiaTheme="minorEastAsia" w:hAnsi="Cambria"/>
          <w:rPrChange w:id="1970" w:author="Cameron Bale" w:date="2022-09-21T15:31:00Z">
            <w:rPr>
              <w:ins w:id="1971" w:author="Cameron Bale" w:date="2022-09-21T15:31:00Z"/>
              <w:del w:id="1972" w:author="Bale,Cameron" w:date="2022-09-22T23:46:00Z"/>
              <w:rFonts w:ascii="Cambria Math" w:eastAsiaTheme="minorEastAsia" w:hAnsi="Cambria Math"/>
              <w:i/>
            </w:rPr>
          </w:rPrChange>
        </w:rPr>
      </w:pPr>
      <m:oMath>
        <m:sSub>
          <m:sSubPr>
            <m:ctrlPr>
              <w:ins w:id="1973" w:author="Cameron Bale" w:date="2022-09-21T15:31:00Z">
                <w:del w:id="1974" w:author="Bale,Cameron" w:date="2022-09-22T23:46:00Z">
                  <w:rPr>
                    <w:rFonts w:ascii="Cambria Math" w:eastAsiaTheme="minorEastAsia" w:hAnsi="Cambria Math"/>
                    <w:i/>
                  </w:rPr>
                </w:del>
              </w:ins>
            </m:ctrlPr>
          </m:sSubPr>
          <m:e>
            <m:r>
              <w:ins w:id="1975" w:author="Cameron Bale" w:date="2022-09-21T15:31:00Z">
                <w:del w:id="1976" w:author="Bale,Cameron" w:date="2022-09-22T23:46:00Z">
                  <w:rPr>
                    <w:rFonts w:ascii="Cambria Math" w:eastAsiaTheme="minorEastAsia" w:hAnsi="Cambria Math"/>
                  </w:rPr>
                  <m:t>F</m:t>
                </w:del>
              </w:ins>
            </m:r>
          </m:e>
          <m:sub>
            <m:r>
              <w:ins w:id="1977" w:author="Cameron Bale" w:date="2022-09-21T15:31:00Z">
                <w:del w:id="1978" w:author="Bale,Cameron" w:date="2022-09-22T23:46:00Z">
                  <w:rPr>
                    <w:rFonts w:ascii="Cambria Math" w:eastAsiaTheme="minorEastAsia" w:hAnsi="Cambria Math"/>
                  </w:rPr>
                  <m:t>2</m:t>
                </w:del>
              </w:ins>
            </m:r>
          </m:sub>
        </m:sSub>
        <m:r>
          <w:ins w:id="1979" w:author="Cameron Bale" w:date="2022-09-21T15:31:00Z">
            <w:del w:id="1980" w:author="Bale,Cameron" w:date="2022-09-22T23:46:00Z">
              <w:rPr>
                <w:rFonts w:ascii="Cambria Math" w:eastAsiaTheme="minorEastAsia" w:hAnsi="Cambria Math"/>
              </w:rPr>
              <m:t>=</m:t>
            </w:del>
          </w:ins>
        </m:r>
        <m:sSub>
          <m:sSubPr>
            <m:ctrlPr>
              <w:ins w:id="1981" w:author="Cameron Bale" w:date="2022-09-21T15:31:00Z">
                <w:del w:id="1982" w:author="Bale,Cameron" w:date="2022-09-22T23:46:00Z">
                  <w:rPr>
                    <w:rFonts w:ascii="Cambria Math" w:eastAsiaTheme="minorEastAsia" w:hAnsi="Cambria Math"/>
                    <w:i/>
                  </w:rPr>
                </w:del>
              </w:ins>
            </m:ctrlPr>
          </m:sSubPr>
          <m:e>
            <m:r>
              <w:del w:id="1983" w:author="Bale,Cameron" w:date="2022-09-22T23:46:00Z">
                <m:rPr>
                  <m:sty m:val="p"/>
                </m:rPr>
                <w:rPr>
                  <w:rFonts w:ascii="Cambria Math" w:eastAsiaTheme="minorEastAsia" w:hAnsi="Cambria Math"/>
                </w:rPr>
                <m:t>β</m:t>
              </w:del>
            </m:r>
          </m:e>
          <m:sub>
            <m:r>
              <w:ins w:id="1984" w:author="Cameron Bale" w:date="2022-09-21T15:31:00Z">
                <w:del w:id="1985" w:author="Bale,Cameron" w:date="2022-09-22T23:46:00Z">
                  <w:rPr>
                    <w:rFonts w:ascii="Cambria Math" w:eastAsiaTheme="minorEastAsia" w:hAnsi="Cambria Math"/>
                  </w:rPr>
                  <m:t>l</m:t>
                </w:del>
              </w:ins>
            </m:r>
          </m:sub>
        </m:sSub>
      </m:oMath>
      <w:ins w:id="1986" w:author="Cameron Bale" w:date="2022-09-21T15:31:00Z">
        <w:del w:id="1987" w:author="Bale,Cameron" w:date="2022-09-22T23:46:00Z">
          <w:r w:rsidR="00826EA7" w:rsidDel="00801504">
            <w:rPr>
              <w:rFonts w:ascii="Cambria" w:eastAsiaTheme="minorEastAsia" w:hAnsi="Cambria"/>
            </w:rPr>
            <w:delText>,</w:delText>
          </w:r>
        </w:del>
      </w:ins>
    </w:p>
    <w:p w14:paraId="02A3A397" w14:textId="2FBACE7E" w:rsidR="00826EA7" w:rsidDel="00801504" w:rsidRDefault="00826EA7">
      <w:pPr>
        <w:tabs>
          <w:tab w:val="left" w:pos="1152"/>
        </w:tabs>
        <w:rPr>
          <w:ins w:id="1988" w:author="Cameron Bale" w:date="2022-09-22T15:48:00Z"/>
          <w:del w:id="1989" w:author="Bale,Cameron" w:date="2022-09-22T23:46:00Z"/>
          <w:rFonts w:ascii="Cambria" w:eastAsiaTheme="minorEastAsia" w:hAnsi="Cambria"/>
        </w:rPr>
      </w:pPr>
      <w:ins w:id="1990" w:author="Cameron Bale" w:date="2022-09-21T15:31:00Z">
        <w:del w:id="1991" w:author="Bale,Cameron" w:date="2022-09-22T23:46:00Z">
          <w:r w:rsidDel="00801504">
            <w:rPr>
              <w:rFonts w:ascii="Cambria" w:eastAsiaTheme="minorEastAsia" w:hAnsi="Cambria"/>
            </w:rPr>
            <w:delText>where,</w:delText>
          </w:r>
        </w:del>
      </w:ins>
    </w:p>
    <w:p w14:paraId="5A999420" w14:textId="2CA702EE" w:rsidR="000761E8" w:rsidRPr="000761E8" w:rsidDel="00801504" w:rsidRDefault="00000000">
      <w:pPr>
        <w:tabs>
          <w:tab w:val="left" w:pos="1152"/>
        </w:tabs>
        <w:rPr>
          <w:ins w:id="1992" w:author="Cameron Bale" w:date="2022-09-22T15:49:00Z"/>
          <w:del w:id="1993" w:author="Bale,Cameron" w:date="2022-09-22T23:46:00Z"/>
          <w:rFonts w:ascii="Cambria" w:eastAsiaTheme="minorEastAsia" w:hAnsi="Cambria"/>
          <w:rPrChange w:id="1994" w:author="Cameron Bale" w:date="2022-09-22T15:49:00Z">
            <w:rPr>
              <w:ins w:id="1995" w:author="Cameron Bale" w:date="2022-09-22T15:49:00Z"/>
              <w:del w:id="1996" w:author="Bale,Cameron" w:date="2022-09-22T23:46:00Z"/>
              <w:rFonts w:ascii="Cambria Math" w:eastAsiaTheme="minorEastAsia" w:hAnsi="Cambria Math"/>
            </w:rPr>
          </w:rPrChange>
        </w:rPr>
      </w:pPr>
      <m:oMath>
        <m:sSub>
          <m:sSubPr>
            <m:ctrlPr>
              <w:ins w:id="1997" w:author="Cameron Bale" w:date="2022-09-22T15:48:00Z">
                <w:del w:id="1998" w:author="Bale,Cameron" w:date="2022-09-22T23:46:00Z">
                  <w:rPr>
                    <w:rFonts w:ascii="Cambria Math" w:eastAsiaTheme="minorEastAsia" w:hAnsi="Cambria Math"/>
                    <w:i/>
                  </w:rPr>
                </w:del>
              </w:ins>
            </m:ctrlPr>
          </m:sSubPr>
          <m:e>
            <m:r>
              <w:ins w:id="1999" w:author="Cameron Bale" w:date="2022-09-22T15:48:00Z">
                <w:del w:id="2000" w:author="Bale,Cameron" w:date="2022-09-22T23:46:00Z">
                  <w:rPr>
                    <w:rFonts w:ascii="Cambria Math" w:eastAsiaTheme="minorEastAsia" w:hAnsi="Cambria Math"/>
                  </w:rPr>
                  <m:t>x</m:t>
                </w:del>
              </w:ins>
            </m:r>
          </m:e>
          <m:sub>
            <m:r>
              <w:ins w:id="2001" w:author="Cameron Bale" w:date="2022-09-22T15:48:00Z">
                <w:del w:id="2002" w:author="Bale,Cameron" w:date="2022-09-22T23:46:00Z">
                  <w:rPr>
                    <w:rFonts w:ascii="Cambria Math" w:eastAsiaTheme="minorEastAsia" w:hAnsi="Cambria Math"/>
                  </w:rPr>
                  <m:t>t</m:t>
                </w:del>
              </w:ins>
            </m:r>
          </m:sub>
        </m:sSub>
        <m:r>
          <w:ins w:id="2003" w:author="Cameron Bale" w:date="2022-09-22T15:48:00Z">
            <w:del w:id="2004" w:author="Bale,Cameron" w:date="2022-09-22T23:46:00Z">
              <w:rPr>
                <w:rFonts w:ascii="Cambria Math" w:eastAsiaTheme="minorEastAsia" w:hAnsi="Cambria Math"/>
              </w:rPr>
              <m:t>=</m:t>
            </w:del>
          </w:ins>
        </m:r>
        <m:sSub>
          <m:sSubPr>
            <m:ctrlPr>
              <w:ins w:id="2005" w:author="Cameron Bale" w:date="2022-09-22T15:48:00Z">
                <w:del w:id="2006" w:author="Bale,Cameron" w:date="2022-09-22T23:46:00Z">
                  <w:rPr>
                    <w:rFonts w:ascii="Cambria Math" w:eastAsiaTheme="minorEastAsia" w:hAnsi="Cambria Math"/>
                    <w:i/>
                  </w:rPr>
                </w:del>
              </w:ins>
            </m:ctrlPr>
          </m:sSubPr>
          <m:e>
            <m:r>
              <w:del w:id="2007" w:author="Bale,Cameron" w:date="2022-09-22T23:46:00Z">
                <m:rPr>
                  <m:sty m:val="p"/>
                </m:rPr>
                <w:rPr>
                  <w:rFonts w:ascii="Cambria Math" w:eastAsiaTheme="minorEastAsia" w:hAnsi="Cambria Math"/>
                </w:rPr>
                <m:t>β</m:t>
              </w:del>
            </m:r>
          </m:e>
          <m:sub>
            <m:r>
              <w:ins w:id="2008" w:author="Cameron Bale" w:date="2022-09-22T15:48:00Z">
                <w:del w:id="2009" w:author="Bale,Cameron" w:date="2022-09-22T23:46:00Z">
                  <w:rPr>
                    <w:rFonts w:ascii="Cambria Math" w:eastAsiaTheme="minorEastAsia" w:hAnsi="Cambria Math"/>
                  </w:rPr>
                  <m:t>0</m:t>
                </w:del>
              </w:ins>
            </m:r>
          </m:sub>
        </m:sSub>
        <m:r>
          <w:ins w:id="2010" w:author="Cameron Bale" w:date="2022-09-22T15:48:00Z">
            <w:del w:id="2011" w:author="Bale,Cameron" w:date="2022-09-22T23:46:00Z">
              <w:rPr>
                <w:rFonts w:ascii="Cambria Math" w:eastAsiaTheme="minorEastAsia" w:hAnsi="Cambria Math"/>
              </w:rPr>
              <m:t>+</m:t>
            </w:del>
          </w:ins>
        </m:r>
        <m:sSub>
          <m:sSubPr>
            <m:ctrlPr>
              <w:ins w:id="2012" w:author="Cameron Bale" w:date="2022-09-22T15:48:00Z">
                <w:del w:id="2013" w:author="Bale,Cameron" w:date="2022-09-22T23:46:00Z">
                  <w:rPr>
                    <w:rFonts w:ascii="Cambria Math" w:eastAsiaTheme="minorEastAsia" w:hAnsi="Cambria Math"/>
                    <w:i/>
                  </w:rPr>
                </w:del>
              </w:ins>
            </m:ctrlPr>
          </m:sSubPr>
          <m:e>
            <m:r>
              <w:del w:id="2014" w:author="Bale,Cameron" w:date="2022-09-22T23:46:00Z">
                <m:rPr>
                  <m:sty m:val="p"/>
                </m:rPr>
                <w:rPr>
                  <w:rFonts w:ascii="Cambria Math" w:eastAsiaTheme="minorEastAsia" w:hAnsi="Cambria Math"/>
                </w:rPr>
                <m:t>β</m:t>
              </w:del>
            </m:r>
          </m:e>
          <m:sub>
            <m:r>
              <w:ins w:id="2015" w:author="Cameron Bale" w:date="2022-09-22T15:48:00Z">
                <w:del w:id="2016" w:author="Bale,Cameron" w:date="2022-09-22T23:46:00Z">
                  <w:rPr>
                    <w:rFonts w:ascii="Cambria Math" w:eastAsiaTheme="minorEastAsia" w:hAnsi="Cambria Math"/>
                  </w:rPr>
                  <m:t>l</m:t>
                </w:del>
              </w:ins>
            </m:r>
          </m:sub>
        </m:sSub>
        <m:sSub>
          <m:sSubPr>
            <m:ctrlPr>
              <w:ins w:id="2017" w:author="Cameron Bale" w:date="2022-09-22T15:48:00Z">
                <w:del w:id="2018" w:author="Bale,Cameron" w:date="2022-09-22T23:46:00Z">
                  <w:rPr>
                    <w:rFonts w:ascii="Cambria Math" w:eastAsiaTheme="minorEastAsia" w:hAnsi="Cambria Math"/>
                    <w:i/>
                  </w:rPr>
                </w:del>
              </w:ins>
            </m:ctrlPr>
          </m:sSubPr>
          <m:e>
            <m:r>
              <w:ins w:id="2019" w:author="Cameron Bale" w:date="2022-09-22T15:48:00Z">
                <w:del w:id="2020" w:author="Bale,Cameron" w:date="2022-09-22T23:46:00Z">
                  <w:rPr>
                    <w:rFonts w:ascii="Cambria Math" w:eastAsiaTheme="minorEastAsia" w:hAnsi="Cambria Math"/>
                  </w:rPr>
                  <m:t>t</m:t>
                </w:del>
              </w:ins>
            </m:r>
          </m:e>
          <m:sub>
            <m:r>
              <w:ins w:id="2021" w:author="Cameron Bale" w:date="2022-09-22T15:48:00Z">
                <w:del w:id="2022" w:author="Bale,Cameron" w:date="2022-09-22T23:46:00Z">
                  <w:rPr>
                    <w:rFonts w:ascii="Cambria Math" w:eastAsiaTheme="minorEastAsia" w:hAnsi="Cambria Math"/>
                  </w:rPr>
                  <m:t>l</m:t>
                </w:del>
              </w:ins>
            </m:r>
          </m:sub>
        </m:sSub>
        <m:r>
          <w:ins w:id="2023" w:author="Cameron Bale" w:date="2022-09-22T15:48:00Z">
            <w:del w:id="2024" w:author="Bale,Cameron" w:date="2022-09-22T23:46:00Z">
              <w:rPr>
                <w:rFonts w:ascii="Cambria Math" w:eastAsiaTheme="minorEastAsia" w:hAnsi="Cambria Math"/>
              </w:rPr>
              <m:t>+</m:t>
            </w:del>
          </w:ins>
        </m:r>
        <m:sSub>
          <m:sSubPr>
            <m:ctrlPr>
              <w:ins w:id="2025" w:author="Cameron Bale" w:date="2022-09-22T15:48:00Z">
                <w:del w:id="2026" w:author="Bale,Cameron" w:date="2022-09-22T23:46:00Z">
                  <w:rPr>
                    <w:rFonts w:ascii="Cambria Math" w:eastAsiaTheme="minorEastAsia" w:hAnsi="Cambria Math"/>
                    <w:i/>
                  </w:rPr>
                </w:del>
              </w:ins>
            </m:ctrlPr>
          </m:sSubPr>
          <m:e>
            <m:r>
              <w:del w:id="2027" w:author="Bale,Cameron" w:date="2022-09-22T23:46:00Z">
                <m:rPr>
                  <m:sty m:val="p"/>
                </m:rPr>
                <w:rPr>
                  <w:rFonts w:ascii="Cambria Math" w:eastAsiaTheme="minorEastAsia" w:hAnsi="Cambria Math"/>
                </w:rPr>
                <m:t>β</m:t>
              </w:del>
            </m:r>
          </m:e>
          <m:sub>
            <m:r>
              <w:ins w:id="2028" w:author="Cameron Bale" w:date="2022-09-22T15:48:00Z">
                <w:del w:id="2029" w:author="Bale,Cameron" w:date="2022-09-22T23:46:00Z">
                  <w:rPr>
                    <w:rFonts w:ascii="Cambria Math" w:eastAsiaTheme="minorEastAsia" w:hAnsi="Cambria Math"/>
                  </w:rPr>
                  <m:t>q</m:t>
                </w:del>
              </w:ins>
            </m:r>
          </m:sub>
        </m:sSub>
        <m:sSub>
          <m:sSubPr>
            <m:ctrlPr>
              <w:ins w:id="2030" w:author="Cameron Bale" w:date="2022-09-22T15:48:00Z">
                <w:del w:id="2031" w:author="Bale,Cameron" w:date="2022-09-22T23:46:00Z">
                  <w:rPr>
                    <w:rFonts w:ascii="Cambria Math" w:eastAsiaTheme="minorEastAsia" w:hAnsi="Cambria Math"/>
                    <w:i/>
                  </w:rPr>
                </w:del>
              </w:ins>
            </m:ctrlPr>
          </m:sSubPr>
          <m:e>
            <m:r>
              <w:ins w:id="2032" w:author="Cameron Bale" w:date="2022-09-22T15:48:00Z">
                <w:del w:id="2033" w:author="Bale,Cameron" w:date="2022-09-22T23:46:00Z">
                  <w:rPr>
                    <w:rFonts w:ascii="Cambria Math" w:eastAsiaTheme="minorEastAsia" w:hAnsi="Cambria Math"/>
                  </w:rPr>
                  <m:t>t</m:t>
                </w:del>
              </w:ins>
            </m:r>
          </m:e>
          <m:sub>
            <m:r>
              <w:ins w:id="2034" w:author="Cameron Bale" w:date="2022-09-22T15:48:00Z">
                <w:del w:id="2035" w:author="Bale,Cameron" w:date="2022-09-22T23:46:00Z">
                  <w:rPr>
                    <w:rFonts w:ascii="Cambria Math" w:eastAsiaTheme="minorEastAsia" w:hAnsi="Cambria Math"/>
                  </w:rPr>
                  <m:t>q</m:t>
                </w:del>
              </w:ins>
            </m:r>
          </m:sub>
        </m:sSub>
        <m:r>
          <w:ins w:id="2036" w:author="Cameron Bale" w:date="2022-09-22T15:49:00Z">
            <w:del w:id="2037" w:author="Bale,Cameron" w:date="2022-09-22T23:46:00Z">
              <w:rPr>
                <w:rFonts w:ascii="Cambria Math" w:eastAsiaTheme="minorEastAsia" w:hAnsi="Cambria Math"/>
              </w:rPr>
              <m:t xml:space="preserve">+ </m:t>
            </w:del>
          </w:ins>
        </m:r>
        <m:r>
          <w:del w:id="2038" w:author="Bale,Cameron" w:date="2022-09-22T23:46:00Z">
            <m:rPr>
              <m:sty m:val="p"/>
            </m:rPr>
            <w:rPr>
              <w:rFonts w:ascii="Cambria Math" w:eastAsiaTheme="minorEastAsia" w:hAnsi="Cambria Math"/>
            </w:rPr>
            <m:t>ϵ</m:t>
          </w:del>
        </m:r>
      </m:oMath>
      <w:ins w:id="2039" w:author="Cameron Bale" w:date="2022-09-22T15:49:00Z">
        <w:del w:id="2040" w:author="Bale,Cameron" w:date="2022-09-22T23:46:00Z">
          <w:r w:rsidR="000761E8" w:rsidDel="00801504">
            <w:rPr>
              <w:rFonts w:ascii="Cambria" w:eastAsiaTheme="minorEastAsia" w:hAnsi="Cambria"/>
            </w:rPr>
            <w:delText>,</w:delText>
          </w:r>
        </w:del>
      </w:ins>
    </w:p>
    <w:p w14:paraId="2886A02E" w14:textId="044D76CD" w:rsidR="00826EA7" w:rsidDel="00801504" w:rsidRDefault="00826EA7">
      <w:pPr>
        <w:tabs>
          <w:tab w:val="left" w:pos="1152"/>
        </w:tabs>
        <w:rPr>
          <w:ins w:id="2041" w:author="Cameron Bale" w:date="2022-09-21T15:30:00Z"/>
          <w:del w:id="2042" w:author="Bale,Cameron" w:date="2022-09-22T23:46:00Z"/>
          <w:rFonts w:ascii="Cambria" w:eastAsiaTheme="minorEastAsia" w:hAnsi="Cambria"/>
        </w:rPr>
      </w:pPr>
      <m:oMathPara>
        <m:oMath>
          <m:r>
            <w:del w:id="2043" w:author="Bale,Cameron" w:date="2022-09-22T23:46:00Z">
              <m:rPr>
                <m:sty m:val="p"/>
              </m:rPr>
              <w:rPr>
                <w:rFonts w:ascii="Cambria Math" w:eastAsiaTheme="minorEastAsia" w:hAnsi="Cambria Math"/>
              </w:rPr>
              <m:t>ϵ</m:t>
            </w:del>
          </m:r>
        </m:oMath>
      </m:oMathPara>
    </w:p>
    <w:p w14:paraId="282F7337" w14:textId="30942413" w:rsidR="000761E8" w:rsidRPr="00FB5FE1" w:rsidDel="00E71660" w:rsidRDefault="00826EA7">
      <w:pPr>
        <w:tabs>
          <w:tab w:val="left" w:pos="1152"/>
        </w:tabs>
        <w:rPr>
          <w:ins w:id="2044" w:author="Cameron Bale" w:date="2022-09-22T16:11:00Z"/>
          <w:del w:id="2045" w:author="Bale,Cameron" w:date="2022-09-22T23:59:00Z"/>
          <w:rFonts w:ascii="Cambria" w:eastAsiaTheme="minorEastAsia" w:hAnsi="Cambria"/>
          <w:rPrChange w:id="2046" w:author="Cameron Bale" w:date="2022-09-22T16:11:00Z">
            <w:rPr>
              <w:ins w:id="2047" w:author="Cameron Bale" w:date="2022-09-22T16:11:00Z"/>
              <w:del w:id="2048" w:author="Bale,Cameron" w:date="2022-09-22T23:59:00Z"/>
              <w:rFonts w:ascii="Cambria Math" w:eastAsiaTheme="minorEastAsia" w:hAnsi="Cambria Math"/>
              <w:i/>
            </w:rPr>
          </w:rPrChange>
        </w:rPr>
      </w:pPr>
      <w:ins w:id="2049" w:author="Cameron Bale" w:date="2022-09-21T15:31:00Z">
        <w:del w:id="2050" w:author="Bale,Cameron" w:date="2022-09-22T23:46:00Z">
          <w:r w:rsidDel="00801504">
            <w:rPr>
              <w:rFonts w:ascii="Cambria" w:eastAsiaTheme="minorEastAsia" w:hAnsi="Cambria"/>
            </w:rPr>
            <w:delText xml:space="preserve">and </w:delText>
          </w:r>
        </w:del>
      </w:ins>
      <w:ins w:id="2051" w:author="Cameron Bale" w:date="2022-09-21T15:23:00Z">
        <w:del w:id="2052" w:author="Bale,Cameron" w:date="2022-09-22T23:46:00Z">
          <w:r w:rsidR="00DB67F0" w:rsidDel="00801504">
            <w:rPr>
              <w:rFonts w:ascii="Cambria" w:eastAsiaTheme="minorEastAsia" w:hAnsi="Cambria"/>
            </w:rPr>
            <w:delText>where</w:delText>
          </w:r>
        </w:del>
      </w:ins>
      <w:ins w:id="2053" w:author="Cameron Bale" w:date="2022-09-22T15:49:00Z">
        <w:del w:id="2054" w:author="Bale,Cameron" w:date="2022-09-22T23:46:00Z">
          <w:r w:rsidR="000761E8" w:rsidDel="00801504">
            <w:rPr>
              <w:rFonts w:ascii="Cambria" w:eastAsiaTheme="minorEastAsia" w:hAnsi="Cambria"/>
            </w:rPr>
            <w:delText xml:space="preserve"> </w:delText>
          </w:r>
        </w:del>
      </w:ins>
      <m:oMath>
        <m:sSub>
          <m:sSubPr>
            <m:ctrlPr>
              <w:ins w:id="2055" w:author="Cameron Bale" w:date="2022-09-22T15:49:00Z">
                <w:del w:id="2056" w:author="Bale,Cameron" w:date="2022-09-22T23:46:00Z">
                  <w:rPr>
                    <w:rFonts w:ascii="Cambria Math" w:eastAsiaTheme="minorEastAsia" w:hAnsi="Cambria Math"/>
                    <w:i/>
                  </w:rPr>
                </w:del>
              </w:ins>
            </m:ctrlPr>
          </m:sSubPr>
          <m:e>
            <m:r>
              <w:ins w:id="2057" w:author="Cameron Bale" w:date="2022-09-22T15:49:00Z">
                <w:del w:id="2058" w:author="Bale,Cameron" w:date="2022-09-22T23:46:00Z">
                  <w:rPr>
                    <w:rFonts w:ascii="Cambria Math" w:eastAsiaTheme="minorEastAsia" w:hAnsi="Cambria Math"/>
                  </w:rPr>
                  <m:t>t</m:t>
                </w:del>
              </w:ins>
            </m:r>
          </m:e>
          <m:sub>
            <m:r>
              <w:ins w:id="2059" w:author="Cameron Bale" w:date="2022-09-22T15:49:00Z">
                <w:del w:id="2060" w:author="Bale,Cameron" w:date="2022-09-22T23:46:00Z">
                  <w:rPr>
                    <w:rFonts w:ascii="Cambria Math" w:eastAsiaTheme="minorEastAsia" w:hAnsi="Cambria Math"/>
                  </w:rPr>
                  <m:t>l</m:t>
                </w:del>
              </w:ins>
            </m:r>
          </m:sub>
        </m:sSub>
      </m:oMath>
      <w:ins w:id="2061" w:author="Cameron Bale" w:date="2022-09-22T15:50:00Z">
        <w:del w:id="2062" w:author="Bale,Cameron" w:date="2022-09-22T23:46:00Z">
          <w:r w:rsidR="000761E8" w:rsidDel="00801504">
            <w:rPr>
              <w:rFonts w:ascii="Cambria" w:eastAsiaTheme="minorEastAsia" w:hAnsi="Cambria"/>
            </w:rPr>
            <w:delText xml:space="preserve"> And </w:delText>
          </w:r>
        </w:del>
      </w:ins>
      <m:oMath>
        <m:sSub>
          <m:sSubPr>
            <m:ctrlPr>
              <w:ins w:id="2063" w:author="Cameron Bale" w:date="2022-09-22T15:50:00Z">
                <w:del w:id="2064" w:author="Bale,Cameron" w:date="2022-09-22T23:46:00Z">
                  <w:rPr>
                    <w:rFonts w:ascii="Cambria Math" w:eastAsiaTheme="minorEastAsia" w:hAnsi="Cambria Math"/>
                    <w:i/>
                  </w:rPr>
                </w:del>
              </w:ins>
            </m:ctrlPr>
          </m:sSubPr>
          <m:e>
            <m:r>
              <w:ins w:id="2065" w:author="Cameron Bale" w:date="2022-09-22T15:50:00Z">
                <w:del w:id="2066" w:author="Bale,Cameron" w:date="2022-09-22T23:46:00Z">
                  <w:rPr>
                    <w:rFonts w:ascii="Cambria Math" w:eastAsiaTheme="minorEastAsia" w:hAnsi="Cambria Math"/>
                  </w:rPr>
                  <m:t>t</m:t>
                </w:del>
              </w:ins>
            </m:r>
          </m:e>
          <m:sub>
            <m:r>
              <w:ins w:id="2067" w:author="Cameron Bale" w:date="2022-09-22T15:50:00Z">
                <w:del w:id="2068" w:author="Bale,Cameron" w:date="2022-09-22T23:46:00Z">
                  <w:rPr>
                    <w:rFonts w:ascii="Cambria Math" w:eastAsiaTheme="minorEastAsia" w:hAnsi="Cambria Math"/>
                  </w:rPr>
                  <m:t>q</m:t>
                </w:del>
              </w:ins>
            </m:r>
          </m:sub>
        </m:sSub>
      </m:oMath>
      <w:ins w:id="2069" w:author="Cameron Bale" w:date="2022-09-22T15:50:00Z">
        <w:del w:id="2070" w:author="Bale,Cameron" w:date="2022-09-22T23:46:00Z">
          <w:r w:rsidR="000761E8" w:rsidDel="00801504">
            <w:rPr>
              <w:rFonts w:ascii="Cambria" w:eastAsiaTheme="minorEastAsia" w:hAnsi="Cambria"/>
            </w:rPr>
            <w:delText xml:space="preserve"> </w:delText>
          </w:r>
        </w:del>
      </w:ins>
      <w:ins w:id="2071" w:author="Cameron Bale" w:date="2022-09-21T15:24:00Z">
        <w:del w:id="2072" w:author="Bale,Cameron" w:date="2022-09-22T23:46:00Z">
          <w:r w:rsidR="00DB67F0" w:rsidDel="00801504">
            <w:rPr>
              <w:rFonts w:ascii="Cambria" w:eastAsiaTheme="minorEastAsia" w:hAnsi="Cambria"/>
            </w:rPr>
            <w:delText>are orthogonal</w:delText>
          </w:r>
        </w:del>
      </w:ins>
      <w:ins w:id="2073" w:author="Cameron Bale" w:date="2022-09-21T15:29:00Z">
        <w:del w:id="2074" w:author="Bale,Cameron" w:date="2022-09-22T23:46:00Z">
          <w:r w:rsidDel="00801504">
            <w:rPr>
              <w:rFonts w:ascii="Cambria" w:eastAsiaTheme="minorEastAsia" w:hAnsi="Cambria"/>
            </w:rPr>
            <w:delText xml:space="preserve"> linear combinations of the </w:delText>
          </w:r>
        </w:del>
      </w:ins>
      <w:ins w:id="2075" w:author="Cameron Bale" w:date="2022-09-22T15:50:00Z">
        <w:del w:id="2076" w:author="Bale,Cameron" w:date="2022-09-22T23:46:00Z">
          <w:r w:rsidR="000761E8" w:rsidDel="00801504">
            <w:rPr>
              <w:rFonts w:ascii="Cambria" w:eastAsiaTheme="minorEastAsia" w:hAnsi="Cambria"/>
            </w:rPr>
            <w:delText>original and squared time sequenc</w:delText>
          </w:r>
        </w:del>
      </w:ins>
      <w:ins w:id="2077" w:author="Cameron Bale" w:date="2022-09-22T16:11:00Z">
        <w:del w:id="2078" w:author="Bale,Cameron" w:date="2022-09-22T23:46:00Z">
          <w:r w:rsidR="00FB5FE1" w:rsidDel="00801504">
            <w:rPr>
              <w:rFonts w:ascii="Cambria" w:eastAsiaTheme="minorEastAsia" w:hAnsi="Cambria"/>
            </w:rPr>
            <w:delText xml:space="preserve">e. The magnitude of </w:delText>
          </w:r>
        </w:del>
      </w:ins>
      <m:oMath>
        <m:sSub>
          <m:sSubPr>
            <m:ctrlPr>
              <w:ins w:id="2079" w:author="Cameron Bale" w:date="2022-09-22T16:11:00Z">
                <w:del w:id="2080" w:author="Bale,Cameron" w:date="2022-09-22T23:46:00Z">
                  <w:rPr>
                    <w:rFonts w:ascii="Cambria Math" w:eastAsiaTheme="minorEastAsia" w:hAnsi="Cambria Math"/>
                    <w:i/>
                  </w:rPr>
                </w:del>
              </w:ins>
            </m:ctrlPr>
          </m:sSubPr>
          <m:e>
            <m:r>
              <w:del w:id="2081" w:author="Bale,Cameron" w:date="2022-09-22T23:46:00Z">
                <m:rPr>
                  <m:sty m:val="p"/>
                </m:rPr>
                <w:rPr>
                  <w:rFonts w:ascii="Cambria Math" w:eastAsiaTheme="minorEastAsia" w:hAnsi="Cambria Math"/>
                </w:rPr>
                <m:t>β</m:t>
              </w:del>
            </m:r>
            <m:ctrlPr>
              <w:ins w:id="2082" w:author="Cameron Bale" w:date="2022-09-22T16:11:00Z">
                <w:del w:id="2083" w:author="Bale,Cameron" w:date="2022-09-22T23:46:00Z">
                  <w:rPr>
                    <w:rFonts w:ascii="Cambria Math" w:eastAsiaTheme="minorEastAsia" w:hAnsi="Cambria Math"/>
                  </w:rPr>
                </w:del>
              </w:ins>
            </m:ctrlPr>
          </m:e>
          <m:sub>
            <m:r>
              <w:ins w:id="2084" w:author="Cameron Bale" w:date="2022-09-22T16:11:00Z">
                <w:del w:id="2085" w:author="Bale,Cameron" w:date="2022-09-22T23:46:00Z">
                  <w:rPr>
                    <w:rFonts w:ascii="Cambria Math" w:eastAsiaTheme="minorEastAsia" w:hAnsi="Cambria Math"/>
                  </w:rPr>
                  <m:t>l</m:t>
                </w:del>
              </w:ins>
            </m:r>
          </m:sub>
        </m:sSub>
      </m:oMath>
      <w:ins w:id="2086" w:author="Cameron Bale" w:date="2022-09-22T16:11:00Z">
        <w:del w:id="2087" w:author="Bale,Cameron" w:date="2022-09-22T23:46:00Z">
          <w:r w:rsidR="00FB5FE1" w:rsidDel="00801504">
            <w:rPr>
              <w:rFonts w:ascii="Cambria" w:eastAsiaTheme="minorEastAsia" w:hAnsi="Cambria"/>
            </w:rPr>
            <w:delText xml:space="preserve"> Indicates the strength of the </w:delText>
          </w:r>
        </w:del>
      </w:ins>
      <w:ins w:id="2088" w:author="Cameron Bale" w:date="2022-09-22T16:19:00Z">
        <w:del w:id="2089" w:author="Bale,Cameron" w:date="2022-09-22T23:46:00Z">
          <w:r w:rsidR="001A241A" w:rsidDel="00801504">
            <w:rPr>
              <w:rFonts w:ascii="Cambria" w:eastAsiaTheme="minorEastAsia" w:hAnsi="Cambria"/>
            </w:rPr>
            <w:delText>(need to work this out – we probably want to standardize the series before calculating this so we can get comparative linearity strengths).</w:delText>
          </w:r>
        </w:del>
      </w:ins>
    </w:p>
    <w:p w14:paraId="61C8C704" w14:textId="77777777" w:rsidR="00FB5FE1" w:rsidRPr="00FB5FE1" w:rsidDel="00E71660" w:rsidRDefault="00FB5FE1">
      <w:pPr>
        <w:tabs>
          <w:tab w:val="left" w:pos="1152"/>
        </w:tabs>
        <w:rPr>
          <w:ins w:id="2090" w:author="Cameron Bale" w:date="2022-09-22T15:50:00Z"/>
          <w:del w:id="2091" w:author="Bale,Cameron" w:date="2022-09-22T23:59:00Z"/>
          <w:rFonts w:ascii="Cambria" w:eastAsiaTheme="minorEastAsia" w:hAnsi="Cambria"/>
        </w:rPr>
      </w:pPr>
    </w:p>
    <w:p w14:paraId="4477A3CB" w14:textId="77777777" w:rsidR="000761E8" w:rsidDel="00E71660" w:rsidRDefault="000761E8">
      <w:pPr>
        <w:tabs>
          <w:tab w:val="left" w:pos="1152"/>
        </w:tabs>
        <w:rPr>
          <w:ins w:id="2092" w:author="Cameron Bale" w:date="2022-09-22T15:50:00Z"/>
          <w:del w:id="2093" w:author="Bale,Cameron" w:date="2022-09-22T23:59:00Z"/>
          <w:rFonts w:ascii="Cambria" w:eastAsiaTheme="minorEastAsia" w:hAnsi="Cambria"/>
        </w:rPr>
      </w:pPr>
    </w:p>
    <w:p w14:paraId="46435F54" w14:textId="77777777" w:rsidR="000761E8" w:rsidDel="00722180" w:rsidRDefault="000761E8">
      <w:pPr>
        <w:tabs>
          <w:tab w:val="left" w:pos="1152"/>
        </w:tabs>
        <w:rPr>
          <w:ins w:id="2094" w:author="Cameron Bale" w:date="2022-09-22T15:50:00Z"/>
          <w:del w:id="2095" w:author="Bale,Cameron" w:date="2022-09-23T00:00:00Z"/>
          <w:rFonts w:ascii="Cambria" w:eastAsiaTheme="minorEastAsia" w:hAnsi="Cambria"/>
        </w:rPr>
      </w:pPr>
    </w:p>
    <w:moveFromRangeStart w:id="2096" w:author="Bale,Cameron" w:date="2022-09-26T15:38:00Z" w:name="move115099147"/>
    <w:p w14:paraId="75FA3657" w14:textId="5B57F304" w:rsidR="00722180" w:rsidRPr="00722180" w:rsidRDefault="00000000" w:rsidP="00400965">
      <w:pPr>
        <w:tabs>
          <w:tab w:val="left" w:pos="1152"/>
        </w:tabs>
        <w:rPr>
          <w:ins w:id="2097" w:author="Bale,Cameron" w:date="2022-09-23T00:02:00Z"/>
          <w:rFonts w:ascii="Cambria" w:eastAsiaTheme="minorEastAsia" w:hAnsi="Cambria"/>
        </w:rPr>
      </w:pPr>
      <m:oMath>
        <m:sSub>
          <m:sSubPr>
            <m:ctrlPr>
              <w:ins w:id="2098" w:author="Cameron Bale" w:date="2022-09-21T15:33:00Z">
                <w:del w:id="2099" w:author="Bale,Cameron" w:date="2022-10-05T15:57:00Z">
                  <w:rPr>
                    <w:rFonts w:ascii="Cambria Math" w:eastAsiaTheme="minorEastAsia" w:hAnsi="Cambria Math"/>
                    <w:i/>
                  </w:rPr>
                </w:del>
              </w:ins>
            </m:ctrlPr>
          </m:sSubPr>
          <m:e>
            <m:r>
              <w:ins w:id="2100" w:author="Cameron Bale" w:date="2022-09-21T15:33:00Z">
                <w:del w:id="2101" w:author="Bale,Cameron" w:date="2022-10-05T15:57:00Z">
                  <w:rPr>
                    <w:rFonts w:ascii="Cambria Math" w:eastAsiaTheme="minorEastAsia" w:hAnsi="Cambria Math"/>
                  </w:rPr>
                  <m:t>F</m:t>
                </w:del>
              </w:ins>
            </m:r>
          </m:e>
          <m:sub>
            <m:r>
              <w:ins w:id="2102" w:author="Cameron Bale" w:date="2022-09-21T15:33:00Z">
                <w:del w:id="2103" w:author="Bale,Cameron" w:date="2022-10-05T15:57:00Z">
                  <w:rPr>
                    <w:rFonts w:ascii="Cambria Math" w:eastAsiaTheme="minorEastAsia" w:hAnsi="Cambria Math"/>
                  </w:rPr>
                  <m:t>1</m:t>
                </w:del>
              </w:ins>
            </m:r>
          </m:sub>
        </m:sSub>
      </m:oMath>
      <w:moveFrom w:id="2104" w:author="Bale,Cameron" w:date="2022-09-26T15:38:00Z">
        <w:ins w:id="2105" w:author="Cameron Bale" w:date="2022-09-21T15:33:00Z">
          <w:del w:id="2106" w:author="Bale,Cameron" w:date="2022-10-05T15:57:00Z">
            <w:r w:rsidR="003C7CAB" w:rsidDel="00C70DC6">
              <w:rPr>
                <w:rFonts w:ascii="Cambria" w:eastAsiaTheme="minorEastAsia" w:hAnsi="Cambria"/>
              </w:rPr>
              <w:delText xml:space="preserve"> and </w:delText>
            </w:r>
          </w:del>
        </w:ins>
        <m:oMath>
          <m:sSub>
            <m:sSubPr>
              <m:ctrlPr>
                <w:ins w:id="2107" w:author="Cameron Bale" w:date="2022-09-21T15:33:00Z">
                  <w:del w:id="2108" w:author="Bale,Cameron" w:date="2022-10-05T15:57:00Z">
                    <w:rPr>
                      <w:rFonts w:ascii="Cambria Math" w:eastAsiaTheme="minorEastAsia" w:hAnsi="Cambria Math"/>
                      <w:i/>
                    </w:rPr>
                  </w:del>
                </w:ins>
              </m:ctrlPr>
            </m:sSubPr>
            <m:e>
              <m:r>
                <w:ins w:id="2109" w:author="Cameron Bale" w:date="2022-09-21T15:33:00Z">
                  <w:del w:id="2110" w:author="Bale,Cameron" w:date="2022-10-05T15:57:00Z">
                    <w:rPr>
                      <w:rFonts w:ascii="Cambria Math" w:eastAsiaTheme="minorEastAsia" w:hAnsi="Cambria Math"/>
                    </w:rPr>
                    <m:t>F</m:t>
                  </w:del>
                </w:ins>
              </m:r>
            </m:e>
            <m:sub>
              <m:r>
                <w:ins w:id="2111" w:author="Cameron Bale" w:date="2022-09-21T15:33:00Z">
                  <w:del w:id="2112" w:author="Bale,Cameron" w:date="2022-10-05T15:57:00Z">
                    <w:rPr>
                      <w:rFonts w:ascii="Cambria Math" w:eastAsiaTheme="minorEastAsia" w:hAnsi="Cambria Math"/>
                    </w:rPr>
                    <m:t>2</m:t>
                  </w:del>
                </w:ins>
              </m:r>
            </m:sub>
          </m:sSub>
        </m:oMath>
        <w:moveFrom w:id="2113" w:author="Bale,Cameron" w:date="2022-09-26T15:38:00Z">
          <w:ins w:id="2114" w:author="Cameron Bale" w:date="2022-09-21T15:33:00Z">
            <w:del w:id="2115" w:author="Bale,Cameron" w:date="2022-10-05T15:57:00Z">
              <w:r w:rsidR="003C7CAB" w:rsidDel="00C70DC6">
                <w:rPr>
                  <w:rFonts w:ascii="Cambria" w:eastAsiaTheme="minorEastAsia" w:hAnsi="Cambria"/>
                </w:rPr>
                <w:delText xml:space="preserve"> were found to be the most important determinants of</w:delText>
              </w:r>
            </w:del>
          </w:ins>
          <w:ins w:id="2116" w:author="Cameron Bale" w:date="2022-09-21T15:34:00Z">
            <w:del w:id="2117" w:author="Bale,Cameron" w:date="2022-10-05T15:57:00Z">
              <w:r w:rsidR="003C7CAB" w:rsidDel="00C70DC6">
                <w:rPr>
                  <w:rFonts w:ascii="Cambria" w:eastAsiaTheme="minorEastAsia" w:hAnsi="Cambria"/>
                </w:rPr>
                <w:delText xml:space="preserve"> forecast accuracy in the M4 competition </w:delText>
              </w:r>
            </w:del>
          </w:ins>
          <w:del w:id="2118" w:author="Bale,Cameron" w:date="2022-10-05T15:57:00Z">
            <w:r w:rsidR="003C7CAB" w:rsidDel="00C70DC6">
              <w:rPr>
                <w:rFonts w:ascii="Cambria" w:eastAsiaTheme="minorEastAsia" w:hAnsi="Cambria"/>
              </w:rPr>
              <w:fldChar w:fldCharType="begin"/>
            </w:r>
            <w:r w:rsidR="003C7CAB" w:rsidDel="00C70DC6">
              <w:rPr>
                <w:rFonts w:ascii="Cambria" w:eastAsiaTheme="minorEastAsia" w:hAnsi="Cambria"/>
              </w:rPr>
              <w:delInstrText xml:space="preserve"> ADDIN ZOTERO_ITEM CSL_CITATION {"citationID":"sn5PIolj","properties":{"formattedCitation":"(Makridakis et al., 2018)","plainCitation":"(Makridakis et al., 2018)","noteIndex":0},"citationItems":[{"id":151,"uris":["http://zotero.org/users/8556523/items/KR5QUEMU"],"itemData":{"id":151,"type":"article-journal","abstract":"The M4 competition is the continuation of three previous competitions started more than 45 years ago whose purpose was to learn how to improve forecasting accuracy, and how such learning can be applied to advance the theory and practice of forecasting. The purpose of M4 was to replicate the results of the previous ones and extend them into three directions: First significantly increase the number of series, second include Machine Learning (ML) forecasting methods, and third evaluate both point forecasts and prediction intervals. The five major findings of the M4 Competitions are: 1. Out Of the 17 most accurate methods, 12 were ‘‘combinations’’ of mostly statistical approaches. 2. The biggest surprise was a ‘‘hybrid’’ approach that utilized both statistical and ML features. This method’s average sMAPE was close to 10% more accurate than the combination benchmark used to compare the submitted methods. 3. The second most accurate method was a combination of seven statistical methods and one ML one, with the weights for the averaging being calculated by a ML algorithm that was trained to minimize the forecasting. 4. The two most accurate methods also achieved an amazing success in specifying the 95% prediction intervals correctly. 5. The six pure ML methods performed poorly, with none of them being more accurate than the combination benchmark and only one being more accurate than Naïve2. This paper presents some initial results of M4, its major findings and a logical conclusion. Finally, it outlines what the authors consider to be the way forward for the field of forecasting.","container-title":"International Journal of Forecasting","DOI":"10.1016/j.ijforecast.2018.06.001","ISSN":"01692070","issue":"4","journalAbbreviation":"International Journal of Forecasting","language":"en","page":"802-808","source":"DOI.org (Crossref)","title":"The M4 Competition: Results, findings, conclusion and way forward","title-short":"The M4 Competition","volume":"34","author":[{"family":"Makridakis","given":"Spyros"},{"family":"Spiliotis","given":"Evangelos"},{"family":"Assimakopoulos","given":"Vassilios"}],"issued":{"date-parts":[["2018",10]]}}}],"schema":"https://github.com/citation-style-language/schema/raw/master/csl-citation.json"} </w:delInstrText>
            </w:r>
            <w:r w:rsidR="003C7CAB" w:rsidDel="00C70DC6">
              <w:rPr>
                <w:rFonts w:ascii="Cambria" w:eastAsiaTheme="minorEastAsia" w:hAnsi="Cambria"/>
              </w:rPr>
              <w:fldChar w:fldCharType="separate"/>
            </w:r>
            <w:r w:rsidR="003C7CAB" w:rsidRPr="003C7CAB" w:rsidDel="00C70DC6">
              <w:rPr>
                <w:rFonts w:ascii="Cambria" w:hAnsi="Cambria"/>
              </w:rPr>
              <w:delText>(Makridakis et al., 2018)</w:delText>
            </w:r>
            <w:r w:rsidR="003C7CAB" w:rsidDel="00C70DC6">
              <w:rPr>
                <w:rFonts w:ascii="Cambria" w:eastAsiaTheme="minorEastAsia" w:hAnsi="Cambria"/>
              </w:rPr>
              <w:fldChar w:fldCharType="end"/>
            </w:r>
          </w:del>
          <w:ins w:id="2119" w:author="Cameron Bale" w:date="2022-09-21T15:34:00Z">
            <w:del w:id="2120" w:author="Bale,Cameron" w:date="2022-10-05T15:57:00Z">
              <w:r w:rsidR="003C7CAB" w:rsidDel="00C70DC6">
                <w:rPr>
                  <w:rFonts w:ascii="Cambria" w:eastAsiaTheme="minorEastAsia" w:hAnsi="Cambria"/>
                </w:rPr>
                <w:delText>.</w:delText>
              </w:r>
            </w:del>
          </w:ins>
        </w:moveFrom>
        <w:moveFromRangeEnd w:id="2096"/>
        <w:ins w:id="2121" w:author="Bale,Cameron" w:date="2022-09-23T00:01:00Z">
          <w:r w:rsidR="00722180">
            <w:rPr>
              <w:rFonts w:ascii="Cambria" w:eastAsiaTheme="minorEastAsia" w:hAnsi="Cambria"/>
            </w:rPr>
            <w:t xml:space="preserve">Continuing with the decomposed series, we compute the strength of trend </w:t>
          </w:r>
        </w:ins>
        <m:oMath>
          <m:sSub>
            <m:sSubPr>
              <m:ctrlPr>
                <w:ins w:id="2122" w:author="Bale,Cameron" w:date="2022-09-23T00:01:00Z">
                  <w:rPr>
                    <w:rFonts w:ascii="Cambria Math" w:eastAsiaTheme="minorEastAsia" w:hAnsi="Cambria Math"/>
                    <w:i/>
                  </w:rPr>
                </w:ins>
              </m:ctrlPr>
            </m:sSubPr>
            <m:e>
              <m:r>
                <w:ins w:id="2123" w:author="Bale,Cameron" w:date="2022-09-23T00:01:00Z">
                  <w:rPr>
                    <w:rFonts w:ascii="Cambria Math" w:eastAsiaTheme="minorEastAsia" w:hAnsi="Cambria Math"/>
                  </w:rPr>
                  <m:t>F</m:t>
                </w:ins>
              </m:r>
            </m:e>
            <m:sub>
              <m:r>
                <w:ins w:id="2124" w:author="Bale,Cameron" w:date="2022-10-05T15:57:00Z">
                  <w:rPr>
                    <w:rFonts w:ascii="Cambria Math" w:eastAsiaTheme="minorEastAsia" w:hAnsi="Cambria Math"/>
                  </w:rPr>
                  <m:t>6</m:t>
                </w:ins>
              </m:r>
            </m:sub>
          </m:sSub>
        </m:oMath>
        <w:ins w:id="2125" w:author="Bale,Cameron" w:date="2022-09-23T00:02:00Z">
          <w:r w:rsidR="00722180">
            <w:rPr>
              <w:rFonts w:ascii="Cambria" w:eastAsiaTheme="minorEastAsia" w:hAnsi="Cambria"/>
            </w:rPr>
            <w:t xml:space="preserve"> and strength of </w:t>
          </w:r>
        </w:ins>
        <w:ins w:id="2126" w:author="Bale,Cameron" w:date="2022-09-23T00:03:00Z">
          <w:r w:rsidR="00722180">
            <w:rPr>
              <w:rFonts w:ascii="Cambria" w:eastAsiaTheme="minorEastAsia" w:hAnsi="Cambria"/>
            </w:rPr>
            <w:t xml:space="preserve">the </w:t>
          </w:r>
        </w:ins>
        <m:oMath>
          <m:r>
            <w:ins w:id="2127" w:author="Bale,Cameron" w:date="2022-09-23T00:03:00Z">
              <w:rPr>
                <w:rFonts w:ascii="Cambria Math" w:eastAsiaTheme="minorEastAsia" w:hAnsi="Cambria Math"/>
              </w:rPr>
              <m:t>ith</m:t>
            </w:ins>
          </m:r>
        </m:oMath>
        <w:ins w:id="2128" w:author="Bale,Cameron" w:date="2022-09-23T00:03:00Z">
          <w:r w:rsidR="00722180">
            <w:rPr>
              <w:rFonts w:ascii="Cambria" w:eastAsiaTheme="minorEastAsia" w:hAnsi="Cambria"/>
            </w:rPr>
            <w:t xml:space="preserve"> </w:t>
          </w:r>
        </w:ins>
        <w:ins w:id="2129" w:author="Bale,Cameron" w:date="2022-09-23T00:02:00Z">
          <w:r w:rsidR="00722180">
            <w:rPr>
              <w:rFonts w:ascii="Cambria" w:eastAsiaTheme="minorEastAsia" w:hAnsi="Cambria"/>
            </w:rPr>
            <w:t>seasonal</w:t>
          </w:r>
        </w:ins>
        <w:ins w:id="2130" w:author="Bale,Cameron" w:date="2022-09-23T00:04:00Z">
          <w:r w:rsidR="00722180">
            <w:rPr>
              <w:rFonts w:ascii="Cambria" w:eastAsiaTheme="minorEastAsia" w:hAnsi="Cambria"/>
            </w:rPr>
            <w:t xml:space="preserve"> component</w:t>
          </w:r>
        </w:ins>
        <w:ins w:id="2131" w:author="Bale,Cameron" w:date="2022-09-23T00:02:00Z">
          <w:r w:rsidR="00722180">
            <w:rPr>
              <w:rFonts w:ascii="Cambria" w:eastAsiaTheme="minorEastAsia" w:hAnsi="Cambria"/>
            </w:rPr>
            <w:t xml:space="preserve"> </w:t>
          </w:r>
        </w:ins>
        <m:oMath>
          <m:sSub>
            <m:sSubPr>
              <m:ctrlPr>
                <w:ins w:id="2132" w:author="Bale,Cameron" w:date="2022-09-23T00:02:00Z">
                  <w:rPr>
                    <w:rFonts w:ascii="Cambria Math" w:eastAsiaTheme="minorEastAsia" w:hAnsi="Cambria Math"/>
                    <w:i/>
                  </w:rPr>
                </w:ins>
              </m:ctrlPr>
            </m:sSubPr>
            <m:e>
              <m:r>
                <w:ins w:id="2133" w:author="Bale,Cameron" w:date="2022-09-23T00:02:00Z">
                  <w:rPr>
                    <w:rFonts w:ascii="Cambria Math" w:eastAsiaTheme="minorEastAsia" w:hAnsi="Cambria Math"/>
                  </w:rPr>
                  <m:t>F</m:t>
                </w:ins>
              </m:r>
            </m:e>
            <m:sub>
              <m:r>
                <w:ins w:id="2134" w:author="Bale,Cameron" w:date="2022-10-05T15:57:00Z">
                  <w:rPr>
                    <w:rFonts w:ascii="Cambria Math" w:eastAsiaTheme="minorEastAsia" w:hAnsi="Cambria Math"/>
                  </w:rPr>
                  <m:t>7,i</m:t>
                </w:ins>
              </m:r>
            </m:sub>
          </m:sSub>
        </m:oMath>
        <w:ins w:id="2135" w:author="Bale,Cameron" w:date="2022-09-23T00:02:00Z">
          <w:r w:rsidR="00722180">
            <w:rPr>
              <w:rFonts w:ascii="Cambria" w:eastAsiaTheme="minorEastAsia" w:hAnsi="Cambria"/>
            </w:rPr>
            <w:t xml:space="preserve"> as follows,</w:t>
          </w:r>
        </w:ins>
      </w:moveFrom>
    </w:p>
    <w:p w14:paraId="6D3818C3" w14:textId="6511BB0B" w:rsidR="00722180" w:rsidRDefault="00722180" w:rsidP="00400965">
      <w:pPr>
        <w:tabs>
          <w:tab w:val="left" w:pos="1152"/>
        </w:tabs>
        <w:rPr>
          <w:ins w:id="2136" w:author="Bale,Cameron" w:date="2022-09-23T00:02:00Z"/>
          <w:rFonts w:ascii="Cambria" w:eastAsiaTheme="minorEastAsia" w:hAnsi="Cambria"/>
        </w:rPr>
      </w:pPr>
    </w:p>
    <w:p w14:paraId="744175A7" w14:textId="574A7DAB" w:rsidR="00722180" w:rsidRPr="00722180" w:rsidRDefault="00000000">
      <w:pPr>
        <w:tabs>
          <w:tab w:val="left" w:pos="1152"/>
        </w:tabs>
        <w:jc w:val="center"/>
        <w:rPr>
          <w:ins w:id="2137" w:author="Bale,Cameron" w:date="2022-09-23T00:02:00Z"/>
          <w:rFonts w:ascii="Cambria" w:eastAsiaTheme="minorEastAsia" w:hAnsi="Cambria"/>
          <w:sz w:val="32"/>
          <w:szCs w:val="32"/>
          <w:rPrChange w:id="2138" w:author="Bale,Cameron" w:date="2022-09-23T00:03:00Z">
            <w:rPr>
              <w:ins w:id="2139" w:author="Bale,Cameron" w:date="2022-09-23T00:02:00Z"/>
              <w:rFonts w:ascii="Cambria Math" w:eastAsiaTheme="minorEastAsia" w:hAnsi="Cambria Math"/>
              <w:i/>
            </w:rPr>
          </w:rPrChange>
        </w:rPr>
        <w:pPrChange w:id="2140" w:author="Bale,Cameron" w:date="2022-09-23T00:03:00Z">
          <w:pPr>
            <w:tabs>
              <w:tab w:val="left" w:pos="1152"/>
            </w:tabs>
          </w:pPr>
        </w:pPrChange>
      </w:pPr>
      <m:oMath>
        <m:sSub>
          <m:sSubPr>
            <m:ctrlPr>
              <w:ins w:id="2141" w:author="Bale,Cameron" w:date="2022-09-23T00:02:00Z">
                <w:rPr>
                  <w:rFonts w:ascii="Cambria Math" w:eastAsiaTheme="minorEastAsia" w:hAnsi="Cambria Math"/>
                  <w:i/>
                  <w:sz w:val="32"/>
                  <w:szCs w:val="32"/>
                </w:rPr>
              </w:ins>
            </m:ctrlPr>
          </m:sSubPr>
          <m:e>
            <m:r>
              <w:ins w:id="2142" w:author="Bale,Cameron" w:date="2022-09-23T00:02:00Z">
                <w:rPr>
                  <w:rFonts w:ascii="Cambria Math" w:eastAsiaTheme="minorEastAsia" w:hAnsi="Cambria Math"/>
                  <w:sz w:val="32"/>
                  <w:szCs w:val="32"/>
                  <w:rPrChange w:id="2143" w:author="Bale,Cameron" w:date="2022-09-23T00:03:00Z">
                    <w:rPr>
                      <w:rFonts w:ascii="Cambria Math" w:eastAsiaTheme="minorEastAsia" w:hAnsi="Cambria Math"/>
                    </w:rPr>
                  </w:rPrChange>
                </w:rPr>
                <m:t>F</m:t>
              </w:ins>
            </m:r>
          </m:e>
          <m:sub>
            <m:r>
              <w:ins w:id="2144" w:author="Bale,Cameron" w:date="2022-10-05T15:57:00Z">
                <w:rPr>
                  <w:rFonts w:ascii="Cambria Math" w:eastAsiaTheme="minorEastAsia" w:hAnsi="Cambria Math"/>
                  <w:sz w:val="32"/>
                  <w:szCs w:val="32"/>
                </w:rPr>
                <m:t>6</m:t>
              </w:ins>
            </m:r>
          </m:sub>
        </m:sSub>
        <m:r>
          <w:ins w:id="2145" w:author="Bale,Cameron" w:date="2022-09-23T00:02:00Z">
            <w:rPr>
              <w:rFonts w:ascii="Cambria Math" w:eastAsiaTheme="minorEastAsia" w:hAnsi="Cambria Math"/>
              <w:sz w:val="32"/>
              <w:szCs w:val="32"/>
              <w:rPrChange w:id="2146" w:author="Bale,Cameron" w:date="2022-09-23T00:03:00Z">
                <w:rPr>
                  <w:rFonts w:ascii="Cambria Math" w:eastAsiaTheme="minorEastAsia" w:hAnsi="Cambria Math"/>
                </w:rPr>
              </w:rPrChange>
            </w:rPr>
            <m:t>=1-</m:t>
          </w:ins>
        </m:r>
        <m:f>
          <m:fPr>
            <m:ctrlPr>
              <w:rPr>
                <w:rFonts w:ascii="Cambria Math" w:eastAsiaTheme="minorEastAsia" w:hAnsi="Cambria Math"/>
                <w:sz w:val="32"/>
                <w:szCs w:val="32"/>
              </w:rPr>
            </m:ctrlPr>
          </m:fPr>
          <m:num>
            <m:r>
              <w:ins w:id="2147" w:author="Bale,Cameron" w:date="2022-09-23T00:02:00Z">
                <w:rPr>
                  <w:rFonts w:ascii="Cambria Math" w:eastAsiaTheme="minorEastAsia" w:hAnsi="Cambria Math"/>
                  <w:sz w:val="32"/>
                  <w:szCs w:val="32"/>
                  <w:rPrChange w:id="2148" w:author="Bale,Cameron" w:date="2022-09-23T00:03:00Z">
                    <w:rPr>
                      <w:rFonts w:ascii="Cambria Math" w:eastAsiaTheme="minorEastAsia" w:hAnsi="Cambria Math"/>
                    </w:rPr>
                  </w:rPrChange>
                </w:rPr>
                <m:t>Var</m:t>
              </w:ins>
            </m:r>
            <m:d>
              <m:dPr>
                <m:ctrlPr>
                  <w:ins w:id="2149" w:author="Bale,Cameron" w:date="2022-09-23T00:02:00Z">
                    <w:rPr>
                      <w:rFonts w:ascii="Cambria Math" w:eastAsiaTheme="minorEastAsia" w:hAnsi="Cambria Math"/>
                      <w:i/>
                      <w:sz w:val="32"/>
                      <w:szCs w:val="32"/>
                    </w:rPr>
                  </w:ins>
                </m:ctrlPr>
              </m:dPr>
              <m:e>
                <m:sSub>
                  <m:sSubPr>
                    <m:ctrlPr>
                      <w:ins w:id="2150" w:author="Bale,Cameron" w:date="2022-09-23T00:02:00Z">
                        <w:rPr>
                          <w:rFonts w:ascii="Cambria Math" w:eastAsiaTheme="minorEastAsia" w:hAnsi="Cambria Math"/>
                          <w:i/>
                          <w:sz w:val="32"/>
                          <w:szCs w:val="32"/>
                        </w:rPr>
                      </w:ins>
                    </m:ctrlPr>
                  </m:sSubPr>
                  <m:e>
                    <m:r>
                      <w:ins w:id="2151" w:author="Bale,Cameron" w:date="2022-09-23T00:02:00Z">
                        <w:rPr>
                          <w:rFonts w:ascii="Cambria Math" w:eastAsiaTheme="minorEastAsia" w:hAnsi="Cambria Math"/>
                          <w:sz w:val="32"/>
                          <w:szCs w:val="32"/>
                          <w:rPrChange w:id="2152" w:author="Bale,Cameron" w:date="2022-09-23T00:03:00Z">
                            <w:rPr>
                              <w:rFonts w:ascii="Cambria Math" w:eastAsiaTheme="minorEastAsia" w:hAnsi="Cambria Math"/>
                            </w:rPr>
                          </w:rPrChange>
                        </w:rPr>
                        <m:t>e</m:t>
                      </w:ins>
                    </m:r>
                  </m:e>
                  <m:sub>
                    <m:r>
                      <w:ins w:id="2153" w:author="Bale,Cameron" w:date="2022-10-05T15:58:00Z">
                        <w:rPr>
                          <w:rFonts w:ascii="Cambria Math" w:eastAsiaTheme="minorEastAsia" w:hAnsi="Cambria Math"/>
                          <w:sz w:val="32"/>
                          <w:szCs w:val="32"/>
                        </w:rPr>
                        <m:t>j</m:t>
                      </w:ins>
                    </m:r>
                  </m:sub>
                </m:sSub>
              </m:e>
            </m:d>
            <m:ctrlPr>
              <w:rPr>
                <w:rFonts w:ascii="Cambria Math" w:eastAsiaTheme="minorEastAsia" w:hAnsi="Cambria Math"/>
                <w:i/>
                <w:sz w:val="32"/>
                <w:szCs w:val="32"/>
              </w:rPr>
            </m:ctrlPr>
          </m:num>
          <m:den>
            <m:r>
              <w:ins w:id="2154" w:author="Bale,Cameron" w:date="2022-09-23T00:02:00Z">
                <w:rPr>
                  <w:rFonts w:ascii="Cambria Math" w:eastAsiaTheme="minorEastAsia" w:hAnsi="Cambria Math"/>
                  <w:sz w:val="32"/>
                  <w:szCs w:val="32"/>
                  <w:rPrChange w:id="2155" w:author="Bale,Cameron" w:date="2022-09-23T00:03:00Z">
                    <w:rPr>
                      <w:rFonts w:ascii="Cambria Math" w:eastAsiaTheme="minorEastAsia" w:hAnsi="Cambria Math"/>
                    </w:rPr>
                  </w:rPrChange>
                </w:rPr>
                <m:t>Var</m:t>
              </w:ins>
            </m:r>
            <m:d>
              <m:dPr>
                <m:ctrlPr>
                  <w:ins w:id="2156" w:author="Bale,Cameron" w:date="2022-09-23T00:02:00Z">
                    <w:rPr>
                      <w:rFonts w:ascii="Cambria Math" w:eastAsiaTheme="minorEastAsia" w:hAnsi="Cambria Math"/>
                      <w:i/>
                      <w:sz w:val="32"/>
                      <w:szCs w:val="32"/>
                    </w:rPr>
                  </w:ins>
                </m:ctrlPr>
              </m:dPr>
              <m:e>
                <m:sSub>
                  <m:sSubPr>
                    <m:ctrlPr>
                      <w:ins w:id="2157" w:author="Bale,Cameron" w:date="2022-09-23T00:02:00Z">
                        <w:rPr>
                          <w:rFonts w:ascii="Cambria Math" w:eastAsiaTheme="minorEastAsia" w:hAnsi="Cambria Math"/>
                          <w:i/>
                          <w:sz w:val="32"/>
                          <w:szCs w:val="32"/>
                        </w:rPr>
                      </w:ins>
                    </m:ctrlPr>
                  </m:sSubPr>
                  <m:e>
                    <m:r>
                      <w:ins w:id="2158" w:author="Bale,Cameron" w:date="2022-09-23T00:02:00Z">
                        <w:rPr>
                          <w:rFonts w:ascii="Cambria Math" w:eastAsiaTheme="minorEastAsia" w:hAnsi="Cambria Math"/>
                          <w:sz w:val="32"/>
                          <w:szCs w:val="32"/>
                          <w:rPrChange w:id="2159" w:author="Bale,Cameron" w:date="2022-09-23T00:03:00Z">
                            <w:rPr>
                              <w:rFonts w:ascii="Cambria Math" w:eastAsiaTheme="minorEastAsia" w:hAnsi="Cambria Math"/>
                            </w:rPr>
                          </w:rPrChange>
                        </w:rPr>
                        <m:t>f</m:t>
                      </w:ins>
                    </m:r>
                  </m:e>
                  <m:sub>
                    <m:r>
                      <w:ins w:id="2160" w:author="Bale,Cameron" w:date="2022-10-05T15:58:00Z">
                        <w:rPr>
                          <w:rFonts w:ascii="Cambria Math" w:eastAsiaTheme="minorEastAsia" w:hAnsi="Cambria Math"/>
                          <w:sz w:val="32"/>
                          <w:szCs w:val="32"/>
                        </w:rPr>
                        <m:t>j</m:t>
                      </w:ins>
                    </m:r>
                  </m:sub>
                </m:sSub>
                <m:r>
                  <w:ins w:id="2161" w:author="Bale,Cameron" w:date="2022-09-23T00:02:00Z">
                    <w:rPr>
                      <w:rFonts w:ascii="Cambria Math" w:eastAsiaTheme="minorEastAsia" w:hAnsi="Cambria Math"/>
                      <w:sz w:val="32"/>
                      <w:szCs w:val="32"/>
                      <w:rPrChange w:id="2162" w:author="Bale,Cameron" w:date="2022-09-23T00:03:00Z">
                        <w:rPr>
                          <w:rFonts w:ascii="Cambria Math" w:eastAsiaTheme="minorEastAsia" w:hAnsi="Cambria Math"/>
                        </w:rPr>
                      </w:rPrChange>
                    </w:rPr>
                    <m:t>+</m:t>
                  </w:ins>
                </m:r>
                <m:sSub>
                  <m:sSubPr>
                    <m:ctrlPr>
                      <w:ins w:id="2163" w:author="Bale,Cameron" w:date="2022-09-23T00:02:00Z">
                        <w:rPr>
                          <w:rFonts w:ascii="Cambria Math" w:eastAsiaTheme="minorEastAsia" w:hAnsi="Cambria Math"/>
                          <w:i/>
                          <w:sz w:val="32"/>
                          <w:szCs w:val="32"/>
                        </w:rPr>
                      </w:ins>
                    </m:ctrlPr>
                  </m:sSubPr>
                  <m:e>
                    <m:r>
                      <w:ins w:id="2164" w:author="Bale,Cameron" w:date="2022-09-23T00:02:00Z">
                        <w:rPr>
                          <w:rFonts w:ascii="Cambria Math" w:eastAsiaTheme="minorEastAsia" w:hAnsi="Cambria Math"/>
                          <w:sz w:val="32"/>
                          <w:szCs w:val="32"/>
                          <w:rPrChange w:id="2165" w:author="Bale,Cameron" w:date="2022-09-23T00:03:00Z">
                            <w:rPr>
                              <w:rFonts w:ascii="Cambria Math" w:eastAsiaTheme="minorEastAsia" w:hAnsi="Cambria Math"/>
                            </w:rPr>
                          </w:rPrChange>
                        </w:rPr>
                        <m:t>e</m:t>
                      </w:ins>
                    </m:r>
                  </m:e>
                  <m:sub>
                    <m:r>
                      <w:ins w:id="2166" w:author="Bale,Cameron" w:date="2022-10-05T15:58:00Z">
                        <w:rPr>
                          <w:rFonts w:ascii="Cambria Math" w:eastAsiaTheme="minorEastAsia" w:hAnsi="Cambria Math"/>
                          <w:sz w:val="32"/>
                          <w:szCs w:val="32"/>
                        </w:rPr>
                        <m:t>j</m:t>
                      </w:ins>
                    </m:r>
                  </m:sub>
                </m:sSub>
              </m:e>
            </m:d>
            <m:ctrlPr>
              <w:rPr>
                <w:rFonts w:ascii="Cambria Math" w:eastAsiaTheme="minorEastAsia" w:hAnsi="Cambria Math"/>
                <w:i/>
                <w:sz w:val="32"/>
                <w:szCs w:val="32"/>
              </w:rPr>
            </m:ctrlPr>
          </m:den>
        </m:f>
      </m:oMath>
      <w:ins w:id="2167" w:author="Bale,Cameron" w:date="2022-09-23T00:02:00Z">
        <w:r w:rsidR="00722180" w:rsidRPr="00722180">
          <w:rPr>
            <w:rFonts w:ascii="Cambria" w:eastAsiaTheme="minorEastAsia" w:hAnsi="Cambria"/>
            <w:sz w:val="32"/>
            <w:szCs w:val="32"/>
            <w:rPrChange w:id="2168" w:author="Bale,Cameron" w:date="2022-09-23T00:03:00Z">
              <w:rPr>
                <w:rFonts w:ascii="Cambria" w:eastAsiaTheme="minorEastAsia" w:hAnsi="Cambria"/>
              </w:rPr>
            </w:rPrChange>
          </w:rPr>
          <w:t>,</w:t>
        </w:r>
      </w:ins>
    </w:p>
    <w:p w14:paraId="52698A84" w14:textId="77777777" w:rsidR="00722180" w:rsidRPr="00722180" w:rsidRDefault="00722180" w:rsidP="00400965">
      <w:pPr>
        <w:tabs>
          <w:tab w:val="left" w:pos="1152"/>
        </w:tabs>
        <w:rPr>
          <w:ins w:id="2169" w:author="Bale,Cameron" w:date="2022-09-23T00:02:00Z"/>
          <w:rFonts w:ascii="Cambria" w:eastAsiaTheme="minorEastAsia" w:hAnsi="Cambria"/>
          <w:rPrChange w:id="2170" w:author="Bale,Cameron" w:date="2022-09-23T00:02:00Z">
            <w:rPr>
              <w:ins w:id="2171" w:author="Bale,Cameron" w:date="2022-09-23T00:02:00Z"/>
              <w:rFonts w:ascii="Cambria Math" w:eastAsiaTheme="minorEastAsia" w:hAnsi="Cambria Math"/>
              <w:i/>
            </w:rPr>
          </w:rPrChange>
        </w:rPr>
      </w:pPr>
    </w:p>
    <w:p w14:paraId="02FBD6A2" w14:textId="121E4A52" w:rsidR="00722180" w:rsidRPr="00722180" w:rsidRDefault="00000000">
      <w:pPr>
        <w:tabs>
          <w:tab w:val="left" w:pos="1152"/>
        </w:tabs>
        <w:jc w:val="center"/>
        <w:rPr>
          <w:ins w:id="2172" w:author="Bale,Cameron" w:date="2022-09-23T00:03:00Z"/>
          <w:rFonts w:ascii="Cambria" w:eastAsiaTheme="minorEastAsia" w:hAnsi="Cambria"/>
          <w:sz w:val="28"/>
          <w:szCs w:val="28"/>
          <w:rPrChange w:id="2173" w:author="Bale,Cameron" w:date="2022-09-23T00:04:00Z">
            <w:rPr>
              <w:ins w:id="2174" w:author="Bale,Cameron" w:date="2022-09-23T00:03:00Z"/>
              <w:rFonts w:ascii="Cambria Math" w:eastAsiaTheme="minorEastAsia" w:hAnsi="Cambria Math"/>
              <w:i/>
            </w:rPr>
          </w:rPrChange>
        </w:rPr>
        <w:pPrChange w:id="2175" w:author="Bale,Cameron" w:date="2022-09-23T00:08:00Z">
          <w:pPr>
            <w:tabs>
              <w:tab w:val="left" w:pos="1152"/>
            </w:tabs>
          </w:pPr>
        </w:pPrChange>
      </w:pPr>
      <m:oMath>
        <m:sSub>
          <m:sSubPr>
            <m:ctrlPr>
              <w:ins w:id="2176" w:author="Bale,Cameron" w:date="2022-09-23T00:03:00Z">
                <w:rPr>
                  <w:rFonts w:ascii="Cambria Math" w:eastAsiaTheme="minorEastAsia" w:hAnsi="Cambria Math"/>
                  <w:i/>
                  <w:sz w:val="28"/>
                  <w:szCs w:val="28"/>
                </w:rPr>
              </w:ins>
            </m:ctrlPr>
          </m:sSubPr>
          <m:e>
            <m:r>
              <w:ins w:id="2177" w:author="Bale,Cameron" w:date="2022-09-23T00:03:00Z">
                <w:rPr>
                  <w:rFonts w:ascii="Cambria Math" w:eastAsiaTheme="minorEastAsia" w:hAnsi="Cambria Math"/>
                  <w:sz w:val="28"/>
                  <w:szCs w:val="28"/>
                  <w:rPrChange w:id="2178" w:author="Bale,Cameron" w:date="2022-09-23T00:04:00Z">
                    <w:rPr>
                      <w:rFonts w:ascii="Cambria Math" w:eastAsiaTheme="minorEastAsia" w:hAnsi="Cambria Math"/>
                    </w:rPr>
                  </w:rPrChange>
                </w:rPr>
                <m:t>F</m:t>
              </w:ins>
            </m:r>
          </m:e>
          <m:sub>
            <m:r>
              <w:ins w:id="2179" w:author="Bale,Cameron" w:date="2022-10-05T15:57:00Z">
                <w:rPr>
                  <w:rFonts w:ascii="Cambria Math" w:eastAsiaTheme="minorEastAsia" w:hAnsi="Cambria Math"/>
                  <w:sz w:val="28"/>
                  <w:szCs w:val="28"/>
                </w:rPr>
                <m:t>7,i</m:t>
              </w:ins>
            </m:r>
          </m:sub>
        </m:sSub>
        <m:r>
          <w:ins w:id="2180" w:author="Bale,Cameron" w:date="2022-09-23T00:03:00Z">
            <w:rPr>
              <w:rFonts w:ascii="Cambria Math" w:eastAsiaTheme="minorEastAsia" w:hAnsi="Cambria Math"/>
              <w:sz w:val="28"/>
              <w:szCs w:val="28"/>
              <w:rPrChange w:id="2181" w:author="Bale,Cameron" w:date="2022-09-23T00:04:00Z">
                <w:rPr>
                  <w:rFonts w:ascii="Cambria Math" w:eastAsiaTheme="minorEastAsia" w:hAnsi="Cambria Math"/>
                </w:rPr>
              </w:rPrChange>
            </w:rPr>
            <m:t>=1-</m:t>
          </w:ins>
        </m:r>
        <m:f>
          <m:fPr>
            <m:ctrlPr>
              <w:rPr>
                <w:rFonts w:ascii="Cambria Math" w:eastAsiaTheme="minorEastAsia" w:hAnsi="Cambria Math"/>
                <w:sz w:val="28"/>
                <w:szCs w:val="28"/>
              </w:rPr>
            </m:ctrlPr>
          </m:fPr>
          <m:num>
            <m:r>
              <w:ins w:id="2182" w:author="Bale,Cameron" w:date="2022-09-23T00:03:00Z">
                <w:rPr>
                  <w:rFonts w:ascii="Cambria Math" w:eastAsiaTheme="minorEastAsia" w:hAnsi="Cambria Math"/>
                  <w:sz w:val="28"/>
                  <w:szCs w:val="28"/>
                  <w:rPrChange w:id="2183" w:author="Bale,Cameron" w:date="2022-09-23T00:04:00Z">
                    <w:rPr>
                      <w:rFonts w:ascii="Cambria Math" w:eastAsiaTheme="minorEastAsia" w:hAnsi="Cambria Math"/>
                    </w:rPr>
                  </w:rPrChange>
                </w:rPr>
                <m:t>Var</m:t>
              </w:ins>
            </m:r>
            <m:d>
              <m:dPr>
                <m:ctrlPr>
                  <w:ins w:id="2184" w:author="Bale,Cameron" w:date="2022-09-23T00:03:00Z">
                    <w:rPr>
                      <w:rFonts w:ascii="Cambria Math" w:eastAsiaTheme="minorEastAsia" w:hAnsi="Cambria Math"/>
                      <w:i/>
                      <w:sz w:val="28"/>
                      <w:szCs w:val="28"/>
                    </w:rPr>
                  </w:ins>
                </m:ctrlPr>
              </m:dPr>
              <m:e>
                <m:sSub>
                  <m:sSubPr>
                    <m:ctrlPr>
                      <w:ins w:id="2185" w:author="Bale,Cameron" w:date="2022-09-23T00:03:00Z">
                        <w:rPr>
                          <w:rFonts w:ascii="Cambria Math" w:eastAsiaTheme="minorEastAsia" w:hAnsi="Cambria Math"/>
                          <w:i/>
                          <w:sz w:val="28"/>
                          <w:szCs w:val="28"/>
                        </w:rPr>
                      </w:ins>
                    </m:ctrlPr>
                  </m:sSubPr>
                  <m:e>
                    <m:r>
                      <w:ins w:id="2186" w:author="Bale,Cameron" w:date="2022-09-23T00:03:00Z">
                        <w:rPr>
                          <w:rFonts w:ascii="Cambria Math" w:eastAsiaTheme="minorEastAsia" w:hAnsi="Cambria Math"/>
                          <w:sz w:val="28"/>
                          <w:szCs w:val="28"/>
                          <w:rPrChange w:id="2187" w:author="Bale,Cameron" w:date="2022-09-23T00:04:00Z">
                            <w:rPr>
                              <w:rFonts w:ascii="Cambria Math" w:eastAsiaTheme="minorEastAsia" w:hAnsi="Cambria Math"/>
                            </w:rPr>
                          </w:rPrChange>
                        </w:rPr>
                        <m:t>e</m:t>
                      </w:ins>
                    </m:r>
                  </m:e>
                  <m:sub>
                    <m:r>
                      <w:ins w:id="2188" w:author="Bale,Cameron" w:date="2022-10-05T15:58:00Z">
                        <w:rPr>
                          <w:rFonts w:ascii="Cambria Math" w:eastAsiaTheme="minorEastAsia" w:hAnsi="Cambria Math"/>
                          <w:sz w:val="28"/>
                          <w:szCs w:val="28"/>
                        </w:rPr>
                        <m:t>j</m:t>
                      </w:ins>
                    </m:r>
                  </m:sub>
                </m:sSub>
              </m:e>
            </m:d>
            <m:ctrlPr>
              <w:rPr>
                <w:rFonts w:ascii="Cambria Math" w:eastAsiaTheme="minorEastAsia" w:hAnsi="Cambria Math"/>
                <w:i/>
                <w:sz w:val="28"/>
                <w:szCs w:val="28"/>
              </w:rPr>
            </m:ctrlPr>
          </m:num>
          <m:den>
            <m:r>
              <w:ins w:id="2189" w:author="Bale,Cameron" w:date="2022-09-23T00:03:00Z">
                <w:rPr>
                  <w:rFonts w:ascii="Cambria Math" w:eastAsiaTheme="minorEastAsia" w:hAnsi="Cambria Math"/>
                  <w:sz w:val="28"/>
                  <w:szCs w:val="28"/>
                  <w:rPrChange w:id="2190" w:author="Bale,Cameron" w:date="2022-09-23T00:04:00Z">
                    <w:rPr>
                      <w:rFonts w:ascii="Cambria Math" w:eastAsiaTheme="minorEastAsia" w:hAnsi="Cambria Math"/>
                    </w:rPr>
                  </w:rPrChange>
                </w:rPr>
                <m:t>Var</m:t>
              </w:ins>
            </m:r>
            <m:d>
              <m:dPr>
                <m:ctrlPr>
                  <w:ins w:id="2191" w:author="Bale,Cameron" w:date="2022-09-23T00:03:00Z">
                    <w:rPr>
                      <w:rFonts w:ascii="Cambria Math" w:eastAsiaTheme="minorEastAsia" w:hAnsi="Cambria Math"/>
                      <w:i/>
                      <w:sz w:val="28"/>
                      <w:szCs w:val="28"/>
                    </w:rPr>
                  </w:ins>
                </m:ctrlPr>
              </m:dPr>
              <m:e>
                <m:sSub>
                  <m:sSubPr>
                    <m:ctrlPr>
                      <w:ins w:id="2192" w:author="Bale,Cameron" w:date="2022-09-23T00:03:00Z">
                        <w:rPr>
                          <w:rFonts w:ascii="Cambria Math" w:eastAsiaTheme="minorEastAsia" w:hAnsi="Cambria Math"/>
                          <w:i/>
                          <w:sz w:val="28"/>
                          <w:szCs w:val="28"/>
                        </w:rPr>
                      </w:ins>
                    </m:ctrlPr>
                  </m:sSubPr>
                  <m:e>
                    <m:r>
                      <w:ins w:id="2193" w:author="Bale,Cameron" w:date="2022-09-23T00:03:00Z">
                        <w:rPr>
                          <w:rFonts w:ascii="Cambria Math" w:eastAsiaTheme="minorEastAsia" w:hAnsi="Cambria Math"/>
                          <w:sz w:val="28"/>
                          <w:szCs w:val="28"/>
                          <w:rPrChange w:id="2194" w:author="Bale,Cameron" w:date="2022-09-23T00:04:00Z">
                            <w:rPr>
                              <w:rFonts w:ascii="Cambria Math" w:eastAsiaTheme="minorEastAsia" w:hAnsi="Cambria Math"/>
                            </w:rPr>
                          </w:rPrChange>
                        </w:rPr>
                        <m:t>s</m:t>
                      </w:ins>
                    </m:r>
                  </m:e>
                  <m:sub>
                    <m:r>
                      <w:ins w:id="2195" w:author="Bale,Cameron" w:date="2022-09-23T00:03:00Z">
                        <w:rPr>
                          <w:rFonts w:ascii="Cambria Math" w:eastAsiaTheme="minorEastAsia" w:hAnsi="Cambria Math"/>
                          <w:sz w:val="28"/>
                          <w:szCs w:val="28"/>
                          <w:rPrChange w:id="2196" w:author="Bale,Cameron" w:date="2022-09-23T00:04:00Z">
                            <w:rPr>
                              <w:rFonts w:ascii="Cambria Math" w:eastAsiaTheme="minorEastAsia" w:hAnsi="Cambria Math"/>
                            </w:rPr>
                          </w:rPrChange>
                        </w:rPr>
                        <m:t>i,</m:t>
                      </w:ins>
                    </m:r>
                    <m:r>
                      <w:ins w:id="2197" w:author="Bale,Cameron" w:date="2022-10-05T15:58:00Z">
                        <w:rPr>
                          <w:rFonts w:ascii="Cambria Math" w:eastAsiaTheme="minorEastAsia" w:hAnsi="Cambria Math"/>
                          <w:sz w:val="28"/>
                          <w:szCs w:val="28"/>
                        </w:rPr>
                        <m:t>j</m:t>
                      </w:ins>
                    </m:r>
                  </m:sub>
                </m:sSub>
                <m:r>
                  <w:ins w:id="2198" w:author="Bale,Cameron" w:date="2022-09-23T00:03:00Z">
                    <w:rPr>
                      <w:rFonts w:ascii="Cambria Math" w:eastAsiaTheme="minorEastAsia" w:hAnsi="Cambria Math"/>
                      <w:sz w:val="28"/>
                      <w:szCs w:val="28"/>
                      <w:rPrChange w:id="2199" w:author="Bale,Cameron" w:date="2022-09-23T00:04:00Z">
                        <w:rPr>
                          <w:rFonts w:ascii="Cambria Math" w:eastAsiaTheme="minorEastAsia" w:hAnsi="Cambria Math"/>
                        </w:rPr>
                      </w:rPrChange>
                    </w:rPr>
                    <m:t>+</m:t>
                  </w:ins>
                </m:r>
                <m:sSub>
                  <m:sSubPr>
                    <m:ctrlPr>
                      <w:ins w:id="2200" w:author="Bale,Cameron" w:date="2022-09-23T00:03:00Z">
                        <w:rPr>
                          <w:rFonts w:ascii="Cambria Math" w:eastAsiaTheme="minorEastAsia" w:hAnsi="Cambria Math"/>
                          <w:i/>
                          <w:sz w:val="28"/>
                          <w:szCs w:val="28"/>
                        </w:rPr>
                      </w:ins>
                    </m:ctrlPr>
                  </m:sSubPr>
                  <m:e>
                    <m:r>
                      <w:ins w:id="2201" w:author="Bale,Cameron" w:date="2022-09-23T00:03:00Z">
                        <w:rPr>
                          <w:rFonts w:ascii="Cambria Math" w:eastAsiaTheme="minorEastAsia" w:hAnsi="Cambria Math"/>
                          <w:sz w:val="28"/>
                          <w:szCs w:val="28"/>
                          <w:rPrChange w:id="2202" w:author="Bale,Cameron" w:date="2022-09-23T00:04:00Z">
                            <w:rPr>
                              <w:rFonts w:ascii="Cambria Math" w:eastAsiaTheme="minorEastAsia" w:hAnsi="Cambria Math"/>
                            </w:rPr>
                          </w:rPrChange>
                        </w:rPr>
                        <m:t>e</m:t>
                      </w:ins>
                    </m:r>
                  </m:e>
                  <m:sub>
                    <m:r>
                      <w:ins w:id="2203" w:author="Bale,Cameron" w:date="2022-10-05T15:58:00Z">
                        <w:rPr>
                          <w:rFonts w:ascii="Cambria Math" w:eastAsiaTheme="minorEastAsia" w:hAnsi="Cambria Math"/>
                          <w:sz w:val="28"/>
                          <w:szCs w:val="28"/>
                        </w:rPr>
                        <m:t>j</m:t>
                      </w:ins>
                    </m:r>
                  </m:sub>
                </m:sSub>
              </m:e>
            </m:d>
            <m:ctrlPr>
              <w:rPr>
                <w:rFonts w:ascii="Cambria Math" w:eastAsiaTheme="minorEastAsia" w:hAnsi="Cambria Math"/>
                <w:i/>
                <w:sz w:val="28"/>
                <w:szCs w:val="28"/>
              </w:rPr>
            </m:ctrlPr>
          </m:den>
        </m:f>
      </m:oMath>
      <w:ins w:id="2204" w:author="Bale,Cameron" w:date="2022-09-23T00:08:00Z">
        <w:r w:rsidR="00F84E2D">
          <w:rPr>
            <w:rFonts w:ascii="Cambria" w:eastAsiaTheme="minorEastAsia" w:hAnsi="Cambria"/>
            <w:sz w:val="28"/>
            <w:szCs w:val="28"/>
          </w:rPr>
          <w:t>.</w:t>
        </w:r>
      </w:ins>
    </w:p>
    <w:p w14:paraId="48D60230" w14:textId="77777777" w:rsidR="00722180" w:rsidRPr="00722180" w:rsidRDefault="00722180" w:rsidP="00400965">
      <w:pPr>
        <w:tabs>
          <w:tab w:val="left" w:pos="1152"/>
        </w:tabs>
        <w:rPr>
          <w:ins w:id="2205" w:author="Bale,Cameron" w:date="2022-09-23T00:01:00Z"/>
          <w:rFonts w:ascii="Cambria" w:eastAsiaTheme="minorEastAsia" w:hAnsi="Cambria"/>
          <w:rPrChange w:id="2206" w:author="Bale,Cameron" w:date="2022-09-23T00:03:00Z">
            <w:rPr>
              <w:ins w:id="2207" w:author="Bale,Cameron" w:date="2022-09-23T00:01:00Z"/>
              <w:rFonts w:ascii="Cambria Math" w:eastAsiaTheme="minorEastAsia" w:hAnsi="Cambria Math"/>
              <w:i/>
            </w:rPr>
          </w:rPrChange>
        </w:rPr>
      </w:pPr>
    </w:p>
    <w:p w14:paraId="4CB6AF06" w14:textId="45CBBBE8" w:rsidR="00F84E2D" w:rsidRPr="004172A5" w:rsidDel="004172A5" w:rsidRDefault="004172A5" w:rsidP="00400965">
      <w:pPr>
        <w:tabs>
          <w:tab w:val="left" w:pos="1152"/>
        </w:tabs>
        <w:rPr>
          <w:del w:id="2208" w:author="Bale,Cameron" w:date="2022-09-23T00:13:00Z"/>
          <w:rFonts w:ascii="Cambria" w:eastAsiaTheme="minorEastAsia" w:hAnsi="Cambria"/>
          <w:rPrChange w:id="2209" w:author="Bale,Cameron" w:date="2022-10-05T15:59:00Z">
            <w:rPr>
              <w:del w:id="2210" w:author="Bale,Cameron" w:date="2022-09-23T00:13:00Z"/>
              <w:rFonts w:ascii="Cambria Math" w:eastAsiaTheme="minorEastAsia" w:hAnsi="Cambria Math"/>
              <w:i/>
            </w:rPr>
          </w:rPrChange>
        </w:rPr>
      </w:pPr>
      <w:ins w:id="2211" w:author="Bale,Cameron" w:date="2022-10-05T15:59:00Z">
        <w:r>
          <w:rPr>
            <w:rFonts w:ascii="Cambria" w:eastAsiaTheme="minorEastAsia" w:hAnsi="Cambria"/>
          </w:rPr>
          <w:t>In practice,</w:t>
        </w:r>
      </w:ins>
      <w:ins w:id="2212" w:author="Bale,Cameron" w:date="2022-09-23T00:07:00Z">
        <w:r w:rsidR="00F84E2D">
          <w:rPr>
            <w:rFonts w:ascii="Cambria" w:eastAsiaTheme="minorEastAsia" w:hAnsi="Cambria"/>
          </w:rPr>
          <w:t xml:space="preserve"> the values of </w:t>
        </w:r>
      </w:ins>
      <m:oMath>
        <m:sSub>
          <m:sSubPr>
            <m:ctrlPr>
              <w:ins w:id="2213" w:author="Bale,Cameron" w:date="2022-09-23T00:07:00Z">
                <w:rPr>
                  <w:rFonts w:ascii="Cambria Math" w:eastAsiaTheme="minorEastAsia" w:hAnsi="Cambria Math"/>
                  <w:i/>
                </w:rPr>
              </w:ins>
            </m:ctrlPr>
          </m:sSubPr>
          <m:e>
            <m:r>
              <w:ins w:id="2214" w:author="Bale,Cameron" w:date="2022-09-23T00:07:00Z">
                <w:rPr>
                  <w:rFonts w:ascii="Cambria Math" w:eastAsiaTheme="minorEastAsia" w:hAnsi="Cambria Math"/>
                </w:rPr>
                <m:t>F</m:t>
              </w:ins>
            </m:r>
          </m:e>
          <m:sub>
            <m:r>
              <w:ins w:id="2215" w:author="Bale,Cameron" w:date="2022-10-05T15:58:00Z">
                <w:rPr>
                  <w:rFonts w:ascii="Cambria Math" w:eastAsiaTheme="minorEastAsia" w:hAnsi="Cambria Math"/>
                </w:rPr>
                <m:t>6</m:t>
              </w:ins>
            </m:r>
          </m:sub>
        </m:sSub>
        <m:r>
          <w:ins w:id="2216" w:author="Bale,Cameron" w:date="2022-09-23T00:07:00Z">
            <w:rPr>
              <w:rFonts w:ascii="Cambria Math" w:eastAsiaTheme="minorEastAsia" w:hAnsi="Cambria Math"/>
            </w:rPr>
            <m:t>,</m:t>
          </w:ins>
        </m:r>
        <m:sSub>
          <m:sSubPr>
            <m:ctrlPr>
              <w:ins w:id="2217" w:author="Bale,Cameron" w:date="2022-09-23T00:07:00Z">
                <w:rPr>
                  <w:rFonts w:ascii="Cambria Math" w:eastAsiaTheme="minorEastAsia" w:hAnsi="Cambria Math"/>
                  <w:i/>
                </w:rPr>
              </w:ins>
            </m:ctrlPr>
          </m:sSubPr>
          <m:e>
            <m:r>
              <w:ins w:id="2218" w:author="Bale,Cameron" w:date="2022-09-23T00:07:00Z">
                <w:rPr>
                  <w:rFonts w:ascii="Cambria Math" w:eastAsiaTheme="minorEastAsia" w:hAnsi="Cambria Math"/>
                </w:rPr>
                <m:t>F</m:t>
              </w:ins>
            </m:r>
          </m:e>
          <m:sub>
            <m:r>
              <w:ins w:id="2219" w:author="Bale,Cameron" w:date="2022-10-05T15:58:00Z">
                <w:rPr>
                  <w:rFonts w:ascii="Cambria Math" w:eastAsiaTheme="minorEastAsia" w:hAnsi="Cambria Math"/>
                </w:rPr>
                <m:t>7,i</m:t>
              </w:ins>
            </m:r>
          </m:sub>
        </m:sSub>
      </m:oMath>
      <w:ins w:id="2220" w:author="Bale,Cameron" w:date="2022-09-23T00:07:00Z">
        <w:r w:rsidR="00F84E2D">
          <w:rPr>
            <w:rFonts w:ascii="Cambria" w:eastAsiaTheme="minorEastAsia" w:hAnsi="Cambria"/>
          </w:rPr>
          <w:t xml:space="preserve"> </w:t>
        </w:r>
      </w:ins>
      <w:ins w:id="2221" w:author="Bale,Cameron" w:date="2022-10-05T15:59:00Z">
        <w:r>
          <w:rPr>
            <w:rFonts w:ascii="Cambria" w:eastAsiaTheme="minorEastAsia" w:hAnsi="Cambria"/>
          </w:rPr>
          <w:t xml:space="preserve">are bounded to </w:t>
        </w:r>
      </w:ins>
      <m:oMath>
        <m:d>
          <m:dPr>
            <m:begChr m:val="["/>
            <m:endChr m:val="]"/>
            <m:ctrlPr>
              <w:ins w:id="2222" w:author="Bale,Cameron" w:date="2022-10-05T15:59:00Z">
                <w:rPr>
                  <w:rFonts w:ascii="Cambria Math" w:eastAsiaTheme="minorEastAsia" w:hAnsi="Cambria Math"/>
                  <w:i/>
                </w:rPr>
              </w:ins>
            </m:ctrlPr>
          </m:dPr>
          <m:e>
            <m:r>
              <w:ins w:id="2223" w:author="Bale,Cameron" w:date="2022-10-05T15:59:00Z">
                <w:rPr>
                  <w:rFonts w:ascii="Cambria Math" w:eastAsiaTheme="minorEastAsia" w:hAnsi="Cambria Math"/>
                </w:rPr>
                <m:t>0,1</m:t>
              </w:ins>
            </m:r>
          </m:e>
        </m:d>
      </m:oMath>
      <w:ins w:id="2224" w:author="Bale,Cameron" w:date="2022-10-05T15:59:00Z">
        <w:r>
          <w:rPr>
            <w:rFonts w:ascii="Cambria" w:eastAsiaTheme="minorEastAsia" w:hAnsi="Cambria"/>
          </w:rPr>
          <w:t xml:space="preserve"> (Hyndman 2022).</w:t>
        </w:r>
      </w:ins>
    </w:p>
    <w:p w14:paraId="134E48DB" w14:textId="77777777" w:rsidR="004172A5" w:rsidRPr="004172A5" w:rsidRDefault="004172A5" w:rsidP="00400965">
      <w:pPr>
        <w:tabs>
          <w:tab w:val="left" w:pos="1152"/>
        </w:tabs>
        <w:rPr>
          <w:ins w:id="2225" w:author="Bale,Cameron" w:date="2022-10-05T15:59:00Z"/>
          <w:rFonts w:ascii="Cambria" w:eastAsiaTheme="minorEastAsia" w:hAnsi="Cambria"/>
        </w:rPr>
      </w:pPr>
    </w:p>
    <w:p w14:paraId="3C7192A6" w14:textId="6AE961FF" w:rsidR="003C7CAB" w:rsidDel="004172A5" w:rsidRDefault="003C7CAB" w:rsidP="00400965">
      <w:pPr>
        <w:tabs>
          <w:tab w:val="left" w:pos="1152"/>
        </w:tabs>
        <w:rPr>
          <w:ins w:id="2226" w:author="Cameron Bale" w:date="2022-09-21T15:34:00Z"/>
          <w:del w:id="2227" w:author="Bale,Cameron" w:date="2022-10-05T15:59:00Z"/>
          <w:rFonts w:ascii="Cambria" w:eastAsiaTheme="minorEastAsia" w:hAnsi="Cambria"/>
        </w:rPr>
      </w:pPr>
    </w:p>
    <w:p w14:paraId="16615F50" w14:textId="582E88B9" w:rsidR="003C7CAB" w:rsidDel="007F039F" w:rsidRDefault="003C7CAB" w:rsidP="00400965">
      <w:pPr>
        <w:tabs>
          <w:tab w:val="left" w:pos="1152"/>
        </w:tabs>
        <w:rPr>
          <w:ins w:id="2228" w:author="Cameron Bale" w:date="2022-09-21T15:43:00Z"/>
          <w:del w:id="2229" w:author="Bale,Cameron" w:date="2022-10-05T15:36:00Z"/>
          <w:rFonts w:ascii="Cambria" w:eastAsiaTheme="minorEastAsia" w:hAnsi="Cambria"/>
        </w:rPr>
      </w:pPr>
      <w:ins w:id="2230" w:author="Cameron Bale" w:date="2022-09-21T15:35:00Z">
        <w:del w:id="2231" w:author="Bale,Cameron" w:date="2022-10-05T15:36:00Z">
          <w:r w:rsidDel="007F039F">
            <w:rPr>
              <w:rFonts w:ascii="Cambria" w:eastAsiaTheme="minorEastAsia" w:hAnsi="Cambria"/>
            </w:rPr>
            <w:delText xml:space="preserve">Next, we consider the features from </w:delText>
          </w:r>
        </w:del>
      </w:ins>
      <w:del w:id="2232" w:author="Bale,Cameron" w:date="2022-10-05T15:36:00Z">
        <w:r w:rsidDel="007F039F">
          <w:rPr>
            <w:rFonts w:ascii="Cambria" w:eastAsiaTheme="minorEastAsia" w:hAnsi="Cambria"/>
          </w:rPr>
          <w:fldChar w:fldCharType="begin"/>
        </w:r>
        <w:r w:rsidDel="007F039F">
          <w:rPr>
            <w:rFonts w:ascii="Cambria" w:eastAsiaTheme="minorEastAsia" w:hAnsi="Cambria"/>
          </w:rPr>
          <w:delInstrText xml:space="preserve"> ADDIN ZOTERO_ITEM CSL_CITATION {"citationID":"4QK3NIHI","properties":{"formattedCitation":"(Spiliotis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delInstrText>
        </w:r>
        <w:r w:rsidDel="007F039F">
          <w:rPr>
            <w:rFonts w:ascii="Cambria" w:eastAsiaTheme="minorEastAsia" w:hAnsi="Cambria"/>
          </w:rPr>
          <w:fldChar w:fldCharType="separate"/>
        </w:r>
        <w:r w:rsidRPr="003C7CAB" w:rsidDel="007F039F">
          <w:rPr>
            <w:rFonts w:ascii="Cambria" w:hAnsi="Cambria"/>
          </w:rPr>
          <w:delText>(Spiliotis et al., 2020)</w:delText>
        </w:r>
        <w:r w:rsidDel="007F039F">
          <w:rPr>
            <w:rFonts w:ascii="Cambria" w:eastAsiaTheme="minorEastAsia" w:hAnsi="Cambria"/>
          </w:rPr>
          <w:fldChar w:fldCharType="end"/>
        </w:r>
      </w:del>
      <w:ins w:id="2233" w:author="Cameron Bale" w:date="2022-09-21T15:35:00Z">
        <w:del w:id="2234" w:author="Bale,Cameron" w:date="2022-10-05T15:36:00Z">
          <w:r w:rsidDel="007F039F">
            <w:rPr>
              <w:rFonts w:ascii="Cambria" w:eastAsiaTheme="minorEastAsia" w:hAnsi="Cambria"/>
            </w:rPr>
            <w:delText xml:space="preserve"> </w:delText>
          </w:r>
        </w:del>
        <w:del w:id="2235" w:author="Bale,Cameron" w:date="2022-09-23T00:14:00Z">
          <w:r w:rsidDel="005A4762">
            <w:rPr>
              <w:rFonts w:ascii="Cambria" w:eastAsiaTheme="minorEastAsia" w:hAnsi="Cambria"/>
            </w:rPr>
            <w:delText xml:space="preserve">in addition to </w:delText>
          </w:r>
        </w:del>
      </w:ins>
      <m:oMath>
        <m:sSub>
          <m:sSubPr>
            <m:ctrlPr>
              <w:ins w:id="2236" w:author="Cameron Bale" w:date="2022-09-21T15:35:00Z">
                <w:del w:id="2237" w:author="Bale,Cameron" w:date="2022-09-23T00:14:00Z">
                  <w:rPr>
                    <w:rFonts w:ascii="Cambria Math" w:eastAsiaTheme="minorEastAsia" w:hAnsi="Cambria Math"/>
                    <w:i/>
                  </w:rPr>
                </w:del>
              </w:ins>
            </m:ctrlPr>
          </m:sSubPr>
          <m:e>
            <m:r>
              <w:ins w:id="2238" w:author="Cameron Bale" w:date="2022-09-21T15:35:00Z">
                <w:del w:id="2239" w:author="Bale,Cameron" w:date="2022-09-23T00:14:00Z">
                  <w:rPr>
                    <w:rFonts w:ascii="Cambria Math" w:eastAsiaTheme="minorEastAsia" w:hAnsi="Cambria Math"/>
                  </w:rPr>
                  <m:t>F</m:t>
                </w:del>
              </w:ins>
            </m:r>
          </m:e>
          <m:sub>
            <m:r>
              <w:ins w:id="2240" w:author="Cameron Bale" w:date="2022-09-21T15:35:00Z">
                <w:del w:id="2241" w:author="Bale,Cameron" w:date="2022-09-23T00:14:00Z">
                  <w:rPr>
                    <w:rFonts w:ascii="Cambria Math" w:eastAsiaTheme="minorEastAsia" w:hAnsi="Cambria Math"/>
                  </w:rPr>
                  <m:t>1</m:t>
                </w:del>
              </w:ins>
            </m:r>
          </m:sub>
        </m:sSub>
      </m:oMath>
      <w:ins w:id="2242" w:author="Cameron Bale" w:date="2022-09-21T15:35:00Z">
        <w:del w:id="2243" w:author="Bale,Cameron" w:date="2022-09-23T00:14:00Z">
          <w:r w:rsidDel="005A4762">
            <w:rPr>
              <w:rFonts w:ascii="Cambria" w:eastAsiaTheme="minorEastAsia" w:hAnsi="Cambria"/>
            </w:rPr>
            <w:delText xml:space="preserve"> and </w:delText>
          </w:r>
        </w:del>
      </w:ins>
      <m:oMath>
        <m:sSub>
          <m:sSubPr>
            <m:ctrlPr>
              <w:ins w:id="2244" w:author="Cameron Bale" w:date="2022-09-21T15:35:00Z">
                <w:del w:id="2245" w:author="Bale,Cameron" w:date="2022-09-23T00:14:00Z">
                  <w:rPr>
                    <w:rFonts w:ascii="Cambria Math" w:eastAsiaTheme="minorEastAsia" w:hAnsi="Cambria Math"/>
                    <w:i/>
                  </w:rPr>
                </w:del>
              </w:ins>
            </m:ctrlPr>
          </m:sSubPr>
          <m:e>
            <m:r>
              <w:ins w:id="2246" w:author="Cameron Bale" w:date="2022-09-21T15:35:00Z">
                <w:del w:id="2247" w:author="Bale,Cameron" w:date="2022-09-23T00:14:00Z">
                  <w:rPr>
                    <w:rFonts w:ascii="Cambria Math" w:eastAsiaTheme="minorEastAsia" w:hAnsi="Cambria Math"/>
                  </w:rPr>
                  <m:t>F</m:t>
                </w:del>
              </w:ins>
            </m:r>
          </m:e>
          <m:sub>
            <m:r>
              <w:ins w:id="2248" w:author="Cameron Bale" w:date="2022-09-21T15:35:00Z">
                <w:del w:id="2249" w:author="Bale,Cameron" w:date="2022-09-23T00:14:00Z">
                  <w:rPr>
                    <w:rFonts w:ascii="Cambria Math" w:eastAsiaTheme="minorEastAsia" w:hAnsi="Cambria Math"/>
                  </w:rPr>
                  <m:t>2</m:t>
                </w:del>
              </w:ins>
            </m:r>
          </m:sub>
        </m:sSub>
      </m:oMath>
      <w:ins w:id="2250" w:author="Cameron Bale" w:date="2022-09-21T15:36:00Z">
        <w:del w:id="2251" w:author="Bale,Cameron" w:date="2022-09-23T00:14:00Z">
          <w:r w:rsidDel="005A4762">
            <w:rPr>
              <w:rFonts w:ascii="Cambria" w:eastAsiaTheme="minorEastAsia" w:hAnsi="Cambria"/>
            </w:rPr>
            <w:delText xml:space="preserve"> </w:delText>
          </w:r>
        </w:del>
        <w:del w:id="2252" w:author="Bale,Cameron" w:date="2022-10-05T15:36:00Z">
          <w:r w:rsidDel="007F039F">
            <w:rPr>
              <w:rFonts w:ascii="Cambria" w:eastAsiaTheme="minorEastAsia" w:hAnsi="Cambria"/>
            </w:rPr>
            <w:delText xml:space="preserve">which had the largest effects on forecast accuracy. We assume that </w:delText>
          </w:r>
          <w:r w:rsidDel="007F039F">
            <w:rPr>
              <w:rFonts w:ascii="Cambria" w:eastAsiaTheme="minorEastAsia" w:hAnsi="Cambria"/>
              <w:i/>
              <w:iCs/>
            </w:rPr>
            <w:delText>k</w:delText>
          </w:r>
          <w:r w:rsidDel="007F039F">
            <w:rPr>
              <w:rFonts w:ascii="Cambria" w:eastAsiaTheme="minorEastAsia" w:hAnsi="Cambria"/>
            </w:rPr>
            <w:delText>-nTS</w:delText>
          </w:r>
        </w:del>
      </w:ins>
      <w:ins w:id="2253" w:author="Cameron Bale" w:date="2022-09-21T15:37:00Z">
        <w:del w:id="2254" w:author="Bale,Cameron" w:date="2022-10-05T15:36:00Z">
          <w:r w:rsidDel="007F039F">
            <w:rPr>
              <w:rFonts w:ascii="Cambria" w:eastAsiaTheme="minorEastAsia" w:hAnsi="Cambria"/>
            </w:rPr>
            <w:delText xml:space="preserve"> will be applied to swap values between series with the same </w:delText>
          </w:r>
        </w:del>
      </w:ins>
      <w:ins w:id="2255" w:author="Cameron Bale" w:date="2022-09-21T15:46:00Z">
        <w:del w:id="2256" w:author="Bale,Cameron" w:date="2022-10-05T15:36:00Z">
          <w:r w:rsidR="00F447C3" w:rsidDel="007F039F">
            <w:rPr>
              <w:rFonts w:ascii="Cambria" w:eastAsiaTheme="minorEastAsia" w:hAnsi="Cambria"/>
            </w:rPr>
            <w:delText>frequencies and</w:delText>
          </w:r>
        </w:del>
      </w:ins>
      <w:ins w:id="2257" w:author="Cameron Bale" w:date="2022-09-21T15:37:00Z">
        <w:del w:id="2258" w:author="Bale,Cameron" w:date="2022-10-05T15:36:00Z">
          <w:r w:rsidDel="007F039F">
            <w:rPr>
              <w:rFonts w:ascii="Cambria" w:eastAsiaTheme="minorEastAsia" w:hAnsi="Cambria"/>
            </w:rPr>
            <w:delText xml:space="preserve"> omit this feature from consideration</w:delText>
          </w:r>
        </w:del>
        <w:del w:id="2259" w:author="Bale,Cameron" w:date="2022-09-26T16:00:00Z">
          <w:r w:rsidDel="00904BF7">
            <w:rPr>
              <w:rFonts w:ascii="Cambria" w:eastAsiaTheme="minorEastAsia" w:hAnsi="Cambria"/>
            </w:rPr>
            <w:delText xml:space="preserve">. </w:delText>
          </w:r>
        </w:del>
      </w:ins>
      <w:ins w:id="2260" w:author="Cameron Bale" w:date="2022-09-21T15:43:00Z">
        <w:del w:id="2261" w:author="Bale,Cameron" w:date="2022-10-05T15:36:00Z">
          <w:r w:rsidR="00F447C3" w:rsidDel="007F039F">
            <w:rPr>
              <w:rFonts w:ascii="Cambria" w:eastAsiaTheme="minorEastAsia" w:hAnsi="Cambria"/>
            </w:rPr>
            <w:delText xml:space="preserve">Skewness, which we denote </w:delText>
          </w:r>
        </w:del>
      </w:ins>
      <m:oMath>
        <m:sSub>
          <m:sSubPr>
            <m:ctrlPr>
              <w:ins w:id="2262" w:author="Cameron Bale" w:date="2022-09-21T15:43:00Z">
                <w:del w:id="2263" w:author="Bale,Cameron" w:date="2022-10-05T15:36:00Z">
                  <w:rPr>
                    <w:rFonts w:ascii="Cambria Math" w:eastAsiaTheme="minorEastAsia" w:hAnsi="Cambria Math"/>
                    <w:i/>
                  </w:rPr>
                </w:del>
              </w:ins>
            </m:ctrlPr>
          </m:sSubPr>
          <m:e>
            <m:r>
              <w:ins w:id="2264" w:author="Cameron Bale" w:date="2022-09-21T15:43:00Z">
                <w:del w:id="2265" w:author="Bale,Cameron" w:date="2022-10-05T15:36:00Z">
                  <w:rPr>
                    <w:rFonts w:ascii="Cambria Math" w:eastAsiaTheme="minorEastAsia" w:hAnsi="Cambria Math"/>
                  </w:rPr>
                  <m:t>F</m:t>
                </w:del>
              </w:ins>
            </m:r>
          </m:e>
          <m:sub>
            <m:r>
              <w:ins w:id="2266" w:author="Cameron Bale" w:date="2022-09-21T15:43:00Z">
                <w:del w:id="2267" w:author="Bale,Cameron" w:date="2022-09-23T00:14:00Z">
                  <w:rPr>
                    <w:rFonts w:ascii="Cambria Math" w:eastAsiaTheme="minorEastAsia" w:hAnsi="Cambria Math"/>
                  </w:rPr>
                  <m:t>3</m:t>
                </w:del>
              </w:ins>
            </m:r>
          </m:sub>
        </m:sSub>
      </m:oMath>
      <w:ins w:id="2268" w:author="Cameron Bale" w:date="2022-09-21T15:43:00Z">
        <w:del w:id="2269" w:author="Bale,Cameron" w:date="2022-10-05T15:36:00Z">
          <w:r w:rsidR="00F447C3" w:rsidDel="007F039F">
            <w:rPr>
              <w:rFonts w:ascii="Cambria" w:eastAsiaTheme="minorEastAsia" w:hAnsi="Cambria"/>
            </w:rPr>
            <w:delText>,</w:delText>
          </w:r>
        </w:del>
      </w:ins>
    </w:p>
    <w:p w14:paraId="7C4450C1" w14:textId="0C4016EC" w:rsidR="00F447C3" w:rsidDel="007F039F" w:rsidRDefault="00F447C3" w:rsidP="00400965">
      <w:pPr>
        <w:tabs>
          <w:tab w:val="left" w:pos="1152"/>
        </w:tabs>
        <w:rPr>
          <w:ins w:id="2270" w:author="Cameron Bale" w:date="2022-09-21T15:43:00Z"/>
          <w:del w:id="2271" w:author="Bale,Cameron" w:date="2022-10-05T15:36:00Z"/>
          <w:rFonts w:ascii="Cambria" w:eastAsiaTheme="minorEastAsia" w:hAnsi="Cambria"/>
        </w:rPr>
      </w:pPr>
    </w:p>
    <w:p w14:paraId="48EB6FD0" w14:textId="63B7DF13" w:rsidR="00F447C3" w:rsidDel="007F039F" w:rsidRDefault="00000000" w:rsidP="00F447C3">
      <w:pPr>
        <w:tabs>
          <w:tab w:val="left" w:pos="1152"/>
        </w:tabs>
        <w:jc w:val="center"/>
        <w:rPr>
          <w:ins w:id="2272" w:author="Cameron Bale" w:date="2022-09-21T15:45:00Z"/>
          <w:del w:id="2273" w:author="Bale,Cameron" w:date="2022-10-05T15:36:00Z"/>
          <w:rFonts w:ascii="Cambria" w:eastAsiaTheme="minorEastAsia" w:hAnsi="Cambria"/>
        </w:rPr>
      </w:pPr>
      <m:oMath>
        <m:sSub>
          <m:sSubPr>
            <m:ctrlPr>
              <w:ins w:id="2274" w:author="Cameron Bale" w:date="2022-09-21T15:43:00Z">
                <w:del w:id="2275" w:author="Bale,Cameron" w:date="2022-10-05T15:36:00Z">
                  <w:rPr>
                    <w:rFonts w:ascii="Cambria Math" w:eastAsiaTheme="minorEastAsia" w:hAnsi="Cambria Math"/>
                    <w:i/>
                  </w:rPr>
                </w:del>
              </w:ins>
            </m:ctrlPr>
          </m:sSubPr>
          <m:e>
            <m:r>
              <w:ins w:id="2276" w:author="Cameron Bale" w:date="2022-09-21T15:44:00Z">
                <w:del w:id="2277" w:author="Bale,Cameron" w:date="2022-10-05T15:36:00Z">
                  <w:rPr>
                    <w:rFonts w:ascii="Cambria Math" w:eastAsiaTheme="minorEastAsia" w:hAnsi="Cambria Math"/>
                  </w:rPr>
                  <m:t>F</m:t>
                </w:del>
              </w:ins>
            </m:r>
          </m:e>
          <m:sub>
            <m:r>
              <w:ins w:id="2278" w:author="Cameron Bale" w:date="2022-09-21T15:43:00Z">
                <w:del w:id="2279" w:author="Bale,Cameron" w:date="2022-09-23T00:14:00Z">
                  <w:rPr>
                    <w:rFonts w:ascii="Cambria Math" w:eastAsiaTheme="minorEastAsia" w:hAnsi="Cambria Math"/>
                  </w:rPr>
                  <m:t>3</m:t>
                </w:del>
              </w:ins>
            </m:r>
          </m:sub>
        </m:sSub>
        <m:r>
          <w:ins w:id="2280" w:author="Cameron Bale" w:date="2022-09-21T15:43:00Z">
            <w:del w:id="2281" w:author="Bale,Cameron" w:date="2022-10-05T15:36:00Z">
              <w:rPr>
                <w:rFonts w:ascii="Cambria Math" w:eastAsiaTheme="minorEastAsia" w:hAnsi="Cambria Math"/>
              </w:rPr>
              <m:t>=</m:t>
            </w:del>
          </w:ins>
        </m:r>
        <m:f>
          <m:fPr>
            <m:ctrlPr>
              <w:del w:id="2282" w:author="Bale,Cameron" w:date="2022-10-05T15:36:00Z">
                <w:rPr>
                  <w:rFonts w:ascii="Cambria Math" w:eastAsiaTheme="minorEastAsia" w:hAnsi="Cambria Math"/>
                </w:rPr>
              </w:del>
            </m:ctrlPr>
          </m:fPr>
          <m:num>
            <m:r>
              <w:ins w:id="2283" w:author="Cameron Bale" w:date="2022-09-21T15:43:00Z">
                <w:del w:id="2284" w:author="Bale,Cameron" w:date="2022-10-05T15:36:00Z">
                  <w:rPr>
                    <w:rFonts w:ascii="Cambria Math" w:eastAsiaTheme="minorEastAsia" w:hAnsi="Cambria Math"/>
                  </w:rPr>
                  <m:t>1</m:t>
                </w:del>
              </w:ins>
            </m:r>
            <m:ctrlPr>
              <w:del w:id="2285" w:author="Bale,Cameron" w:date="2022-10-05T15:36:00Z">
                <w:rPr>
                  <w:rFonts w:ascii="Cambria Math" w:eastAsiaTheme="minorEastAsia" w:hAnsi="Cambria Math"/>
                  <w:i/>
                </w:rPr>
              </w:del>
            </m:ctrlPr>
          </m:num>
          <m:den>
            <m:r>
              <w:ins w:id="2286" w:author="Cameron Bale" w:date="2022-09-21T15:43:00Z">
                <w:del w:id="2287" w:author="Bale,Cameron" w:date="2022-10-05T15:36:00Z">
                  <w:rPr>
                    <w:rFonts w:ascii="Cambria Math" w:eastAsiaTheme="minorEastAsia" w:hAnsi="Cambria Math"/>
                  </w:rPr>
                  <m:t>n</m:t>
                </w:del>
              </w:ins>
            </m:r>
            <m:sSup>
              <m:sSupPr>
                <m:ctrlPr>
                  <w:ins w:id="2288" w:author="Cameron Bale" w:date="2022-09-21T15:43:00Z">
                    <w:del w:id="2289" w:author="Bale,Cameron" w:date="2022-10-05T15:36:00Z">
                      <w:rPr>
                        <w:rFonts w:ascii="Cambria Math" w:eastAsiaTheme="minorEastAsia" w:hAnsi="Cambria Math"/>
                        <w:i/>
                      </w:rPr>
                    </w:del>
                  </w:ins>
                </m:ctrlPr>
              </m:sSupPr>
              <m:e>
                <m:r>
                  <w:del w:id="2290" w:author="Bale,Cameron" w:date="2022-10-05T15:36:00Z">
                    <m:rPr>
                      <m:sty m:val="p"/>
                    </m:rPr>
                    <w:rPr>
                      <w:rFonts w:ascii="Cambria Math" w:eastAsiaTheme="minorEastAsia" w:hAnsi="Cambria Math"/>
                    </w:rPr>
                    <m:t>σ</m:t>
                  </w:del>
                </m:r>
              </m:e>
              <m:sup>
                <m:r>
                  <w:ins w:id="2291" w:author="Cameron Bale" w:date="2022-09-21T15:43:00Z">
                    <w:del w:id="2292" w:author="Bale,Cameron" w:date="2022-10-05T15:36:00Z">
                      <w:rPr>
                        <w:rFonts w:ascii="Cambria Math" w:eastAsiaTheme="minorEastAsia" w:hAnsi="Cambria Math"/>
                      </w:rPr>
                      <m:t>3</m:t>
                    </w:del>
                  </w:ins>
                </m:r>
              </m:sup>
            </m:sSup>
            <m:ctrlPr>
              <w:del w:id="2293" w:author="Bale,Cameron" w:date="2022-10-05T15:36:00Z">
                <w:rPr>
                  <w:rFonts w:ascii="Cambria Math" w:eastAsiaTheme="minorEastAsia" w:hAnsi="Cambria Math"/>
                  <w:i/>
                </w:rPr>
              </w:del>
            </m:ctrlPr>
          </m:den>
        </m:f>
        <m:nary>
          <m:naryPr>
            <m:chr m:val="∑"/>
            <m:ctrlPr>
              <w:del w:id="2294" w:author="Bale,Cameron" w:date="2022-10-05T15:36:00Z">
                <w:rPr>
                  <w:rFonts w:ascii="Cambria Math" w:eastAsiaTheme="minorEastAsia" w:hAnsi="Cambria Math"/>
                </w:rPr>
              </w:del>
            </m:ctrlPr>
          </m:naryPr>
          <m:sub>
            <m:r>
              <w:ins w:id="2295" w:author="Cameron Bale" w:date="2022-09-21T15:43:00Z">
                <w:del w:id="2296" w:author="Bale,Cameron" w:date="2022-10-05T15:36:00Z">
                  <w:rPr>
                    <w:rFonts w:ascii="Cambria Math" w:eastAsiaTheme="minorEastAsia" w:hAnsi="Cambria Math"/>
                  </w:rPr>
                  <m:t>t</m:t>
                </w:del>
              </w:ins>
            </m:r>
            <m:r>
              <w:ins w:id="2297" w:author="Cameron Bale" w:date="2022-09-21T15:44:00Z">
                <w:del w:id="2298" w:author="Bale,Cameron" w:date="2022-10-05T15:36:00Z">
                  <w:rPr>
                    <w:rFonts w:ascii="Cambria Math" w:eastAsiaTheme="minorEastAsia" w:hAnsi="Cambria Math"/>
                  </w:rPr>
                  <m:t>=1</m:t>
                </w:del>
              </w:ins>
            </m:r>
            <m:ctrlPr>
              <w:del w:id="2299" w:author="Bale,Cameron" w:date="2022-10-05T15:36:00Z">
                <w:rPr>
                  <w:rFonts w:ascii="Cambria Math" w:eastAsiaTheme="minorEastAsia" w:hAnsi="Cambria Math"/>
                  <w:i/>
                </w:rPr>
              </w:del>
            </m:ctrlPr>
          </m:sub>
          <m:sup>
            <m:r>
              <w:ins w:id="2300" w:author="Cameron Bale" w:date="2022-09-21T15:44:00Z">
                <w:del w:id="2301" w:author="Bale,Cameron" w:date="2022-10-05T15:36:00Z">
                  <w:rPr>
                    <w:rFonts w:ascii="Cambria Math" w:eastAsiaTheme="minorEastAsia" w:hAnsi="Cambria Math"/>
                  </w:rPr>
                  <m:t>n</m:t>
                </w:del>
              </w:ins>
            </m:r>
            <m:ctrlPr>
              <w:del w:id="2302" w:author="Bale,Cameron" w:date="2022-10-05T15:36:00Z">
                <w:rPr>
                  <w:rFonts w:ascii="Cambria Math" w:eastAsiaTheme="minorEastAsia" w:hAnsi="Cambria Math"/>
                  <w:i/>
                </w:rPr>
              </w:del>
            </m:ctrlPr>
          </m:sup>
          <m:e>
            <m:sSup>
              <m:sSupPr>
                <m:ctrlPr>
                  <w:ins w:id="2303" w:author="Cameron Bale" w:date="2022-09-21T15:44:00Z">
                    <w:del w:id="2304" w:author="Bale,Cameron" w:date="2022-10-05T15:36:00Z">
                      <w:rPr>
                        <w:rFonts w:ascii="Cambria Math" w:eastAsiaTheme="minorEastAsia" w:hAnsi="Cambria Math"/>
                        <w:i/>
                      </w:rPr>
                    </w:del>
                  </w:ins>
                </m:ctrlPr>
              </m:sSupPr>
              <m:e>
                <m:d>
                  <m:dPr>
                    <m:ctrlPr>
                      <w:ins w:id="2305" w:author="Cameron Bale" w:date="2022-09-21T15:44:00Z">
                        <w:del w:id="2306" w:author="Bale,Cameron" w:date="2022-10-05T15:36:00Z">
                          <w:rPr>
                            <w:rFonts w:ascii="Cambria Math" w:eastAsiaTheme="minorEastAsia" w:hAnsi="Cambria Math"/>
                            <w:i/>
                          </w:rPr>
                        </w:del>
                      </w:ins>
                    </m:ctrlPr>
                  </m:dPr>
                  <m:e>
                    <m:sSub>
                      <m:sSubPr>
                        <m:ctrlPr>
                          <w:ins w:id="2307" w:author="Cameron Bale" w:date="2022-09-21T15:44:00Z">
                            <w:del w:id="2308" w:author="Bale,Cameron" w:date="2022-10-05T15:36:00Z">
                              <w:rPr>
                                <w:rFonts w:ascii="Cambria Math" w:eastAsiaTheme="minorEastAsia" w:hAnsi="Cambria Math"/>
                                <w:i/>
                              </w:rPr>
                            </w:del>
                          </w:ins>
                        </m:ctrlPr>
                      </m:sSubPr>
                      <m:e>
                        <m:r>
                          <w:ins w:id="2309" w:author="Cameron Bale" w:date="2022-09-21T15:44:00Z">
                            <w:del w:id="2310" w:author="Bale,Cameron" w:date="2022-09-23T00:14:00Z">
                              <w:rPr>
                                <w:rFonts w:ascii="Cambria Math" w:eastAsiaTheme="minorEastAsia" w:hAnsi="Cambria Math"/>
                              </w:rPr>
                              <m:t>Y</m:t>
                            </w:del>
                          </w:ins>
                        </m:r>
                      </m:e>
                      <m:sub>
                        <m:r>
                          <w:ins w:id="2311" w:author="Cameron Bale" w:date="2022-09-21T15:44:00Z">
                            <w:del w:id="2312" w:author="Bale,Cameron" w:date="2022-10-05T15:36:00Z">
                              <w:rPr>
                                <w:rFonts w:ascii="Cambria Math" w:eastAsiaTheme="minorEastAsia" w:hAnsi="Cambria Math"/>
                              </w:rPr>
                              <m:t>t</m:t>
                            </w:del>
                          </w:ins>
                        </m:r>
                      </m:sub>
                    </m:sSub>
                    <m:r>
                      <w:ins w:id="2313" w:author="Cameron Bale" w:date="2022-09-21T15:44:00Z">
                        <w:del w:id="2314" w:author="Bale,Cameron" w:date="2022-10-05T15:36:00Z">
                          <w:rPr>
                            <w:rFonts w:ascii="Cambria Math" w:eastAsiaTheme="minorEastAsia" w:hAnsi="Cambria Math"/>
                          </w:rPr>
                          <m:t>-</m:t>
                        </w:del>
                      </w:ins>
                    </m:r>
                    <m:acc>
                      <m:accPr>
                        <m:chr m:val="̅"/>
                        <m:ctrlPr>
                          <w:del w:id="2315" w:author="Bale,Cameron" w:date="2022-10-05T15:36:00Z">
                            <w:rPr>
                              <w:rFonts w:ascii="Cambria Math" w:eastAsiaTheme="minorEastAsia" w:hAnsi="Cambria Math"/>
                            </w:rPr>
                          </w:del>
                        </m:ctrlPr>
                      </m:accPr>
                      <m:e>
                        <m:sSub>
                          <m:sSubPr>
                            <m:ctrlPr>
                              <w:ins w:id="2316" w:author="Cameron Bale" w:date="2022-09-21T15:44:00Z">
                                <w:del w:id="2317" w:author="Bale,Cameron" w:date="2022-10-05T15:36:00Z">
                                  <w:rPr>
                                    <w:rFonts w:ascii="Cambria Math" w:eastAsiaTheme="minorEastAsia" w:hAnsi="Cambria Math"/>
                                    <w:i/>
                                  </w:rPr>
                                </w:del>
                              </w:ins>
                            </m:ctrlPr>
                          </m:sSubPr>
                          <m:e>
                            <m:r>
                              <w:ins w:id="2318" w:author="Cameron Bale" w:date="2022-09-21T15:44:00Z">
                                <w:del w:id="2319" w:author="Bale,Cameron" w:date="2022-09-23T00:14:00Z">
                                  <w:rPr>
                                    <w:rFonts w:ascii="Cambria Math" w:eastAsiaTheme="minorEastAsia" w:hAnsi="Cambria Math"/>
                                  </w:rPr>
                                  <m:t>Y</m:t>
                                </w:del>
                              </w:ins>
                            </m:r>
                            <m:ctrlPr>
                              <w:ins w:id="2320" w:author="Cameron Bale" w:date="2022-09-21T15:44:00Z">
                                <w:del w:id="2321" w:author="Bale,Cameron" w:date="2022-10-05T15:36:00Z">
                                  <w:rPr>
                                    <w:rFonts w:ascii="Cambria Math" w:eastAsiaTheme="minorEastAsia" w:hAnsi="Cambria Math"/>
                                  </w:rPr>
                                </w:del>
                              </w:ins>
                            </m:ctrlPr>
                          </m:e>
                          <m:sub>
                            <m:r>
                              <w:ins w:id="2322" w:author="Cameron Bale" w:date="2022-09-21T15:44:00Z">
                                <w:del w:id="2323" w:author="Bale,Cameron" w:date="2022-10-05T15:36:00Z">
                                  <w:rPr>
                                    <w:rFonts w:ascii="Cambria Math" w:eastAsiaTheme="minorEastAsia" w:hAnsi="Cambria Math"/>
                                  </w:rPr>
                                  <m:t>t</m:t>
                                </w:del>
                              </w:ins>
                            </m:r>
                          </m:sub>
                        </m:sSub>
                      </m:e>
                    </m:acc>
                  </m:e>
                </m:d>
              </m:e>
              <m:sup>
                <m:r>
                  <w:ins w:id="2324" w:author="Cameron Bale" w:date="2022-09-21T15:44:00Z">
                    <w:del w:id="2325" w:author="Bale,Cameron" w:date="2022-10-05T15:36:00Z">
                      <w:rPr>
                        <w:rFonts w:ascii="Cambria Math" w:eastAsiaTheme="minorEastAsia" w:hAnsi="Cambria Math"/>
                      </w:rPr>
                      <m:t>3</m:t>
                    </w:del>
                  </w:ins>
                </m:r>
              </m:sup>
            </m:sSup>
            <m:ctrlPr>
              <w:del w:id="2326" w:author="Bale,Cameron" w:date="2022-10-05T15:36:00Z">
                <w:rPr>
                  <w:rFonts w:ascii="Cambria Math" w:eastAsiaTheme="minorEastAsia" w:hAnsi="Cambria Math"/>
                  <w:i/>
                </w:rPr>
              </w:del>
            </m:ctrlPr>
          </m:e>
        </m:nary>
      </m:oMath>
      <w:ins w:id="2327" w:author="Cameron Bale" w:date="2022-09-21T15:44:00Z">
        <w:del w:id="2328" w:author="Bale,Cameron" w:date="2022-10-05T15:36:00Z">
          <w:r w:rsidR="00F447C3" w:rsidDel="007F039F">
            <w:rPr>
              <w:rFonts w:ascii="Cambria" w:eastAsiaTheme="minorEastAsia" w:hAnsi="Cambria"/>
            </w:rPr>
            <w:delText>,</w:delText>
          </w:r>
        </w:del>
      </w:ins>
    </w:p>
    <w:p w14:paraId="4AC028C5" w14:textId="1FF5BC30" w:rsidR="00F447C3" w:rsidDel="007F039F" w:rsidRDefault="00F447C3" w:rsidP="00F447C3">
      <w:pPr>
        <w:tabs>
          <w:tab w:val="left" w:pos="1152"/>
        </w:tabs>
        <w:rPr>
          <w:ins w:id="2329" w:author="Cameron Bale" w:date="2022-09-21T15:45:00Z"/>
          <w:del w:id="2330" w:author="Bale,Cameron" w:date="2022-10-05T15:36:00Z"/>
          <w:rFonts w:ascii="Cambria" w:eastAsiaTheme="minorEastAsia" w:hAnsi="Cambria"/>
        </w:rPr>
      </w:pPr>
    </w:p>
    <w:p w14:paraId="48621ABA" w14:textId="762CD12C" w:rsidR="0049013D" w:rsidDel="007F039F" w:rsidRDefault="00F447C3" w:rsidP="0049013D">
      <w:pPr>
        <w:tabs>
          <w:tab w:val="left" w:pos="1152"/>
        </w:tabs>
        <w:rPr>
          <w:del w:id="2331" w:author="Bale,Cameron" w:date="2022-10-05T15:36:00Z"/>
          <w:moveTo w:id="2332" w:author="Bale,Cameron" w:date="2022-09-23T00:17:00Z"/>
          <w:rFonts w:ascii="Cambria" w:eastAsiaTheme="minorEastAsia" w:hAnsi="Cambria"/>
        </w:rPr>
      </w:pPr>
      <w:ins w:id="2333" w:author="Cameron Bale" w:date="2022-09-21T15:45:00Z">
        <w:del w:id="2334" w:author="Bale,Cameron" w:date="2022-10-05T15:36:00Z">
          <w:r w:rsidDel="007F039F">
            <w:rPr>
              <w:rFonts w:ascii="Cambria" w:eastAsiaTheme="minorEastAsia" w:hAnsi="Cambria"/>
            </w:rPr>
            <w:delText xml:space="preserve">measures the lack of symmetry in the distribution of the values of </w:delText>
          </w:r>
        </w:del>
        <w:del w:id="2335" w:author="Bale,Cameron" w:date="2022-09-26T14:18:00Z">
          <w:r w:rsidDel="00971F39">
            <w:rPr>
              <w:rFonts w:ascii="Cambria" w:eastAsiaTheme="minorEastAsia" w:hAnsi="Cambria"/>
            </w:rPr>
            <w:delText xml:space="preserve">the series </w:delText>
          </w:r>
        </w:del>
      </w:ins>
      <w:del w:id="2336" w:author="Bale,Cameron" w:date="2022-10-05T15:36:00Z">
        <w:r w:rsidDel="007F039F">
          <w:rPr>
            <w:rFonts w:ascii="Cambria" w:eastAsiaTheme="minorEastAsia" w:hAnsi="Cambria"/>
          </w:rPr>
          <w:fldChar w:fldCharType="begin"/>
        </w:r>
        <w:r w:rsidDel="007F039F">
          <w:rPr>
            <w:rFonts w:ascii="Cambria" w:eastAsiaTheme="minorEastAsia" w:hAnsi="Cambria"/>
          </w:rPr>
          <w:delInstrText xml:space="preserve"> ADDIN ZOTERO_ITEM CSL_CITATION {"citationID":"TOyTzDcC","properties":{"formattedCitation":"(Wang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delInstrText>
        </w:r>
        <w:r w:rsidDel="007F039F">
          <w:rPr>
            <w:rFonts w:ascii="Cambria" w:eastAsiaTheme="minorEastAsia" w:hAnsi="Cambria"/>
          </w:rPr>
          <w:fldChar w:fldCharType="separate"/>
        </w:r>
        <w:r w:rsidRPr="00F447C3" w:rsidDel="007F039F">
          <w:rPr>
            <w:rFonts w:ascii="Cambria" w:hAnsi="Cambria"/>
          </w:rPr>
          <w:delText>(Wang et al., 2006)</w:delText>
        </w:r>
        <w:r w:rsidDel="007F039F">
          <w:rPr>
            <w:rFonts w:ascii="Cambria" w:eastAsiaTheme="minorEastAsia" w:hAnsi="Cambria"/>
          </w:rPr>
          <w:fldChar w:fldCharType="end"/>
        </w:r>
      </w:del>
      <w:moveToRangeStart w:id="2337" w:author="Bale,Cameron" w:date="2022-09-23T00:17:00Z" w:name="move114784676"/>
      <w:moveTo w:id="2338" w:author="Bale,Cameron" w:date="2022-09-23T00:17:00Z">
        <w:del w:id="2339" w:author="Bale,Cameron" w:date="2022-09-26T14:18:00Z">
          <w:r w:rsidR="0049013D" w:rsidDel="00971F39">
            <w:rPr>
              <w:rFonts w:ascii="Cambria" w:eastAsiaTheme="minorEastAsia" w:hAnsi="Cambria"/>
            </w:rPr>
            <w:delText>We consider kurtosis as the next feature</w:delText>
          </w:r>
        </w:del>
        <w:del w:id="2340" w:author="Bale,Cameron" w:date="2022-09-26T16:00:00Z">
          <w:r w:rsidR="0049013D" w:rsidDel="00904BF7">
            <w:rPr>
              <w:rFonts w:ascii="Cambria" w:eastAsiaTheme="minorEastAsia" w:hAnsi="Cambria"/>
            </w:rPr>
            <w:delText xml:space="preserve">, which </w:delText>
          </w:r>
        </w:del>
        <w:del w:id="2341" w:author="Bale,Cameron" w:date="2022-10-05T15:36:00Z">
          <w:r w:rsidR="0049013D" w:rsidDel="007F039F">
            <w:rPr>
              <w:rFonts w:ascii="Cambria" w:eastAsiaTheme="minorEastAsia" w:hAnsi="Cambria"/>
            </w:rPr>
            <w:delText xml:space="preserve">measures the shape of the data distribution </w:delText>
          </w:r>
          <w:r w:rsidR="0049013D" w:rsidDel="007F039F">
            <w:rPr>
              <w:rFonts w:ascii="Cambria" w:eastAsiaTheme="minorEastAsia" w:hAnsi="Cambria"/>
            </w:rPr>
            <w:fldChar w:fldCharType="begin"/>
          </w:r>
          <w:r w:rsidR="0049013D" w:rsidDel="007F039F">
            <w:rPr>
              <w:rFonts w:ascii="Cambria" w:eastAsiaTheme="minorEastAsia" w:hAnsi="Cambria"/>
            </w:rPr>
            <w:delInstrText xml:space="preserve"> ADDIN ZOTERO_ITEM CSL_CITATION {"citationID":"IvrgTOXh","properties":{"formattedCitation":"(Wang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delInstrText>
          </w:r>
          <w:r w:rsidR="0049013D" w:rsidDel="007F039F">
            <w:rPr>
              <w:rFonts w:ascii="Cambria" w:eastAsiaTheme="minorEastAsia" w:hAnsi="Cambria"/>
            </w:rPr>
            <w:fldChar w:fldCharType="separate"/>
          </w:r>
          <w:r w:rsidR="0049013D" w:rsidRPr="005F6E8D" w:rsidDel="007F039F">
            <w:rPr>
              <w:rFonts w:ascii="Cambria" w:hAnsi="Cambria"/>
            </w:rPr>
            <w:delText>(Wang et al., 2006)</w:delText>
          </w:r>
          <w:r w:rsidR="0049013D" w:rsidDel="007F039F">
            <w:rPr>
              <w:rFonts w:ascii="Cambria" w:eastAsiaTheme="minorEastAsia" w:hAnsi="Cambria"/>
            </w:rPr>
            <w:fldChar w:fldCharType="end"/>
          </w:r>
          <w:r w:rsidR="0049013D" w:rsidDel="007F039F">
            <w:rPr>
              <w:rFonts w:ascii="Cambria" w:eastAsiaTheme="minorEastAsia" w:hAnsi="Cambria"/>
            </w:rPr>
            <w:delText>. Positive kurtosis corresponds to distributions that are more peaked near the mean, whereas negative kurtosis corresponds to distributions that are relatively flat near the mean,</w:delText>
          </w:r>
        </w:del>
      </w:moveTo>
    </w:p>
    <w:p w14:paraId="76A83DF3" w14:textId="30617155" w:rsidR="0049013D" w:rsidDel="007F039F" w:rsidRDefault="0049013D" w:rsidP="0049013D">
      <w:pPr>
        <w:tabs>
          <w:tab w:val="left" w:pos="1152"/>
        </w:tabs>
        <w:rPr>
          <w:del w:id="2342" w:author="Bale,Cameron" w:date="2022-10-05T15:36:00Z"/>
          <w:moveTo w:id="2343" w:author="Bale,Cameron" w:date="2022-09-23T00:17:00Z"/>
          <w:rFonts w:ascii="Cambria" w:eastAsiaTheme="minorEastAsia" w:hAnsi="Cambria"/>
        </w:rPr>
      </w:pPr>
    </w:p>
    <w:p w14:paraId="2F5D9CD9" w14:textId="6EB44B19" w:rsidR="0049013D" w:rsidDel="007F039F" w:rsidRDefault="00000000" w:rsidP="0049013D">
      <w:pPr>
        <w:tabs>
          <w:tab w:val="left" w:pos="1152"/>
        </w:tabs>
        <w:jc w:val="center"/>
        <w:rPr>
          <w:del w:id="2344" w:author="Bale,Cameron" w:date="2022-10-05T15:36:00Z"/>
          <w:moveTo w:id="2345" w:author="Bale,Cameron" w:date="2022-09-23T00:17:00Z"/>
          <w:rFonts w:ascii="Cambria" w:eastAsiaTheme="minorEastAsia" w:hAnsi="Cambria"/>
        </w:rPr>
      </w:pPr>
      <m:oMath>
        <m:sSub>
          <m:sSubPr>
            <m:ctrlPr>
              <w:del w:id="2346" w:author="Bale,Cameron" w:date="2022-10-05T15:36:00Z">
                <w:rPr>
                  <w:rFonts w:ascii="Cambria Math" w:eastAsiaTheme="minorEastAsia" w:hAnsi="Cambria Math"/>
                  <w:i/>
                </w:rPr>
              </w:del>
            </m:ctrlPr>
          </m:sSubPr>
          <m:e>
            <m:r>
              <w:del w:id="2347" w:author="Bale,Cameron" w:date="2022-10-05T15:36:00Z">
                <w:rPr>
                  <w:rFonts w:ascii="Cambria Math" w:eastAsiaTheme="minorEastAsia" w:hAnsi="Cambria Math"/>
                </w:rPr>
                <m:t>F</m:t>
              </w:del>
            </m:r>
          </m:e>
          <m:sub>
            <m:r>
              <w:del w:id="2348" w:author="Bale,Cameron" w:date="2022-09-23T00:17:00Z">
                <w:rPr>
                  <w:rFonts w:ascii="Cambria Math" w:eastAsiaTheme="minorEastAsia" w:hAnsi="Cambria Math"/>
                </w:rPr>
                <m:t>5</m:t>
              </w:del>
            </m:r>
          </m:sub>
        </m:sSub>
        <m:r>
          <w:del w:id="2349" w:author="Bale,Cameron" w:date="2022-10-05T15:36:00Z">
            <w:rPr>
              <w:rFonts w:ascii="Cambria Math" w:eastAsiaTheme="minorEastAsia" w:hAnsi="Cambria Math"/>
            </w:rPr>
            <m:t>=</m:t>
          </w:del>
        </m:r>
        <m:f>
          <m:fPr>
            <m:ctrlPr>
              <w:del w:id="2350" w:author="Bale,Cameron" w:date="2022-10-05T15:36:00Z">
                <w:rPr>
                  <w:rFonts w:ascii="Cambria Math" w:eastAsiaTheme="minorEastAsia" w:hAnsi="Cambria Math"/>
                </w:rPr>
              </w:del>
            </m:ctrlPr>
          </m:fPr>
          <m:num>
            <m:r>
              <w:del w:id="2351" w:author="Bale,Cameron" w:date="2022-10-05T15:36:00Z">
                <w:rPr>
                  <w:rFonts w:ascii="Cambria Math" w:eastAsiaTheme="minorEastAsia" w:hAnsi="Cambria Math"/>
                </w:rPr>
                <m:t>1</m:t>
              </w:del>
            </m:r>
            <m:ctrlPr>
              <w:del w:id="2352" w:author="Bale,Cameron" w:date="2022-10-05T15:36:00Z">
                <w:rPr>
                  <w:rFonts w:ascii="Cambria Math" w:eastAsiaTheme="minorEastAsia" w:hAnsi="Cambria Math"/>
                  <w:i/>
                </w:rPr>
              </w:del>
            </m:ctrlPr>
          </m:num>
          <m:den>
            <m:r>
              <w:del w:id="2353" w:author="Bale,Cameron" w:date="2022-10-05T15:36:00Z">
                <w:rPr>
                  <w:rFonts w:ascii="Cambria Math" w:eastAsiaTheme="minorEastAsia" w:hAnsi="Cambria Math"/>
                </w:rPr>
                <m:t>n</m:t>
              </w:del>
            </m:r>
            <m:sSup>
              <m:sSupPr>
                <m:ctrlPr>
                  <w:del w:id="2354" w:author="Bale,Cameron" w:date="2022-10-05T15:36:00Z">
                    <w:rPr>
                      <w:rFonts w:ascii="Cambria Math" w:eastAsiaTheme="minorEastAsia" w:hAnsi="Cambria Math"/>
                      <w:i/>
                    </w:rPr>
                  </w:del>
                </m:ctrlPr>
              </m:sSupPr>
              <m:e>
                <m:r>
                  <w:del w:id="2355" w:author="Bale,Cameron" w:date="2022-10-05T15:36:00Z">
                    <m:rPr>
                      <m:sty m:val="p"/>
                    </m:rPr>
                    <w:rPr>
                      <w:rFonts w:ascii="Cambria Math" w:eastAsiaTheme="minorEastAsia" w:hAnsi="Cambria Math"/>
                    </w:rPr>
                    <m:t>σ</m:t>
                  </w:del>
                </m:r>
              </m:e>
              <m:sup>
                <m:r>
                  <w:del w:id="2356" w:author="Bale,Cameron" w:date="2022-10-05T15:36:00Z">
                    <w:rPr>
                      <w:rFonts w:ascii="Cambria Math" w:eastAsiaTheme="minorEastAsia" w:hAnsi="Cambria Math"/>
                    </w:rPr>
                    <m:t>4</m:t>
                  </w:del>
                </m:r>
              </m:sup>
            </m:sSup>
            <m:ctrlPr>
              <w:del w:id="2357" w:author="Bale,Cameron" w:date="2022-10-05T15:36:00Z">
                <w:rPr>
                  <w:rFonts w:ascii="Cambria Math" w:eastAsiaTheme="minorEastAsia" w:hAnsi="Cambria Math"/>
                  <w:i/>
                </w:rPr>
              </w:del>
            </m:ctrlPr>
          </m:den>
        </m:f>
        <m:nary>
          <m:naryPr>
            <m:chr m:val="∑"/>
            <m:ctrlPr>
              <w:del w:id="2358" w:author="Bale,Cameron" w:date="2022-10-05T15:36:00Z">
                <w:rPr>
                  <w:rFonts w:ascii="Cambria Math" w:eastAsiaTheme="minorEastAsia" w:hAnsi="Cambria Math"/>
                </w:rPr>
              </w:del>
            </m:ctrlPr>
          </m:naryPr>
          <m:sub>
            <m:r>
              <w:del w:id="2359" w:author="Bale,Cameron" w:date="2022-10-05T15:36:00Z">
                <w:rPr>
                  <w:rFonts w:ascii="Cambria Math" w:eastAsiaTheme="minorEastAsia" w:hAnsi="Cambria Math"/>
                </w:rPr>
                <m:t>t=1</m:t>
              </w:del>
            </m:r>
            <m:ctrlPr>
              <w:del w:id="2360" w:author="Bale,Cameron" w:date="2022-10-05T15:36:00Z">
                <w:rPr>
                  <w:rFonts w:ascii="Cambria Math" w:eastAsiaTheme="minorEastAsia" w:hAnsi="Cambria Math"/>
                  <w:i/>
                </w:rPr>
              </w:del>
            </m:ctrlPr>
          </m:sub>
          <m:sup>
            <m:r>
              <w:del w:id="2361" w:author="Bale,Cameron" w:date="2022-10-05T15:36:00Z">
                <w:rPr>
                  <w:rFonts w:ascii="Cambria Math" w:eastAsiaTheme="minorEastAsia" w:hAnsi="Cambria Math"/>
                </w:rPr>
                <m:t>n</m:t>
              </w:del>
            </m:r>
            <m:ctrlPr>
              <w:del w:id="2362" w:author="Bale,Cameron" w:date="2022-10-05T15:36:00Z">
                <w:rPr>
                  <w:rFonts w:ascii="Cambria Math" w:eastAsiaTheme="minorEastAsia" w:hAnsi="Cambria Math"/>
                  <w:i/>
                </w:rPr>
              </w:del>
            </m:ctrlPr>
          </m:sup>
          <m:e>
            <m:sSup>
              <m:sSupPr>
                <m:ctrlPr>
                  <w:del w:id="2363" w:author="Bale,Cameron" w:date="2022-10-05T15:36:00Z">
                    <w:rPr>
                      <w:rFonts w:ascii="Cambria Math" w:eastAsiaTheme="minorEastAsia" w:hAnsi="Cambria Math"/>
                      <w:i/>
                    </w:rPr>
                  </w:del>
                </m:ctrlPr>
              </m:sSupPr>
              <m:e>
                <m:d>
                  <m:dPr>
                    <m:ctrlPr>
                      <w:del w:id="2364" w:author="Bale,Cameron" w:date="2022-10-05T15:36:00Z">
                        <w:rPr>
                          <w:rFonts w:ascii="Cambria Math" w:eastAsiaTheme="minorEastAsia" w:hAnsi="Cambria Math"/>
                          <w:i/>
                        </w:rPr>
                      </w:del>
                    </m:ctrlPr>
                  </m:dPr>
                  <m:e>
                    <m:sSub>
                      <m:sSubPr>
                        <m:ctrlPr>
                          <w:del w:id="2365" w:author="Bale,Cameron" w:date="2022-10-05T15:36:00Z">
                            <w:rPr>
                              <w:rFonts w:ascii="Cambria Math" w:eastAsiaTheme="minorEastAsia" w:hAnsi="Cambria Math"/>
                              <w:i/>
                            </w:rPr>
                          </w:del>
                        </m:ctrlPr>
                      </m:sSubPr>
                      <m:e>
                        <m:r>
                          <w:del w:id="2366" w:author="Bale,Cameron" w:date="2022-10-05T15:36:00Z">
                            <w:rPr>
                              <w:rFonts w:ascii="Cambria Math" w:eastAsiaTheme="minorEastAsia" w:hAnsi="Cambria Math"/>
                            </w:rPr>
                            <m:t>Y</m:t>
                          </w:del>
                        </m:r>
                      </m:e>
                      <m:sub>
                        <m:r>
                          <w:del w:id="2367" w:author="Bale,Cameron" w:date="2022-10-05T15:36:00Z">
                            <w:rPr>
                              <w:rFonts w:ascii="Cambria Math" w:eastAsiaTheme="minorEastAsia" w:hAnsi="Cambria Math"/>
                            </w:rPr>
                            <m:t>t</m:t>
                          </w:del>
                        </m:r>
                      </m:sub>
                    </m:sSub>
                    <m:r>
                      <w:del w:id="2368" w:author="Bale,Cameron" w:date="2022-10-05T15:36:00Z">
                        <w:rPr>
                          <w:rFonts w:ascii="Cambria Math" w:eastAsiaTheme="minorEastAsia" w:hAnsi="Cambria Math"/>
                        </w:rPr>
                        <m:t>-</m:t>
                      </w:del>
                    </m:r>
                    <m:acc>
                      <m:accPr>
                        <m:chr m:val="̅"/>
                        <m:ctrlPr>
                          <w:del w:id="2369" w:author="Bale,Cameron" w:date="2022-10-05T15:36:00Z">
                            <w:rPr>
                              <w:rFonts w:ascii="Cambria Math" w:eastAsiaTheme="minorEastAsia" w:hAnsi="Cambria Math"/>
                            </w:rPr>
                          </w:del>
                        </m:ctrlPr>
                      </m:accPr>
                      <m:e>
                        <m:sSub>
                          <m:sSubPr>
                            <m:ctrlPr>
                              <w:del w:id="2370" w:author="Bale,Cameron" w:date="2022-10-05T15:36:00Z">
                                <w:rPr>
                                  <w:rFonts w:ascii="Cambria Math" w:eastAsiaTheme="minorEastAsia" w:hAnsi="Cambria Math"/>
                                  <w:i/>
                                </w:rPr>
                              </w:del>
                            </m:ctrlPr>
                          </m:sSubPr>
                          <m:e>
                            <m:r>
                              <w:del w:id="2371" w:author="Bale,Cameron" w:date="2022-10-05T15:36:00Z">
                                <w:rPr>
                                  <w:rFonts w:ascii="Cambria Math" w:eastAsiaTheme="minorEastAsia" w:hAnsi="Cambria Math"/>
                                </w:rPr>
                                <m:t>Y</m:t>
                              </w:del>
                            </m:r>
                            <m:ctrlPr>
                              <w:del w:id="2372" w:author="Bale,Cameron" w:date="2022-10-05T15:36:00Z">
                                <w:rPr>
                                  <w:rFonts w:ascii="Cambria Math" w:eastAsiaTheme="minorEastAsia" w:hAnsi="Cambria Math"/>
                                </w:rPr>
                              </w:del>
                            </m:ctrlPr>
                          </m:e>
                          <m:sub>
                            <m:r>
                              <w:del w:id="2373" w:author="Bale,Cameron" w:date="2022-10-05T15:36:00Z">
                                <w:rPr>
                                  <w:rFonts w:ascii="Cambria Math" w:eastAsiaTheme="minorEastAsia" w:hAnsi="Cambria Math"/>
                                </w:rPr>
                                <m:t>t</m:t>
                              </w:del>
                            </m:r>
                          </m:sub>
                        </m:sSub>
                      </m:e>
                    </m:acc>
                  </m:e>
                </m:d>
              </m:e>
              <m:sup>
                <m:r>
                  <w:del w:id="2374" w:author="Bale,Cameron" w:date="2022-10-05T15:36:00Z">
                    <w:rPr>
                      <w:rFonts w:ascii="Cambria Math" w:eastAsiaTheme="minorEastAsia" w:hAnsi="Cambria Math"/>
                    </w:rPr>
                    <m:t>4</m:t>
                  </w:del>
                </m:r>
              </m:sup>
            </m:sSup>
            <m:ctrlPr>
              <w:del w:id="2375" w:author="Bale,Cameron" w:date="2022-10-05T15:36:00Z">
                <w:rPr>
                  <w:rFonts w:ascii="Cambria Math" w:eastAsiaTheme="minorEastAsia" w:hAnsi="Cambria Math"/>
                  <w:i/>
                </w:rPr>
              </w:del>
            </m:ctrlPr>
          </m:e>
        </m:nary>
        <m:r>
          <w:del w:id="2376" w:author="Bale,Cameron" w:date="2022-10-05T15:36:00Z">
            <w:rPr>
              <w:rFonts w:ascii="Cambria Math" w:eastAsiaTheme="minorEastAsia" w:hAnsi="Cambria Math"/>
            </w:rPr>
            <m:t>-3</m:t>
          </w:del>
        </m:r>
      </m:oMath>
      <w:moveTo w:id="2377" w:author="Bale,Cameron" w:date="2022-09-23T00:17:00Z">
        <w:del w:id="2378" w:author="Bale,Cameron" w:date="2022-10-05T15:36:00Z">
          <w:r w:rsidR="0049013D" w:rsidDel="007F039F">
            <w:rPr>
              <w:rFonts w:ascii="Cambria" w:eastAsiaTheme="minorEastAsia" w:hAnsi="Cambria"/>
            </w:rPr>
            <w:delText>,</w:delText>
          </w:r>
        </w:del>
      </w:moveTo>
    </w:p>
    <w:p w14:paraId="3556F731" w14:textId="15B1E0D7" w:rsidR="0049013D" w:rsidDel="007F039F" w:rsidRDefault="0049013D" w:rsidP="0049013D">
      <w:pPr>
        <w:tabs>
          <w:tab w:val="left" w:pos="1152"/>
        </w:tabs>
        <w:rPr>
          <w:del w:id="2379" w:author="Bale,Cameron" w:date="2022-10-05T15:36:00Z"/>
          <w:moveTo w:id="2380" w:author="Bale,Cameron" w:date="2022-09-23T00:17:00Z"/>
          <w:rFonts w:ascii="Cambria" w:eastAsiaTheme="minorEastAsia" w:hAnsi="Cambria"/>
        </w:rPr>
      </w:pPr>
    </w:p>
    <w:p w14:paraId="6455DBC7" w14:textId="1F9B9A13" w:rsidR="0049013D" w:rsidDel="00A45D85" w:rsidRDefault="0049013D" w:rsidP="0049013D">
      <w:pPr>
        <w:tabs>
          <w:tab w:val="left" w:pos="1152"/>
        </w:tabs>
        <w:rPr>
          <w:del w:id="2381" w:author="Bale,Cameron" w:date="2022-10-05T15:46:00Z"/>
          <w:moveTo w:id="2382" w:author="Bale,Cameron" w:date="2022-09-23T00:17:00Z"/>
          <w:rFonts w:ascii="Cambria" w:eastAsiaTheme="minorEastAsia" w:hAnsi="Cambria"/>
        </w:rPr>
      </w:pPr>
      <w:moveTo w:id="2383" w:author="Bale,Cameron" w:date="2022-09-23T00:17:00Z">
        <w:del w:id="2384" w:author="Bale,Cameron" w:date="2022-10-05T15:36:00Z">
          <w:r w:rsidDel="007F039F">
            <w:rPr>
              <w:rFonts w:ascii="Cambria" w:eastAsiaTheme="minorEastAsia" w:hAnsi="Cambria"/>
            </w:rPr>
            <w:delText xml:space="preserve">where 3 is the kurtosis of the standard normal distribution, so </w:delText>
          </w:r>
        </w:del>
        <m:oMath>
          <m:sSub>
            <m:sSubPr>
              <m:ctrlPr>
                <w:del w:id="2385" w:author="Bale,Cameron" w:date="2022-10-05T15:36:00Z">
                  <w:rPr>
                    <w:rFonts w:ascii="Cambria Math" w:eastAsiaTheme="minorEastAsia" w:hAnsi="Cambria Math"/>
                    <w:i/>
                  </w:rPr>
                </w:del>
              </m:ctrlPr>
            </m:sSubPr>
            <m:e>
              <m:r>
                <w:del w:id="2386" w:author="Bale,Cameron" w:date="2022-10-05T15:36:00Z">
                  <w:rPr>
                    <w:rFonts w:ascii="Cambria Math" w:eastAsiaTheme="minorEastAsia" w:hAnsi="Cambria Math"/>
                  </w:rPr>
                  <m:t>F</m:t>
                </w:del>
              </m:r>
            </m:e>
            <m:sub>
              <m:r>
                <w:del w:id="2387" w:author="Bale,Cameron" w:date="2022-09-23T00:18:00Z">
                  <w:rPr>
                    <w:rFonts w:ascii="Cambria Math" w:eastAsiaTheme="minorEastAsia" w:hAnsi="Cambria Math"/>
                  </w:rPr>
                  <m:t>5</m:t>
                </w:del>
              </m:r>
            </m:sub>
          </m:sSub>
        </m:oMath>
        <w:moveTo w:id="2388" w:author="Bale,Cameron" w:date="2022-09-23T00:17:00Z">
          <w:del w:id="2389" w:author="Bale,Cameron" w:date="2022-10-05T15:36:00Z">
            <w:r w:rsidDel="007F039F">
              <w:rPr>
                <w:rFonts w:ascii="Cambria" w:eastAsiaTheme="minorEastAsia" w:hAnsi="Cambria"/>
              </w:rPr>
              <w:delText xml:space="preserve"> gives a kurtosis measure relative to the standard normal distribution.</w:delText>
            </w:r>
          </w:del>
        </w:moveTo>
      </w:moveTo>
    </w:p>
    <w:moveToRangeEnd w:id="2337"/>
    <w:p w14:paraId="17684537" w14:textId="7E8AB7A5" w:rsidR="003851D1" w:rsidDel="009B0C40" w:rsidRDefault="00E5081D" w:rsidP="00F447C3">
      <w:pPr>
        <w:tabs>
          <w:tab w:val="left" w:pos="1152"/>
        </w:tabs>
        <w:rPr>
          <w:ins w:id="2390" w:author="Cameron Bale" w:date="2022-09-21T16:07:00Z"/>
          <w:del w:id="2391" w:author="Bale,Cameron" w:date="2022-09-28T17:03:00Z"/>
          <w:rFonts w:ascii="Cambria" w:eastAsiaTheme="minorEastAsia" w:hAnsi="Cambria"/>
        </w:rPr>
      </w:pPr>
      <w:del w:id="2392" w:author="Bale,Cameron" w:date="2022-10-05T11:38:00Z">
        <w:r w:rsidDel="00640BB9">
          <w:rPr>
            <w:rFonts w:ascii="Cambria" w:eastAsiaTheme="minorEastAsia" w:hAnsi="Cambria"/>
          </w:rPr>
          <w:fldChar w:fldCharType="begin"/>
        </w:r>
        <w:r w:rsidDel="00640BB9">
          <w:rPr>
            <w:rFonts w:ascii="Cambria" w:eastAsiaTheme="minorEastAsia" w:hAnsi="Cambria"/>
          </w:rPr>
          <w:delInstrText xml:space="preserve"> ADDIN ZOTERO_ITEM CSL_CITATION {"citationID":"YRxSP7OM","properties":{"formattedCitation":"(Wang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delInstrText>
        </w:r>
        <w:r w:rsidDel="00640BB9">
          <w:rPr>
            <w:rFonts w:ascii="Cambria" w:eastAsiaTheme="minorEastAsia" w:hAnsi="Cambria"/>
          </w:rPr>
          <w:fldChar w:fldCharType="separate"/>
        </w:r>
        <w:r w:rsidRPr="00E5081D" w:rsidDel="00640BB9">
          <w:rPr>
            <w:rFonts w:ascii="Cambria" w:hAnsi="Cambria"/>
          </w:rPr>
          <w:delText>(Wang et al., 2006)</w:delText>
        </w:r>
        <w:r w:rsidDel="00640BB9">
          <w:rPr>
            <w:rFonts w:ascii="Cambria" w:eastAsiaTheme="minorEastAsia" w:hAnsi="Cambria"/>
          </w:rPr>
          <w:fldChar w:fldCharType="end"/>
        </w:r>
        <w:r w:rsidR="00B05B54" w:rsidDel="00640BB9">
          <w:rPr>
            <w:rFonts w:ascii="Cambria" w:eastAsiaTheme="minorEastAsia" w:hAnsi="Cambria"/>
          </w:rPr>
          <w:fldChar w:fldCharType="begin"/>
        </w:r>
        <w:r w:rsidR="00B05B54" w:rsidDel="00640BB9">
          <w:rPr>
            <w:rFonts w:ascii="Cambria" w:eastAsiaTheme="minorEastAsia" w:hAnsi="Cambria"/>
          </w:rPr>
          <w:delInstrText xml:space="preserve"> ADDIN ZOTERO_ITEM CSL_CITATION {"citationID":"R3hYOkKE","properties":{"formattedCitation":"(Willinger et al., n.d.)","plainCitation":"(Willinger et al., n.d.)","noteIndex":0},"citationItems":[{"id":179,"uris":["http://zotero.org/users/8556523/items/QECVN7C7"],"itemData":{"id":179,"type":"article-journal","abstract":"High-resolution tra c measurements from modern communications networks provide unique opportunities for developing and validating mathematical models for aggregate tra c. To exploit these opportunities, we emphasize the need for structural models that take into account speci c physical features of the underlying communication network structure. This approach is in sharp contrast to the traditional black box modeling methodology from time series analysis that ignores, in general, speci c physical structures. We demonstrate, in particular, how the proposed structural modeling approach provides a direct link between the observed self-similarity characteristic of measured aggregate network tra c, and the strong empirical evidence in favor of heavy-tailed, in nite variance phenomena at the level of individual network connections.","language":"en","page":"26","source":"Zotero","title":"Self-Similarity and Heavy Tails: Structural Modeling of Network Tra c","author":[{"family":"Willinger","given":"Walter"},{"family":"Paxson","given":"Vern"},{"family":"Taqqu","given":"Murad S"},{"family":"Willinger","given":"W"}]}}],"schema":"https://github.com/citation-style-language/schema/raw/master/csl-citation.json"} </w:delInstrText>
        </w:r>
        <w:r w:rsidR="00B05B54" w:rsidDel="00640BB9">
          <w:rPr>
            <w:rFonts w:ascii="Cambria" w:eastAsiaTheme="minorEastAsia" w:hAnsi="Cambria"/>
          </w:rPr>
          <w:fldChar w:fldCharType="separate"/>
        </w:r>
        <w:r w:rsidR="00B05B54" w:rsidRPr="00B05B54" w:rsidDel="00640BB9">
          <w:rPr>
            <w:rFonts w:ascii="Cambria" w:hAnsi="Cambria"/>
          </w:rPr>
          <w:delText>(Willinger et al., n.d.)</w:delText>
        </w:r>
        <w:r w:rsidR="00B05B54" w:rsidDel="00640BB9">
          <w:rPr>
            <w:rFonts w:ascii="Cambria" w:eastAsiaTheme="minorEastAsia" w:hAnsi="Cambria"/>
          </w:rPr>
          <w:fldChar w:fldCharType="end"/>
        </w:r>
      </w:del>
      <w:del w:id="2393" w:author="Bale,Cameron" w:date="2022-09-28T15:17:00Z">
        <w:r w:rsidR="0032347B" w:rsidDel="00B05B54">
          <w:rPr>
            <w:rFonts w:ascii="Cambria" w:eastAsiaTheme="minorEastAsia" w:hAnsi="Cambria"/>
          </w:rPr>
          <w:fldChar w:fldCharType="begin"/>
        </w:r>
        <w:r w:rsidR="0032347B" w:rsidDel="00B05B54">
          <w:rPr>
            <w:rFonts w:ascii="Cambria" w:eastAsiaTheme="minorEastAsia" w:hAnsi="Cambria"/>
          </w:rPr>
          <w:delInstrText xml:space="preserve"> ADDIN ZOTERO_ITEM CSL_CITATION {"citationID":"xNge1jtj","properties":{"formattedCitation":"(Willinger et al., n.d.)","plainCitation":"(Willinger et al., n.d.)","noteIndex":0},"citationItems":[{"id":179,"uris":["http://zotero.org/users/8556523/items/QECVN7C7"],"itemData":{"id":179,"type":"article-journal","abstract":"High-resolution tra c measurements from modern communications networks provide unique opportunities for developing and validating mathematical models for aggregate tra c. To exploit these opportunities, we emphasize the need for structural models that take into account speci c physical features of the underlying communication network structure. This approach is in sharp contrast to the traditional black box modeling methodology from time series analysis that ignores, in general, speci c physical structures. We demonstrate, in particular, how the proposed structural modeling approach provides a direct link between the observed self-similarity characteristic of measured aggregate network tra c, and the strong empirical evidence in favor of heavy-tailed, in nite variance phenomena at the level of individual network connections.","language":"en","page":"26","source":"Zotero","title":"Self-Similarity and Heavy Tails: Structural Modeling of Network Tra c","author":[{"family":"Willinger","given":"Walter"},{"family":"Paxson","given":"Vern"},{"family":"Taqqu","given":"Murad S"},{"family":"Willinger","given":"W"}]}}],"schema":"https://github.com/citation-style-language/schema/raw/master/csl-citation.json"} </w:delInstrText>
        </w:r>
        <w:r w:rsidR="0032347B" w:rsidDel="00B05B54">
          <w:rPr>
            <w:rFonts w:ascii="Cambria" w:eastAsiaTheme="minorEastAsia" w:hAnsi="Cambria"/>
          </w:rPr>
          <w:fldChar w:fldCharType="separate"/>
        </w:r>
        <w:r w:rsidR="0032347B" w:rsidRPr="0032347B" w:rsidDel="00B05B54">
          <w:rPr>
            <w:rFonts w:ascii="Cambria" w:hAnsi="Cambria"/>
          </w:rPr>
          <w:delText>(Willinger et al., n.d.)</w:delText>
        </w:r>
        <w:r w:rsidR="0032347B" w:rsidDel="00B05B54">
          <w:rPr>
            <w:rFonts w:ascii="Cambria" w:eastAsiaTheme="minorEastAsia" w:hAnsi="Cambria"/>
          </w:rPr>
          <w:fldChar w:fldCharType="end"/>
        </w:r>
      </w:del>
      <m:oMath>
        <m:nary>
          <m:naryPr>
            <m:chr m:val="∑"/>
            <m:ctrlPr>
              <w:del w:id="2394" w:author="Bale,Cameron" w:date="2022-10-05T11:38:00Z">
                <w:rPr>
                  <w:rFonts w:ascii="Cambria Math" w:eastAsiaTheme="minorEastAsia" w:hAnsi="Cambria Math"/>
                </w:rPr>
              </w:del>
            </m:ctrlPr>
          </m:naryPr>
          <m:sub>
            <m:ctrlPr>
              <w:del w:id="2395" w:author="Bale,Cameron" w:date="2022-10-05T11:38:00Z">
                <w:rPr>
                  <w:rFonts w:ascii="Cambria Math" w:eastAsiaTheme="minorEastAsia" w:hAnsi="Cambria Math"/>
                  <w:i/>
                </w:rPr>
              </w:del>
            </m:ctrlPr>
          </m:sub>
          <m:sup>
            <m:ctrlPr>
              <w:del w:id="2396" w:author="Bale,Cameron" w:date="2022-10-05T11:38:00Z">
                <w:rPr>
                  <w:rFonts w:ascii="Cambria Math" w:eastAsiaTheme="minorEastAsia" w:hAnsi="Cambria Math"/>
                  <w:i/>
                </w:rPr>
              </w:del>
            </m:ctrlPr>
          </m:sup>
          <m:e>
            <m:ctrlPr>
              <w:del w:id="2397" w:author="Bale,Cameron" w:date="2022-10-05T11:38:00Z">
                <w:rPr>
                  <w:rFonts w:ascii="Cambria Math" w:eastAsiaTheme="minorEastAsia" w:hAnsi="Cambria Math"/>
                  <w:i/>
                </w:rPr>
              </w:del>
            </m:ctrlPr>
          </m:e>
        </m:nary>
      </m:oMath>
      <w:del w:id="2398" w:author="Bale,Cameron" w:date="2022-10-05T11:38:00Z">
        <w:r w:rsidR="000B2E93" w:rsidDel="00640BB9">
          <w:rPr>
            <w:rFonts w:ascii="Cambria" w:eastAsiaTheme="minorEastAsia" w:hAnsi="Cambria"/>
          </w:rPr>
          <w:fldChar w:fldCharType="begin"/>
        </w:r>
        <w:r w:rsidR="000B2E93" w:rsidDel="00640BB9">
          <w:rPr>
            <w:rFonts w:ascii="Cambria" w:eastAsiaTheme="minorEastAsia" w:hAnsi="Cambria"/>
          </w:rPr>
          <w:delInstrText xml:space="preserve"> ADDIN ZOTERO_ITEM CSL_CITATION {"citationID":"OmCrZUvd","properties":{"formattedCitation":"(Wang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delInstrText>
        </w:r>
        <w:r w:rsidR="000B2E93" w:rsidDel="00640BB9">
          <w:rPr>
            <w:rFonts w:ascii="Cambria" w:eastAsiaTheme="minorEastAsia" w:hAnsi="Cambria"/>
          </w:rPr>
          <w:fldChar w:fldCharType="separate"/>
        </w:r>
        <w:r w:rsidR="000B2E93" w:rsidRPr="000B2E93" w:rsidDel="00640BB9">
          <w:rPr>
            <w:rFonts w:ascii="Cambria" w:hAnsi="Cambria"/>
          </w:rPr>
          <w:delText>(Wang et al., 2006)</w:delText>
        </w:r>
        <w:r w:rsidR="000B2E93" w:rsidDel="00640BB9">
          <w:rPr>
            <w:rFonts w:ascii="Cambria" w:eastAsiaTheme="minorEastAsia" w:hAnsi="Cambria"/>
          </w:rPr>
          <w:fldChar w:fldCharType="end"/>
        </w:r>
        <w:r w:rsidR="009B0C40" w:rsidDel="00640BB9">
          <w:rPr>
            <w:rFonts w:ascii="Cambria" w:eastAsiaTheme="minorEastAsia" w:hAnsi="Cambria"/>
          </w:rPr>
          <w:fldChar w:fldCharType="begin"/>
        </w:r>
        <w:r w:rsidR="009B0C40" w:rsidDel="00640BB9">
          <w:rPr>
            <w:rFonts w:ascii="Cambria" w:eastAsiaTheme="minorEastAsia" w:hAnsi="Cambria"/>
          </w:rPr>
          <w:delInstrText xml:space="preserve"> ADDIN ZOTERO_ITEM CSL_CITATION {"citationID":"GZcozxUA","properties":{"formattedCitation":"(Sobolev, 2017)","plainCitation":"(Sobolev, 2017)","noteIndex":0},"citationItems":[{"id":183,"uris":["http://zotero.org/users/8556523/items/GER8FBNR"],"itemData":{"id":183,"type":"article-journal","abstract":"Traders often employ judgmental methods when making financial forecasts. To characterize judgmental forecasts from graphically-presented time series, I propose the correlated response model, according to which the properties of judgmental forecasts are correlated with those of the forecasted series. In two experiments, participants were presented with graphs depicting synthetic price series. In Experiment 1, participants were asked to make point forecasts for different time horizons. Participants could control the graphs’ time scales. In Experiment 2, participants made multi-period forecasts, and could apply moving average filters to the graphs. The dispersion of point forecasts between participants (the standard deviation of participants’ point forecasts) and the variability of individual participant’s multi-period forecasts (local steepness and oscillation) were extracted. Both forecast measures were found to be significantly correlated with variability measures of the original, scaled, and smoothed data graphs. Thus, the results supported the correlated response model and provided insights into the forecasting process.","container-title":"International Journal of Forecasting","DOI":"10.1016/j.ijforecast.2017.01.009","ISSN":"01692070","issue":"3","journalAbbreviation":"International Journal of Forecasting","language":"en","page":"605-617","source":"DOI.org (Crossref)","title":"The effect of price volatility on judgmental forecasts: The correlated response model","title-short":"The effect of price volatility on judgmental forecasts","volume":"33","author":[{"family":"Sobolev","given":"Daphne"}],"issued":{"date-parts":[["2017",7]]}}}],"schema":"https://github.com/citation-style-language/schema/raw/master/csl-citation.json"} </w:delInstrText>
        </w:r>
        <w:r w:rsidR="009B0C40" w:rsidDel="00640BB9">
          <w:rPr>
            <w:rFonts w:ascii="Cambria" w:eastAsiaTheme="minorEastAsia" w:hAnsi="Cambria"/>
          </w:rPr>
          <w:fldChar w:fldCharType="separate"/>
        </w:r>
        <w:r w:rsidR="009B0C40" w:rsidRPr="009B0C40" w:rsidDel="00640BB9">
          <w:rPr>
            <w:rFonts w:ascii="Cambria" w:hAnsi="Cambria"/>
          </w:rPr>
          <w:delText>(Sobolev, 2017)</w:delText>
        </w:r>
        <w:r w:rsidR="009B0C40" w:rsidDel="00640BB9">
          <w:rPr>
            <w:rFonts w:ascii="Cambria" w:eastAsiaTheme="minorEastAsia" w:hAnsi="Cambria"/>
          </w:rPr>
          <w:fldChar w:fldCharType="end"/>
        </w:r>
      </w:del>
      <m:oMath>
        <m:r>
          <w:del w:id="2399" w:author="Bale,Cameron" w:date="2022-10-05T11:38:00Z">
            <m:rPr>
              <m:sty m:val="p"/>
            </m:rPr>
            <w:rPr>
              <w:rFonts w:ascii="Cambria Math" w:eastAsiaTheme="minorEastAsia" w:hAnsi="Cambria Math"/>
            </w:rPr>
            <m:t>λ</m:t>
          </w:del>
        </m:r>
      </m:oMath>
      <w:del w:id="2400" w:author="Bale,Cameron" w:date="2022-10-05T11:38:00Z">
        <w:r w:rsidR="00E92C16" w:rsidDel="00640BB9">
          <w:rPr>
            <w:rFonts w:ascii="Cambria" w:eastAsiaTheme="minorEastAsia" w:hAnsi="Cambria"/>
          </w:rPr>
          <w:fldChar w:fldCharType="begin"/>
        </w:r>
        <w:r w:rsidR="00E92C16" w:rsidDel="00640BB9">
          <w:rPr>
            <w:rFonts w:ascii="Cambria" w:eastAsiaTheme="minorEastAsia" w:hAnsi="Cambria"/>
          </w:rPr>
          <w:delInstrText xml:space="preserve"> ADDIN ZOTERO_ITEM CSL_CITATION {"citationID":"FweLRFAg","properties":{"formattedCitation":"(Rose, n.d.)","plainCitation":"(Rose, n.d.)","noteIndex":0},"citationItems":[{"id":177,"uris":["http://zotero.org/users/8556523/items/QJJ5ZUNN"],"itemData":{"id":177,"type":"article-journal","abstract":"This paper is a condensed introduction to self-similarity, self-similar processes, and the estimation of the Hurst parameter in the context of time series analysis. It gives an overview of the literature on this subject and provides some assistance in implementing Hurst parameter estimators and carrying out experiments with empirical time series.","language":"en","page":"16","source":"Zotero","title":"Estimation of the Hurst Parameter of Long-Range Dependent Time Series","author":[{"family":"Rose","given":"O"}]}}],"schema":"https://github.com/citation-style-language/schema/raw/master/csl-citation.json"} </w:delInstrText>
        </w:r>
        <w:r w:rsidR="00E92C16" w:rsidDel="00640BB9">
          <w:rPr>
            <w:rFonts w:ascii="Cambria" w:eastAsiaTheme="minorEastAsia" w:hAnsi="Cambria"/>
          </w:rPr>
          <w:fldChar w:fldCharType="separate"/>
        </w:r>
        <w:r w:rsidR="00E92C16" w:rsidRPr="00E92C16" w:rsidDel="00640BB9">
          <w:rPr>
            <w:rFonts w:ascii="Cambria" w:hAnsi="Cambria"/>
          </w:rPr>
          <w:delText>(Rose, n.d.)</w:delText>
        </w:r>
        <w:r w:rsidR="00E92C16" w:rsidDel="00640BB9">
          <w:rPr>
            <w:rFonts w:ascii="Cambria" w:eastAsiaTheme="minorEastAsia" w:hAnsi="Cambria"/>
          </w:rPr>
          <w:fldChar w:fldCharType="end"/>
        </w:r>
      </w:del>
      <m:oMath>
        <m:r>
          <w:del w:id="2401" w:author="Bale,Cameron" w:date="2022-09-28T17:03:00Z">
            <m:rPr>
              <m:sty m:val="p"/>
            </m:rPr>
            <w:rPr>
              <w:rFonts w:ascii="Cambria Math" w:eastAsiaTheme="minorEastAsia" w:hAnsi="Cambria Math"/>
            </w:rPr>
            <m:t>∈</m:t>
          </w:del>
        </m:r>
        <m:r>
          <w:del w:id="2402" w:author="Bale,Cameron" w:date="2022-09-28T17:03:00Z">
            <w:rPr>
              <w:rFonts w:ascii="Cambria Math" w:eastAsiaTheme="minorEastAsia" w:hAnsi="Cambria Math"/>
            </w:rPr>
            <m:t>λ</m:t>
          </w:del>
        </m:r>
      </m:oMath>
      <w:ins w:id="2403" w:author="Cameron Bale" w:date="2022-09-21T15:46:00Z">
        <w:del w:id="2404" w:author="Bale,Cameron" w:date="2022-09-23T00:15:00Z">
          <w:r w:rsidR="00F447C3" w:rsidDel="0049013D">
            <w:rPr>
              <w:rFonts w:ascii="Cambria" w:eastAsiaTheme="minorEastAsia" w:hAnsi="Cambria"/>
            </w:rPr>
            <w:delText>.</w:delText>
          </w:r>
        </w:del>
      </w:ins>
      <w:ins w:id="2405" w:author="Cameron Bale" w:date="2022-09-21T15:50:00Z">
        <w:del w:id="2406" w:author="Bale,Cameron" w:date="2022-09-23T00:15:00Z">
          <w:r w:rsidR="00313D29" w:rsidDel="0049013D">
            <w:rPr>
              <w:rFonts w:ascii="Cambria" w:eastAsiaTheme="minorEastAsia" w:hAnsi="Cambria"/>
            </w:rPr>
            <w:delText xml:space="preserve"> </w:delText>
          </w:r>
        </w:del>
        <w:del w:id="2407" w:author="Bale,Cameron" w:date="2022-09-23T00:18:00Z">
          <w:r w:rsidR="00313D29" w:rsidDel="0049013D">
            <w:rPr>
              <w:rFonts w:ascii="Cambria" w:eastAsiaTheme="minorEastAsia" w:hAnsi="Cambria"/>
            </w:rPr>
            <w:delText>S</w:delText>
          </w:r>
        </w:del>
        <w:del w:id="2408" w:author="Bale,Cameron" w:date="2022-09-26T15:23:00Z">
          <w:r w:rsidR="00313D29" w:rsidDel="008F372B">
            <w:rPr>
              <w:rFonts w:ascii="Cambria" w:eastAsiaTheme="minorEastAsia" w:hAnsi="Cambria"/>
            </w:rPr>
            <w:delText xml:space="preserve">elf-similarity, </w:delText>
          </w:r>
        </w:del>
      </w:ins>
      <w:ins w:id="2409" w:author="Cameron Bale" w:date="2022-09-21T15:51:00Z">
        <w:del w:id="2410" w:author="Bale,Cameron" w:date="2022-09-26T15:23:00Z">
          <w:r w:rsidR="00313D29" w:rsidDel="008F372B">
            <w:rPr>
              <w:rFonts w:ascii="Cambria" w:eastAsiaTheme="minorEastAsia" w:hAnsi="Cambria"/>
            </w:rPr>
            <w:delText xml:space="preserve">which measures the </w:delText>
          </w:r>
        </w:del>
      </w:ins>
      <w:ins w:id="2411" w:author="Cameron Bale" w:date="2022-09-21T15:59:00Z">
        <w:del w:id="2412" w:author="Bale,Cameron" w:date="2022-09-26T15:23:00Z">
          <w:r w:rsidR="009D7D63" w:rsidDel="008F372B">
            <w:rPr>
              <w:rFonts w:ascii="Cambria" w:eastAsiaTheme="minorEastAsia" w:hAnsi="Cambria"/>
            </w:rPr>
            <w:delText>long-range</w:delText>
          </w:r>
        </w:del>
      </w:ins>
      <w:ins w:id="2413" w:author="Cameron Bale" w:date="2022-09-21T15:51:00Z">
        <w:del w:id="2414" w:author="Bale,Cameron" w:date="2022-09-26T15:23:00Z">
          <w:r w:rsidR="00313D29" w:rsidDel="008F372B">
            <w:rPr>
              <w:rFonts w:ascii="Cambria" w:eastAsiaTheme="minorEastAsia" w:hAnsi="Cambria"/>
            </w:rPr>
            <w:delText xml:space="preserve"> dependenc</w:delText>
          </w:r>
        </w:del>
      </w:ins>
      <w:ins w:id="2415" w:author="Cameron Bale" w:date="2022-09-21T15:59:00Z">
        <w:del w:id="2416" w:author="Bale,Cameron" w:date="2022-09-26T15:23:00Z">
          <w:r w:rsidR="009D7D63" w:rsidDel="008F372B">
            <w:rPr>
              <w:rFonts w:ascii="Cambria" w:eastAsiaTheme="minorEastAsia" w:hAnsi="Cambria"/>
            </w:rPr>
            <w:delText>y</w:delText>
          </w:r>
        </w:del>
      </w:ins>
      <w:ins w:id="2417" w:author="Cameron Bale" w:date="2022-09-21T15:51:00Z">
        <w:del w:id="2418" w:author="Bale,Cameron" w:date="2022-09-26T15:23:00Z">
          <w:r w:rsidR="00313D29" w:rsidDel="008F372B">
            <w:rPr>
              <w:rFonts w:ascii="Cambria" w:eastAsiaTheme="minorEastAsia" w:hAnsi="Cambria"/>
            </w:rPr>
            <w:delText xml:space="preserve"> of a series, had the largest magnitude effect on forecast accuracy. </w:delText>
          </w:r>
        </w:del>
        <w:del w:id="2419" w:author="Bale,Cameron" w:date="2022-09-28T17:03:00Z">
          <w:r w:rsidR="00313D29" w:rsidDel="009B0C40">
            <w:rPr>
              <w:rFonts w:ascii="Cambria" w:eastAsiaTheme="minorEastAsia" w:hAnsi="Cambria"/>
            </w:rPr>
            <w:delText>This similarity is represented using the Hurst parameter</w:delText>
          </w:r>
        </w:del>
      </w:ins>
      <w:ins w:id="2420" w:author="Cameron Bale" w:date="2022-09-21T16:00:00Z">
        <w:del w:id="2421" w:author="Bale,Cameron" w:date="2022-09-28T17:03:00Z">
          <w:r w:rsidR="009D7D63" w:rsidDel="009B0C40">
            <w:rPr>
              <w:rFonts w:ascii="Cambria" w:eastAsiaTheme="minorEastAsia" w:hAnsi="Cambria"/>
            </w:rPr>
            <w:delText>. First,</w:delText>
          </w:r>
        </w:del>
      </w:ins>
      <w:ins w:id="2422" w:author="Cameron Bale" w:date="2022-09-21T16:02:00Z">
        <w:del w:id="2423" w:author="Bale,Cameron" w:date="2022-09-28T17:03:00Z">
          <w:r w:rsidR="009D7D63" w:rsidDel="009B0C40">
            <w:rPr>
              <w:rFonts w:ascii="Cambria" w:eastAsiaTheme="minorEastAsia" w:hAnsi="Cambria"/>
            </w:rPr>
            <w:delText xml:space="preserve"> the maximum likelihood estimate </w:delText>
          </w:r>
        </w:del>
      </w:ins>
      <w:ins w:id="2424" w:author="Cameron Bale" w:date="2022-09-21T16:03:00Z">
        <w:del w:id="2425" w:author="Bale,Cameron" w:date="2022-09-28T17:03:00Z">
          <w:r w:rsidR="009D7D63" w:rsidDel="009B0C40">
            <w:rPr>
              <w:rFonts w:ascii="Cambria" w:eastAsiaTheme="minorEastAsia" w:hAnsi="Cambria"/>
            </w:rPr>
            <w:delText xml:space="preserve">of the </w:delText>
          </w:r>
        </w:del>
      </w:ins>
      <w:ins w:id="2426" w:author="Cameron Bale" w:date="2022-09-21T16:00:00Z">
        <w:del w:id="2427" w:author="Bale,Cameron" w:date="2022-09-28T17:03:00Z">
          <w:r w:rsidR="009D7D63" w:rsidDel="009B0C40">
            <w:rPr>
              <w:rFonts w:ascii="Cambria" w:eastAsiaTheme="minorEastAsia" w:hAnsi="Cambria"/>
            </w:rPr>
            <w:delText>fractional autoregressive integrated moving average FARIMA</w:delText>
          </w:r>
        </w:del>
      </w:ins>
      <w:ins w:id="2428" w:author="Cameron Bale" w:date="2022-09-21T16:01:00Z">
        <w:del w:id="2429" w:author="Bale,Cameron" w:date="2022-09-28T17:03:00Z">
          <w:r w:rsidR="009D7D63" w:rsidDel="009B0C40">
            <w:rPr>
              <w:rFonts w:ascii="Cambria" w:eastAsiaTheme="minorEastAsia" w:hAnsi="Cambria"/>
            </w:rPr>
            <w:delText xml:space="preserve">(0, </w:delText>
          </w:r>
          <w:r w:rsidR="009D7D63" w:rsidRPr="009D7D63" w:rsidDel="009B0C40">
            <w:rPr>
              <w:rFonts w:ascii="Cambria" w:eastAsiaTheme="minorEastAsia" w:hAnsi="Cambria"/>
              <w:i/>
              <w:iCs/>
              <w:rPrChange w:id="2430" w:author="Cameron Bale" w:date="2022-09-21T16:01:00Z">
                <w:rPr>
                  <w:rFonts w:ascii="Cambria" w:eastAsiaTheme="minorEastAsia" w:hAnsi="Cambria"/>
                </w:rPr>
              </w:rPrChange>
            </w:rPr>
            <w:delText>d</w:delText>
          </w:r>
          <w:r w:rsidR="009D7D63" w:rsidDel="009B0C40">
            <w:rPr>
              <w:rFonts w:ascii="Cambria" w:eastAsiaTheme="minorEastAsia" w:hAnsi="Cambria"/>
            </w:rPr>
            <w:delText>, 0)</w:delText>
          </w:r>
        </w:del>
      </w:ins>
      <w:ins w:id="2431" w:author="Cameron Bale" w:date="2022-09-21T16:00:00Z">
        <w:del w:id="2432" w:author="Bale,Cameron" w:date="2022-09-28T17:03:00Z">
          <w:r w:rsidR="009D7D63" w:rsidDel="009B0C40">
            <w:rPr>
              <w:rFonts w:ascii="Cambria" w:eastAsiaTheme="minorEastAsia" w:hAnsi="Cambria"/>
            </w:rPr>
            <w:delText xml:space="preserve"> process is </w:delText>
          </w:r>
        </w:del>
      </w:ins>
      <w:ins w:id="2433" w:author="Cameron Bale" w:date="2022-09-21T16:03:00Z">
        <w:del w:id="2434" w:author="Bale,Cameron" w:date="2022-09-28T17:03:00Z">
          <w:r w:rsidR="009D7D63" w:rsidDel="009B0C40">
            <w:rPr>
              <w:rFonts w:ascii="Cambria" w:eastAsiaTheme="minorEastAsia" w:hAnsi="Cambria"/>
            </w:rPr>
            <w:delText>approximated</w:delText>
          </w:r>
        </w:del>
      </w:ins>
      <w:ins w:id="2435" w:author="Cameron Bale" w:date="2022-09-21T16:07:00Z">
        <w:del w:id="2436" w:author="Bale,Cameron" w:date="2022-09-28T17:03:00Z">
          <w:r w:rsidR="003851D1" w:rsidDel="009B0C40">
            <w:rPr>
              <w:rFonts w:ascii="Cambria" w:eastAsiaTheme="minorEastAsia" w:hAnsi="Cambria"/>
            </w:rPr>
            <w:delText xml:space="preserve">, where </w:delText>
          </w:r>
          <w:r w:rsidR="003851D1" w:rsidDel="009B0C40">
            <w:rPr>
              <w:rFonts w:ascii="Cambria" w:eastAsiaTheme="minorEastAsia" w:hAnsi="Cambria"/>
              <w:i/>
              <w:iCs/>
            </w:rPr>
            <w:delText xml:space="preserve">d </w:delText>
          </w:r>
          <w:r w:rsidR="003851D1" w:rsidDel="009B0C40">
            <w:rPr>
              <w:rFonts w:ascii="Cambria" w:eastAsiaTheme="minorEastAsia" w:hAnsi="Cambria"/>
            </w:rPr>
            <w:delText>can take on non-integer values. The Hurst parameter is calculated as</w:delText>
          </w:r>
        </w:del>
      </w:ins>
    </w:p>
    <w:p w14:paraId="2E47F699" w14:textId="7FA7A972" w:rsidR="003851D1" w:rsidDel="009B0C40" w:rsidRDefault="003851D1" w:rsidP="00F447C3">
      <w:pPr>
        <w:tabs>
          <w:tab w:val="left" w:pos="1152"/>
        </w:tabs>
        <w:rPr>
          <w:ins w:id="2437" w:author="Cameron Bale" w:date="2022-09-21T16:07:00Z"/>
          <w:del w:id="2438" w:author="Bale,Cameron" w:date="2022-09-28T17:03:00Z"/>
          <w:rFonts w:ascii="Cambria" w:eastAsiaTheme="minorEastAsia" w:hAnsi="Cambria"/>
        </w:rPr>
      </w:pPr>
    </w:p>
    <w:p w14:paraId="6BEFA41D" w14:textId="5168B343" w:rsidR="003851D1" w:rsidRPr="003851D1" w:rsidDel="009B0C40" w:rsidRDefault="00000000">
      <w:pPr>
        <w:tabs>
          <w:tab w:val="left" w:pos="1152"/>
        </w:tabs>
        <w:jc w:val="center"/>
        <w:rPr>
          <w:ins w:id="2439" w:author="Cameron Bale" w:date="2022-09-21T16:07:00Z"/>
          <w:del w:id="2440" w:author="Bale,Cameron" w:date="2022-09-28T17:03:00Z"/>
          <w:rFonts w:ascii="Cambria" w:eastAsiaTheme="minorEastAsia" w:hAnsi="Cambria"/>
          <w:rPrChange w:id="2441" w:author="Cameron Bale" w:date="2022-09-21T16:07:00Z">
            <w:rPr>
              <w:ins w:id="2442" w:author="Cameron Bale" w:date="2022-09-21T16:07:00Z"/>
              <w:del w:id="2443" w:author="Bale,Cameron" w:date="2022-09-28T17:03:00Z"/>
              <w:rFonts w:ascii="Cambria Math" w:eastAsiaTheme="minorEastAsia" w:hAnsi="Cambria Math"/>
              <w:i/>
            </w:rPr>
          </w:rPrChange>
        </w:rPr>
        <w:pPrChange w:id="2444" w:author="Cameron Bale" w:date="2022-09-21T16:08:00Z">
          <w:pPr>
            <w:tabs>
              <w:tab w:val="left" w:pos="1152"/>
            </w:tabs>
          </w:pPr>
        </w:pPrChange>
      </w:pPr>
      <m:oMath>
        <m:sSub>
          <m:sSubPr>
            <m:ctrlPr>
              <w:ins w:id="2445" w:author="Cameron Bale" w:date="2022-09-21T16:07:00Z">
                <w:del w:id="2446" w:author="Bale,Cameron" w:date="2022-09-28T17:03:00Z">
                  <w:rPr>
                    <w:rFonts w:ascii="Cambria Math" w:eastAsiaTheme="minorEastAsia" w:hAnsi="Cambria Math"/>
                    <w:i/>
                  </w:rPr>
                </w:del>
              </w:ins>
            </m:ctrlPr>
          </m:sSubPr>
          <m:e>
            <m:r>
              <w:ins w:id="2447" w:author="Cameron Bale" w:date="2022-09-21T16:07:00Z">
                <w:del w:id="2448" w:author="Bale,Cameron" w:date="2022-09-28T17:03:00Z">
                  <w:rPr>
                    <w:rFonts w:ascii="Cambria Math" w:eastAsiaTheme="minorEastAsia" w:hAnsi="Cambria Math"/>
                  </w:rPr>
                  <m:t>F</m:t>
                </w:del>
              </w:ins>
            </m:r>
          </m:e>
          <m:sub>
            <m:r>
              <w:ins w:id="2449" w:author="Cameron Bale" w:date="2022-09-21T16:07:00Z">
                <w:del w:id="2450" w:author="Bale,Cameron" w:date="2022-09-23T00:19:00Z">
                  <w:rPr>
                    <w:rFonts w:ascii="Cambria Math" w:eastAsiaTheme="minorEastAsia" w:hAnsi="Cambria Math"/>
                  </w:rPr>
                  <m:t>4</m:t>
                </w:del>
              </w:ins>
            </m:r>
          </m:sub>
        </m:sSub>
        <m:r>
          <w:ins w:id="2451" w:author="Cameron Bale" w:date="2022-09-21T16:07:00Z">
            <w:del w:id="2452" w:author="Bale,Cameron" w:date="2022-09-28T17:03:00Z">
              <w:rPr>
                <w:rFonts w:ascii="Cambria Math" w:eastAsiaTheme="minorEastAsia" w:hAnsi="Cambria Math"/>
              </w:rPr>
              <m:t>=d+0.5</m:t>
            </w:del>
          </w:ins>
        </m:r>
      </m:oMath>
      <w:ins w:id="2453" w:author="Cameron Bale" w:date="2022-09-21T16:07:00Z">
        <w:del w:id="2454" w:author="Bale,Cameron" w:date="2022-09-28T17:03:00Z">
          <w:r w:rsidR="003851D1" w:rsidDel="009B0C40">
            <w:rPr>
              <w:rFonts w:ascii="Cambria" w:eastAsiaTheme="minorEastAsia" w:hAnsi="Cambria"/>
            </w:rPr>
            <w:delText>.</w:delText>
          </w:r>
        </w:del>
      </w:ins>
    </w:p>
    <w:p w14:paraId="3E120FDA" w14:textId="05E42734" w:rsidR="00D943A2" w:rsidDel="0031756A" w:rsidRDefault="0031756A" w:rsidP="000F4258">
      <w:pPr>
        <w:tabs>
          <w:tab w:val="left" w:pos="1152"/>
        </w:tabs>
        <w:rPr>
          <w:del w:id="2455" w:author="Bale,Cameron" w:date="2022-09-26T15:48:00Z"/>
          <w:rFonts w:ascii="Cambria" w:eastAsiaTheme="minorEastAsia" w:hAnsi="Cambria"/>
        </w:rPr>
      </w:pPr>
      <w:del w:id="2456" w:author="Bale,Cameron" w:date="2022-09-26T15:48:00Z">
        <w:r w:rsidDel="0031756A">
          <w:rPr>
            <w:rFonts w:ascii="Cambria" w:eastAsiaTheme="minorEastAsia" w:hAnsi="Cambria"/>
          </w:rPr>
          <w:fldChar w:fldCharType="begin"/>
        </w:r>
        <w:r w:rsidDel="0031756A">
          <w:rPr>
            <w:rFonts w:ascii="Cambria" w:eastAsiaTheme="minorEastAsia" w:hAnsi="Cambria"/>
          </w:rPr>
          <w:delInstrText xml:space="preserve"> ADDIN ZOTERO_ITEM CSL_CITATION {"citationID":"yMbAGhUQ","properties":{"formattedCitation":"(Spiliotis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delInstrText>
        </w:r>
        <w:r w:rsidDel="0031756A">
          <w:rPr>
            <w:rFonts w:ascii="Cambria" w:eastAsiaTheme="minorEastAsia" w:hAnsi="Cambria"/>
          </w:rPr>
          <w:fldChar w:fldCharType="separate"/>
        </w:r>
        <w:r w:rsidRPr="0031756A" w:rsidDel="0031756A">
          <w:rPr>
            <w:rFonts w:ascii="Cambria" w:hAnsi="Cambria"/>
          </w:rPr>
          <w:delText>(Spiliotis et al., 2020)</w:delText>
        </w:r>
        <w:r w:rsidDel="0031756A">
          <w:rPr>
            <w:rFonts w:ascii="Cambria" w:eastAsiaTheme="minorEastAsia" w:hAnsi="Cambria"/>
          </w:rPr>
          <w:fldChar w:fldCharType="end"/>
        </w:r>
        <w:moveToRangeStart w:id="2457" w:author="Bale,Cameron" w:date="2022-09-26T15:38:00Z" w:name="move115099147"/>
      </w:del>
      <m:oMath>
        <m:sSub>
          <m:sSubPr>
            <m:ctrlPr>
              <w:del w:id="2458" w:author="Bale,Cameron" w:date="2022-09-26T15:48:00Z">
                <w:rPr>
                  <w:rFonts w:ascii="Cambria Math" w:eastAsiaTheme="minorEastAsia" w:hAnsi="Cambria Math"/>
                  <w:i/>
                </w:rPr>
              </w:del>
            </m:ctrlPr>
          </m:sSubPr>
          <m:e>
            <m:r>
              <w:del w:id="2459" w:author="Bale,Cameron" w:date="2022-09-26T15:48:00Z">
                <w:rPr>
                  <w:rFonts w:ascii="Cambria Math" w:eastAsiaTheme="minorEastAsia" w:hAnsi="Cambria Math"/>
                </w:rPr>
                <m:t>F</m:t>
              </w:del>
            </m:r>
          </m:e>
          <m:sub>
            <m:r>
              <w:del w:id="2460" w:author="Bale,Cameron" w:date="2022-09-26T15:48:00Z">
                <w:rPr>
                  <w:rFonts w:ascii="Cambria Math" w:eastAsiaTheme="minorEastAsia" w:hAnsi="Cambria Math"/>
                </w:rPr>
                <m:t>1</m:t>
              </w:del>
            </m:r>
          </m:sub>
        </m:sSub>
      </m:oMath>
      <w:moveTo w:id="2461" w:author="Bale,Cameron" w:date="2022-09-26T15:38:00Z">
        <w:del w:id="2462" w:author="Bale,Cameron" w:date="2022-09-26T15:48:00Z">
          <w:r w:rsidR="00D943A2" w:rsidDel="0031756A">
            <w:rPr>
              <w:rFonts w:ascii="Cambria" w:eastAsiaTheme="minorEastAsia" w:hAnsi="Cambria"/>
            </w:rPr>
            <w:delText xml:space="preserve"> and </w:delText>
          </w:r>
        </w:del>
        <m:oMath>
          <m:sSub>
            <m:sSubPr>
              <m:ctrlPr>
                <w:del w:id="2463" w:author="Bale,Cameron" w:date="2022-09-26T15:48:00Z">
                  <w:rPr>
                    <w:rFonts w:ascii="Cambria Math" w:eastAsiaTheme="minorEastAsia" w:hAnsi="Cambria Math"/>
                    <w:i/>
                  </w:rPr>
                </w:del>
              </m:ctrlPr>
            </m:sSubPr>
            <m:e>
              <m:r>
                <w:del w:id="2464" w:author="Bale,Cameron" w:date="2022-09-26T15:48:00Z">
                  <w:rPr>
                    <w:rFonts w:ascii="Cambria Math" w:eastAsiaTheme="minorEastAsia" w:hAnsi="Cambria Math"/>
                  </w:rPr>
                  <m:t>F</m:t>
                </w:del>
              </m:r>
            </m:e>
            <m:sub>
              <m:r>
                <w:del w:id="2465" w:author="Bale,Cameron" w:date="2022-09-26T15:48:00Z">
                  <w:rPr>
                    <w:rFonts w:ascii="Cambria Math" w:eastAsiaTheme="minorEastAsia" w:hAnsi="Cambria Math"/>
                  </w:rPr>
                  <m:t>2</m:t>
                </w:del>
              </m:r>
            </m:sub>
          </m:sSub>
        </m:oMath>
        <w:moveTo w:id="2466" w:author="Bale,Cameron" w:date="2022-09-26T15:38:00Z">
          <w:del w:id="2467" w:author="Bale,Cameron" w:date="2022-09-26T15:48:00Z">
            <w:r w:rsidR="00D943A2" w:rsidDel="0031756A">
              <w:rPr>
                <w:rFonts w:ascii="Cambria" w:eastAsiaTheme="minorEastAsia" w:hAnsi="Cambria"/>
              </w:rPr>
              <w:delText xml:space="preserve"> were found to be the most important determinants of forecast accuracy in the M4 competition </w:delText>
            </w:r>
            <w:r w:rsidR="00D943A2" w:rsidDel="0031756A">
              <w:rPr>
                <w:rFonts w:ascii="Cambria" w:eastAsiaTheme="minorEastAsia" w:hAnsi="Cambria"/>
              </w:rPr>
              <w:fldChar w:fldCharType="begin"/>
            </w:r>
            <w:r w:rsidR="00D943A2" w:rsidDel="0031756A">
              <w:rPr>
                <w:rFonts w:ascii="Cambria" w:eastAsiaTheme="minorEastAsia" w:hAnsi="Cambria"/>
              </w:rPr>
              <w:delInstrText xml:space="preserve"> ADDIN ZOTERO_ITEM CSL_CITATION {"citationID":"sn5PIolj","properties":{"formattedCitation":"(Makridakis et al., 2018)","plainCitation":"(Makridakis et al., 2018)","noteIndex":0},"citationItems":[{"id":151,"uris":["http://zotero.org/users/8556523/items/KR5QUEMU"],"itemData":{"id":151,"type":"article-journal","abstract":"The M4 competition is the continuation of three previous competitions started more than 45 years ago whose purpose was to learn how to improve forecasting accuracy, and how such learning can be applied to advance the theory and practice of forecasting. The purpose of M4 was to replicate the results of the previous ones and extend them into three directions: First significantly increase the number of series, second include Machine Learning (ML) forecasting methods, and third evaluate both point forecasts and prediction intervals. The five major findings of the M4 Competitions are: 1. Out Of the 17 most accurate methods, 12 were ‘‘combinations’’ of mostly statistical approaches. 2. The biggest surprise was a ‘‘hybrid’’ approach that utilized both statistical and ML features. This method’s average sMAPE was close to 10% more accurate than the combination benchmark used to compare the submitted methods. 3. The second most accurate method was a combination of seven statistical methods and one ML one, with the weights for the averaging being calculated by a ML algorithm that was trained to minimize the forecasting. 4. The two most accurate methods also achieved an amazing success in specifying the 95% prediction intervals correctly. 5. The six pure ML methods performed poorly, with none of them being more accurate than the combination benchmark and only one being more accurate than Naïve2. This paper presents some initial results of M4, its major findings and a logical conclusion. Finally, it outlines what the authors consider to be the way forward for the field of forecasting.","container-title":"International Journal of Forecasting","DOI":"10.1016/j.ijforecast.2018.06.001","ISSN":"01692070","issue":"4","journalAbbreviation":"International Journal of Forecasting","language":"en","page":"802-808","source":"DOI.org (Crossref)","title":"The M4 Competition: Results, findings, conclusion and way forward","title-short":"The M4 Competition","volume":"34","author":[{"family":"Makridakis","given":"Spyros"},{"family":"Spiliotis","given":"Evangelos"},{"family":"Assimakopoulos","given":"Vassilios"}],"issued":{"date-parts":[["2018",10]]}}}],"schema":"https://github.com/citation-style-language/schema/raw/master/csl-citation.json"} </w:delInstrText>
            </w:r>
            <w:r w:rsidR="00D943A2" w:rsidDel="0031756A">
              <w:rPr>
                <w:rFonts w:ascii="Cambria" w:eastAsiaTheme="minorEastAsia" w:hAnsi="Cambria"/>
              </w:rPr>
              <w:fldChar w:fldCharType="separate"/>
            </w:r>
            <w:r w:rsidR="00D943A2" w:rsidRPr="003C7CAB" w:rsidDel="0031756A">
              <w:rPr>
                <w:rFonts w:ascii="Cambria" w:hAnsi="Cambria"/>
              </w:rPr>
              <w:delText>(Makridakis et al., 2018)</w:delText>
            </w:r>
            <w:r w:rsidR="00D943A2" w:rsidDel="0031756A">
              <w:rPr>
                <w:rFonts w:ascii="Cambria" w:eastAsiaTheme="minorEastAsia" w:hAnsi="Cambria"/>
              </w:rPr>
              <w:fldChar w:fldCharType="end"/>
            </w:r>
            <w:r w:rsidR="00D943A2" w:rsidDel="0031756A">
              <w:rPr>
                <w:rFonts w:ascii="Cambria" w:eastAsiaTheme="minorEastAsia" w:hAnsi="Cambria"/>
              </w:rPr>
              <w:delText>.</w:delText>
            </w:r>
          </w:del>
        </w:moveTo>
      </w:moveTo>
    </w:p>
    <w:p w14:paraId="1CC0B73B" w14:textId="77777777" w:rsidR="0031756A" w:rsidRDefault="0031756A" w:rsidP="00D943A2">
      <w:pPr>
        <w:tabs>
          <w:tab w:val="left" w:pos="1152"/>
        </w:tabs>
        <w:rPr>
          <w:ins w:id="2468" w:author="Bale,Cameron" w:date="2022-09-26T15:48:00Z"/>
          <w:moveTo w:id="2469" w:author="Bale,Cameron" w:date="2022-09-26T15:38:00Z"/>
          <w:rFonts w:ascii="Cambria" w:eastAsiaTheme="minorEastAsia" w:hAnsi="Cambria"/>
        </w:rPr>
      </w:pPr>
    </w:p>
    <w:moveToRangeEnd w:id="2457"/>
    <w:p w14:paraId="16DE8113" w14:textId="351C2E75" w:rsidR="000F4258" w:rsidRDefault="000F4258" w:rsidP="000F4258">
      <w:pPr>
        <w:tabs>
          <w:tab w:val="left" w:pos="1152"/>
        </w:tabs>
        <w:rPr>
          <w:ins w:id="2470" w:author="Bale,Cameron" w:date="2022-09-23T00:22:00Z"/>
          <w:rFonts w:ascii="Cambria" w:eastAsiaTheme="minorEastAsia" w:hAnsi="Cambria"/>
        </w:rPr>
      </w:pPr>
      <w:ins w:id="2471" w:author="Bale,Cameron" w:date="2022-09-23T00:21:00Z">
        <w:r>
          <w:rPr>
            <w:rFonts w:ascii="Cambria" w:eastAsiaTheme="minorEastAsia" w:hAnsi="Cambria"/>
          </w:rPr>
          <w:t xml:space="preserve">Our final two features are included to </w:t>
        </w:r>
      </w:ins>
      <w:ins w:id="2472" w:author="Bale,Cameron" w:date="2022-10-03T20:30:00Z">
        <w:r w:rsidR="001701A4">
          <w:rPr>
            <w:rFonts w:ascii="Cambria" w:eastAsiaTheme="minorEastAsia" w:hAnsi="Cambria"/>
          </w:rPr>
          <w:t>maintain</w:t>
        </w:r>
      </w:ins>
      <w:ins w:id="2473" w:author="Bale,Cameron" w:date="2022-09-23T00:21:00Z">
        <w:r>
          <w:rPr>
            <w:rFonts w:ascii="Cambria" w:eastAsiaTheme="minorEastAsia" w:hAnsi="Cambria"/>
          </w:rPr>
          <w:t xml:space="preserve"> data utility throughout the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swapping process</w:t>
        </w:r>
      </w:ins>
      <w:ins w:id="2474" w:author="Bale,Cameron" w:date="2022-09-26T16:01:00Z">
        <w:r w:rsidR="00904BF7">
          <w:rPr>
            <w:rFonts w:ascii="Cambria" w:eastAsiaTheme="minorEastAsia" w:hAnsi="Cambria"/>
          </w:rPr>
          <w:t>.</w:t>
        </w:r>
      </w:ins>
      <w:ins w:id="2475" w:author="Bale,Cameron" w:date="2022-09-29T11:18:00Z">
        <w:r w:rsidR="00845332">
          <w:rPr>
            <w:rFonts w:ascii="Cambria" w:eastAsiaTheme="minorEastAsia" w:hAnsi="Cambria"/>
          </w:rPr>
          <w:t xml:space="preserve"> The idea is </w:t>
        </w:r>
      </w:ins>
      <w:ins w:id="2476" w:author="Bale,Cameron" w:date="2022-09-26T16:01:00Z">
        <w:r w:rsidR="00904BF7">
          <w:rPr>
            <w:rFonts w:ascii="Cambria" w:eastAsiaTheme="minorEastAsia" w:hAnsi="Cambria"/>
          </w:rPr>
          <w:t xml:space="preserve">to swap values between series that not only have similar characteristics, but whose values have similar magnitudes. </w:t>
        </w:r>
      </w:ins>
      <w:ins w:id="2477" w:author="Bale,Cameron" w:date="2022-09-29T11:18:00Z">
        <w:r w:rsidR="00845332">
          <w:rPr>
            <w:rFonts w:ascii="Cambria" w:eastAsiaTheme="minorEastAsia" w:hAnsi="Cambria"/>
          </w:rPr>
          <w:t xml:space="preserve">Toward this end, we </w:t>
        </w:r>
      </w:ins>
      <w:ins w:id="2478" w:author="Bale,Cameron" w:date="2022-09-26T16:01:00Z">
        <w:r w:rsidR="00904BF7">
          <w:rPr>
            <w:rFonts w:ascii="Cambria" w:eastAsiaTheme="minorEastAsia" w:hAnsi="Cambria"/>
          </w:rPr>
          <w:t>include t</w:t>
        </w:r>
      </w:ins>
      <w:ins w:id="2479" w:author="Bale,Cameron" w:date="2022-09-23T00:21:00Z">
        <w:r>
          <w:rPr>
            <w:rFonts w:ascii="Cambria" w:eastAsiaTheme="minorEastAsia" w:hAnsi="Cambria"/>
          </w:rPr>
          <w:t xml:space="preserve">he mean </w:t>
        </w:r>
      </w:ins>
      <m:oMath>
        <m:sSub>
          <m:sSubPr>
            <m:ctrlPr>
              <w:ins w:id="2480" w:author="Bale,Cameron" w:date="2022-09-23T00:21:00Z">
                <w:rPr>
                  <w:rFonts w:ascii="Cambria Math" w:eastAsiaTheme="minorEastAsia" w:hAnsi="Cambria Math"/>
                  <w:i/>
                </w:rPr>
              </w:ins>
            </m:ctrlPr>
          </m:sSubPr>
          <m:e>
            <m:r>
              <w:ins w:id="2481" w:author="Bale,Cameron" w:date="2022-09-23T00:21:00Z">
                <w:rPr>
                  <w:rFonts w:ascii="Cambria Math" w:eastAsiaTheme="minorEastAsia" w:hAnsi="Cambria Math"/>
                </w:rPr>
                <m:t>F</m:t>
              </w:ins>
            </m:r>
          </m:e>
          <m:sub>
            <m:r>
              <w:ins w:id="2482" w:author="Bale,Cameron" w:date="2022-09-23T00:21:00Z">
                <w:rPr>
                  <w:rFonts w:ascii="Cambria Math" w:eastAsiaTheme="minorEastAsia" w:hAnsi="Cambria Math"/>
                </w:rPr>
                <m:t>8</m:t>
              </w:ins>
            </m:r>
          </m:sub>
        </m:sSub>
      </m:oMath>
      <w:ins w:id="2483" w:author="Bale,Cameron" w:date="2022-09-23T00:21:00Z">
        <w:r>
          <w:rPr>
            <w:rFonts w:ascii="Cambria" w:eastAsiaTheme="minorEastAsia" w:hAnsi="Cambria"/>
          </w:rPr>
          <w:t xml:space="preserve"> and the variance </w:t>
        </w:r>
      </w:ins>
      <m:oMath>
        <m:sSub>
          <m:sSubPr>
            <m:ctrlPr>
              <w:ins w:id="2484" w:author="Bale,Cameron" w:date="2022-09-23T00:22:00Z">
                <w:rPr>
                  <w:rFonts w:ascii="Cambria Math" w:eastAsiaTheme="minorEastAsia" w:hAnsi="Cambria Math"/>
                  <w:i/>
                </w:rPr>
              </w:ins>
            </m:ctrlPr>
          </m:sSubPr>
          <m:e>
            <m:r>
              <w:ins w:id="2485" w:author="Bale,Cameron" w:date="2022-09-23T00:22:00Z">
                <w:rPr>
                  <w:rFonts w:ascii="Cambria Math" w:eastAsiaTheme="minorEastAsia" w:hAnsi="Cambria Math"/>
                </w:rPr>
                <m:t>F</m:t>
              </w:ins>
            </m:r>
          </m:e>
          <m:sub>
            <m:r>
              <w:ins w:id="2486" w:author="Bale,Cameron" w:date="2022-09-23T00:22:00Z">
                <w:rPr>
                  <w:rFonts w:ascii="Cambria Math" w:eastAsiaTheme="minorEastAsia" w:hAnsi="Cambria Math"/>
                </w:rPr>
                <m:t>9</m:t>
              </w:ins>
            </m:r>
          </m:sub>
        </m:sSub>
      </m:oMath>
      <w:ins w:id="2487" w:author="Bale,Cameron" w:date="2022-09-23T00:22:00Z">
        <w:r>
          <w:rPr>
            <w:rFonts w:ascii="Cambria" w:eastAsiaTheme="minorEastAsia" w:hAnsi="Cambria"/>
          </w:rPr>
          <w:t xml:space="preserve"> of </w:t>
        </w:r>
      </w:ins>
      <m:oMath>
        <m:sSub>
          <m:sSubPr>
            <m:ctrlPr>
              <w:ins w:id="2488" w:author="Bale,Cameron" w:date="2022-09-23T00:22:00Z">
                <w:rPr>
                  <w:rFonts w:ascii="Cambria Math" w:eastAsiaTheme="minorEastAsia" w:hAnsi="Cambria Math"/>
                  <w:i/>
                </w:rPr>
              </w:ins>
            </m:ctrlPr>
          </m:sSubPr>
          <m:e>
            <m:r>
              <w:ins w:id="2489" w:author="Bale,Cameron" w:date="2022-09-23T00:22:00Z">
                <w:rPr>
                  <w:rFonts w:ascii="Cambria Math" w:eastAsiaTheme="minorEastAsia" w:hAnsi="Cambria Math"/>
                </w:rPr>
                <m:t>x</m:t>
              </w:ins>
            </m:r>
          </m:e>
          <m:sub>
            <m:r>
              <w:ins w:id="2490" w:author="Bale,Cameron" w:date="2022-10-05T16:00:00Z">
                <w:rPr>
                  <w:rFonts w:ascii="Cambria Math" w:eastAsiaTheme="minorEastAsia" w:hAnsi="Cambria Math"/>
                </w:rPr>
                <m:t>j</m:t>
              </w:ins>
            </m:r>
          </m:sub>
        </m:sSub>
      </m:oMath>
      <w:ins w:id="2491" w:author="Bale,Cameron" w:date="2022-09-23T00:22:00Z">
        <w:r>
          <w:rPr>
            <w:rFonts w:ascii="Cambria" w:eastAsiaTheme="minorEastAsia" w:hAnsi="Cambria"/>
          </w:rPr>
          <w:t>,</w:t>
        </w:r>
      </w:ins>
    </w:p>
    <w:p w14:paraId="719B1B5F" w14:textId="76808C23" w:rsidR="000F4258" w:rsidRDefault="000F4258" w:rsidP="000F4258">
      <w:pPr>
        <w:tabs>
          <w:tab w:val="left" w:pos="1152"/>
        </w:tabs>
        <w:rPr>
          <w:ins w:id="2492" w:author="Bale,Cameron" w:date="2022-09-23T00:22:00Z"/>
          <w:rFonts w:ascii="Cambria" w:eastAsiaTheme="minorEastAsia" w:hAnsi="Cambria"/>
        </w:rPr>
      </w:pPr>
    </w:p>
    <w:p w14:paraId="3C8D161F" w14:textId="5828720A" w:rsidR="000F4258" w:rsidRPr="000F4258" w:rsidRDefault="00000000" w:rsidP="000F4258">
      <w:pPr>
        <w:tabs>
          <w:tab w:val="left" w:pos="1152"/>
        </w:tabs>
        <w:rPr>
          <w:ins w:id="2493" w:author="Bale,Cameron" w:date="2022-09-23T00:24:00Z"/>
          <w:rFonts w:ascii="Cambria" w:eastAsiaTheme="minorEastAsia" w:hAnsi="Cambria"/>
        </w:rPr>
      </w:pPr>
      <m:oMathPara>
        <m:oMath>
          <m:sSub>
            <m:sSubPr>
              <m:ctrlPr>
                <w:ins w:id="2494" w:author="Bale,Cameron" w:date="2022-09-23T00:22:00Z">
                  <w:rPr>
                    <w:rFonts w:ascii="Cambria Math" w:eastAsiaTheme="minorEastAsia" w:hAnsi="Cambria Math"/>
                    <w:i/>
                  </w:rPr>
                </w:ins>
              </m:ctrlPr>
            </m:sSubPr>
            <m:e>
              <m:r>
                <w:ins w:id="2495" w:author="Bale,Cameron" w:date="2022-09-23T00:22:00Z">
                  <w:rPr>
                    <w:rFonts w:ascii="Cambria Math" w:eastAsiaTheme="minorEastAsia" w:hAnsi="Cambria Math"/>
                  </w:rPr>
                  <m:t>F</m:t>
                </w:ins>
              </m:r>
            </m:e>
            <m:sub>
              <m:r>
                <w:ins w:id="2496" w:author="Bale,Cameron" w:date="2022-09-23T00:22:00Z">
                  <w:rPr>
                    <w:rFonts w:ascii="Cambria Math" w:eastAsiaTheme="minorEastAsia" w:hAnsi="Cambria Math"/>
                  </w:rPr>
                  <m:t>8</m:t>
                </w:ins>
              </m:r>
            </m:sub>
          </m:sSub>
          <m:r>
            <w:ins w:id="2497" w:author="Bale,Cameron" w:date="2022-09-23T00:22:00Z">
              <w:rPr>
                <w:rFonts w:ascii="Cambria Math" w:eastAsiaTheme="minorEastAsia" w:hAnsi="Cambria Math"/>
              </w:rPr>
              <m:t>=</m:t>
            </w:ins>
          </m:r>
          <m:f>
            <m:fPr>
              <m:ctrlPr>
                <w:rPr>
                  <w:rFonts w:ascii="Cambria Math" w:eastAsiaTheme="minorEastAsia" w:hAnsi="Cambria Math"/>
                </w:rPr>
              </m:ctrlPr>
            </m:fPr>
            <m:num>
              <m:r>
                <w:ins w:id="2498" w:author="Bale,Cameron" w:date="2022-09-23T00:23:00Z">
                  <w:rPr>
                    <w:rFonts w:ascii="Cambria Math" w:eastAsiaTheme="minorEastAsia" w:hAnsi="Cambria Math"/>
                  </w:rPr>
                  <m:t>1</m:t>
                </w:ins>
              </m:r>
              <m:ctrlPr>
                <w:rPr>
                  <w:rFonts w:ascii="Cambria Math" w:eastAsiaTheme="minorEastAsia" w:hAnsi="Cambria Math"/>
                  <w:i/>
                </w:rPr>
              </m:ctrlPr>
            </m:num>
            <m:den>
              <m:r>
                <w:ins w:id="2499" w:author="Bale,Cameron" w:date="2022-09-23T00:23:00Z">
                  <w:rPr>
                    <w:rFonts w:ascii="Cambria Math" w:eastAsiaTheme="minorEastAsia" w:hAnsi="Cambria Math"/>
                  </w:rPr>
                  <m:t>T</m:t>
                </w:ins>
              </m:r>
              <m:ctrlPr>
                <w:rPr>
                  <w:rFonts w:ascii="Cambria Math" w:eastAsiaTheme="minorEastAsia" w:hAnsi="Cambria Math"/>
                  <w:i/>
                </w:rPr>
              </m:ctrlPr>
            </m:den>
          </m:f>
          <m:nary>
            <m:naryPr>
              <m:chr m:val="∑"/>
              <m:ctrlPr>
                <w:rPr>
                  <w:rFonts w:ascii="Cambria Math" w:eastAsiaTheme="minorEastAsia" w:hAnsi="Cambria Math"/>
                </w:rPr>
              </m:ctrlPr>
            </m:naryPr>
            <m:sub>
              <m:r>
                <w:ins w:id="2500" w:author="Bale,Cameron" w:date="2022-09-23T00:23:00Z">
                  <w:rPr>
                    <w:rFonts w:ascii="Cambria Math" w:eastAsiaTheme="minorEastAsia" w:hAnsi="Cambria Math"/>
                  </w:rPr>
                  <m:t>t=1</m:t>
                </w:ins>
              </m:r>
              <m:ctrlPr>
                <w:rPr>
                  <w:rFonts w:ascii="Cambria Math" w:eastAsiaTheme="minorEastAsia" w:hAnsi="Cambria Math"/>
                  <w:i/>
                </w:rPr>
              </m:ctrlPr>
            </m:sub>
            <m:sup>
              <m:r>
                <w:ins w:id="2501" w:author="Bale,Cameron" w:date="2022-09-23T00:23:00Z">
                  <w:rPr>
                    <w:rFonts w:ascii="Cambria Math" w:eastAsiaTheme="minorEastAsia" w:hAnsi="Cambria Math"/>
                  </w:rPr>
                  <m:t>T</m:t>
                </w:ins>
              </m:r>
              <m:ctrlPr>
                <w:rPr>
                  <w:rFonts w:ascii="Cambria Math" w:eastAsiaTheme="minorEastAsia" w:hAnsi="Cambria Math"/>
                  <w:i/>
                </w:rPr>
              </m:ctrlPr>
            </m:sup>
            <m:e>
              <m:sSub>
                <m:sSubPr>
                  <m:ctrlPr>
                    <w:ins w:id="2502" w:author="Bale,Cameron" w:date="2022-09-23T00:23:00Z">
                      <w:rPr>
                        <w:rFonts w:ascii="Cambria Math" w:eastAsiaTheme="minorEastAsia" w:hAnsi="Cambria Math"/>
                        <w:i/>
                      </w:rPr>
                    </w:ins>
                  </m:ctrlPr>
                </m:sSubPr>
                <m:e>
                  <m:r>
                    <w:ins w:id="2503" w:author="Bale,Cameron" w:date="2022-09-23T00:23:00Z">
                      <w:rPr>
                        <w:rFonts w:ascii="Cambria Math" w:eastAsiaTheme="minorEastAsia" w:hAnsi="Cambria Math"/>
                      </w:rPr>
                      <m:t>x</m:t>
                    </w:ins>
                  </m:r>
                </m:e>
                <m:sub>
                  <m:r>
                    <w:ins w:id="2504" w:author="Bale,Cameron" w:date="2022-10-05T16:00:00Z">
                      <w:rPr>
                        <w:rFonts w:ascii="Cambria Math" w:eastAsiaTheme="minorEastAsia" w:hAnsi="Cambria Math"/>
                      </w:rPr>
                      <m:t>j,</m:t>
                    </w:ins>
                  </m:r>
                  <m:r>
                    <w:ins w:id="2505" w:author="Bale,Cameron" w:date="2022-09-23T00:23:00Z">
                      <w:rPr>
                        <w:rFonts w:ascii="Cambria Math" w:eastAsiaTheme="minorEastAsia" w:hAnsi="Cambria Math"/>
                      </w:rPr>
                      <m:t>t</m:t>
                    </w:ins>
                  </m:r>
                </m:sub>
              </m:sSub>
              <m:ctrlPr>
                <w:rPr>
                  <w:rFonts w:ascii="Cambria Math" w:eastAsiaTheme="minorEastAsia" w:hAnsi="Cambria Math"/>
                  <w:i/>
                </w:rPr>
              </m:ctrlPr>
            </m:e>
          </m:nary>
          <m:r>
            <w:ins w:id="2506" w:author="Bale,Cameron" w:date="2022-09-23T00:24:00Z">
              <w:rPr>
                <w:rFonts w:ascii="Cambria Math" w:eastAsiaTheme="minorEastAsia" w:hAnsi="Cambria Math"/>
              </w:rPr>
              <m:t>,</m:t>
            </w:ins>
          </m:r>
        </m:oMath>
      </m:oMathPara>
    </w:p>
    <w:p w14:paraId="498FB462" w14:textId="78373686" w:rsidR="000F4258" w:rsidRDefault="000F4258" w:rsidP="000F4258">
      <w:pPr>
        <w:tabs>
          <w:tab w:val="left" w:pos="1152"/>
        </w:tabs>
        <w:rPr>
          <w:ins w:id="2507" w:author="Bale,Cameron" w:date="2022-09-23T00:24:00Z"/>
          <w:rFonts w:ascii="Cambria" w:eastAsiaTheme="minorEastAsia" w:hAnsi="Cambria"/>
        </w:rPr>
      </w:pPr>
    </w:p>
    <w:commentRangeStart w:id="2508"/>
    <w:p w14:paraId="04FDC825" w14:textId="1C73CD65" w:rsidR="00517078" w:rsidRPr="009D044C" w:rsidRDefault="00000000">
      <w:pPr>
        <w:tabs>
          <w:tab w:val="left" w:pos="1152"/>
        </w:tabs>
        <w:jc w:val="center"/>
        <w:rPr>
          <w:ins w:id="2509" w:author="Bale,Cameron" w:date="2022-09-23T00:25:00Z"/>
          <w:rFonts w:ascii="Cambria" w:eastAsiaTheme="minorEastAsia" w:hAnsi="Cambria"/>
          <w:rPrChange w:id="2510" w:author="Bale,Cameron" w:date="2022-09-23T00:25:00Z">
            <w:rPr>
              <w:ins w:id="2511" w:author="Bale,Cameron" w:date="2022-09-23T00:25:00Z"/>
              <w:rFonts w:ascii="Cambria Math" w:eastAsiaTheme="minorEastAsia" w:hAnsi="Cambria Math"/>
              <w:i/>
            </w:rPr>
          </w:rPrChange>
        </w:rPr>
        <w:pPrChange w:id="2512" w:author="Bale,Cameron" w:date="2022-09-26T16:01:00Z">
          <w:pPr>
            <w:tabs>
              <w:tab w:val="left" w:pos="1152"/>
            </w:tabs>
          </w:pPr>
        </w:pPrChange>
      </w:pPr>
      <m:oMath>
        <m:sSub>
          <m:sSubPr>
            <m:ctrlPr>
              <w:ins w:id="2513" w:author="Bale,Cameron" w:date="2022-09-23T00:24:00Z">
                <w:rPr>
                  <w:rFonts w:ascii="Cambria Math" w:eastAsiaTheme="minorEastAsia" w:hAnsi="Cambria Math"/>
                  <w:i/>
                </w:rPr>
              </w:ins>
            </m:ctrlPr>
          </m:sSubPr>
          <m:e>
            <m:r>
              <w:ins w:id="2514" w:author="Bale,Cameron" w:date="2022-09-23T00:24:00Z">
                <w:rPr>
                  <w:rFonts w:ascii="Cambria Math" w:eastAsiaTheme="minorEastAsia" w:hAnsi="Cambria Math"/>
                </w:rPr>
                <m:t>F</m:t>
              </w:ins>
            </m:r>
          </m:e>
          <m:sub>
            <m:r>
              <w:ins w:id="2515" w:author="Bale,Cameron" w:date="2022-09-23T00:24:00Z">
                <w:rPr>
                  <w:rFonts w:ascii="Cambria Math" w:eastAsiaTheme="minorEastAsia" w:hAnsi="Cambria Math"/>
                </w:rPr>
                <m:t>9</m:t>
              </w:ins>
            </m:r>
          </m:sub>
        </m:sSub>
        <m:r>
          <w:ins w:id="2516" w:author="Bale,Cameron" w:date="2022-09-23T00:24:00Z">
            <w:rPr>
              <w:rFonts w:ascii="Cambria Math" w:eastAsiaTheme="minorEastAsia" w:hAnsi="Cambria Math"/>
            </w:rPr>
            <m:t>=</m:t>
          </w:ins>
        </m:r>
        <m:f>
          <m:fPr>
            <m:ctrlPr>
              <w:rPr>
                <w:rFonts w:ascii="Cambria Math" w:eastAsiaTheme="minorEastAsia" w:hAnsi="Cambria Math"/>
              </w:rPr>
            </m:ctrlPr>
          </m:fPr>
          <m:num>
            <m:r>
              <w:ins w:id="2517" w:author="Bale,Cameron" w:date="2022-09-23T00:24:00Z">
                <w:rPr>
                  <w:rFonts w:ascii="Cambria Math" w:eastAsiaTheme="minorEastAsia" w:hAnsi="Cambria Math"/>
                </w:rPr>
                <m:t>1</m:t>
              </w:ins>
            </m:r>
            <m:ctrlPr>
              <w:rPr>
                <w:rFonts w:ascii="Cambria Math" w:eastAsiaTheme="minorEastAsia" w:hAnsi="Cambria Math"/>
                <w:i/>
              </w:rPr>
            </m:ctrlPr>
          </m:num>
          <m:den>
            <m:r>
              <w:ins w:id="2518" w:author="Bale,Cameron" w:date="2022-09-23T00:24:00Z">
                <w:rPr>
                  <w:rFonts w:ascii="Cambria Math" w:eastAsiaTheme="minorEastAsia" w:hAnsi="Cambria Math"/>
                </w:rPr>
                <m:t>T-1</m:t>
              </w:ins>
            </m:r>
            <m:ctrlPr>
              <w:rPr>
                <w:rFonts w:ascii="Cambria Math" w:eastAsiaTheme="minorEastAsia" w:hAnsi="Cambria Math"/>
                <w:i/>
              </w:rPr>
            </m:ctrlPr>
          </m:den>
        </m:f>
        <m:nary>
          <m:naryPr>
            <m:chr m:val="∑"/>
            <m:ctrlPr>
              <w:rPr>
                <w:rFonts w:ascii="Cambria Math" w:eastAsiaTheme="minorEastAsia" w:hAnsi="Cambria Math"/>
              </w:rPr>
            </m:ctrlPr>
          </m:naryPr>
          <m:sub>
            <m:r>
              <w:ins w:id="2519" w:author="Bale,Cameron" w:date="2022-09-23T00:24:00Z">
                <w:rPr>
                  <w:rFonts w:ascii="Cambria Math" w:eastAsiaTheme="minorEastAsia" w:hAnsi="Cambria Math"/>
                </w:rPr>
                <m:t>t=1</m:t>
              </w:ins>
            </m:r>
            <m:ctrlPr>
              <w:rPr>
                <w:rFonts w:ascii="Cambria Math" w:eastAsiaTheme="minorEastAsia" w:hAnsi="Cambria Math"/>
                <w:i/>
              </w:rPr>
            </m:ctrlPr>
          </m:sub>
          <m:sup>
            <m:r>
              <w:ins w:id="2520" w:author="Bale,Cameron" w:date="2022-09-23T00:24:00Z">
                <w:rPr>
                  <w:rFonts w:ascii="Cambria Math" w:eastAsiaTheme="minorEastAsia" w:hAnsi="Cambria Math"/>
                </w:rPr>
                <m:t>T</m:t>
              </w:ins>
            </m:r>
            <m:ctrlPr>
              <w:rPr>
                <w:rFonts w:ascii="Cambria Math" w:eastAsiaTheme="minorEastAsia" w:hAnsi="Cambria Math"/>
                <w:i/>
              </w:rPr>
            </m:ctrlPr>
          </m:sup>
          <m:e>
            <m:sSup>
              <m:sSupPr>
                <m:ctrlPr>
                  <w:ins w:id="2521" w:author="Bale,Cameron" w:date="2022-09-23T00:25:00Z">
                    <w:rPr>
                      <w:rFonts w:ascii="Cambria Math" w:eastAsiaTheme="minorEastAsia" w:hAnsi="Cambria Math"/>
                      <w:i/>
                    </w:rPr>
                  </w:ins>
                </m:ctrlPr>
              </m:sSupPr>
              <m:e>
                <m:d>
                  <m:dPr>
                    <m:ctrlPr>
                      <w:ins w:id="2522" w:author="Bale,Cameron" w:date="2022-09-23T00:24:00Z">
                        <w:rPr>
                          <w:rFonts w:ascii="Cambria Math" w:eastAsiaTheme="minorEastAsia" w:hAnsi="Cambria Math"/>
                          <w:i/>
                        </w:rPr>
                      </w:ins>
                    </m:ctrlPr>
                  </m:dPr>
                  <m:e>
                    <m:sSub>
                      <m:sSubPr>
                        <m:ctrlPr>
                          <w:ins w:id="2523" w:author="Bale,Cameron" w:date="2022-09-23T00:25:00Z">
                            <w:rPr>
                              <w:rFonts w:ascii="Cambria Math" w:eastAsiaTheme="minorEastAsia" w:hAnsi="Cambria Math"/>
                              <w:i/>
                            </w:rPr>
                          </w:ins>
                        </m:ctrlPr>
                      </m:sSubPr>
                      <m:e>
                        <m:r>
                          <w:ins w:id="2524" w:author="Bale,Cameron" w:date="2022-09-23T00:25:00Z">
                            <w:rPr>
                              <w:rFonts w:ascii="Cambria Math" w:eastAsiaTheme="minorEastAsia" w:hAnsi="Cambria Math"/>
                            </w:rPr>
                            <m:t>x</m:t>
                          </w:ins>
                        </m:r>
                      </m:e>
                      <m:sub>
                        <m:r>
                          <w:ins w:id="2525" w:author="Bale,Cameron" w:date="2022-10-05T16:00:00Z">
                            <w:rPr>
                              <w:rFonts w:ascii="Cambria Math" w:eastAsiaTheme="minorEastAsia" w:hAnsi="Cambria Math"/>
                            </w:rPr>
                            <m:t>j,</m:t>
                          </w:ins>
                        </m:r>
                        <m:r>
                          <w:ins w:id="2526" w:author="Bale,Cameron" w:date="2022-09-23T00:25:00Z">
                            <w:rPr>
                              <w:rFonts w:ascii="Cambria Math" w:eastAsiaTheme="minorEastAsia" w:hAnsi="Cambria Math"/>
                            </w:rPr>
                            <m:t>t</m:t>
                          </w:ins>
                        </m:r>
                      </m:sub>
                    </m:sSub>
                    <m:r>
                      <w:ins w:id="2527" w:author="Bale,Cameron" w:date="2022-09-23T00:25:00Z">
                        <w:rPr>
                          <w:rFonts w:ascii="Cambria Math" w:eastAsiaTheme="minorEastAsia" w:hAnsi="Cambria Math"/>
                        </w:rPr>
                        <m:t>-</m:t>
                      </w:ins>
                    </m:r>
                    <m:acc>
                      <m:accPr>
                        <m:chr m:val="̅"/>
                        <m:ctrlPr>
                          <w:rPr>
                            <w:rFonts w:ascii="Cambria Math" w:eastAsiaTheme="minorEastAsia" w:hAnsi="Cambria Math"/>
                          </w:rPr>
                        </m:ctrlPr>
                      </m:accPr>
                      <m:e>
                        <m:sSub>
                          <m:sSubPr>
                            <m:ctrlPr>
                              <w:ins w:id="2528" w:author="Bale,Cameron" w:date="2022-09-23T00:25:00Z">
                                <w:rPr>
                                  <w:rFonts w:ascii="Cambria Math" w:eastAsiaTheme="minorEastAsia" w:hAnsi="Cambria Math"/>
                                  <w:i/>
                                </w:rPr>
                              </w:ins>
                            </m:ctrlPr>
                          </m:sSubPr>
                          <m:e>
                            <m:r>
                              <w:ins w:id="2529" w:author="Bale,Cameron" w:date="2022-09-23T00:25:00Z">
                                <w:rPr>
                                  <w:rFonts w:ascii="Cambria Math" w:eastAsiaTheme="minorEastAsia" w:hAnsi="Cambria Math"/>
                                </w:rPr>
                                <m:t>x</m:t>
                              </w:ins>
                            </m:r>
                            <m:ctrlPr>
                              <w:ins w:id="2530" w:author="Bale,Cameron" w:date="2022-09-23T00:25:00Z">
                                <w:rPr>
                                  <w:rFonts w:ascii="Cambria Math" w:eastAsiaTheme="minorEastAsia" w:hAnsi="Cambria Math"/>
                                </w:rPr>
                              </w:ins>
                            </m:ctrlPr>
                          </m:e>
                          <m:sub>
                            <m:r>
                              <w:ins w:id="2531" w:author="Bale,Cameron" w:date="2022-10-05T16:00:00Z">
                                <w:rPr>
                                  <w:rFonts w:ascii="Cambria Math" w:eastAsiaTheme="minorEastAsia" w:hAnsi="Cambria Math"/>
                                </w:rPr>
                                <m:t>j</m:t>
                              </w:ins>
                            </m:r>
                          </m:sub>
                        </m:sSub>
                      </m:e>
                    </m:acc>
                  </m:e>
                </m:d>
              </m:e>
              <m:sup>
                <m:r>
                  <w:ins w:id="2532" w:author="Bale,Cameron" w:date="2022-09-23T00:25:00Z">
                    <w:rPr>
                      <w:rFonts w:ascii="Cambria Math" w:eastAsiaTheme="minorEastAsia" w:hAnsi="Cambria Math"/>
                    </w:rPr>
                    <m:t>2</m:t>
                  </w:ins>
                </m:r>
              </m:sup>
            </m:sSup>
            <m:ctrlPr>
              <w:rPr>
                <w:rFonts w:ascii="Cambria Math" w:eastAsiaTheme="minorEastAsia" w:hAnsi="Cambria Math"/>
                <w:i/>
              </w:rPr>
            </m:ctrlPr>
          </m:e>
        </m:nary>
      </m:oMath>
      <w:ins w:id="2533" w:author="Bale,Cameron" w:date="2022-09-26T16:01:00Z">
        <w:r w:rsidR="00904BF7">
          <w:rPr>
            <w:rFonts w:ascii="Cambria" w:eastAsiaTheme="minorEastAsia" w:hAnsi="Cambria"/>
          </w:rPr>
          <w:t>.</w:t>
        </w:r>
      </w:ins>
      <w:commentRangeEnd w:id="2508"/>
      <w:ins w:id="2534" w:author="Bale,Cameron" w:date="2022-10-24T11:01:00Z">
        <w:r w:rsidR="00300306">
          <w:rPr>
            <w:rStyle w:val="CommentReference"/>
          </w:rPr>
          <w:commentReference w:id="2508"/>
        </w:r>
      </w:ins>
    </w:p>
    <w:p w14:paraId="4DD8C637" w14:textId="5C93D550" w:rsidR="000F4258" w:rsidDel="00517078" w:rsidRDefault="000F4258" w:rsidP="00D76DF4">
      <w:pPr>
        <w:tabs>
          <w:tab w:val="left" w:pos="1152"/>
        </w:tabs>
        <w:rPr>
          <w:del w:id="2535" w:author="Bale,Cameron" w:date="2022-09-23T00:25:00Z"/>
          <w:rFonts w:ascii="Cambria" w:eastAsiaTheme="minorEastAsia" w:hAnsi="Cambria"/>
        </w:rPr>
      </w:pPr>
    </w:p>
    <w:p w14:paraId="3D7F5D95" w14:textId="28BDA81F" w:rsidR="00F447C3" w:rsidDel="00517078" w:rsidRDefault="00F447C3" w:rsidP="00D76DF4">
      <w:pPr>
        <w:tabs>
          <w:tab w:val="left" w:pos="1152"/>
        </w:tabs>
        <w:rPr>
          <w:del w:id="2536" w:author="Bale,Cameron" w:date="2022-09-23T00:20:00Z"/>
          <w:rFonts w:ascii="Cambria" w:eastAsiaTheme="minorEastAsia" w:hAnsi="Cambria"/>
        </w:rPr>
      </w:pPr>
    </w:p>
    <w:p w14:paraId="212AF0CE" w14:textId="42184366" w:rsidR="00517078" w:rsidDel="00003228" w:rsidRDefault="000B153D">
      <w:pPr>
        <w:tabs>
          <w:tab w:val="left" w:pos="1152"/>
        </w:tabs>
        <w:rPr>
          <w:ins w:id="2537" w:author="Cameron Bale" w:date="2022-09-21T16:14:00Z"/>
          <w:del w:id="2538" w:author="Bale,Cameron" w:date="2022-09-28T21:00:00Z"/>
          <w:moveFrom w:id="2539" w:author="Bale,Cameron" w:date="2022-09-23T00:17:00Z"/>
          <w:rFonts w:ascii="Cambria" w:eastAsiaTheme="minorEastAsia" w:hAnsi="Cambria"/>
        </w:rPr>
      </w:pPr>
      <w:moveFromRangeStart w:id="2540" w:author="Bale,Cameron" w:date="2022-09-23T00:17:00Z" w:name="move114784676"/>
      <w:moveFrom w:id="2541" w:author="Bale,Cameron" w:date="2022-09-23T00:17:00Z">
        <w:ins w:id="2542" w:author="Cameron Bale" w:date="2022-09-21T16:11:00Z">
          <w:r w:rsidDel="0049013D">
            <w:rPr>
              <w:rFonts w:ascii="Cambria" w:eastAsiaTheme="minorEastAsia" w:hAnsi="Cambria"/>
            </w:rPr>
            <w:t xml:space="preserve">We consider kurtosis as the next feature, which measures the </w:t>
          </w:r>
        </w:ins>
        <w:ins w:id="2543" w:author="Cameron Bale" w:date="2022-09-21T16:12:00Z">
          <w:r w:rsidDel="0049013D">
            <w:rPr>
              <w:rFonts w:ascii="Cambria" w:eastAsiaTheme="minorEastAsia" w:hAnsi="Cambria"/>
            </w:rPr>
            <w:t>shape of the data distribution</w:t>
          </w:r>
        </w:ins>
        <w:ins w:id="2544" w:author="Cameron Bale" w:date="2022-09-21T16:17:00Z">
          <w:r w:rsidR="005F6E8D" w:rsidDel="0049013D">
            <w:rPr>
              <w:rFonts w:ascii="Cambria" w:eastAsiaTheme="minorEastAsia" w:hAnsi="Cambria"/>
            </w:rPr>
            <w:t xml:space="preserve"> </w:t>
          </w:r>
        </w:ins>
        <w:r w:rsidR="005F6E8D" w:rsidDel="0049013D">
          <w:rPr>
            <w:rFonts w:ascii="Cambria" w:eastAsiaTheme="minorEastAsia" w:hAnsi="Cambria"/>
          </w:rPr>
          <w:fldChar w:fldCharType="begin"/>
        </w:r>
        <w:r w:rsidR="005F6E8D" w:rsidDel="0049013D">
          <w:rPr>
            <w:rFonts w:ascii="Cambria" w:eastAsiaTheme="minorEastAsia" w:hAnsi="Cambria"/>
          </w:rPr>
          <w:instrText xml:space="preserve"> ADDIN ZOTERO_ITEM CSL_CITATION {"citationID":"IvrgTOXh","properties":{"formattedCitation":"(Wang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005F6E8D" w:rsidDel="0049013D">
          <w:rPr>
            <w:rFonts w:ascii="Cambria" w:eastAsiaTheme="minorEastAsia" w:hAnsi="Cambria"/>
          </w:rPr>
          <w:fldChar w:fldCharType="separate"/>
        </w:r>
        <w:r w:rsidR="005F6E8D" w:rsidRPr="005F6E8D" w:rsidDel="0049013D">
          <w:rPr>
            <w:rFonts w:ascii="Cambria" w:hAnsi="Cambria"/>
          </w:rPr>
          <w:t>(Wang et al., 2006)</w:t>
        </w:r>
        <w:r w:rsidR="005F6E8D" w:rsidDel="0049013D">
          <w:rPr>
            <w:rFonts w:ascii="Cambria" w:eastAsiaTheme="minorEastAsia" w:hAnsi="Cambria"/>
          </w:rPr>
          <w:fldChar w:fldCharType="end"/>
        </w:r>
        <w:ins w:id="2545" w:author="Cameron Bale" w:date="2022-09-21T16:18:00Z">
          <w:r w:rsidR="005F6E8D" w:rsidDel="0049013D">
            <w:rPr>
              <w:rFonts w:ascii="Cambria" w:eastAsiaTheme="minorEastAsia" w:hAnsi="Cambria"/>
            </w:rPr>
            <w:t xml:space="preserve">. </w:t>
          </w:r>
        </w:ins>
        <w:ins w:id="2546" w:author="Cameron Bale" w:date="2022-09-21T16:13:00Z">
          <w:r w:rsidDel="0049013D">
            <w:rPr>
              <w:rFonts w:ascii="Cambria" w:eastAsiaTheme="minorEastAsia" w:hAnsi="Cambria"/>
            </w:rPr>
            <w:t>Positive kurtosis</w:t>
          </w:r>
        </w:ins>
        <w:ins w:id="2547" w:author="Cameron Bale" w:date="2022-09-21T16:12:00Z">
          <w:r w:rsidDel="0049013D">
            <w:rPr>
              <w:rFonts w:ascii="Cambria" w:eastAsiaTheme="minorEastAsia" w:hAnsi="Cambria"/>
            </w:rPr>
            <w:t xml:space="preserve"> corresponds to distributions that are </w:t>
          </w:r>
        </w:ins>
        <w:ins w:id="2548" w:author="Cameron Bale" w:date="2022-09-21T16:13:00Z">
          <w:r w:rsidDel="0049013D">
            <w:rPr>
              <w:rFonts w:ascii="Cambria" w:eastAsiaTheme="minorEastAsia" w:hAnsi="Cambria"/>
            </w:rPr>
            <w:t xml:space="preserve">more </w:t>
          </w:r>
        </w:ins>
        <w:ins w:id="2549" w:author="Cameron Bale" w:date="2022-09-21T16:12:00Z">
          <w:r w:rsidDel="0049013D">
            <w:rPr>
              <w:rFonts w:ascii="Cambria" w:eastAsiaTheme="minorEastAsia" w:hAnsi="Cambria"/>
            </w:rPr>
            <w:t xml:space="preserve">peaked near the mean, whereas </w:t>
          </w:r>
        </w:ins>
        <w:ins w:id="2550" w:author="Cameron Bale" w:date="2022-09-21T16:16:00Z">
          <w:r w:rsidR="005F6E8D" w:rsidDel="0049013D">
            <w:rPr>
              <w:rFonts w:ascii="Cambria" w:eastAsiaTheme="minorEastAsia" w:hAnsi="Cambria"/>
            </w:rPr>
            <w:t>negative</w:t>
          </w:r>
        </w:ins>
        <w:ins w:id="2551" w:author="Cameron Bale" w:date="2022-09-21T16:12:00Z">
          <w:r w:rsidDel="0049013D">
            <w:rPr>
              <w:rFonts w:ascii="Cambria" w:eastAsiaTheme="minorEastAsia" w:hAnsi="Cambria"/>
            </w:rPr>
            <w:t xml:space="preserve"> kurtosis corresponds to distributions that are re</w:t>
          </w:r>
          <w:del w:id="2552" w:author="Bale,Cameron" w:date="2022-09-26T15:07:00Z">
            <w:r w:rsidDel="00517078">
              <w:rPr>
                <w:rFonts w:ascii="Cambria" w:eastAsiaTheme="minorEastAsia" w:hAnsi="Cambria"/>
              </w:rPr>
              <w:delText xml:space="preserve">latively flat </w:delText>
            </w:r>
          </w:del>
        </w:ins>
        <w:ins w:id="2553" w:author="Cameron Bale" w:date="2022-09-21T16:13:00Z">
          <w:del w:id="2554" w:author="Bale,Cameron" w:date="2022-09-26T15:07:00Z">
            <w:r w:rsidDel="00517078">
              <w:rPr>
                <w:rFonts w:ascii="Cambria" w:eastAsiaTheme="minorEastAsia" w:hAnsi="Cambria"/>
              </w:rPr>
              <w:delText xml:space="preserve">near the </w:delText>
            </w:r>
          </w:del>
        </w:ins>
        <w:ins w:id="2555" w:author="Cameron Bale" w:date="2022-09-21T16:16:00Z">
          <w:del w:id="2556" w:author="Bale,Cameron" w:date="2022-09-26T15:07:00Z">
            <w:r w:rsidR="005F6E8D" w:rsidDel="00517078">
              <w:rPr>
                <w:rFonts w:ascii="Cambria" w:eastAsiaTheme="minorEastAsia" w:hAnsi="Cambria"/>
              </w:rPr>
              <w:delText>mean</w:delText>
            </w:r>
          </w:del>
        </w:ins>
        <w:ins w:id="2557" w:author="Cameron Bale" w:date="2022-09-21T16:14:00Z">
          <w:del w:id="2558" w:author="Bale,Cameron" w:date="2022-09-26T15:07:00Z">
            <w:r w:rsidDel="00517078">
              <w:rPr>
                <w:rFonts w:ascii="Cambria" w:eastAsiaTheme="minorEastAsia" w:hAnsi="Cambria"/>
              </w:rPr>
              <w:delText>,</w:delText>
            </w:r>
          </w:del>
        </w:ins>
      </w:moveFrom>
    </w:p>
    <w:p w14:paraId="6F2E9B61" w14:textId="37DE7A1F" w:rsidR="000B153D" w:rsidDel="00003228" w:rsidRDefault="000B153D">
      <w:pPr>
        <w:tabs>
          <w:tab w:val="left" w:pos="1152"/>
        </w:tabs>
        <w:rPr>
          <w:ins w:id="2559" w:author="Cameron Bale" w:date="2022-09-21T16:14:00Z"/>
          <w:del w:id="2560" w:author="Bale,Cameron" w:date="2022-09-28T21:00:00Z"/>
          <w:moveFrom w:id="2561" w:author="Bale,Cameron" w:date="2022-09-23T00:17:00Z"/>
          <w:rFonts w:ascii="Cambria" w:eastAsiaTheme="minorEastAsia" w:hAnsi="Cambria"/>
        </w:rPr>
      </w:pPr>
    </w:p>
    <w:p w14:paraId="7CAE35D5" w14:textId="02AB8DFE" w:rsidR="000B153D" w:rsidDel="00517078" w:rsidRDefault="00000000">
      <w:pPr>
        <w:tabs>
          <w:tab w:val="left" w:pos="1152"/>
        </w:tabs>
        <w:rPr>
          <w:ins w:id="2562" w:author="Cameron Bale" w:date="2022-09-21T16:15:00Z"/>
          <w:del w:id="2563" w:author="Bale,Cameron" w:date="2022-09-26T15:06:00Z"/>
          <w:moveFrom w:id="2564" w:author="Bale,Cameron" w:date="2022-09-23T00:17:00Z"/>
          <w:rFonts w:ascii="Cambria" w:eastAsiaTheme="minorEastAsia" w:hAnsi="Cambria"/>
        </w:rPr>
        <w:pPrChange w:id="2565" w:author="Bale,Cameron" w:date="2022-09-28T21:00:00Z">
          <w:pPr>
            <w:tabs>
              <w:tab w:val="left" w:pos="1152"/>
            </w:tabs>
            <w:jc w:val="center"/>
          </w:pPr>
        </w:pPrChange>
      </w:pPr>
      <m:oMath>
        <m:sSub>
          <m:sSubPr>
            <m:ctrlPr>
              <w:ins w:id="2566" w:author="Cameron Bale" w:date="2022-09-21T16:14:00Z">
                <w:del w:id="2567" w:author="Bale,Cameron" w:date="2022-09-26T15:06:00Z">
                  <w:rPr>
                    <w:rFonts w:ascii="Cambria Math" w:eastAsiaTheme="minorEastAsia" w:hAnsi="Cambria Math"/>
                    <w:i/>
                  </w:rPr>
                </w:del>
              </w:ins>
            </m:ctrlPr>
          </m:sSubPr>
          <m:e>
            <m:r>
              <w:ins w:id="2568" w:author="Cameron Bale" w:date="2022-09-21T16:14:00Z">
                <w:del w:id="2569" w:author="Bale,Cameron" w:date="2022-09-26T15:06:00Z">
                  <w:rPr>
                    <w:rFonts w:ascii="Cambria Math" w:eastAsiaTheme="minorEastAsia" w:hAnsi="Cambria Math"/>
                  </w:rPr>
                  <m:t>F</m:t>
                </w:del>
              </w:ins>
            </m:r>
          </m:e>
          <m:sub>
            <m:r>
              <w:ins w:id="2570" w:author="Cameron Bale" w:date="2022-09-21T16:14:00Z">
                <w:del w:id="2571" w:author="Bale,Cameron" w:date="2022-09-26T15:06:00Z">
                  <w:rPr>
                    <w:rFonts w:ascii="Cambria Math" w:eastAsiaTheme="minorEastAsia" w:hAnsi="Cambria Math"/>
                  </w:rPr>
                  <m:t>5</m:t>
                </w:del>
              </w:ins>
            </m:r>
          </m:sub>
        </m:sSub>
        <m:r>
          <w:ins w:id="2572" w:author="Cameron Bale" w:date="2022-09-21T16:14:00Z">
            <w:del w:id="2573" w:author="Bale,Cameron" w:date="2022-09-26T15:06:00Z">
              <w:rPr>
                <w:rFonts w:ascii="Cambria Math" w:eastAsiaTheme="minorEastAsia" w:hAnsi="Cambria Math"/>
              </w:rPr>
              <m:t>=</m:t>
            </w:del>
          </w:ins>
        </m:r>
        <m:f>
          <m:fPr>
            <m:ctrlPr>
              <w:del w:id="2574" w:author="Bale,Cameron" w:date="2022-09-26T15:06:00Z">
                <w:rPr>
                  <w:rFonts w:ascii="Cambria Math" w:eastAsiaTheme="minorEastAsia" w:hAnsi="Cambria Math"/>
                </w:rPr>
              </w:del>
            </m:ctrlPr>
          </m:fPr>
          <m:num>
            <m:r>
              <w:ins w:id="2575" w:author="Cameron Bale" w:date="2022-09-21T16:14:00Z">
                <w:del w:id="2576" w:author="Bale,Cameron" w:date="2022-09-26T15:06:00Z">
                  <w:rPr>
                    <w:rFonts w:ascii="Cambria Math" w:eastAsiaTheme="minorEastAsia" w:hAnsi="Cambria Math"/>
                  </w:rPr>
                  <m:t>1</m:t>
                </w:del>
              </w:ins>
            </m:r>
            <m:ctrlPr>
              <w:del w:id="2577" w:author="Bale,Cameron" w:date="2022-09-26T15:06:00Z">
                <w:rPr>
                  <w:rFonts w:ascii="Cambria Math" w:eastAsiaTheme="minorEastAsia" w:hAnsi="Cambria Math"/>
                  <w:i/>
                </w:rPr>
              </w:del>
            </m:ctrlPr>
          </m:num>
          <m:den>
            <m:r>
              <w:ins w:id="2578" w:author="Cameron Bale" w:date="2022-09-21T16:14:00Z">
                <w:del w:id="2579" w:author="Bale,Cameron" w:date="2022-09-26T15:06:00Z">
                  <w:rPr>
                    <w:rFonts w:ascii="Cambria Math" w:eastAsiaTheme="minorEastAsia" w:hAnsi="Cambria Math"/>
                  </w:rPr>
                  <m:t>n</m:t>
                </w:del>
              </w:ins>
            </m:r>
            <m:sSup>
              <m:sSupPr>
                <m:ctrlPr>
                  <w:ins w:id="2580" w:author="Cameron Bale" w:date="2022-09-21T16:14:00Z">
                    <w:del w:id="2581" w:author="Bale,Cameron" w:date="2022-09-26T15:06:00Z">
                      <w:rPr>
                        <w:rFonts w:ascii="Cambria Math" w:eastAsiaTheme="minorEastAsia" w:hAnsi="Cambria Math"/>
                        <w:i/>
                      </w:rPr>
                    </w:del>
                  </w:ins>
                </m:ctrlPr>
              </m:sSupPr>
              <m:e>
                <m:r>
                  <w:del w:id="2582" w:author="Bale,Cameron" w:date="2022-09-26T15:06:00Z">
                    <m:rPr>
                      <m:sty m:val="p"/>
                    </m:rPr>
                    <w:rPr>
                      <w:rFonts w:ascii="Cambria Math" w:eastAsiaTheme="minorEastAsia" w:hAnsi="Cambria Math"/>
                    </w:rPr>
                    <m:t>σ</m:t>
                  </w:del>
                </m:r>
              </m:e>
              <m:sup>
                <m:r>
                  <w:ins w:id="2583" w:author="Cameron Bale" w:date="2022-09-21T16:14:00Z">
                    <w:del w:id="2584" w:author="Bale,Cameron" w:date="2022-09-26T15:06:00Z">
                      <w:rPr>
                        <w:rFonts w:ascii="Cambria Math" w:eastAsiaTheme="minorEastAsia" w:hAnsi="Cambria Math"/>
                      </w:rPr>
                      <m:t>4</m:t>
                    </w:del>
                  </w:ins>
                </m:r>
              </m:sup>
            </m:sSup>
            <m:ctrlPr>
              <w:del w:id="2585" w:author="Bale,Cameron" w:date="2022-09-26T15:06:00Z">
                <w:rPr>
                  <w:rFonts w:ascii="Cambria Math" w:eastAsiaTheme="minorEastAsia" w:hAnsi="Cambria Math"/>
                  <w:i/>
                </w:rPr>
              </w:del>
            </m:ctrlPr>
          </m:den>
        </m:f>
        <m:nary>
          <m:naryPr>
            <m:chr m:val="∑"/>
            <m:ctrlPr>
              <w:del w:id="2586" w:author="Bale,Cameron" w:date="2022-09-26T15:06:00Z">
                <w:rPr>
                  <w:rFonts w:ascii="Cambria Math" w:eastAsiaTheme="minorEastAsia" w:hAnsi="Cambria Math"/>
                </w:rPr>
              </w:del>
            </m:ctrlPr>
          </m:naryPr>
          <m:sub>
            <m:r>
              <w:ins w:id="2587" w:author="Cameron Bale" w:date="2022-09-21T16:14:00Z">
                <w:del w:id="2588" w:author="Bale,Cameron" w:date="2022-09-26T15:06:00Z">
                  <w:rPr>
                    <w:rFonts w:ascii="Cambria Math" w:eastAsiaTheme="minorEastAsia" w:hAnsi="Cambria Math"/>
                  </w:rPr>
                  <m:t>t=1</m:t>
                </w:del>
              </w:ins>
            </m:r>
            <m:ctrlPr>
              <w:del w:id="2589" w:author="Bale,Cameron" w:date="2022-09-26T15:06:00Z">
                <w:rPr>
                  <w:rFonts w:ascii="Cambria Math" w:eastAsiaTheme="minorEastAsia" w:hAnsi="Cambria Math"/>
                  <w:i/>
                </w:rPr>
              </w:del>
            </m:ctrlPr>
          </m:sub>
          <m:sup>
            <m:r>
              <w:ins w:id="2590" w:author="Cameron Bale" w:date="2022-09-21T16:14:00Z">
                <w:del w:id="2591" w:author="Bale,Cameron" w:date="2022-09-26T15:06:00Z">
                  <w:rPr>
                    <w:rFonts w:ascii="Cambria Math" w:eastAsiaTheme="minorEastAsia" w:hAnsi="Cambria Math"/>
                  </w:rPr>
                  <m:t>n</m:t>
                </w:del>
              </w:ins>
            </m:r>
            <m:ctrlPr>
              <w:del w:id="2592" w:author="Bale,Cameron" w:date="2022-09-26T15:06:00Z">
                <w:rPr>
                  <w:rFonts w:ascii="Cambria Math" w:eastAsiaTheme="minorEastAsia" w:hAnsi="Cambria Math"/>
                  <w:i/>
                </w:rPr>
              </w:del>
            </m:ctrlPr>
          </m:sup>
          <m:e>
            <m:sSup>
              <m:sSupPr>
                <m:ctrlPr>
                  <w:ins w:id="2593" w:author="Cameron Bale" w:date="2022-09-21T16:15:00Z">
                    <w:del w:id="2594" w:author="Bale,Cameron" w:date="2022-09-26T15:06:00Z">
                      <w:rPr>
                        <w:rFonts w:ascii="Cambria Math" w:eastAsiaTheme="minorEastAsia" w:hAnsi="Cambria Math"/>
                        <w:i/>
                      </w:rPr>
                    </w:del>
                  </w:ins>
                </m:ctrlPr>
              </m:sSupPr>
              <m:e>
                <m:d>
                  <m:dPr>
                    <m:ctrlPr>
                      <w:ins w:id="2595" w:author="Cameron Bale" w:date="2022-09-21T16:14:00Z">
                        <w:del w:id="2596" w:author="Bale,Cameron" w:date="2022-09-26T15:06:00Z">
                          <w:rPr>
                            <w:rFonts w:ascii="Cambria Math" w:eastAsiaTheme="minorEastAsia" w:hAnsi="Cambria Math"/>
                            <w:i/>
                          </w:rPr>
                        </w:del>
                      </w:ins>
                    </m:ctrlPr>
                  </m:dPr>
                  <m:e>
                    <m:sSub>
                      <m:sSubPr>
                        <m:ctrlPr>
                          <w:ins w:id="2597" w:author="Cameron Bale" w:date="2022-09-21T16:14:00Z">
                            <w:del w:id="2598" w:author="Bale,Cameron" w:date="2022-09-26T15:06:00Z">
                              <w:rPr>
                                <w:rFonts w:ascii="Cambria Math" w:eastAsiaTheme="minorEastAsia" w:hAnsi="Cambria Math"/>
                                <w:i/>
                              </w:rPr>
                            </w:del>
                          </w:ins>
                        </m:ctrlPr>
                      </m:sSubPr>
                      <m:e>
                        <m:r>
                          <w:ins w:id="2599" w:author="Cameron Bale" w:date="2022-09-21T16:14:00Z">
                            <w:del w:id="2600" w:author="Bale,Cameron" w:date="2022-09-26T15:06:00Z">
                              <w:rPr>
                                <w:rFonts w:ascii="Cambria Math" w:eastAsiaTheme="minorEastAsia" w:hAnsi="Cambria Math"/>
                              </w:rPr>
                              <m:t>Y</m:t>
                            </w:del>
                          </w:ins>
                        </m:r>
                      </m:e>
                      <m:sub>
                        <m:r>
                          <w:ins w:id="2601" w:author="Cameron Bale" w:date="2022-09-21T16:14:00Z">
                            <w:del w:id="2602" w:author="Bale,Cameron" w:date="2022-09-26T15:06:00Z">
                              <w:rPr>
                                <w:rFonts w:ascii="Cambria Math" w:eastAsiaTheme="minorEastAsia" w:hAnsi="Cambria Math"/>
                              </w:rPr>
                              <m:t>t</m:t>
                            </w:del>
                          </w:ins>
                        </m:r>
                      </m:sub>
                    </m:sSub>
                    <m:r>
                      <w:ins w:id="2603" w:author="Cameron Bale" w:date="2022-09-21T16:14:00Z">
                        <w:del w:id="2604" w:author="Bale,Cameron" w:date="2022-09-26T15:06:00Z">
                          <w:rPr>
                            <w:rFonts w:ascii="Cambria Math" w:eastAsiaTheme="minorEastAsia" w:hAnsi="Cambria Math"/>
                          </w:rPr>
                          <m:t>-</m:t>
                        </w:del>
                      </w:ins>
                    </m:r>
                    <m:acc>
                      <m:accPr>
                        <m:chr m:val="̅"/>
                        <m:ctrlPr>
                          <w:del w:id="2605" w:author="Bale,Cameron" w:date="2022-09-26T15:06:00Z">
                            <w:rPr>
                              <w:rFonts w:ascii="Cambria Math" w:eastAsiaTheme="minorEastAsia" w:hAnsi="Cambria Math"/>
                            </w:rPr>
                          </w:del>
                        </m:ctrlPr>
                      </m:accPr>
                      <m:e>
                        <m:sSub>
                          <m:sSubPr>
                            <m:ctrlPr>
                              <w:ins w:id="2606" w:author="Cameron Bale" w:date="2022-09-21T16:15:00Z">
                                <w:del w:id="2607" w:author="Bale,Cameron" w:date="2022-09-26T15:06:00Z">
                                  <w:rPr>
                                    <w:rFonts w:ascii="Cambria Math" w:eastAsiaTheme="minorEastAsia" w:hAnsi="Cambria Math"/>
                                    <w:i/>
                                  </w:rPr>
                                </w:del>
                              </w:ins>
                            </m:ctrlPr>
                          </m:sSubPr>
                          <m:e>
                            <m:r>
                              <w:ins w:id="2608" w:author="Cameron Bale" w:date="2022-09-21T16:15:00Z">
                                <w:del w:id="2609" w:author="Bale,Cameron" w:date="2022-09-26T15:06:00Z">
                                  <w:rPr>
                                    <w:rFonts w:ascii="Cambria Math" w:eastAsiaTheme="minorEastAsia" w:hAnsi="Cambria Math"/>
                                  </w:rPr>
                                  <m:t>Y</m:t>
                                </w:del>
                              </w:ins>
                            </m:r>
                            <m:ctrlPr>
                              <w:ins w:id="2610" w:author="Cameron Bale" w:date="2022-09-21T16:15:00Z">
                                <w:del w:id="2611" w:author="Bale,Cameron" w:date="2022-09-26T15:06:00Z">
                                  <w:rPr>
                                    <w:rFonts w:ascii="Cambria Math" w:eastAsiaTheme="minorEastAsia" w:hAnsi="Cambria Math"/>
                                  </w:rPr>
                                </w:del>
                              </w:ins>
                            </m:ctrlPr>
                          </m:e>
                          <m:sub>
                            <m:r>
                              <w:ins w:id="2612" w:author="Cameron Bale" w:date="2022-09-21T16:15:00Z">
                                <w:del w:id="2613" w:author="Bale,Cameron" w:date="2022-09-26T15:06:00Z">
                                  <w:rPr>
                                    <w:rFonts w:ascii="Cambria Math" w:eastAsiaTheme="minorEastAsia" w:hAnsi="Cambria Math"/>
                                  </w:rPr>
                                  <m:t>t</m:t>
                                </w:del>
                              </w:ins>
                            </m:r>
                          </m:sub>
                        </m:sSub>
                      </m:e>
                    </m:acc>
                  </m:e>
                </m:d>
              </m:e>
              <m:sup>
                <m:r>
                  <w:ins w:id="2614" w:author="Cameron Bale" w:date="2022-09-21T16:15:00Z">
                    <w:del w:id="2615" w:author="Bale,Cameron" w:date="2022-09-26T15:06:00Z">
                      <w:rPr>
                        <w:rFonts w:ascii="Cambria Math" w:eastAsiaTheme="minorEastAsia" w:hAnsi="Cambria Math"/>
                      </w:rPr>
                      <m:t>4</m:t>
                    </w:del>
                  </w:ins>
                </m:r>
              </m:sup>
            </m:sSup>
            <m:ctrlPr>
              <w:del w:id="2616" w:author="Bale,Cameron" w:date="2022-09-26T15:06:00Z">
                <w:rPr>
                  <w:rFonts w:ascii="Cambria Math" w:eastAsiaTheme="minorEastAsia" w:hAnsi="Cambria Math"/>
                  <w:i/>
                </w:rPr>
              </w:del>
            </m:ctrlPr>
          </m:e>
        </m:nary>
        <m:r>
          <w:ins w:id="2617" w:author="Cameron Bale" w:date="2022-09-21T16:15:00Z">
            <w:del w:id="2618" w:author="Bale,Cameron" w:date="2022-09-26T15:06:00Z">
              <w:rPr>
                <w:rFonts w:ascii="Cambria Math" w:eastAsiaTheme="minorEastAsia" w:hAnsi="Cambria Math"/>
              </w:rPr>
              <m:t>-3</m:t>
            </w:del>
          </w:ins>
        </m:r>
      </m:oMath>
      <w:moveFrom w:id="2619" w:author="Bale,Cameron" w:date="2022-09-23T00:17:00Z">
        <w:ins w:id="2620" w:author="Cameron Bale" w:date="2022-09-21T16:15:00Z">
          <w:del w:id="2621" w:author="Bale,Cameron" w:date="2022-09-26T15:06:00Z">
            <w:r w:rsidR="005F6E8D" w:rsidDel="00517078">
              <w:rPr>
                <w:rFonts w:ascii="Cambria" w:eastAsiaTheme="minorEastAsia" w:hAnsi="Cambria"/>
              </w:rPr>
              <w:delText>,</w:delText>
            </w:r>
          </w:del>
        </w:ins>
      </w:moveFrom>
    </w:p>
    <w:p w14:paraId="0AFEBDB1" w14:textId="0A72EC45" w:rsidR="005F6E8D" w:rsidDel="00517078" w:rsidRDefault="005F6E8D">
      <w:pPr>
        <w:tabs>
          <w:tab w:val="left" w:pos="1152"/>
        </w:tabs>
        <w:rPr>
          <w:ins w:id="2622" w:author="Cameron Bale" w:date="2022-09-21T16:15:00Z"/>
          <w:del w:id="2623" w:author="Bale,Cameron" w:date="2022-09-26T15:06:00Z"/>
          <w:moveFrom w:id="2624" w:author="Bale,Cameron" w:date="2022-09-23T00:17:00Z"/>
          <w:rFonts w:ascii="Cambria" w:eastAsiaTheme="minorEastAsia" w:hAnsi="Cambria"/>
        </w:rPr>
      </w:pPr>
    </w:p>
    <w:p w14:paraId="77FFEC80" w14:textId="678CB02A" w:rsidR="005F6E8D" w:rsidDel="000F4258" w:rsidRDefault="005F6E8D">
      <w:pPr>
        <w:tabs>
          <w:tab w:val="left" w:pos="1152"/>
        </w:tabs>
        <w:rPr>
          <w:ins w:id="2625" w:author="Cameron Bale" w:date="2022-09-21T16:20:00Z"/>
          <w:del w:id="2626" w:author="Bale,Cameron" w:date="2022-09-23T00:20:00Z"/>
          <w:moveFrom w:id="2627" w:author="Bale,Cameron" w:date="2022-09-23T00:17:00Z"/>
          <w:rFonts w:ascii="Cambria" w:eastAsiaTheme="minorEastAsia" w:hAnsi="Cambria"/>
        </w:rPr>
      </w:pPr>
      <w:moveFrom w:id="2628" w:author="Bale,Cameron" w:date="2022-09-23T00:17:00Z">
        <w:ins w:id="2629" w:author="Cameron Bale" w:date="2022-09-21T16:15:00Z">
          <w:del w:id="2630" w:author="Bale,Cameron" w:date="2022-09-26T15:06:00Z">
            <w:r w:rsidDel="00517078">
              <w:rPr>
                <w:rFonts w:ascii="Cambria" w:eastAsiaTheme="minorEastAsia" w:hAnsi="Cambria"/>
              </w:rPr>
              <w:delText xml:space="preserve">where 3 is the kurtosis of the standard normal distribution, so </w:delText>
            </w:r>
          </w:del>
        </w:ins>
        <m:oMath>
          <m:sSub>
            <m:sSubPr>
              <m:ctrlPr>
                <w:ins w:id="2631" w:author="Cameron Bale" w:date="2022-09-21T16:16:00Z">
                  <w:del w:id="2632" w:author="Bale,Cameron" w:date="2022-09-26T15:06:00Z">
                    <w:rPr>
                      <w:rFonts w:ascii="Cambria Math" w:eastAsiaTheme="minorEastAsia" w:hAnsi="Cambria Math"/>
                      <w:i/>
                    </w:rPr>
                  </w:del>
                </w:ins>
              </m:ctrlPr>
            </m:sSubPr>
            <m:e>
              <m:r>
                <w:ins w:id="2633" w:author="Cameron Bale" w:date="2022-09-21T16:16:00Z">
                  <w:del w:id="2634" w:author="Bale,Cameron" w:date="2022-09-26T15:06:00Z">
                    <w:rPr>
                      <w:rFonts w:ascii="Cambria Math" w:eastAsiaTheme="minorEastAsia" w:hAnsi="Cambria Math"/>
                    </w:rPr>
                    <m:t>F</m:t>
                  </w:del>
                </w:ins>
              </m:r>
            </m:e>
            <m:sub>
              <m:r>
                <w:ins w:id="2635" w:author="Cameron Bale" w:date="2022-09-21T16:16:00Z">
                  <w:del w:id="2636" w:author="Bale,Cameron" w:date="2022-09-26T15:06:00Z">
                    <w:rPr>
                      <w:rFonts w:ascii="Cambria Math" w:eastAsiaTheme="minorEastAsia" w:hAnsi="Cambria Math"/>
                    </w:rPr>
                    <m:t>5</m:t>
                  </w:del>
                </w:ins>
              </m:r>
            </m:sub>
          </m:sSub>
        </m:oMath>
        <w:moveFrom w:id="2637" w:author="Bale,Cameron" w:date="2022-09-23T00:17:00Z">
          <w:ins w:id="2638" w:author="Cameron Bale" w:date="2022-09-21T16:16:00Z">
            <w:del w:id="2639" w:author="Bale,Cameron" w:date="2022-09-26T15:06:00Z">
              <w:r w:rsidDel="00517078">
                <w:rPr>
                  <w:rFonts w:ascii="Cambria" w:eastAsiaTheme="minorEastAsia" w:hAnsi="Cambria"/>
                </w:rPr>
                <w:delText xml:space="preserve"> gives a kurtosis measure relative to the standard normal distributio</w:delText>
              </w:r>
            </w:del>
            <w:del w:id="2640" w:author="Bale,Cameron" w:date="2022-09-23T00:20:00Z">
              <w:r w:rsidDel="000F4258">
                <w:rPr>
                  <w:rFonts w:ascii="Cambria" w:eastAsiaTheme="minorEastAsia" w:hAnsi="Cambria"/>
                </w:rPr>
                <w:delText>n.</w:delText>
              </w:r>
            </w:del>
          </w:ins>
        </w:moveFrom>
      </w:moveFrom>
    </w:p>
    <w:moveFromRangeEnd w:id="2540"/>
    <w:p w14:paraId="5811167D" w14:textId="56CB6E50" w:rsidR="008B171B" w:rsidDel="000F4258" w:rsidRDefault="008B171B">
      <w:pPr>
        <w:tabs>
          <w:tab w:val="left" w:pos="1152"/>
        </w:tabs>
        <w:rPr>
          <w:ins w:id="2641" w:author="Cameron Bale" w:date="2022-09-21T16:20:00Z"/>
          <w:del w:id="2642" w:author="Bale,Cameron" w:date="2022-09-23T00:20:00Z"/>
          <w:rFonts w:ascii="Cambria" w:eastAsiaTheme="minorEastAsia" w:hAnsi="Cambria"/>
        </w:rPr>
      </w:pPr>
    </w:p>
    <w:p w14:paraId="5553DFDB" w14:textId="54DD9A61" w:rsidR="008B171B" w:rsidDel="00517078" w:rsidRDefault="00C34C96">
      <w:pPr>
        <w:tabs>
          <w:tab w:val="left" w:pos="1152"/>
        </w:tabs>
        <w:rPr>
          <w:ins w:id="2643" w:author="Cameron Bale" w:date="2022-09-21T16:50:00Z"/>
          <w:del w:id="2644" w:author="Bale,Cameron" w:date="2022-09-26T15:06:00Z"/>
          <w:moveFrom w:id="2645" w:author="Bale,Cameron" w:date="2022-09-22T23:47:00Z"/>
          <w:rFonts w:ascii="Cambria" w:eastAsiaTheme="minorEastAsia" w:hAnsi="Cambria"/>
        </w:rPr>
      </w:pPr>
      <w:moveFromRangeStart w:id="2646" w:author="Bale,Cameron" w:date="2022-09-22T23:47:00Z" w:name="move114782866"/>
      <w:moveFrom w:id="2647" w:author="Bale,Cameron" w:date="2022-09-22T23:47:00Z">
        <w:ins w:id="2648" w:author="Cameron Bale" w:date="2022-09-21T16:36:00Z">
          <w:del w:id="2649" w:author="Bale,Cameron" w:date="2022-09-26T15:06:00Z">
            <w:r w:rsidDel="00517078">
              <w:rPr>
                <w:rFonts w:ascii="Cambria" w:eastAsiaTheme="minorEastAsia" w:hAnsi="Cambria"/>
              </w:rPr>
              <w:delText>We include the first autoc</w:delText>
            </w:r>
          </w:del>
        </w:ins>
        <w:ins w:id="2650" w:author="Cameron Bale" w:date="2022-09-21T16:37:00Z">
          <w:del w:id="2651" w:author="Bale,Cameron" w:date="2022-09-26T15:06:00Z">
            <w:r w:rsidDel="00517078">
              <w:rPr>
                <w:rFonts w:ascii="Cambria" w:eastAsiaTheme="minorEastAsia" w:hAnsi="Cambria"/>
              </w:rPr>
              <w:delText>orrelation coefficient of the series as a</w:delText>
            </w:r>
          </w:del>
        </w:ins>
        <w:ins w:id="2652" w:author="Cameron Bale" w:date="2022-09-21T16:36:00Z">
          <w:del w:id="2653" w:author="Bale,Cameron" w:date="2022-09-26T15:06:00Z">
            <w:r w:rsidDel="00517078">
              <w:rPr>
                <w:rFonts w:ascii="Cambria" w:eastAsiaTheme="minorEastAsia" w:hAnsi="Cambria"/>
              </w:rPr>
              <w:delText xml:space="preserve"> measure of the short-term dependence</w:delText>
            </w:r>
          </w:del>
        </w:ins>
        <w:ins w:id="2654" w:author="Cameron Bale" w:date="2022-09-21T16:37:00Z">
          <w:del w:id="2655" w:author="Bale,Cameron" w:date="2022-09-26T15:06:00Z">
            <w:r w:rsidDel="00517078">
              <w:rPr>
                <w:rFonts w:ascii="Cambria" w:eastAsiaTheme="minorEastAsia" w:hAnsi="Cambria"/>
              </w:rPr>
              <w:delText>,</w:delText>
            </w:r>
          </w:del>
        </w:ins>
      </w:moveFrom>
    </w:p>
    <w:p w14:paraId="57909DD6" w14:textId="54785B4C" w:rsidR="00360FC8" w:rsidDel="00517078" w:rsidRDefault="00360FC8">
      <w:pPr>
        <w:tabs>
          <w:tab w:val="left" w:pos="1152"/>
        </w:tabs>
        <w:rPr>
          <w:ins w:id="2656" w:author="Cameron Bale" w:date="2022-09-21T16:50:00Z"/>
          <w:del w:id="2657" w:author="Bale,Cameron" w:date="2022-09-26T15:06:00Z"/>
          <w:moveFrom w:id="2658" w:author="Bale,Cameron" w:date="2022-09-22T23:47:00Z"/>
          <w:rFonts w:ascii="Cambria" w:eastAsiaTheme="minorEastAsia" w:hAnsi="Cambria"/>
        </w:rPr>
      </w:pPr>
    </w:p>
    <w:p w14:paraId="36622C4A" w14:textId="63797CD5" w:rsidR="00360FC8" w:rsidDel="00003228" w:rsidRDefault="00000000">
      <w:pPr>
        <w:tabs>
          <w:tab w:val="left" w:pos="1152"/>
        </w:tabs>
        <w:rPr>
          <w:ins w:id="2659" w:author="Cameron Bale" w:date="2022-09-21T16:57:00Z"/>
          <w:del w:id="2660" w:author="Bale,Cameron" w:date="2022-09-28T21:00:00Z"/>
          <w:moveFrom w:id="2661" w:author="Bale,Cameron" w:date="2022-09-22T23:47:00Z"/>
          <w:rFonts w:ascii="Cambria" w:eastAsiaTheme="minorEastAsia" w:hAnsi="Cambria"/>
        </w:rPr>
        <w:pPrChange w:id="2662" w:author="Bale,Cameron" w:date="2022-09-28T21:00:00Z">
          <w:pPr>
            <w:tabs>
              <w:tab w:val="left" w:pos="1152"/>
            </w:tabs>
            <w:jc w:val="center"/>
          </w:pPr>
        </w:pPrChange>
      </w:pPr>
      <m:oMath>
        <m:sSub>
          <m:sSubPr>
            <m:ctrlPr>
              <w:ins w:id="2663" w:author="Cameron Bale" w:date="2022-09-21T16:50:00Z">
                <w:del w:id="2664" w:author="Bale,Cameron" w:date="2022-09-26T15:06:00Z">
                  <w:rPr>
                    <w:rFonts w:ascii="Cambria Math" w:eastAsiaTheme="minorEastAsia" w:hAnsi="Cambria Math"/>
                    <w:i/>
                  </w:rPr>
                </w:del>
              </w:ins>
            </m:ctrlPr>
          </m:sSubPr>
          <m:e>
            <m:r>
              <w:ins w:id="2665" w:author="Cameron Bale" w:date="2022-09-21T16:50:00Z">
                <w:del w:id="2666" w:author="Bale,Cameron" w:date="2022-09-26T15:06:00Z">
                  <w:rPr>
                    <w:rFonts w:ascii="Cambria Math" w:eastAsiaTheme="minorEastAsia" w:hAnsi="Cambria Math"/>
                  </w:rPr>
                  <m:t>F</m:t>
                </w:del>
              </w:ins>
            </m:r>
          </m:e>
          <m:sub>
            <m:r>
              <w:ins w:id="2667" w:author="Cameron Bale" w:date="2022-09-21T16:50:00Z">
                <w:del w:id="2668" w:author="Bale,Cameron" w:date="2022-09-26T15:06:00Z">
                  <w:rPr>
                    <w:rFonts w:ascii="Cambria Math" w:eastAsiaTheme="minorEastAsia" w:hAnsi="Cambria Math"/>
                  </w:rPr>
                  <m:t>6</m:t>
                </w:del>
              </w:ins>
            </m:r>
          </m:sub>
        </m:sSub>
        <m:r>
          <w:ins w:id="2669" w:author="Cameron Bale" w:date="2022-09-21T16:50:00Z">
            <w:del w:id="2670" w:author="Bale,Cameron" w:date="2022-09-26T15:06:00Z">
              <w:rPr>
                <w:rFonts w:ascii="Cambria Math" w:eastAsiaTheme="minorEastAsia" w:hAnsi="Cambria Math"/>
              </w:rPr>
              <m:t>=</m:t>
            </w:del>
          </w:ins>
        </m:r>
        <m:f>
          <m:fPr>
            <m:ctrlPr>
              <w:del w:id="2671" w:author="Bale,Cameron" w:date="2022-09-28T21:00:00Z">
                <w:rPr>
                  <w:rFonts w:ascii="Cambria Math" w:eastAsiaTheme="minorEastAsia" w:hAnsi="Cambria Math"/>
                </w:rPr>
              </w:del>
            </m:ctrlPr>
          </m:fPr>
          <m:num>
            <m:nary>
              <m:naryPr>
                <m:chr m:val="∑"/>
                <m:ctrlPr>
                  <w:del w:id="2672" w:author="Bale,Cameron" w:date="2022-09-28T21:00:00Z">
                    <w:rPr>
                      <w:rFonts w:ascii="Cambria Math" w:eastAsiaTheme="minorEastAsia" w:hAnsi="Cambria Math"/>
                    </w:rPr>
                  </w:del>
                </m:ctrlPr>
              </m:naryPr>
              <m:sub>
                <m:r>
                  <w:ins w:id="2673" w:author="Cameron Bale" w:date="2022-09-21T16:51:00Z">
                    <w:del w:id="2674" w:author="Bale,Cameron" w:date="2022-09-28T21:00:00Z">
                      <w:rPr>
                        <w:rFonts w:ascii="Cambria Math" w:eastAsiaTheme="minorEastAsia" w:hAnsi="Cambria Math"/>
                      </w:rPr>
                      <m:t>t=2</m:t>
                    </w:del>
                  </w:ins>
                </m:r>
                <m:ctrlPr>
                  <w:del w:id="2675" w:author="Bale,Cameron" w:date="2022-09-28T21:00:00Z">
                    <w:rPr>
                      <w:rFonts w:ascii="Cambria Math" w:eastAsiaTheme="minorEastAsia" w:hAnsi="Cambria Math"/>
                      <w:i/>
                    </w:rPr>
                  </w:del>
                </m:ctrlPr>
              </m:sub>
              <m:sup>
                <m:r>
                  <w:ins w:id="2676" w:author="Cameron Bale" w:date="2022-09-21T16:51:00Z">
                    <w:del w:id="2677" w:author="Bale,Cameron" w:date="2022-09-28T21:00:00Z">
                      <w:rPr>
                        <w:rFonts w:ascii="Cambria Math" w:eastAsiaTheme="minorEastAsia" w:hAnsi="Cambria Math"/>
                      </w:rPr>
                      <m:t>T</m:t>
                    </w:del>
                  </w:ins>
                </m:r>
                <m:ctrlPr>
                  <w:del w:id="2678" w:author="Bale,Cameron" w:date="2022-09-28T21:00:00Z">
                    <w:rPr>
                      <w:rFonts w:ascii="Cambria Math" w:eastAsiaTheme="minorEastAsia" w:hAnsi="Cambria Math"/>
                      <w:i/>
                    </w:rPr>
                  </w:del>
                </m:ctrlPr>
              </m:sup>
              <m:e>
                <m:d>
                  <m:dPr>
                    <m:ctrlPr>
                      <w:ins w:id="2679" w:author="Cameron Bale" w:date="2022-09-21T16:51:00Z">
                        <w:del w:id="2680" w:author="Bale,Cameron" w:date="2022-09-28T21:00:00Z">
                          <w:rPr>
                            <w:rFonts w:ascii="Cambria Math" w:eastAsiaTheme="minorEastAsia" w:hAnsi="Cambria Math"/>
                            <w:i/>
                          </w:rPr>
                        </w:del>
                      </w:ins>
                    </m:ctrlPr>
                  </m:dPr>
                  <m:e>
                    <m:sSub>
                      <m:sSubPr>
                        <m:ctrlPr>
                          <w:ins w:id="2681" w:author="Cameron Bale" w:date="2022-09-21T16:51:00Z">
                            <w:del w:id="2682" w:author="Bale,Cameron" w:date="2022-09-28T21:00:00Z">
                              <w:rPr>
                                <w:rFonts w:ascii="Cambria Math" w:eastAsiaTheme="minorEastAsia" w:hAnsi="Cambria Math"/>
                                <w:i/>
                              </w:rPr>
                            </w:del>
                          </w:ins>
                        </m:ctrlPr>
                      </m:sSubPr>
                      <m:e>
                        <m:r>
                          <w:ins w:id="2683" w:author="Cameron Bale" w:date="2022-09-21T16:51:00Z">
                            <w:del w:id="2684" w:author="Bale,Cameron" w:date="2022-09-28T21:00:00Z">
                              <w:rPr>
                                <w:rFonts w:ascii="Cambria Math" w:eastAsiaTheme="minorEastAsia" w:hAnsi="Cambria Math"/>
                              </w:rPr>
                              <m:t>y</m:t>
                            </w:del>
                          </w:ins>
                        </m:r>
                      </m:e>
                      <m:sub>
                        <m:r>
                          <w:ins w:id="2685" w:author="Cameron Bale" w:date="2022-09-21T16:51:00Z">
                            <w:del w:id="2686" w:author="Bale,Cameron" w:date="2022-09-28T21:00:00Z">
                              <w:rPr>
                                <w:rFonts w:ascii="Cambria Math" w:eastAsiaTheme="minorEastAsia" w:hAnsi="Cambria Math"/>
                              </w:rPr>
                              <m:t>t</m:t>
                            </w:del>
                          </w:ins>
                        </m:r>
                      </m:sub>
                    </m:sSub>
                    <m:r>
                      <w:ins w:id="2687" w:author="Cameron Bale" w:date="2022-09-21T16:51:00Z">
                        <w:del w:id="2688" w:author="Bale,Cameron" w:date="2022-09-28T21:00:00Z">
                          <w:rPr>
                            <w:rFonts w:ascii="Cambria Math" w:eastAsiaTheme="minorEastAsia" w:hAnsi="Cambria Math"/>
                          </w:rPr>
                          <m:t>-</m:t>
                        </w:del>
                      </w:ins>
                    </m:r>
                    <m:acc>
                      <m:accPr>
                        <m:chr m:val="̅"/>
                        <m:ctrlPr>
                          <w:del w:id="2689" w:author="Bale,Cameron" w:date="2022-09-28T21:00:00Z">
                            <w:rPr>
                              <w:rFonts w:ascii="Cambria Math" w:eastAsiaTheme="minorEastAsia" w:hAnsi="Cambria Math"/>
                            </w:rPr>
                          </w:del>
                        </m:ctrlPr>
                      </m:accPr>
                      <m:e>
                        <m:r>
                          <w:ins w:id="2690" w:author="Cameron Bale" w:date="2022-09-21T16:51:00Z">
                            <w:del w:id="2691" w:author="Bale,Cameron" w:date="2022-09-28T21:00:00Z">
                              <w:rPr>
                                <w:rFonts w:ascii="Cambria Math" w:eastAsiaTheme="minorEastAsia" w:hAnsi="Cambria Math"/>
                              </w:rPr>
                              <m:t>y</m:t>
                            </w:del>
                          </w:ins>
                        </m:r>
                      </m:e>
                    </m:acc>
                  </m:e>
                </m:d>
                <m:d>
                  <m:dPr>
                    <m:ctrlPr>
                      <w:ins w:id="2692" w:author="Cameron Bale" w:date="2022-09-21T16:51:00Z">
                        <w:del w:id="2693" w:author="Bale,Cameron" w:date="2022-09-28T21:00:00Z">
                          <w:rPr>
                            <w:rFonts w:ascii="Cambria Math" w:eastAsiaTheme="minorEastAsia" w:hAnsi="Cambria Math"/>
                            <w:i/>
                          </w:rPr>
                        </w:del>
                      </w:ins>
                    </m:ctrlPr>
                  </m:dPr>
                  <m:e>
                    <m:sSub>
                      <m:sSubPr>
                        <m:ctrlPr>
                          <w:ins w:id="2694" w:author="Cameron Bale" w:date="2022-09-21T16:51:00Z">
                            <w:del w:id="2695" w:author="Bale,Cameron" w:date="2022-09-28T21:00:00Z">
                              <w:rPr>
                                <w:rFonts w:ascii="Cambria Math" w:eastAsiaTheme="minorEastAsia" w:hAnsi="Cambria Math"/>
                                <w:i/>
                              </w:rPr>
                            </w:del>
                          </w:ins>
                        </m:ctrlPr>
                      </m:sSubPr>
                      <m:e>
                        <m:r>
                          <w:ins w:id="2696" w:author="Cameron Bale" w:date="2022-09-21T16:51:00Z">
                            <w:del w:id="2697" w:author="Bale,Cameron" w:date="2022-09-28T21:00:00Z">
                              <w:rPr>
                                <w:rFonts w:ascii="Cambria Math" w:eastAsiaTheme="minorEastAsia" w:hAnsi="Cambria Math"/>
                              </w:rPr>
                              <m:t>y</m:t>
                            </w:del>
                          </w:ins>
                        </m:r>
                      </m:e>
                      <m:sub>
                        <m:r>
                          <w:ins w:id="2698" w:author="Cameron Bale" w:date="2022-09-21T16:51:00Z">
                            <w:del w:id="2699" w:author="Bale,Cameron" w:date="2022-09-28T21:00:00Z">
                              <w:rPr>
                                <w:rFonts w:ascii="Cambria Math" w:eastAsiaTheme="minorEastAsia" w:hAnsi="Cambria Math"/>
                              </w:rPr>
                              <m:t>t-1</m:t>
                            </w:del>
                          </w:ins>
                        </m:r>
                      </m:sub>
                    </m:sSub>
                    <m:r>
                      <w:ins w:id="2700" w:author="Cameron Bale" w:date="2022-09-21T16:51:00Z">
                        <w:del w:id="2701" w:author="Bale,Cameron" w:date="2022-09-28T21:00:00Z">
                          <w:rPr>
                            <w:rFonts w:ascii="Cambria Math" w:eastAsiaTheme="minorEastAsia" w:hAnsi="Cambria Math"/>
                          </w:rPr>
                          <m:t>-</m:t>
                        </w:del>
                      </w:ins>
                    </m:r>
                    <m:acc>
                      <m:accPr>
                        <m:chr m:val="̅"/>
                        <m:ctrlPr>
                          <w:del w:id="2702" w:author="Bale,Cameron" w:date="2022-09-28T21:00:00Z">
                            <w:rPr>
                              <w:rFonts w:ascii="Cambria Math" w:eastAsiaTheme="minorEastAsia" w:hAnsi="Cambria Math"/>
                            </w:rPr>
                          </w:del>
                        </m:ctrlPr>
                      </m:accPr>
                      <m:e>
                        <m:r>
                          <w:ins w:id="2703" w:author="Cameron Bale" w:date="2022-09-21T16:51:00Z">
                            <w:del w:id="2704" w:author="Bale,Cameron" w:date="2022-09-28T21:00:00Z">
                              <w:rPr>
                                <w:rFonts w:ascii="Cambria Math" w:eastAsiaTheme="minorEastAsia" w:hAnsi="Cambria Math"/>
                              </w:rPr>
                              <m:t>y</m:t>
                            </w:del>
                          </w:ins>
                        </m:r>
                      </m:e>
                    </m:acc>
                  </m:e>
                </m:d>
                <m:ctrlPr>
                  <w:del w:id="2705" w:author="Bale,Cameron" w:date="2022-09-28T21:00:00Z">
                    <w:rPr>
                      <w:rFonts w:ascii="Cambria Math" w:eastAsiaTheme="minorEastAsia" w:hAnsi="Cambria Math"/>
                      <w:i/>
                    </w:rPr>
                  </w:del>
                </m:ctrlPr>
              </m:e>
            </m:nary>
            <m:ctrlPr>
              <w:del w:id="2706" w:author="Bale,Cameron" w:date="2022-09-28T21:00:00Z">
                <w:rPr>
                  <w:rFonts w:ascii="Cambria Math" w:eastAsiaTheme="minorEastAsia" w:hAnsi="Cambria Math"/>
                  <w:i/>
                </w:rPr>
              </w:del>
            </m:ctrlPr>
          </m:num>
          <m:den>
            <m:nary>
              <m:naryPr>
                <m:chr m:val="∑"/>
                <m:ctrlPr>
                  <w:del w:id="2707" w:author="Bale,Cameron" w:date="2022-09-28T21:00:00Z">
                    <w:rPr>
                      <w:rFonts w:ascii="Cambria Math" w:eastAsiaTheme="minorEastAsia" w:hAnsi="Cambria Math"/>
                    </w:rPr>
                  </w:del>
                </m:ctrlPr>
              </m:naryPr>
              <m:sub>
                <m:r>
                  <w:ins w:id="2708" w:author="Cameron Bale" w:date="2022-09-21T16:52:00Z">
                    <w:del w:id="2709" w:author="Bale,Cameron" w:date="2022-09-28T21:00:00Z">
                      <w:rPr>
                        <w:rFonts w:ascii="Cambria Math" w:eastAsiaTheme="minorEastAsia" w:hAnsi="Cambria Math"/>
                      </w:rPr>
                      <m:t>t=1</m:t>
                    </w:del>
                  </w:ins>
                </m:r>
                <m:ctrlPr>
                  <w:del w:id="2710" w:author="Bale,Cameron" w:date="2022-09-28T21:00:00Z">
                    <w:rPr>
                      <w:rFonts w:ascii="Cambria Math" w:eastAsiaTheme="minorEastAsia" w:hAnsi="Cambria Math"/>
                      <w:i/>
                    </w:rPr>
                  </w:del>
                </m:ctrlPr>
              </m:sub>
              <m:sup>
                <m:r>
                  <w:ins w:id="2711" w:author="Cameron Bale" w:date="2022-09-21T16:52:00Z">
                    <w:del w:id="2712" w:author="Bale,Cameron" w:date="2022-09-28T21:00:00Z">
                      <w:rPr>
                        <w:rFonts w:ascii="Cambria Math" w:eastAsiaTheme="minorEastAsia" w:hAnsi="Cambria Math"/>
                      </w:rPr>
                      <m:t>T</m:t>
                    </w:del>
                  </w:ins>
                </m:r>
                <m:ctrlPr>
                  <w:del w:id="2713" w:author="Bale,Cameron" w:date="2022-09-28T21:00:00Z">
                    <w:rPr>
                      <w:rFonts w:ascii="Cambria Math" w:eastAsiaTheme="minorEastAsia" w:hAnsi="Cambria Math"/>
                      <w:i/>
                    </w:rPr>
                  </w:del>
                </m:ctrlPr>
              </m:sup>
              <m:e>
                <m:sSup>
                  <m:sSupPr>
                    <m:ctrlPr>
                      <w:ins w:id="2714" w:author="Cameron Bale" w:date="2022-09-21T16:52:00Z">
                        <w:del w:id="2715" w:author="Bale,Cameron" w:date="2022-09-28T21:00:00Z">
                          <w:rPr>
                            <w:rFonts w:ascii="Cambria Math" w:eastAsiaTheme="minorEastAsia" w:hAnsi="Cambria Math"/>
                            <w:i/>
                          </w:rPr>
                        </w:del>
                      </w:ins>
                    </m:ctrlPr>
                  </m:sSupPr>
                  <m:e>
                    <m:d>
                      <m:dPr>
                        <m:ctrlPr>
                          <w:ins w:id="2716" w:author="Cameron Bale" w:date="2022-09-21T16:52:00Z">
                            <w:del w:id="2717" w:author="Bale,Cameron" w:date="2022-09-28T21:00:00Z">
                              <w:rPr>
                                <w:rFonts w:ascii="Cambria Math" w:eastAsiaTheme="minorEastAsia" w:hAnsi="Cambria Math"/>
                                <w:i/>
                              </w:rPr>
                            </w:del>
                          </w:ins>
                        </m:ctrlPr>
                      </m:dPr>
                      <m:e>
                        <m:sSub>
                          <m:sSubPr>
                            <m:ctrlPr>
                              <w:ins w:id="2718" w:author="Cameron Bale" w:date="2022-09-21T16:52:00Z">
                                <w:del w:id="2719" w:author="Bale,Cameron" w:date="2022-09-28T21:00:00Z">
                                  <w:rPr>
                                    <w:rFonts w:ascii="Cambria Math" w:eastAsiaTheme="minorEastAsia" w:hAnsi="Cambria Math"/>
                                    <w:i/>
                                  </w:rPr>
                                </w:del>
                              </w:ins>
                            </m:ctrlPr>
                          </m:sSubPr>
                          <m:e>
                            <m:r>
                              <w:ins w:id="2720" w:author="Cameron Bale" w:date="2022-09-21T16:52:00Z">
                                <w:del w:id="2721" w:author="Bale,Cameron" w:date="2022-09-28T21:00:00Z">
                                  <w:rPr>
                                    <w:rFonts w:ascii="Cambria Math" w:eastAsiaTheme="minorEastAsia" w:hAnsi="Cambria Math"/>
                                  </w:rPr>
                                  <m:t>y</m:t>
                                </w:del>
                              </w:ins>
                            </m:r>
                          </m:e>
                          <m:sub>
                            <m:r>
                              <w:ins w:id="2722" w:author="Cameron Bale" w:date="2022-09-21T16:52:00Z">
                                <w:del w:id="2723" w:author="Bale,Cameron" w:date="2022-09-28T21:00:00Z">
                                  <w:rPr>
                                    <w:rFonts w:ascii="Cambria Math" w:eastAsiaTheme="minorEastAsia" w:hAnsi="Cambria Math"/>
                                  </w:rPr>
                                  <m:t>t</m:t>
                                </w:del>
                              </w:ins>
                            </m:r>
                          </m:sub>
                        </m:sSub>
                        <m:r>
                          <w:ins w:id="2724" w:author="Cameron Bale" w:date="2022-09-21T16:52:00Z">
                            <w:del w:id="2725" w:author="Bale,Cameron" w:date="2022-09-28T21:00:00Z">
                              <w:rPr>
                                <w:rFonts w:ascii="Cambria Math" w:eastAsiaTheme="minorEastAsia" w:hAnsi="Cambria Math"/>
                              </w:rPr>
                              <m:t>-</m:t>
                            </w:del>
                          </w:ins>
                        </m:r>
                        <m:acc>
                          <m:accPr>
                            <m:chr m:val="̅"/>
                            <m:ctrlPr>
                              <w:del w:id="2726" w:author="Bale,Cameron" w:date="2022-09-28T21:00:00Z">
                                <w:rPr>
                                  <w:rFonts w:ascii="Cambria Math" w:eastAsiaTheme="minorEastAsia" w:hAnsi="Cambria Math"/>
                                </w:rPr>
                              </w:del>
                            </m:ctrlPr>
                          </m:accPr>
                          <m:e>
                            <m:r>
                              <w:ins w:id="2727" w:author="Cameron Bale" w:date="2022-09-21T16:52:00Z">
                                <w:del w:id="2728" w:author="Bale,Cameron" w:date="2022-09-28T21:00:00Z">
                                  <w:rPr>
                                    <w:rFonts w:ascii="Cambria Math" w:eastAsiaTheme="minorEastAsia" w:hAnsi="Cambria Math"/>
                                  </w:rPr>
                                  <m:t>y</m:t>
                                </w:del>
                              </w:ins>
                            </m:r>
                          </m:e>
                        </m:acc>
                      </m:e>
                    </m:d>
                  </m:e>
                  <m:sup>
                    <m:r>
                      <w:ins w:id="2729" w:author="Cameron Bale" w:date="2022-09-21T16:52:00Z">
                        <w:del w:id="2730" w:author="Bale,Cameron" w:date="2022-09-28T21:00:00Z">
                          <w:rPr>
                            <w:rFonts w:ascii="Cambria Math" w:eastAsiaTheme="minorEastAsia" w:hAnsi="Cambria Math"/>
                          </w:rPr>
                          <m:t>2</m:t>
                        </w:del>
                      </w:ins>
                    </m:r>
                  </m:sup>
                </m:sSup>
                <m:ctrlPr>
                  <w:del w:id="2731" w:author="Bale,Cameron" w:date="2022-09-28T21:00:00Z">
                    <w:rPr>
                      <w:rFonts w:ascii="Cambria Math" w:eastAsiaTheme="minorEastAsia" w:hAnsi="Cambria Math"/>
                      <w:i/>
                    </w:rPr>
                  </w:del>
                </m:ctrlPr>
              </m:e>
            </m:nary>
            <m:ctrlPr>
              <w:del w:id="2732" w:author="Bale,Cameron" w:date="2022-09-28T21:00:00Z">
                <w:rPr>
                  <w:rFonts w:ascii="Cambria Math" w:eastAsiaTheme="minorEastAsia" w:hAnsi="Cambria Math"/>
                  <w:i/>
                </w:rPr>
              </w:del>
            </m:ctrlPr>
          </m:den>
        </m:f>
      </m:oMath>
      <w:moveFrom w:id="2733" w:author="Bale,Cameron" w:date="2022-09-22T23:47:00Z">
        <w:ins w:id="2734" w:author="Cameron Bale" w:date="2022-09-21T16:53:00Z">
          <w:del w:id="2735" w:author="Bale,Cameron" w:date="2022-09-28T21:00:00Z">
            <w:r w:rsidR="00360FC8" w:rsidDel="00003228">
              <w:rPr>
                <w:rFonts w:ascii="Cambria" w:eastAsiaTheme="minorEastAsia" w:hAnsi="Cambria"/>
              </w:rPr>
              <w:delText>.</w:delText>
            </w:r>
          </w:del>
        </w:ins>
      </w:moveFrom>
    </w:p>
    <w:p w14:paraId="1A73F8D4" w14:textId="46B6DA49" w:rsidR="00C42CA7" w:rsidDel="00003228" w:rsidRDefault="00C42CA7">
      <w:pPr>
        <w:tabs>
          <w:tab w:val="left" w:pos="1152"/>
        </w:tabs>
        <w:rPr>
          <w:ins w:id="2736" w:author="Cameron Bale" w:date="2022-09-21T16:57:00Z"/>
          <w:del w:id="2737" w:author="Bale,Cameron" w:date="2022-09-28T21:00:00Z"/>
          <w:moveFrom w:id="2738" w:author="Bale,Cameron" w:date="2022-09-22T23:47:00Z"/>
          <w:rFonts w:ascii="Cambria" w:eastAsiaTheme="minorEastAsia" w:hAnsi="Cambria"/>
        </w:rPr>
        <w:pPrChange w:id="2739" w:author="Bale,Cameron" w:date="2022-09-28T21:00:00Z">
          <w:pPr>
            <w:tabs>
              <w:tab w:val="left" w:pos="1152"/>
            </w:tabs>
            <w:jc w:val="center"/>
          </w:pPr>
        </w:pPrChange>
      </w:pPr>
    </w:p>
    <w:p w14:paraId="01060EE3" w14:textId="23E5369D" w:rsidR="00C42CA7" w:rsidRPr="00C42CA7" w:rsidDel="0049013D" w:rsidRDefault="00C42CA7">
      <w:pPr>
        <w:tabs>
          <w:tab w:val="left" w:pos="1152"/>
        </w:tabs>
        <w:rPr>
          <w:ins w:id="2740" w:author="Cameron Bale" w:date="2022-09-21T16:52:00Z"/>
          <w:del w:id="2741" w:author="Bale,Cameron" w:date="2022-09-23T00:19:00Z"/>
          <w:moveFrom w:id="2742" w:author="Bale,Cameron" w:date="2022-09-22T23:47:00Z"/>
          <w:rFonts w:ascii="Cambria" w:eastAsiaTheme="minorEastAsia" w:hAnsi="Cambria"/>
          <w:rPrChange w:id="2743" w:author="Cameron Bale" w:date="2022-09-21T16:57:00Z">
            <w:rPr>
              <w:ins w:id="2744" w:author="Cameron Bale" w:date="2022-09-21T16:52:00Z"/>
              <w:del w:id="2745" w:author="Bale,Cameron" w:date="2022-09-23T00:19:00Z"/>
              <w:moveFrom w:id="2746" w:author="Bale,Cameron" w:date="2022-09-22T23:47:00Z"/>
              <w:rFonts w:ascii="Cambria Math" w:eastAsiaTheme="minorEastAsia" w:hAnsi="Cambria Math"/>
              <w:i/>
            </w:rPr>
          </w:rPrChange>
        </w:rPr>
      </w:pPr>
      <w:moveFrom w:id="2747" w:author="Bale,Cameron" w:date="2022-09-22T23:47:00Z">
        <w:ins w:id="2748" w:author="Cameron Bale" w:date="2022-09-21T16:57:00Z">
          <w:del w:id="2749" w:author="Bale,Cameron" w:date="2022-09-28T21:00:00Z">
            <w:r w:rsidDel="00003228">
              <w:rPr>
                <w:rFonts w:ascii="Cambria" w:eastAsiaTheme="minorEastAsia" w:hAnsi="Cambria"/>
                <w:b/>
                <w:bCs/>
              </w:rPr>
              <w:delText xml:space="preserve">Note that in Kang et al. they used the autocorrelation of the </w:delText>
            </w:r>
          </w:del>
        </w:ins>
        <w:ins w:id="2750" w:author="Cameron Bale" w:date="2022-09-21T16:58:00Z">
          <w:del w:id="2751" w:author="Bale,Cameron" w:date="2022-09-28T21:00:00Z">
            <w:r w:rsidDel="00003228">
              <w:rPr>
                <w:rFonts w:ascii="Cambria" w:eastAsiaTheme="minorEastAsia" w:hAnsi="Cambria"/>
                <w:b/>
                <w:bCs/>
              </w:rPr>
              <w:delText>error term. What do we wa</w:delText>
            </w:r>
          </w:del>
          <w:del w:id="2752" w:author="Bale,Cameron" w:date="2022-09-23T00:20:00Z">
            <w:r w:rsidDel="000F4258">
              <w:rPr>
                <w:rFonts w:ascii="Cambria" w:eastAsiaTheme="minorEastAsia" w:hAnsi="Cambria"/>
                <w:b/>
                <w:bCs/>
              </w:rPr>
              <w:delText xml:space="preserve">nt to do </w:delText>
            </w:r>
          </w:del>
          <w:del w:id="2753" w:author="Bale,Cameron" w:date="2022-09-23T00:19:00Z">
            <w:r w:rsidDel="0049013D">
              <w:rPr>
                <w:rFonts w:ascii="Cambria" w:eastAsiaTheme="minorEastAsia" w:hAnsi="Cambria"/>
                <w:b/>
                <w:bCs/>
              </w:rPr>
              <w:delText>with this?</w:delText>
            </w:r>
          </w:del>
        </w:ins>
      </w:moveFrom>
    </w:p>
    <w:moveFromRangeEnd w:id="2646"/>
    <w:p w14:paraId="32843D06" w14:textId="77777777" w:rsidR="00360FC8" w:rsidRPr="00360FC8" w:rsidDel="0049013D" w:rsidRDefault="00360FC8">
      <w:pPr>
        <w:tabs>
          <w:tab w:val="left" w:pos="1152"/>
        </w:tabs>
        <w:rPr>
          <w:ins w:id="2754" w:author="Cameron Bale" w:date="2022-09-21T16:16:00Z"/>
          <w:del w:id="2755" w:author="Bale,Cameron" w:date="2022-09-23T00:19:00Z"/>
          <w:rFonts w:ascii="Cambria" w:eastAsiaTheme="minorEastAsia" w:hAnsi="Cambria"/>
          <w:rPrChange w:id="2756" w:author="Cameron Bale" w:date="2022-09-21T16:52:00Z">
            <w:rPr>
              <w:ins w:id="2757" w:author="Cameron Bale" w:date="2022-09-21T16:16:00Z"/>
              <w:del w:id="2758" w:author="Bale,Cameron" w:date="2022-09-23T00:19:00Z"/>
              <w:rFonts w:ascii="Cambria Math" w:eastAsiaTheme="minorEastAsia" w:hAnsi="Cambria Math"/>
              <w:i/>
            </w:rPr>
          </w:rPrChange>
        </w:rPr>
      </w:pPr>
    </w:p>
    <w:p w14:paraId="4A3230D0" w14:textId="4CA47D28" w:rsidR="005F6E8D" w:rsidDel="0049013D" w:rsidRDefault="00360FC8">
      <w:pPr>
        <w:tabs>
          <w:tab w:val="left" w:pos="1152"/>
        </w:tabs>
        <w:rPr>
          <w:ins w:id="2759" w:author="Cameron Bale" w:date="2022-09-21T16:58:00Z"/>
          <w:del w:id="2760" w:author="Bale,Cameron" w:date="2022-09-23T00:19:00Z"/>
          <w:rFonts w:ascii="Cambria" w:eastAsiaTheme="minorEastAsia" w:hAnsi="Cambria"/>
        </w:rPr>
      </w:pPr>
      <w:ins w:id="2761" w:author="Cameron Bale" w:date="2022-09-21T16:53:00Z">
        <w:del w:id="2762" w:author="Bale,Cameron" w:date="2022-09-23T00:19:00Z">
          <w:r w:rsidDel="0049013D">
            <w:rPr>
              <w:rFonts w:ascii="Cambria" w:eastAsiaTheme="minorEastAsia" w:hAnsi="Cambria"/>
            </w:rPr>
            <w:delText>Our final three features rely on an STL deco</w:delText>
          </w:r>
        </w:del>
      </w:ins>
      <w:ins w:id="2763" w:author="Cameron Bale" w:date="2022-09-21T16:54:00Z">
        <w:del w:id="2764" w:author="Bale,Cameron" w:date="2022-09-23T00:19:00Z">
          <w:r w:rsidDel="0049013D">
            <w:rPr>
              <w:rFonts w:ascii="Cambria" w:eastAsiaTheme="minorEastAsia" w:hAnsi="Cambria"/>
            </w:rPr>
            <w:delText xml:space="preserve">mposition </w:delText>
          </w:r>
        </w:del>
      </w:ins>
    </w:p>
    <w:p w14:paraId="16C2D50D" w14:textId="20A30675" w:rsidR="00C42CA7" w:rsidDel="0049013D" w:rsidRDefault="00C42CA7">
      <w:pPr>
        <w:tabs>
          <w:tab w:val="left" w:pos="1152"/>
        </w:tabs>
        <w:rPr>
          <w:ins w:id="2765" w:author="Cameron Bale" w:date="2022-09-21T16:58:00Z"/>
          <w:del w:id="2766" w:author="Bale,Cameron" w:date="2022-09-23T00:19:00Z"/>
          <w:rFonts w:ascii="Cambria" w:eastAsiaTheme="minorEastAsia" w:hAnsi="Cambria"/>
        </w:rPr>
        <w:pPrChange w:id="2767" w:author="Bale,Cameron" w:date="2022-09-28T21:00:00Z">
          <w:pPr>
            <w:pStyle w:val="ListParagraph"/>
            <w:numPr>
              <w:numId w:val="3"/>
            </w:numPr>
            <w:tabs>
              <w:tab w:val="left" w:pos="1152"/>
            </w:tabs>
            <w:ind w:hanging="360"/>
          </w:pPr>
        </w:pPrChange>
      </w:pPr>
      <w:ins w:id="2768" w:author="Cameron Bale" w:date="2022-09-21T16:58:00Z">
        <w:del w:id="2769" w:author="Bale,Cameron" w:date="2022-09-23T00:19:00Z">
          <w:r w:rsidDel="0049013D">
            <w:rPr>
              <w:rFonts w:ascii="Cambria" w:eastAsiaTheme="minorEastAsia" w:hAnsi="Cambria"/>
            </w:rPr>
            <w:delText>Strength of trend</w:delText>
          </w:r>
        </w:del>
      </w:ins>
    </w:p>
    <w:p w14:paraId="0423B751" w14:textId="6A20B40A" w:rsidR="00C42CA7" w:rsidDel="0049013D" w:rsidRDefault="00C42CA7">
      <w:pPr>
        <w:tabs>
          <w:tab w:val="left" w:pos="1152"/>
        </w:tabs>
        <w:rPr>
          <w:ins w:id="2770" w:author="Cameron Bale" w:date="2022-09-21T16:58:00Z"/>
          <w:del w:id="2771" w:author="Bale,Cameron" w:date="2022-09-23T00:19:00Z"/>
          <w:rFonts w:ascii="Cambria" w:eastAsiaTheme="minorEastAsia" w:hAnsi="Cambria"/>
        </w:rPr>
        <w:pPrChange w:id="2772" w:author="Bale,Cameron" w:date="2022-09-28T21:00:00Z">
          <w:pPr>
            <w:pStyle w:val="ListParagraph"/>
            <w:numPr>
              <w:numId w:val="3"/>
            </w:numPr>
            <w:tabs>
              <w:tab w:val="left" w:pos="1152"/>
            </w:tabs>
            <w:ind w:hanging="360"/>
          </w:pPr>
        </w:pPrChange>
      </w:pPr>
      <w:ins w:id="2773" w:author="Cameron Bale" w:date="2022-09-21T16:58:00Z">
        <w:del w:id="2774" w:author="Bale,Cameron" w:date="2022-09-23T00:19:00Z">
          <w:r w:rsidDel="0049013D">
            <w:rPr>
              <w:rFonts w:ascii="Cambria" w:eastAsiaTheme="minorEastAsia" w:hAnsi="Cambria"/>
            </w:rPr>
            <w:delText>Strength of seasonality</w:delText>
          </w:r>
        </w:del>
      </w:ins>
    </w:p>
    <w:p w14:paraId="6558EEA0" w14:textId="54E8C663" w:rsidR="00C42CA7" w:rsidRPr="00C42CA7" w:rsidDel="0049013D" w:rsidRDefault="00C42CA7">
      <w:pPr>
        <w:tabs>
          <w:tab w:val="left" w:pos="1152"/>
        </w:tabs>
        <w:rPr>
          <w:ins w:id="2775" w:author="Cameron Bale" w:date="2022-09-21T15:36:00Z"/>
          <w:del w:id="2776" w:author="Bale,Cameron" w:date="2022-09-23T00:19:00Z"/>
          <w:rFonts w:ascii="Cambria" w:eastAsiaTheme="minorEastAsia" w:hAnsi="Cambria"/>
          <w:rPrChange w:id="2777" w:author="Cameron Bale" w:date="2022-09-21T16:58:00Z">
            <w:rPr>
              <w:ins w:id="2778" w:author="Cameron Bale" w:date="2022-09-21T15:36:00Z"/>
              <w:del w:id="2779" w:author="Bale,Cameron" w:date="2022-09-23T00:19:00Z"/>
              <w:rFonts w:ascii="Cambria Math" w:eastAsiaTheme="minorEastAsia" w:hAnsi="Cambria Math"/>
              <w:i/>
            </w:rPr>
          </w:rPrChange>
        </w:rPr>
      </w:pPr>
      <w:ins w:id="2780" w:author="Cameron Bale" w:date="2022-09-21T16:58:00Z">
        <w:del w:id="2781" w:author="Bale,Cameron" w:date="2022-09-23T00:19:00Z">
          <w:r w:rsidDel="0049013D">
            <w:rPr>
              <w:rFonts w:ascii="Cambria" w:eastAsiaTheme="minorEastAsia" w:hAnsi="Cambria"/>
            </w:rPr>
            <w:delText>Projection of decomposed time series that preserves distances</w:delText>
          </w:r>
        </w:del>
      </w:ins>
    </w:p>
    <w:p w14:paraId="6F8F7BEF" w14:textId="010FB15D" w:rsidR="003C7CAB" w:rsidRPr="003C7CAB" w:rsidDel="0049013D" w:rsidRDefault="003C7CAB">
      <w:pPr>
        <w:tabs>
          <w:tab w:val="left" w:pos="1152"/>
        </w:tabs>
        <w:rPr>
          <w:ins w:id="2782" w:author="Cameron Bale" w:date="2022-09-21T15:35:00Z"/>
          <w:del w:id="2783" w:author="Bale,Cameron" w:date="2022-09-23T00:19:00Z"/>
          <w:rFonts w:ascii="Cambria" w:eastAsiaTheme="minorEastAsia" w:hAnsi="Cambria"/>
          <w:rPrChange w:id="2784" w:author="Cameron Bale" w:date="2022-09-21T15:36:00Z">
            <w:rPr>
              <w:ins w:id="2785" w:author="Cameron Bale" w:date="2022-09-21T15:35:00Z"/>
              <w:del w:id="2786" w:author="Bale,Cameron" w:date="2022-09-23T00:19:00Z"/>
              <w:rFonts w:ascii="Cambria Math" w:eastAsiaTheme="minorEastAsia" w:hAnsi="Cambria Math"/>
              <w:i/>
            </w:rPr>
          </w:rPrChange>
        </w:rPr>
      </w:pPr>
    </w:p>
    <w:p w14:paraId="68584857" w14:textId="5213F7C1" w:rsidR="003C7CAB" w:rsidRPr="003C7CAB" w:rsidDel="0049013D" w:rsidRDefault="003C7CAB">
      <w:pPr>
        <w:tabs>
          <w:tab w:val="left" w:pos="1152"/>
        </w:tabs>
        <w:rPr>
          <w:ins w:id="2787" w:author="Cameron Bale" w:date="2022-09-21T15:33:00Z"/>
          <w:del w:id="2788" w:author="Bale,Cameron" w:date="2022-09-23T00:19:00Z"/>
          <w:rFonts w:ascii="Cambria" w:eastAsiaTheme="minorEastAsia" w:hAnsi="Cambria"/>
          <w:rPrChange w:id="2789" w:author="Cameron Bale" w:date="2022-09-21T15:35:00Z">
            <w:rPr>
              <w:ins w:id="2790" w:author="Cameron Bale" w:date="2022-09-21T15:33:00Z"/>
              <w:del w:id="2791" w:author="Bale,Cameron" w:date="2022-09-23T00:19:00Z"/>
              <w:rFonts w:ascii="Cambria Math" w:eastAsiaTheme="minorEastAsia" w:hAnsi="Cambria Math"/>
              <w:i/>
            </w:rPr>
          </w:rPrChange>
        </w:rPr>
      </w:pPr>
    </w:p>
    <w:p w14:paraId="73BCEE3A" w14:textId="63147F14" w:rsidR="006264F8" w:rsidDel="0049013D" w:rsidRDefault="006264F8">
      <w:pPr>
        <w:tabs>
          <w:tab w:val="left" w:pos="1152"/>
        </w:tabs>
        <w:rPr>
          <w:ins w:id="2792" w:author="Cameron Bale" w:date="2022-09-21T14:54:00Z"/>
          <w:del w:id="2793" w:author="Bale,Cameron" w:date="2022-09-23T00:19:00Z"/>
          <w:rFonts w:ascii="Cambria" w:hAnsi="Cambria"/>
        </w:rPr>
      </w:pPr>
    </w:p>
    <w:p w14:paraId="74219B6C" w14:textId="63ECE8FD" w:rsidR="006264F8" w:rsidDel="00517078" w:rsidRDefault="006264F8">
      <w:pPr>
        <w:tabs>
          <w:tab w:val="left" w:pos="1152"/>
        </w:tabs>
        <w:rPr>
          <w:del w:id="2794" w:author="Bale,Cameron" w:date="2022-09-26T15:06:00Z"/>
          <w:rFonts w:ascii="Cambria" w:hAnsi="Cambria"/>
        </w:rPr>
      </w:pPr>
    </w:p>
    <w:p w14:paraId="62386F5D" w14:textId="2A1523D2" w:rsidR="006C5487" w:rsidDel="00517078" w:rsidRDefault="006C5487">
      <w:pPr>
        <w:tabs>
          <w:tab w:val="left" w:pos="1152"/>
        </w:tabs>
        <w:rPr>
          <w:del w:id="2795" w:author="Bale,Cameron" w:date="2022-09-26T15:07:00Z"/>
          <w:rFonts w:ascii="Cambria" w:hAnsi="Cambria"/>
        </w:rPr>
      </w:pPr>
    </w:p>
    <w:p w14:paraId="1ACCA40C" w14:textId="77777777" w:rsidR="00003228" w:rsidRPr="00003228" w:rsidRDefault="00003228">
      <w:pPr>
        <w:tabs>
          <w:tab w:val="left" w:pos="1152"/>
        </w:tabs>
        <w:rPr>
          <w:ins w:id="2796" w:author="Bale,Cameron" w:date="2022-09-28T21:00:00Z"/>
          <w:rFonts w:ascii="Cambria" w:hAnsi="Cambria"/>
          <w:i/>
          <w:iCs/>
          <w:rPrChange w:id="2797" w:author="Bale,Cameron" w:date="2022-09-28T21:00:00Z">
            <w:rPr>
              <w:ins w:id="2798" w:author="Bale,Cameron" w:date="2022-09-28T21:00:00Z"/>
            </w:rPr>
          </w:rPrChange>
        </w:rPr>
        <w:pPrChange w:id="2799" w:author="Bale,Cameron" w:date="2022-09-28T21:00:00Z">
          <w:pPr>
            <w:pStyle w:val="ListParagraph"/>
            <w:numPr>
              <w:ilvl w:val="1"/>
              <w:numId w:val="1"/>
            </w:numPr>
            <w:tabs>
              <w:tab w:val="left" w:pos="1152"/>
            </w:tabs>
            <w:ind w:left="792" w:hanging="432"/>
          </w:pPr>
        </w:pPrChange>
      </w:pPr>
    </w:p>
    <w:p w14:paraId="080BEB63" w14:textId="4F7D73B4" w:rsidR="006C5487" w:rsidRDefault="006C5487" w:rsidP="006C5487">
      <w:pPr>
        <w:pStyle w:val="ListParagraph"/>
        <w:numPr>
          <w:ilvl w:val="1"/>
          <w:numId w:val="1"/>
        </w:numPr>
        <w:tabs>
          <w:tab w:val="left" w:pos="1152"/>
        </w:tabs>
        <w:rPr>
          <w:rFonts w:ascii="Cambria" w:hAnsi="Cambria"/>
          <w:i/>
          <w:iCs/>
        </w:rPr>
      </w:pPr>
      <w:r>
        <w:rPr>
          <w:rFonts w:ascii="Cambria" w:hAnsi="Cambria"/>
          <w:i/>
          <w:iCs/>
        </w:rPr>
        <w:t>Forecasting Models</w:t>
      </w:r>
    </w:p>
    <w:p w14:paraId="2F8AAFB2" w14:textId="6ECBCBBD" w:rsidR="006C5487" w:rsidRDefault="006C5487" w:rsidP="006C5487">
      <w:pPr>
        <w:tabs>
          <w:tab w:val="left" w:pos="1152"/>
        </w:tabs>
        <w:rPr>
          <w:rFonts w:ascii="Cambria" w:hAnsi="Cambria"/>
          <w:i/>
          <w:iCs/>
        </w:rPr>
      </w:pPr>
    </w:p>
    <w:p w14:paraId="1B54061A" w14:textId="79A31286" w:rsidR="006C5487" w:rsidRDefault="006C5487" w:rsidP="006C5487">
      <w:pPr>
        <w:tabs>
          <w:tab w:val="left" w:pos="1152"/>
        </w:tabs>
        <w:rPr>
          <w:ins w:id="2800" w:author="Bale,Cameron" w:date="2022-10-05T16:00:00Z"/>
          <w:rFonts w:ascii="Cambria" w:hAnsi="Cambria"/>
        </w:rPr>
      </w:pPr>
      <w:r w:rsidRPr="006C5487">
        <w:rPr>
          <w:rFonts w:ascii="Cambria" w:hAnsi="Cambria"/>
        </w:rPr>
        <w:t>In this section, we introduce the forecasting models which we apply to the original and protected data. The models are separated into</w:t>
      </w:r>
      <w:r>
        <w:rPr>
          <w:rFonts w:ascii="Cambria" w:hAnsi="Cambria"/>
        </w:rPr>
        <w:t xml:space="preserve"> “simple” </w:t>
      </w:r>
      <w:r w:rsidRPr="006C5487">
        <w:rPr>
          <w:rFonts w:ascii="Cambria" w:hAnsi="Cambria"/>
        </w:rPr>
        <w:t>models which are trained to forecast one series at a time, and</w:t>
      </w:r>
      <w:r>
        <w:rPr>
          <w:rFonts w:ascii="Cambria" w:hAnsi="Cambria"/>
        </w:rPr>
        <w:t xml:space="preserve"> “complex” </w:t>
      </w:r>
      <w:r w:rsidRPr="006C5487">
        <w:rPr>
          <w:rFonts w:ascii="Cambria" w:hAnsi="Cambria"/>
        </w:rPr>
        <w:t>models which are trained to generate forecasts for multiple series. For all models, we perform minimal data pre-processing, and allow the models to capture the important components of the series. Our goal is to assess the effects of privacy protection on the accuracy of popular forecasting models which are readily available to implement in R and/or Python and have served as benchmarks or winners in recent forecasting competitions. Please see the appendix for full implementation details, including hyperparameter optimization for the complex models.</w:t>
      </w:r>
    </w:p>
    <w:p w14:paraId="40B80611" w14:textId="77777777" w:rsidR="00480254" w:rsidDel="00706D8E" w:rsidRDefault="00480254" w:rsidP="006C5487">
      <w:pPr>
        <w:tabs>
          <w:tab w:val="left" w:pos="1152"/>
        </w:tabs>
        <w:rPr>
          <w:del w:id="2801" w:author="Bale,Cameron" w:date="2022-10-08T15:00:00Z"/>
          <w:rFonts w:ascii="Cambria" w:hAnsi="Cambria"/>
        </w:rPr>
      </w:pPr>
    </w:p>
    <w:p w14:paraId="247E4A40" w14:textId="1BF33CEA" w:rsidR="006C5487" w:rsidRDefault="006C5487" w:rsidP="006C5487">
      <w:pPr>
        <w:tabs>
          <w:tab w:val="left" w:pos="1152"/>
        </w:tabs>
        <w:rPr>
          <w:rFonts w:ascii="Cambria" w:hAnsi="Cambria"/>
        </w:rPr>
      </w:pPr>
    </w:p>
    <w:p w14:paraId="5D74914E" w14:textId="350E93D5" w:rsidR="006C5487" w:rsidRDefault="006C5487" w:rsidP="006C5487">
      <w:pPr>
        <w:pStyle w:val="ListParagraph"/>
        <w:numPr>
          <w:ilvl w:val="2"/>
          <w:numId w:val="1"/>
        </w:numPr>
        <w:tabs>
          <w:tab w:val="left" w:pos="1152"/>
        </w:tabs>
        <w:rPr>
          <w:rFonts w:ascii="Cambria" w:hAnsi="Cambria"/>
          <w:i/>
          <w:iCs/>
        </w:rPr>
      </w:pPr>
      <w:r>
        <w:rPr>
          <w:rFonts w:ascii="Cambria" w:hAnsi="Cambria"/>
          <w:i/>
          <w:iCs/>
        </w:rPr>
        <w:t xml:space="preserve"> Simple Models</w:t>
      </w:r>
    </w:p>
    <w:p w14:paraId="0B4A2554" w14:textId="4508F113" w:rsidR="006C5487" w:rsidRDefault="006C5487" w:rsidP="006C5487">
      <w:pPr>
        <w:tabs>
          <w:tab w:val="left" w:pos="1152"/>
        </w:tabs>
        <w:rPr>
          <w:rFonts w:ascii="Cambria" w:hAnsi="Cambria"/>
        </w:rPr>
      </w:pPr>
    </w:p>
    <w:p w14:paraId="03153E3F" w14:textId="7A6F4234" w:rsidR="006C5487" w:rsidRDefault="006C5487" w:rsidP="006C5487">
      <w:pPr>
        <w:tabs>
          <w:tab w:val="left" w:pos="1152"/>
        </w:tabs>
        <w:rPr>
          <w:rFonts w:ascii="Cambria" w:hAnsi="Cambria"/>
        </w:rPr>
      </w:pPr>
      <w:commentRangeStart w:id="2802"/>
      <w:r w:rsidRPr="006C5487">
        <w:rPr>
          <w:rFonts w:ascii="Cambria" w:hAnsi="Cambria"/>
        </w:rPr>
        <w:t>We consider four simple models. The first is single exponential smoothing (SES), which can be written as follows:</w:t>
      </w:r>
      <w:r>
        <w:rPr>
          <w:rFonts w:ascii="Cambria" w:hAnsi="Cambria"/>
        </w:rPr>
        <w:t xml:space="preserve"> </w:t>
      </w:r>
    </w:p>
    <w:p w14:paraId="194BCCF7" w14:textId="57AC15B9" w:rsidR="006C5487" w:rsidRDefault="006C5487" w:rsidP="006C5487">
      <w:pPr>
        <w:tabs>
          <w:tab w:val="left" w:pos="1152"/>
        </w:tabs>
        <w:rPr>
          <w:rFonts w:ascii="Cambria" w:hAnsi="Cambria"/>
        </w:rPr>
      </w:pPr>
      <w:r>
        <w:rPr>
          <w:noProof/>
        </w:rPr>
        <w:drawing>
          <wp:anchor distT="0" distB="0" distL="114300" distR="114300" simplePos="0" relativeHeight="251659264" behindDoc="0" locked="0" layoutInCell="1" allowOverlap="1" wp14:anchorId="3C4E3222" wp14:editId="286E169C">
            <wp:simplePos x="0" y="0"/>
            <wp:positionH relativeFrom="margin">
              <wp:align>center</wp:align>
            </wp:positionH>
            <wp:positionV relativeFrom="paragraph">
              <wp:posOffset>124073</wp:posOffset>
            </wp:positionV>
            <wp:extent cx="2894275" cy="1024428"/>
            <wp:effectExtent l="0" t="0" r="1905" b="4445"/>
            <wp:wrapNone/>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rotWithShape="1">
                    <a:blip r:embed="rId15">
                      <a:extLst>
                        <a:ext uri="{28A0092B-C50C-407E-A947-70E740481C1C}">
                          <a14:useLocalDpi xmlns:a14="http://schemas.microsoft.com/office/drawing/2010/main" val="0"/>
                        </a:ext>
                      </a:extLst>
                    </a:blip>
                    <a:srcRect l="25418" t="36110" r="63611" b="47778"/>
                    <a:stretch/>
                  </pic:blipFill>
                  <pic:spPr bwMode="auto">
                    <a:xfrm>
                      <a:off x="0" y="0"/>
                      <a:ext cx="2894275" cy="10244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9E733C" w14:textId="2266348B" w:rsidR="006C5487" w:rsidRDefault="006C5487" w:rsidP="006C5487">
      <w:pPr>
        <w:tabs>
          <w:tab w:val="left" w:pos="1152"/>
        </w:tabs>
        <w:rPr>
          <w:rFonts w:ascii="Cambria" w:hAnsi="Cambria"/>
        </w:rPr>
      </w:pPr>
    </w:p>
    <w:p w14:paraId="45FA721E" w14:textId="765CA03D" w:rsidR="006C5487" w:rsidRPr="006C5487" w:rsidRDefault="006C5487" w:rsidP="006C5487">
      <w:pPr>
        <w:rPr>
          <w:rFonts w:ascii="Cambria" w:hAnsi="Cambria"/>
        </w:rPr>
      </w:pPr>
    </w:p>
    <w:p w14:paraId="5A7C34DA" w14:textId="6A04703A" w:rsidR="006C5487" w:rsidRPr="006C5487" w:rsidRDefault="006C5487" w:rsidP="006C5487">
      <w:pPr>
        <w:rPr>
          <w:rFonts w:ascii="Cambria" w:hAnsi="Cambria"/>
        </w:rPr>
      </w:pPr>
    </w:p>
    <w:p w14:paraId="47524387" w14:textId="39F55F72" w:rsidR="006C5487" w:rsidRPr="006C5487" w:rsidRDefault="006C5487" w:rsidP="006C5487">
      <w:pPr>
        <w:rPr>
          <w:rFonts w:ascii="Cambria" w:hAnsi="Cambria"/>
        </w:rPr>
      </w:pPr>
    </w:p>
    <w:p w14:paraId="155B643F" w14:textId="6E217177" w:rsidR="006C5487" w:rsidRPr="006C5487" w:rsidRDefault="006C5487" w:rsidP="006C5487">
      <w:pPr>
        <w:rPr>
          <w:rFonts w:ascii="Cambria" w:hAnsi="Cambria"/>
        </w:rPr>
      </w:pPr>
    </w:p>
    <w:p w14:paraId="140AE55C" w14:textId="010DA91B" w:rsidR="006C5487" w:rsidRPr="006C5487" w:rsidRDefault="006C5487" w:rsidP="006C5487">
      <w:pPr>
        <w:rPr>
          <w:rFonts w:ascii="Cambria" w:hAnsi="Cambria"/>
        </w:rPr>
      </w:pPr>
    </w:p>
    <w:p w14:paraId="54CB4F9C" w14:textId="2851E720" w:rsidR="006C5487" w:rsidDel="000E0BB1" w:rsidRDefault="006C5487" w:rsidP="006C5487">
      <w:pPr>
        <w:tabs>
          <w:tab w:val="left" w:pos="1027"/>
        </w:tabs>
        <w:rPr>
          <w:del w:id="2803" w:author="Bale,Cameron" w:date="2022-10-08T15:00:00Z"/>
          <w:rFonts w:ascii="Cambria" w:hAnsi="Cambria"/>
        </w:rPr>
      </w:pPr>
      <w:r w:rsidRPr="006C5487">
        <w:rPr>
          <w:rFonts w:ascii="Cambria" w:hAnsi="Cambr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t</m:t>
            </m:r>
          </m:sub>
        </m:sSub>
      </m:oMath>
      <w:r>
        <w:rPr>
          <w:rFonts w:ascii="Cambria" w:eastAsiaTheme="minorEastAsia" w:hAnsi="Cambria"/>
        </w:rPr>
        <w:t xml:space="preserve"> </w:t>
      </w:r>
      <w:r w:rsidRPr="006C5487">
        <w:rPr>
          <w:rFonts w:ascii="Cambria" w:hAnsi="Cambria"/>
        </w:rPr>
        <w:t xml:space="preserve">is the level of the series at time </w:t>
      </w:r>
      <m:oMath>
        <m:r>
          <w:rPr>
            <w:rFonts w:ascii="Cambria Math" w:hAnsi="Cambria Math"/>
          </w:rPr>
          <m:t>t</m:t>
        </m:r>
      </m:oMath>
      <w:r>
        <w:rPr>
          <w:rFonts w:ascii="Cambria" w:eastAsiaTheme="minorEastAsia" w:hAnsi="Cambria"/>
        </w:rPr>
        <w:t xml:space="preserve"> </w:t>
      </w:r>
      <w:r w:rsidRPr="006C5487">
        <w:rPr>
          <w:rFonts w:ascii="Cambria" w:hAnsi="Cambria"/>
        </w:rPr>
        <w:t xml:space="preserve">and </w:t>
      </w:r>
      <m:oMath>
        <m:r>
          <m:rPr>
            <m:sty m:val="p"/>
          </m:rPr>
          <w:rPr>
            <w:rFonts w:ascii="Cambria Math" w:hAnsi="Cambria Math"/>
          </w:rPr>
          <m:t>α</m:t>
        </m:r>
      </m:oMath>
      <w:r>
        <w:rPr>
          <w:rFonts w:ascii="Cambria" w:eastAsiaTheme="minorEastAsia" w:hAnsi="Cambria"/>
        </w:rPr>
        <w:t xml:space="preserve"> </w:t>
      </w:r>
      <w:r w:rsidRPr="006C5487">
        <w:rPr>
          <w:rFonts w:ascii="Cambria" w:hAnsi="Cambria"/>
        </w:rPr>
        <w:t>is the smoothing parameter fo</w:t>
      </w:r>
      <w:commentRangeEnd w:id="2802"/>
      <w:r w:rsidR="00300306">
        <w:rPr>
          <w:rStyle w:val="CommentReference"/>
        </w:rPr>
        <w:commentReference w:id="2802"/>
      </w:r>
      <w:r w:rsidRPr="006C5487">
        <w:rPr>
          <w:rFonts w:ascii="Cambria" w:hAnsi="Cambria"/>
        </w:rPr>
        <w:t>r the level.</w:t>
      </w:r>
      <w:r>
        <w:rPr>
          <w:rFonts w:ascii="Cambria" w:hAnsi="Cambria"/>
        </w:rPr>
        <w:t xml:space="preserve"> The forecast for a given period </w:t>
      </w:r>
      <m:oMath>
        <m:r>
          <w:rPr>
            <w:rFonts w:ascii="Cambria Math" w:hAnsi="Cambria Math"/>
          </w:rPr>
          <m:t>t + h</m:t>
        </m:r>
      </m:oMath>
      <w:r>
        <w:rPr>
          <w:rFonts w:ascii="Cambria" w:eastAsiaTheme="minorEastAsia" w:hAnsi="Cambria"/>
        </w:rPr>
        <w:t xml:space="preserve"> is a weighted average of the last known observation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Pr>
          <w:rFonts w:ascii="Cambria" w:eastAsiaTheme="minorEastAsia" w:hAnsi="Cambria"/>
        </w:rPr>
        <w:t xml:space="preserve"> and the previous level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oMath>
      <w:r>
        <w:rPr>
          <w:rFonts w:ascii="Cambria" w:eastAsiaTheme="minorEastAsia" w:hAnsi="Cambria"/>
        </w:rPr>
        <w:t>.</w:t>
      </w:r>
      <w:r w:rsidR="00856490">
        <w:rPr>
          <w:rFonts w:ascii="Cambria" w:eastAsiaTheme="minorEastAsia" w:hAnsi="Cambria"/>
        </w:rPr>
        <w:t xml:space="preserve"> </w:t>
      </w:r>
      <w:r w:rsidRPr="006C5487">
        <w:rPr>
          <w:rFonts w:ascii="Cambria" w:hAnsi="Cambria"/>
        </w:rPr>
        <w:t xml:space="preserve">High values of </w:t>
      </w:r>
      <m:oMath>
        <m:r>
          <m:rPr>
            <m:sty m:val="p"/>
          </m:rPr>
          <w:rPr>
            <w:rFonts w:ascii="Cambria Math" w:hAnsi="Cambria Math"/>
          </w:rPr>
          <m:t>α</m:t>
        </m:r>
      </m:oMath>
      <w:r w:rsidR="00856490">
        <w:rPr>
          <w:rFonts w:ascii="Cambria" w:eastAsiaTheme="minorEastAsia" w:hAnsi="Cambria"/>
        </w:rPr>
        <w:t xml:space="preserve"> </w:t>
      </w:r>
      <w:r w:rsidRPr="006C5487">
        <w:rPr>
          <w:rFonts w:ascii="Cambria" w:hAnsi="Cambria"/>
        </w:rPr>
        <w:t xml:space="preserve">place more importance on recent observations when generating forecasts, whereas low values of </w:t>
      </w:r>
      <m:oMath>
        <m:r>
          <m:rPr>
            <m:sty m:val="p"/>
          </m:rPr>
          <w:rPr>
            <w:rFonts w:ascii="Cambria Math" w:hAnsi="Cambria Math"/>
          </w:rPr>
          <m:t>α</m:t>
        </m:r>
      </m:oMath>
      <w:r w:rsidR="00856490">
        <w:rPr>
          <w:rFonts w:ascii="Cambria" w:eastAsiaTheme="minorEastAsia" w:hAnsi="Cambria"/>
        </w:rPr>
        <w:t xml:space="preserve"> </w:t>
      </w:r>
      <w:r w:rsidRPr="006C5487">
        <w:rPr>
          <w:rFonts w:ascii="Cambria" w:hAnsi="Cambria"/>
        </w:rPr>
        <w:t>place more importance on older observations. SES is suitable for series that do not exhibit trend or seasonality.</w:t>
      </w:r>
    </w:p>
    <w:p w14:paraId="691C800D" w14:textId="77777777" w:rsidR="000E0BB1" w:rsidRDefault="000E0BB1" w:rsidP="006C5487">
      <w:pPr>
        <w:tabs>
          <w:tab w:val="left" w:pos="1027"/>
        </w:tabs>
        <w:rPr>
          <w:ins w:id="2804" w:author="Bale,Cameron" w:date="2022-10-12T16:12:00Z"/>
          <w:rFonts w:ascii="Cambria" w:hAnsi="Cambria"/>
        </w:rPr>
      </w:pPr>
    </w:p>
    <w:p w14:paraId="564B8A17" w14:textId="2AFD691A" w:rsidR="00856490" w:rsidRDefault="00856490" w:rsidP="006C5487">
      <w:pPr>
        <w:tabs>
          <w:tab w:val="left" w:pos="1027"/>
        </w:tabs>
        <w:rPr>
          <w:rFonts w:ascii="Cambria" w:hAnsi="Cambria"/>
        </w:rPr>
      </w:pPr>
    </w:p>
    <w:p w14:paraId="56B5CEA1" w14:textId="513D4F85" w:rsidR="00856490" w:rsidRDefault="00856490" w:rsidP="00856490">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 xml:space="preserve"> Complex Models</w:t>
      </w:r>
    </w:p>
    <w:p w14:paraId="38208A71" w14:textId="47196C00" w:rsidR="00856490" w:rsidRDefault="00856490" w:rsidP="00856490">
      <w:pPr>
        <w:tabs>
          <w:tab w:val="left" w:pos="1027"/>
        </w:tabs>
        <w:rPr>
          <w:rFonts w:ascii="Cambria" w:eastAsiaTheme="minorEastAsia" w:hAnsi="Cambria"/>
        </w:rPr>
      </w:pPr>
    </w:p>
    <w:p w14:paraId="229B0DF2" w14:textId="52CD8673" w:rsidR="00856490" w:rsidRPr="00856490" w:rsidRDefault="00856490" w:rsidP="00856490">
      <w:pPr>
        <w:tabs>
          <w:tab w:val="left" w:pos="1027"/>
        </w:tabs>
        <w:rPr>
          <w:rFonts w:ascii="Cambria" w:eastAsiaTheme="minorEastAsia" w:hAnsi="Cambria"/>
        </w:rPr>
      </w:pPr>
      <w:r w:rsidRPr="00856490">
        <w:rPr>
          <w:rFonts w:ascii="Cambria" w:eastAsiaTheme="minorEastAsia" w:hAnsi="Cambria"/>
        </w:rPr>
        <w:t xml:space="preserve">We also consider three complex models. The first is a variant of the VAR model known as VARX-L </w:t>
      </w:r>
      <w:r w:rsidR="000710DD">
        <w:rPr>
          <w:rFonts w:ascii="Cambria" w:eastAsiaTheme="minorEastAsia" w:hAnsi="Cambria"/>
        </w:rPr>
        <w:fldChar w:fldCharType="begin"/>
      </w:r>
      <w:r w:rsidR="000710DD">
        <w:rPr>
          <w:rFonts w:ascii="Cambria" w:eastAsiaTheme="minorEastAsia" w:hAnsi="Cambria"/>
        </w:rPr>
        <w:instrText xml:space="preserve"> ADDIN ZOTERO_ITEM CSL_CITATION {"citationID":"EYOF3UM5","properties":{"formattedCitation":"(Nicholson et al., 2017)","plainCitation":"(Nicholson et al., 2017)","noteIndex":0},"citationItems":[{"id":155,"uris":["http://zotero.org/users/8556523/items/EC9D7FH4"],"itemData":{"id":155,"type":"article-journal","abstract":"The vector autoregression (VAR) has long proven to be an effective method for modeling the joint dynamics of macroeconomic time series, as well as for forecasting. One major shortcoming of the VAR that has limited its applicability is its heavy parameterization: the parameter space grows quadratically with the number of series included, quickly exhausting the available degrees of freedom. Consequently, using VARs for forecasting is intractable for low-frequency, high-dimensional macroeconomic data. However, empirical evidence suggests that VARs that incorporate more component series tend to result in more accurate forecasts. Most conventional methods that allow for the estimation of large VARs either require ad hoc subjective specifications or are computationally infeasible. Moreover, as global economies become more intricately intertwined, there has been a substantial interest in incorporating the impact of stochastic, unmodeled exogenous variables. Vector autoregression with exogenous variables (VARX) extends the VAR to allow for the inclusion of unmodeled variables, but faces similar dimensionality challenges.","container-title":"International Journal of Forecasting","DOI":"10.1016/j.ijforecast.2017.01.003","ISSN":"01692070","issue":"3","journalAbbreviation":"International Journal of Forecasting","language":"en","page":"627-651","source":"DOI.org (Crossref)","title":"VARX-L: Structured regularization for large vector autoregressions with exogenous variables","title-short":"VARX-L","volume":"33","author":[{"family":"Nicholson","given":"William B."},{"family":"Matteson","given":"David S."},{"family":"Bien","given":"Jacob"}],"issued":{"date-parts":[["2017",7]]}}}],"schema":"https://github.com/citation-style-language/schema/raw/master/csl-citation.json"} </w:instrText>
      </w:r>
      <w:r w:rsidR="000710DD">
        <w:rPr>
          <w:rFonts w:ascii="Cambria" w:eastAsiaTheme="minorEastAsia" w:hAnsi="Cambria"/>
        </w:rPr>
        <w:fldChar w:fldCharType="separate"/>
      </w:r>
      <w:r w:rsidR="000710DD" w:rsidRPr="000710DD">
        <w:rPr>
          <w:rFonts w:ascii="Cambria" w:hAnsi="Cambria"/>
        </w:rPr>
        <w:t>(Nicholson et al., 2017)</w:t>
      </w:r>
      <w:r w:rsidR="000710DD">
        <w:rPr>
          <w:rFonts w:ascii="Cambria" w:eastAsiaTheme="minorEastAsia" w:hAnsi="Cambria"/>
        </w:rPr>
        <w:fldChar w:fldCharType="end"/>
      </w:r>
      <w:r w:rsidRPr="00856490">
        <w:rPr>
          <w:rFonts w:ascii="Cambria" w:eastAsiaTheme="minorEastAsia" w:hAnsi="Cambria"/>
        </w:rPr>
        <w:t xml:space="preserve">, which we fit using the </w:t>
      </w:r>
      <w:proofErr w:type="spellStart"/>
      <w:r w:rsidRPr="00856490">
        <w:rPr>
          <w:rFonts w:ascii="Cambria" w:eastAsiaTheme="minorEastAsia" w:hAnsi="Cambria"/>
        </w:rPr>
        <w:t>BigVAR</w:t>
      </w:r>
      <w:proofErr w:type="spellEnd"/>
      <w:r w:rsidRPr="00856490">
        <w:rPr>
          <w:rFonts w:ascii="Cambria" w:eastAsiaTheme="minorEastAsia" w:hAnsi="Cambria"/>
        </w:rPr>
        <w:t xml:space="preserve"> package in R. Fitting large VAR models is already computationally expensive since the number of estimated coefficients is </w:t>
      </w:r>
      <m:oMath>
        <m:r>
          <w:rPr>
            <w:rFonts w:ascii="Cambria Math" w:eastAsiaTheme="minorEastAsia" w:hAnsi="Cambria Math"/>
          </w:rPr>
          <m:t>K+p</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oMath>
      <w:r w:rsidR="000710DD">
        <w:rPr>
          <w:rFonts w:ascii="Cambria" w:eastAsiaTheme="minorEastAsia" w:hAnsi="Cambria"/>
        </w:rPr>
        <w:t xml:space="preserve"> where </w:t>
      </w:r>
      <m:oMath>
        <m:r>
          <w:rPr>
            <w:rFonts w:ascii="Cambria Math" w:eastAsiaTheme="minorEastAsia" w:hAnsi="Cambria Math"/>
          </w:rPr>
          <m:t>K</m:t>
        </m:r>
      </m:oMath>
      <w:r w:rsidR="000710DD">
        <w:rPr>
          <w:rFonts w:ascii="Cambria" w:eastAsiaTheme="minorEastAsia" w:hAnsi="Cambria"/>
        </w:rPr>
        <w:t xml:space="preserve"> is the number of series and </w:t>
      </w:r>
      <m:oMath>
        <m:r>
          <w:rPr>
            <w:rFonts w:ascii="Cambria Math" w:eastAsiaTheme="minorEastAsia" w:hAnsi="Cambria Math"/>
          </w:rPr>
          <m:t>p</m:t>
        </m:r>
      </m:oMath>
      <w:r w:rsidR="000710DD">
        <w:rPr>
          <w:rFonts w:ascii="Cambria" w:eastAsiaTheme="minorEastAsia" w:hAnsi="Cambria"/>
        </w:rPr>
        <w:t xml:space="preserve"> is the number of lags. </w:t>
      </w:r>
      <w:r w:rsidRPr="00856490">
        <w:rPr>
          <w:rFonts w:ascii="Cambria" w:eastAsiaTheme="minorEastAsia" w:hAnsi="Cambria"/>
        </w:rPr>
        <w:t xml:space="preserve">The problem is compounded in our case since we have fewer time periods than series. We use the VARX-L model which implements the Lasso penalty to induce sparsity in the coefficients and enable model </w:t>
      </w:r>
      <w:r w:rsidR="000710DD" w:rsidRPr="00856490">
        <w:rPr>
          <w:rFonts w:ascii="Cambria" w:eastAsiaTheme="minorEastAsia" w:hAnsi="Cambria"/>
        </w:rPr>
        <w:t>estimation and</w:t>
      </w:r>
      <w:r w:rsidRPr="00856490">
        <w:rPr>
          <w:rFonts w:ascii="Cambria" w:eastAsiaTheme="minorEastAsia" w:hAnsi="Cambria"/>
        </w:rPr>
        <w:t xml:space="preserve"> fit one VAR model to each subset of series with the same length, resulting in three VARX-L models being estimated per data set.</w:t>
      </w:r>
    </w:p>
    <w:p w14:paraId="3172CCF0" w14:textId="10468EE3" w:rsidR="00856490" w:rsidRPr="00856490" w:rsidRDefault="00856490" w:rsidP="00856490">
      <w:pPr>
        <w:tabs>
          <w:tab w:val="left" w:pos="1027"/>
        </w:tabs>
        <w:rPr>
          <w:rFonts w:ascii="Cambria" w:eastAsiaTheme="minorEastAsia" w:hAnsi="Cambria"/>
        </w:rPr>
      </w:pPr>
    </w:p>
    <w:p w14:paraId="1C2CECBB" w14:textId="0D4D772C" w:rsidR="00856490" w:rsidRPr="00856490" w:rsidRDefault="00856490" w:rsidP="00856490">
      <w:pPr>
        <w:tabs>
          <w:tab w:val="left" w:pos="1027"/>
        </w:tabs>
        <w:rPr>
          <w:rFonts w:ascii="Cambria" w:eastAsiaTheme="minorEastAsia" w:hAnsi="Cambria"/>
        </w:rPr>
      </w:pPr>
      <w:r w:rsidRPr="00856490">
        <w:rPr>
          <w:rFonts w:ascii="Cambria" w:eastAsiaTheme="minorEastAsia" w:hAnsi="Cambria"/>
        </w:rPr>
        <w:t>The second complex model we consider is a light gradient boosted machine (LGBM)</w:t>
      </w:r>
      <w:r w:rsidR="000710DD">
        <w:rPr>
          <w:rFonts w:ascii="Cambria" w:eastAsiaTheme="minorEastAsia" w:hAnsi="Cambria"/>
        </w:rPr>
        <w:t xml:space="preserve"> </w:t>
      </w:r>
      <w:r w:rsidR="000710DD">
        <w:rPr>
          <w:rFonts w:ascii="Cambria" w:eastAsiaTheme="minorEastAsia" w:hAnsi="Cambria"/>
        </w:rPr>
        <w:fldChar w:fldCharType="begin"/>
      </w:r>
      <w:r w:rsidR="000710DD">
        <w:rPr>
          <w:rFonts w:ascii="Cambria" w:eastAsiaTheme="minorEastAsia" w:hAnsi="Cambria"/>
        </w:rPr>
        <w:instrText xml:space="preserve"> ADDIN ZOTERO_ITEM CSL_CITATION {"citationID":"aWXV1z6u","properties":{"formattedCitation":"(Ke et al., n.d.)","plainCitation":"(Ke et al., n.d.)","noteIndex":0},"citationItems":[{"id":157,"uris":["http://zotero.org/users/8556523/items/CE59H3S8"],"itemData":{"id":157,"type":"article-journal","abstract":"Gradient Boosting Decision Tree (GBDT) is a popular machine learning algorithm, and has quite a few effective implementations such as XGBoost and pGBRT. Although many engineering optimizations have been adopted in these implementations, the efﬁciency and scalability are still unsatisfactory when the feature dimension is high and data size is large. A major reason is that for each feature, they need to scan all the data instances to estimate the information gain of all possible split points, which is very time consuming. To tackle this problem, we propose two novel techniques: Gradient-based One-Side Sampling (GOSS) and Exclusive Feature Bundling (EFB). With GOSS, we exclude a signiﬁcant proportion of data instances with small gradients, and only use the rest to estimate the information gain. We prove that, since the data instances with larger gradients play a more important role in the computation of information gain, GOSS can obtain quite accurate estimation of the information gain with a much smaller data size. With EFB, we bundle mutually exclusive features (i.e., they rarely take nonzero values simultaneously), to reduce the number of features. We prove that ﬁnding the optimal bundling of exclusive features is NP-hard, but a greedy algorithm can achieve quite good approximation ratio (and thus can effectively reduce the number of features without hurting the accuracy of split point determination by much). We call our new GBDT implementation with GOSS and EFB LightGBM. Our experiments on multiple public datasets show that, LightGBM speeds up the training process of conventional GBDT by up to over 20 times while achieving almost the same accuracy.","language":"en","page":"9","source":"Zotero","title":"LightGBM: A Highly Efficient Gradient Boosting Decision Tree","author":[{"family":"Ke","given":"Guolin"},{"family":"Meng","given":"Qi"},{"family":"Finley","given":"Thomas"},{"family":"Wang","given":"Taifeng"},{"family":"Chen","given":"Wei"},{"family":"Ma","given":"Weidong"},{"family":"Ye","given":"Qiwei"},{"family":"Liu","given":"Tie-Yan"}]}}],"schema":"https://github.com/citation-style-language/schema/raw/master/csl-citation.json"} </w:instrText>
      </w:r>
      <w:r w:rsidR="000710DD">
        <w:rPr>
          <w:rFonts w:ascii="Cambria" w:eastAsiaTheme="minorEastAsia" w:hAnsi="Cambria"/>
        </w:rPr>
        <w:fldChar w:fldCharType="separate"/>
      </w:r>
      <w:r w:rsidR="000710DD" w:rsidRPr="000710DD">
        <w:rPr>
          <w:rFonts w:ascii="Cambria" w:hAnsi="Cambria"/>
        </w:rPr>
        <w:t>(Ke et al., n.d.)</w:t>
      </w:r>
      <w:r w:rsidR="000710DD">
        <w:rPr>
          <w:rFonts w:ascii="Cambria" w:eastAsiaTheme="minorEastAsia" w:hAnsi="Cambria"/>
        </w:rPr>
        <w:fldChar w:fldCharType="end"/>
      </w:r>
      <w:r w:rsidRPr="00856490">
        <w:rPr>
          <w:rFonts w:ascii="Cambria" w:eastAsiaTheme="minorEastAsia" w:hAnsi="Cambria"/>
        </w:rPr>
        <w:t xml:space="preserve">, which was the top performing model in the M5 competition </w:t>
      </w:r>
      <w:r w:rsidR="000710DD">
        <w:rPr>
          <w:rFonts w:ascii="Cambria" w:eastAsiaTheme="minorEastAsia" w:hAnsi="Cambria"/>
        </w:rPr>
        <w:fldChar w:fldCharType="begin"/>
      </w:r>
      <w:r w:rsidR="000710DD">
        <w:rPr>
          <w:rFonts w:ascii="Cambria" w:eastAsiaTheme="minorEastAsia" w:hAnsi="Cambria"/>
        </w:rPr>
        <w:instrText xml:space="preserve"> ADDIN ZOTERO_ITEM CSL_CITATION {"citationID":"YimVAGd6","properties":{"formattedCitation":"(Makridakis et al., 2022)","plainCitation":"(Makridakis et al., 2022)","noteIndex":0},"citationItems":[{"id":159,"uris":["http://zotero.org/users/8556523/items/PBAXCW28"],"itemData":{"id":159,"type":"article-journal","abstract":"In this study, we present the results of the M5 ‘‘Accuracy’’ competition, which was the first of two parallel challenges in the latest M competition with the aim of advancing the theory and practice of forecasting. The main objective in the M5 ‘‘Accuracy’’ competition was to accurately predict 42,840 time series representing the hierarchical unit sales for the largest retail company in the world by revenue, Walmart. The competition required the submission of 30,490 point forecasts for the lowest cross-sectional aggregation level of the data, which could then be summed up accordingly to estimate forecasts for the remaining upward levels. We provide details of the implementation of the M5 ‘‘Accuracy’’ challenge, as well as the results and best performing methods, and summarize the major findings and conclusions. Finally, we discuss the implications of these findings and suggest directions for future research.","container-title":"International Journal of Forecasting","DOI":"10.1016/j.ijforecast.2021.11.013","ISSN":"01692070","journalAbbreviation":"International Journal of Forecasting","language":"en","page":"S0169207021001874","source":"DOI.org (Crossref)","title":"M5 accuracy competition: Results, findings, and conclusions","title-short":"M5 accuracy competition","author":[{"family":"Makridakis","given":"Spyros"},{"family":"Spiliotis","given":"Evangelos"},{"family":"Assimakopoulos","given":"Vassilios"}],"issued":{"date-parts":[["2022",1]]}}}],"schema":"https://github.com/citation-style-language/schema/raw/master/csl-citation.json"} </w:instrText>
      </w:r>
      <w:r w:rsidR="000710DD">
        <w:rPr>
          <w:rFonts w:ascii="Cambria" w:eastAsiaTheme="minorEastAsia" w:hAnsi="Cambria"/>
        </w:rPr>
        <w:fldChar w:fldCharType="separate"/>
      </w:r>
      <w:r w:rsidR="000710DD" w:rsidRPr="000710DD">
        <w:rPr>
          <w:rFonts w:ascii="Cambria" w:hAnsi="Cambria"/>
        </w:rPr>
        <w:t>(Makridakis et al., 2022)</w:t>
      </w:r>
      <w:r w:rsidR="000710DD">
        <w:rPr>
          <w:rFonts w:ascii="Cambria" w:eastAsiaTheme="minorEastAsia" w:hAnsi="Cambria"/>
        </w:rPr>
        <w:fldChar w:fldCharType="end"/>
      </w:r>
      <w:r w:rsidRPr="00856490">
        <w:rPr>
          <w:rFonts w:ascii="Cambria" w:eastAsiaTheme="minorEastAsia" w:hAnsi="Cambria"/>
        </w:rPr>
        <w:t xml:space="preserve">. This is a global forecasting model trained on </w:t>
      </w:r>
      <w:proofErr w:type="spellStart"/>
      <w:r w:rsidRPr="00856490">
        <w:rPr>
          <w:rFonts w:ascii="Cambria" w:eastAsiaTheme="minorEastAsia" w:hAnsi="Cambria"/>
        </w:rPr>
        <w:t>all time</w:t>
      </w:r>
      <w:proofErr w:type="spellEnd"/>
      <w:r w:rsidRPr="00856490">
        <w:rPr>
          <w:rFonts w:ascii="Cambria" w:eastAsiaTheme="minorEastAsia" w:hAnsi="Cambria"/>
        </w:rPr>
        <w:t xml:space="preserve"> series in our data set.</w:t>
      </w:r>
    </w:p>
    <w:p w14:paraId="028277BC" w14:textId="480EF657" w:rsidR="00856490" w:rsidRPr="00856490" w:rsidRDefault="00856490" w:rsidP="00856490">
      <w:pPr>
        <w:tabs>
          <w:tab w:val="left" w:pos="1027"/>
        </w:tabs>
        <w:rPr>
          <w:rFonts w:ascii="Cambria" w:eastAsiaTheme="minorEastAsia" w:hAnsi="Cambria"/>
        </w:rPr>
      </w:pPr>
    </w:p>
    <w:p w14:paraId="35511757" w14:textId="722846BF" w:rsidR="00856490" w:rsidRDefault="00856490" w:rsidP="00856490">
      <w:pPr>
        <w:tabs>
          <w:tab w:val="left" w:pos="1027"/>
        </w:tabs>
        <w:rPr>
          <w:ins w:id="2805" w:author="Bale,Cameron" w:date="2022-10-05T16:01:00Z"/>
          <w:rFonts w:ascii="Cambria" w:eastAsiaTheme="minorEastAsia" w:hAnsi="Cambria"/>
        </w:rPr>
      </w:pPr>
      <w:r w:rsidRPr="00856490">
        <w:rPr>
          <w:rFonts w:ascii="Cambria" w:eastAsiaTheme="minorEastAsia" w:hAnsi="Cambria"/>
        </w:rPr>
        <w:lastRenderedPageBreak/>
        <w:t>Our final complex model is an RNN with long short-term memory cells (LSTM). This model was a component in the winning solution to the M4 competition</w:t>
      </w:r>
      <w:r w:rsidR="000710DD">
        <w:rPr>
          <w:rFonts w:ascii="Cambria" w:eastAsiaTheme="minorEastAsia" w:hAnsi="Cambria"/>
        </w:rPr>
        <w:t xml:space="preserve"> </w:t>
      </w:r>
      <w:r w:rsidR="000710DD">
        <w:rPr>
          <w:rFonts w:ascii="Cambria" w:eastAsiaTheme="minorEastAsia" w:hAnsi="Cambria"/>
        </w:rPr>
        <w:fldChar w:fldCharType="begin"/>
      </w:r>
      <w:r w:rsidR="000710DD">
        <w:rPr>
          <w:rFonts w:ascii="Cambria" w:eastAsiaTheme="minorEastAsia" w:hAnsi="Cambria"/>
        </w:rPr>
        <w:instrText xml:space="preserve"> ADDIN ZOTERO_ITEM CSL_CITATION {"citationID":"VRx3w8qA","properties":{"formattedCitation":"(Makridakis et al., 2018; Smyl, 2020)","plainCitation":"(Makridakis et al., 2018; Smyl, 2020)","noteIndex":0},"citationItems":[{"id":151,"uris":["http://zotero.org/users/8556523/items/KR5QUEMU"],"itemData":{"id":151,"type":"article-journal","abstract":"The M4 competition is the continuation of three previous competitions started more than 45 years ago whose purpose was to learn how to improve forecasting accuracy, and how such learning can be applied to advance the theory and practice of forecasting. The purpose of M4 was to replicate the results of the previous ones and extend them into three directions: First significantly increase the number of series, second include Machine Learning (ML) forecasting methods, and third evaluate both point forecasts and prediction intervals. The five major findings of the M4 Competitions are: 1. Out Of the 17 most accurate methods, 12 were ‘‘combinations’’ of mostly statistical approaches. 2. The biggest surprise was a ‘‘hybrid’’ approach that utilized both statistical and ML features. This method’s average sMAPE was close to 10% more accurate than the combination benchmark used to compare the submitted methods. 3. The second most accurate method was a combination of seven statistical methods and one ML one, with the weights for the averaging being calculated by a ML algorithm that was trained to minimize the forecasting. 4. The two most accurate methods also achieved an amazing success in specifying the 95% prediction intervals correctly. 5. The six pure ML methods performed poorly, with none of them being more accurate than the combination benchmark and only one being more accurate than Naïve2. This paper presents some initial results of M4, its major findings and a logical conclusion. Finally, it outlines what the authors consider to be the way forward for the field of forecasting.","container-title":"International Journal of Forecasting","DOI":"10.1016/j.ijforecast.2018.06.001","ISSN":"01692070","issue":"4","journalAbbreviation":"International Journal of Forecasting","language":"en","page":"802-808","source":"DOI.org (Crossref)","title":"The M4 Competition: Results, findings, conclusion and way forward","title-short":"The M4 Competition","volume":"34","author":[{"family":"Makridakis","given":"Spyros"},{"family":"Spiliotis","given":"Evangelos"},{"family":"Assimakopoulos","given":"Vassilios"}],"issued":{"date-parts":[["2018",10]]}}},{"id":161,"uris":["http://zotero.org/users/8556523/items/EIMYCL2V"],"itemData":{"id":161,"type":"article-journal","abstract":"This paper presents the winning submission of the M4 forecasting competition. The submission utilizes a Dynamic Computational Graph Neural Network system that enables mixing of a standard Exponential Smoothing model with advanced Long Short Term Memory networks into a common framework. The result is a hybrid and hierarchical forecasting method.","container-title":"International Journal of Forecasting","DOI":"10.1016/j.ijforecast.2019.03.017","ISSN":"01692070","issue":"1","journalAbbreviation":"International Journal of Forecasting","language":"en","page":"75-85","source":"DOI.org (Crossref)","title":"A hybrid method of exponential smoothing and recurrent neural networks for time series forecasting","volume":"36","author":[{"family":"Smyl","given":"Slawek"}],"issued":{"date-parts":[["2020",1]]}}}],"schema":"https://github.com/citation-style-language/schema/raw/master/csl-citation.json"} </w:instrText>
      </w:r>
      <w:r w:rsidR="000710DD">
        <w:rPr>
          <w:rFonts w:ascii="Cambria" w:eastAsiaTheme="minorEastAsia" w:hAnsi="Cambria"/>
        </w:rPr>
        <w:fldChar w:fldCharType="separate"/>
      </w:r>
      <w:r w:rsidR="000710DD" w:rsidRPr="000710DD">
        <w:rPr>
          <w:rFonts w:ascii="Cambria" w:hAnsi="Cambria"/>
        </w:rPr>
        <w:t>(Makridakis et al., 2018; Smyl, 2020)</w:t>
      </w:r>
      <w:r w:rsidR="000710DD">
        <w:rPr>
          <w:rFonts w:ascii="Cambria" w:eastAsiaTheme="minorEastAsia" w:hAnsi="Cambria"/>
        </w:rPr>
        <w:fldChar w:fldCharType="end"/>
      </w:r>
      <w:r w:rsidRPr="00856490">
        <w:rPr>
          <w:rFonts w:ascii="Cambria" w:eastAsiaTheme="minorEastAsia" w:hAnsi="Cambria"/>
        </w:rPr>
        <w:t>. Similar to the LGBM, the RNN is a global forecasting model</w:t>
      </w:r>
      <w:r w:rsidR="000710DD">
        <w:rPr>
          <w:rFonts w:ascii="Cambria" w:eastAsiaTheme="minorEastAsia" w:hAnsi="Cambria"/>
        </w:rPr>
        <w:t>.</w:t>
      </w:r>
    </w:p>
    <w:p w14:paraId="77E3853B" w14:textId="77777777" w:rsidR="009F6BCA" w:rsidDel="00706D8E" w:rsidRDefault="009F6BCA" w:rsidP="00856490">
      <w:pPr>
        <w:tabs>
          <w:tab w:val="left" w:pos="1027"/>
        </w:tabs>
        <w:rPr>
          <w:del w:id="2806" w:author="Bale,Cameron" w:date="2022-10-08T15:00:00Z"/>
          <w:rFonts w:ascii="Cambria" w:eastAsiaTheme="minorEastAsia" w:hAnsi="Cambria"/>
        </w:rPr>
      </w:pPr>
    </w:p>
    <w:p w14:paraId="6BC07409" w14:textId="1D198ABD" w:rsidR="007F5BFB" w:rsidRDefault="007F5BFB" w:rsidP="00856490">
      <w:pPr>
        <w:tabs>
          <w:tab w:val="left" w:pos="1027"/>
        </w:tabs>
        <w:rPr>
          <w:rFonts w:ascii="Cambria" w:eastAsiaTheme="minorEastAsia" w:hAnsi="Cambria"/>
        </w:rPr>
      </w:pPr>
    </w:p>
    <w:p w14:paraId="486D8931" w14:textId="2A091F92" w:rsidR="007F5BFB" w:rsidRDefault="007F5BFB" w:rsidP="007F5BFB">
      <w:pPr>
        <w:pStyle w:val="ListParagraph"/>
        <w:numPr>
          <w:ilvl w:val="0"/>
          <w:numId w:val="1"/>
        </w:numPr>
        <w:tabs>
          <w:tab w:val="left" w:pos="1027"/>
        </w:tabs>
        <w:rPr>
          <w:rFonts w:ascii="Cambria" w:eastAsiaTheme="minorEastAsia" w:hAnsi="Cambria"/>
          <w:b/>
          <w:bCs/>
        </w:rPr>
      </w:pPr>
      <w:r>
        <w:rPr>
          <w:rFonts w:ascii="Cambria" w:eastAsiaTheme="minorEastAsia" w:hAnsi="Cambria"/>
          <w:b/>
          <w:bCs/>
        </w:rPr>
        <w:t>Results</w:t>
      </w:r>
    </w:p>
    <w:p w14:paraId="3069781A" w14:textId="2DAF10C8" w:rsidR="007F5BFB" w:rsidRDefault="007F5BFB" w:rsidP="007F5BFB">
      <w:pPr>
        <w:tabs>
          <w:tab w:val="left" w:pos="1027"/>
        </w:tabs>
        <w:rPr>
          <w:rFonts w:ascii="Cambria" w:eastAsiaTheme="minorEastAsia" w:hAnsi="Cambria"/>
          <w:b/>
          <w:bCs/>
        </w:rPr>
      </w:pPr>
    </w:p>
    <w:p w14:paraId="27DA2E1C" w14:textId="6760BCC5" w:rsidR="0024654B" w:rsidRPr="0024654B" w:rsidRDefault="00003228" w:rsidP="0024654B">
      <w:pPr>
        <w:pStyle w:val="ListParagraph"/>
        <w:numPr>
          <w:ilvl w:val="1"/>
          <w:numId w:val="1"/>
        </w:numPr>
        <w:tabs>
          <w:tab w:val="left" w:pos="1027"/>
        </w:tabs>
        <w:rPr>
          <w:ins w:id="2807" w:author="Bale,Cameron" w:date="2022-10-05T16:01:00Z"/>
          <w:rFonts w:ascii="Cambria" w:eastAsiaTheme="minorEastAsia" w:hAnsi="Cambria"/>
          <w:rPrChange w:id="2808" w:author="Bale,Cameron" w:date="2022-10-05T16:01:00Z">
            <w:rPr>
              <w:ins w:id="2809" w:author="Bale,Cameron" w:date="2022-10-05T16:01:00Z"/>
              <w:rFonts w:ascii="Cambria" w:eastAsiaTheme="minorEastAsia" w:hAnsi="Cambria"/>
              <w:i/>
              <w:iCs/>
            </w:rPr>
          </w:rPrChange>
        </w:rPr>
      </w:pPr>
      <w:ins w:id="2810" w:author="Bale,Cameron" w:date="2022-09-28T21:01:00Z">
        <w:r>
          <w:rPr>
            <w:rFonts w:ascii="Cambria" w:eastAsiaTheme="minorEastAsia" w:hAnsi="Cambria"/>
            <w:i/>
            <w:iCs/>
          </w:rPr>
          <w:t>Relationships Between Time Series Features</w:t>
        </w:r>
      </w:ins>
    </w:p>
    <w:p w14:paraId="0536CCFA" w14:textId="3500E518" w:rsidR="0024654B" w:rsidRDefault="0024654B" w:rsidP="0024654B">
      <w:pPr>
        <w:tabs>
          <w:tab w:val="left" w:pos="1027"/>
        </w:tabs>
        <w:rPr>
          <w:ins w:id="2811" w:author="Bale,Cameron" w:date="2022-10-05T16:01:00Z"/>
          <w:rFonts w:ascii="Cambria" w:eastAsiaTheme="minorEastAsia" w:hAnsi="Cambria"/>
        </w:rPr>
      </w:pPr>
    </w:p>
    <w:p w14:paraId="7E6192B2" w14:textId="36B93C16" w:rsidR="0024654B" w:rsidRPr="0024654B" w:rsidRDefault="0024654B" w:rsidP="0024654B">
      <w:pPr>
        <w:tabs>
          <w:tab w:val="left" w:pos="1027"/>
        </w:tabs>
        <w:rPr>
          <w:rFonts w:ascii="Cambria" w:eastAsiaTheme="minorEastAsia" w:hAnsi="Cambria"/>
          <w:b/>
          <w:bCs/>
          <w:rPrChange w:id="2812" w:author="Bale,Cameron" w:date="2022-10-05T16:01:00Z">
            <w:rPr/>
          </w:rPrChange>
        </w:rPr>
      </w:pPr>
      <w:commentRangeStart w:id="2813"/>
      <w:ins w:id="2814" w:author="Bale,Cameron" w:date="2022-10-05T16:01:00Z">
        <w:r>
          <w:rPr>
            <w:rFonts w:ascii="Cambria" w:eastAsiaTheme="minorEastAsia" w:hAnsi="Cambria"/>
            <w:b/>
            <w:bCs/>
          </w:rPr>
          <w:t>FIG 1 (Scatterplot matrix show</w:t>
        </w:r>
      </w:ins>
      <w:ins w:id="2815" w:author="Bale,Cameron" w:date="2022-10-05T16:02:00Z">
        <w:r>
          <w:rPr>
            <w:rFonts w:ascii="Cambria" w:eastAsiaTheme="minorEastAsia" w:hAnsi="Cambria"/>
            <w:b/>
            <w:bCs/>
          </w:rPr>
          <w:t>ing scatterplots between each feature pair, kernel density of each feature, and correlations between each feature pair for the original data.)</w:t>
        </w:r>
      </w:ins>
      <w:commentRangeEnd w:id="2813"/>
      <w:ins w:id="2816" w:author="Bale,Cameron" w:date="2022-10-24T11:07:00Z">
        <w:r w:rsidR="006E7F29">
          <w:rPr>
            <w:rStyle w:val="CommentReference"/>
          </w:rPr>
          <w:commentReference w:id="2813"/>
        </w:r>
      </w:ins>
    </w:p>
    <w:p w14:paraId="719E7503" w14:textId="6A84A0D0" w:rsidR="007F5BFB" w:rsidRDefault="00706D8E" w:rsidP="007F5BFB">
      <w:pPr>
        <w:tabs>
          <w:tab w:val="left" w:pos="1027"/>
        </w:tabs>
        <w:rPr>
          <w:rFonts w:ascii="Cambria" w:eastAsiaTheme="minorEastAsia" w:hAnsi="Cambria"/>
        </w:rPr>
      </w:pPr>
      <w:ins w:id="2817" w:author="Bale,Cameron" w:date="2022-09-28T21:02:00Z">
        <w:r>
          <w:rPr>
            <w:rFonts w:ascii="Cambria" w:eastAsiaTheme="minorEastAsia" w:hAnsi="Cambria"/>
            <w:noProof/>
          </w:rPr>
          <w:drawing>
            <wp:anchor distT="0" distB="0" distL="114300" distR="114300" simplePos="0" relativeHeight="251663360" behindDoc="0" locked="0" layoutInCell="1" allowOverlap="1" wp14:anchorId="17A0ECE3" wp14:editId="05A5998B">
              <wp:simplePos x="0" y="0"/>
              <wp:positionH relativeFrom="margin">
                <wp:posOffset>-335432</wp:posOffset>
              </wp:positionH>
              <wp:positionV relativeFrom="paragraph">
                <wp:posOffset>87656</wp:posOffset>
              </wp:positionV>
              <wp:extent cx="6745001" cy="4616450"/>
              <wp:effectExtent l="0" t="0" r="0" b="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45001" cy="461645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6A7E96ED" w14:textId="50C9D887" w:rsidR="007F5BFB" w:rsidRDefault="007F5BFB" w:rsidP="007F5BFB">
      <w:pPr>
        <w:tabs>
          <w:tab w:val="left" w:pos="1027"/>
        </w:tabs>
        <w:rPr>
          <w:rFonts w:ascii="Cambria" w:eastAsiaTheme="minorEastAsia" w:hAnsi="Cambria"/>
        </w:rPr>
      </w:pPr>
    </w:p>
    <w:p w14:paraId="2786E2C8" w14:textId="40ADDCDB" w:rsidR="007F5BFB" w:rsidRDefault="007F5BFB" w:rsidP="007F5BFB">
      <w:pPr>
        <w:tabs>
          <w:tab w:val="left" w:pos="1027"/>
        </w:tabs>
        <w:rPr>
          <w:ins w:id="2818" w:author="Bale,Cameron" w:date="2022-10-05T16:01:00Z"/>
          <w:rFonts w:ascii="Cambria" w:eastAsiaTheme="minorEastAsia" w:hAnsi="Cambria"/>
        </w:rPr>
      </w:pPr>
    </w:p>
    <w:p w14:paraId="40D924BF" w14:textId="2C18708A" w:rsidR="0024654B" w:rsidRDefault="0024654B" w:rsidP="007F5BFB">
      <w:pPr>
        <w:tabs>
          <w:tab w:val="left" w:pos="1027"/>
        </w:tabs>
        <w:rPr>
          <w:ins w:id="2819" w:author="Bale,Cameron" w:date="2022-10-05T16:01:00Z"/>
          <w:rFonts w:ascii="Cambria" w:eastAsiaTheme="minorEastAsia" w:hAnsi="Cambria"/>
        </w:rPr>
      </w:pPr>
    </w:p>
    <w:p w14:paraId="42884158" w14:textId="0092306A" w:rsidR="0024654B" w:rsidRDefault="0024654B" w:rsidP="007F5BFB">
      <w:pPr>
        <w:tabs>
          <w:tab w:val="left" w:pos="1027"/>
        </w:tabs>
        <w:rPr>
          <w:ins w:id="2820" w:author="Bale,Cameron" w:date="2022-10-05T16:01:00Z"/>
          <w:rFonts w:ascii="Cambria" w:eastAsiaTheme="minorEastAsia" w:hAnsi="Cambria"/>
        </w:rPr>
      </w:pPr>
    </w:p>
    <w:p w14:paraId="0E83CA41" w14:textId="4772646C" w:rsidR="0024654B" w:rsidRDefault="0024654B" w:rsidP="007F5BFB">
      <w:pPr>
        <w:tabs>
          <w:tab w:val="left" w:pos="1027"/>
        </w:tabs>
        <w:rPr>
          <w:ins w:id="2821" w:author="Bale,Cameron" w:date="2022-10-05T16:01:00Z"/>
          <w:rFonts w:ascii="Cambria" w:eastAsiaTheme="minorEastAsia" w:hAnsi="Cambria"/>
        </w:rPr>
      </w:pPr>
    </w:p>
    <w:p w14:paraId="0A835788" w14:textId="20E9EC6B" w:rsidR="0024654B" w:rsidRDefault="0024654B" w:rsidP="007F5BFB">
      <w:pPr>
        <w:tabs>
          <w:tab w:val="left" w:pos="1027"/>
        </w:tabs>
        <w:rPr>
          <w:ins w:id="2822" w:author="Bale,Cameron" w:date="2022-10-05T16:01:00Z"/>
          <w:rFonts w:ascii="Cambria" w:eastAsiaTheme="minorEastAsia" w:hAnsi="Cambria"/>
        </w:rPr>
      </w:pPr>
    </w:p>
    <w:p w14:paraId="75CCBBC4" w14:textId="0BCC1077" w:rsidR="0024654B" w:rsidRDefault="0024654B" w:rsidP="007F5BFB">
      <w:pPr>
        <w:tabs>
          <w:tab w:val="left" w:pos="1027"/>
        </w:tabs>
        <w:rPr>
          <w:ins w:id="2823" w:author="Bale,Cameron" w:date="2022-10-05T16:01:00Z"/>
          <w:rFonts w:ascii="Cambria" w:eastAsiaTheme="minorEastAsia" w:hAnsi="Cambria"/>
        </w:rPr>
      </w:pPr>
    </w:p>
    <w:p w14:paraId="2EA063A6" w14:textId="2611E57B" w:rsidR="0024654B" w:rsidRDefault="0024654B" w:rsidP="007F5BFB">
      <w:pPr>
        <w:tabs>
          <w:tab w:val="left" w:pos="1027"/>
        </w:tabs>
        <w:rPr>
          <w:ins w:id="2824" w:author="Bale,Cameron" w:date="2022-10-05T16:01:00Z"/>
          <w:rFonts w:ascii="Cambria" w:eastAsiaTheme="minorEastAsia" w:hAnsi="Cambria"/>
        </w:rPr>
      </w:pPr>
    </w:p>
    <w:p w14:paraId="093D6622" w14:textId="2FF5B3A2" w:rsidR="0024654B" w:rsidRDefault="0024654B" w:rsidP="007F5BFB">
      <w:pPr>
        <w:tabs>
          <w:tab w:val="left" w:pos="1027"/>
        </w:tabs>
        <w:rPr>
          <w:ins w:id="2825" w:author="Bale,Cameron" w:date="2022-10-13T13:57:00Z"/>
          <w:rFonts w:ascii="Cambria" w:eastAsiaTheme="minorEastAsia" w:hAnsi="Cambria"/>
        </w:rPr>
      </w:pPr>
    </w:p>
    <w:p w14:paraId="7FF92284" w14:textId="25E35852" w:rsidR="006041D4" w:rsidRDefault="006041D4" w:rsidP="007F5BFB">
      <w:pPr>
        <w:tabs>
          <w:tab w:val="left" w:pos="1027"/>
        </w:tabs>
        <w:rPr>
          <w:ins w:id="2826" w:author="Bale,Cameron" w:date="2022-10-13T13:57:00Z"/>
          <w:rFonts w:ascii="Cambria" w:eastAsiaTheme="minorEastAsia" w:hAnsi="Cambria"/>
        </w:rPr>
      </w:pPr>
    </w:p>
    <w:p w14:paraId="1DC009A6" w14:textId="47778E9E" w:rsidR="006041D4" w:rsidRDefault="006041D4" w:rsidP="007F5BFB">
      <w:pPr>
        <w:tabs>
          <w:tab w:val="left" w:pos="1027"/>
        </w:tabs>
        <w:rPr>
          <w:ins w:id="2827" w:author="Bale,Cameron" w:date="2022-10-13T13:57:00Z"/>
          <w:rFonts w:ascii="Cambria" w:eastAsiaTheme="minorEastAsia" w:hAnsi="Cambria"/>
        </w:rPr>
      </w:pPr>
    </w:p>
    <w:p w14:paraId="50A72E78" w14:textId="5002CE8A" w:rsidR="006041D4" w:rsidRDefault="006041D4" w:rsidP="007F5BFB">
      <w:pPr>
        <w:tabs>
          <w:tab w:val="left" w:pos="1027"/>
        </w:tabs>
        <w:rPr>
          <w:ins w:id="2828" w:author="Bale,Cameron" w:date="2022-10-13T13:57:00Z"/>
          <w:rFonts w:ascii="Cambria" w:eastAsiaTheme="minorEastAsia" w:hAnsi="Cambria"/>
        </w:rPr>
      </w:pPr>
    </w:p>
    <w:p w14:paraId="16BA5BE0" w14:textId="7B2D1C4D" w:rsidR="006041D4" w:rsidRDefault="006041D4" w:rsidP="007F5BFB">
      <w:pPr>
        <w:tabs>
          <w:tab w:val="left" w:pos="1027"/>
        </w:tabs>
        <w:rPr>
          <w:ins w:id="2829" w:author="Bale,Cameron" w:date="2022-10-13T13:57:00Z"/>
          <w:rFonts w:ascii="Cambria" w:eastAsiaTheme="minorEastAsia" w:hAnsi="Cambria"/>
        </w:rPr>
      </w:pPr>
    </w:p>
    <w:p w14:paraId="0CA3BE0C" w14:textId="1DC562BB" w:rsidR="006041D4" w:rsidRDefault="006041D4" w:rsidP="007F5BFB">
      <w:pPr>
        <w:tabs>
          <w:tab w:val="left" w:pos="1027"/>
        </w:tabs>
        <w:rPr>
          <w:ins w:id="2830" w:author="Bale,Cameron" w:date="2022-10-13T13:57:00Z"/>
          <w:rFonts w:ascii="Cambria" w:eastAsiaTheme="minorEastAsia" w:hAnsi="Cambria"/>
        </w:rPr>
      </w:pPr>
    </w:p>
    <w:p w14:paraId="18985D1C" w14:textId="77777777" w:rsidR="006041D4" w:rsidRDefault="006041D4" w:rsidP="007F5BFB">
      <w:pPr>
        <w:tabs>
          <w:tab w:val="left" w:pos="1027"/>
        </w:tabs>
        <w:rPr>
          <w:ins w:id="2831" w:author="Bale,Cameron" w:date="2022-10-05T16:01:00Z"/>
          <w:rFonts w:ascii="Cambria" w:eastAsiaTheme="minorEastAsia" w:hAnsi="Cambria"/>
        </w:rPr>
      </w:pPr>
    </w:p>
    <w:p w14:paraId="3F0F98F5" w14:textId="60087232" w:rsidR="0024654B" w:rsidRDefault="0024654B" w:rsidP="007F5BFB">
      <w:pPr>
        <w:tabs>
          <w:tab w:val="left" w:pos="1027"/>
        </w:tabs>
        <w:rPr>
          <w:ins w:id="2832" w:author="Bale,Cameron" w:date="2022-09-28T21:01:00Z"/>
          <w:rFonts w:ascii="Cambria" w:eastAsiaTheme="minorEastAsia" w:hAnsi="Cambria"/>
        </w:rPr>
      </w:pPr>
    </w:p>
    <w:p w14:paraId="30904843" w14:textId="31BA151D" w:rsidR="00003228" w:rsidRDefault="00003228" w:rsidP="007F5BFB">
      <w:pPr>
        <w:tabs>
          <w:tab w:val="left" w:pos="1027"/>
        </w:tabs>
        <w:rPr>
          <w:ins w:id="2833" w:author="Bale,Cameron" w:date="2022-09-28T21:01:00Z"/>
          <w:rFonts w:ascii="Cambria" w:eastAsiaTheme="minorEastAsia" w:hAnsi="Cambria"/>
        </w:rPr>
      </w:pPr>
    </w:p>
    <w:p w14:paraId="1BEE14EE" w14:textId="219C2DD7" w:rsidR="00003228" w:rsidRDefault="00003228" w:rsidP="007F5BFB">
      <w:pPr>
        <w:tabs>
          <w:tab w:val="left" w:pos="1027"/>
        </w:tabs>
        <w:rPr>
          <w:ins w:id="2834" w:author="Bale,Cameron" w:date="2022-09-28T21:01:00Z"/>
          <w:rFonts w:ascii="Cambria" w:eastAsiaTheme="minorEastAsia" w:hAnsi="Cambria"/>
        </w:rPr>
      </w:pPr>
    </w:p>
    <w:p w14:paraId="41A9B75E" w14:textId="2CD58BDC" w:rsidR="00003228" w:rsidRDefault="00003228" w:rsidP="007F5BFB">
      <w:pPr>
        <w:tabs>
          <w:tab w:val="left" w:pos="1027"/>
        </w:tabs>
        <w:rPr>
          <w:ins w:id="2835" w:author="Bale,Cameron" w:date="2022-09-28T21:01:00Z"/>
          <w:rFonts w:ascii="Cambria" w:eastAsiaTheme="minorEastAsia" w:hAnsi="Cambria"/>
        </w:rPr>
      </w:pPr>
    </w:p>
    <w:p w14:paraId="244BEFC9" w14:textId="614359DC" w:rsidR="00003228" w:rsidRDefault="00003228" w:rsidP="007F5BFB">
      <w:pPr>
        <w:tabs>
          <w:tab w:val="left" w:pos="1027"/>
        </w:tabs>
        <w:rPr>
          <w:ins w:id="2836" w:author="Bale,Cameron" w:date="2022-09-28T21:01:00Z"/>
          <w:rFonts w:ascii="Cambria" w:eastAsiaTheme="minorEastAsia" w:hAnsi="Cambria"/>
        </w:rPr>
      </w:pPr>
    </w:p>
    <w:p w14:paraId="4F850B19" w14:textId="454F964E" w:rsidR="00003228" w:rsidRDefault="00003228" w:rsidP="007F5BFB">
      <w:pPr>
        <w:tabs>
          <w:tab w:val="left" w:pos="1027"/>
        </w:tabs>
        <w:rPr>
          <w:ins w:id="2837" w:author="Bale,Cameron" w:date="2022-09-28T21:01:00Z"/>
          <w:rFonts w:ascii="Cambria" w:eastAsiaTheme="minorEastAsia" w:hAnsi="Cambria"/>
        </w:rPr>
      </w:pPr>
    </w:p>
    <w:p w14:paraId="20A60304" w14:textId="192C3563" w:rsidR="00003228" w:rsidRDefault="00003228" w:rsidP="007F5BFB">
      <w:pPr>
        <w:tabs>
          <w:tab w:val="left" w:pos="1027"/>
        </w:tabs>
        <w:rPr>
          <w:ins w:id="2838" w:author="Bale,Cameron" w:date="2022-09-28T21:01:00Z"/>
          <w:rFonts w:ascii="Cambria" w:eastAsiaTheme="minorEastAsia" w:hAnsi="Cambria"/>
        </w:rPr>
      </w:pPr>
    </w:p>
    <w:p w14:paraId="2FC126BA" w14:textId="0ADBF255" w:rsidR="00003228" w:rsidRDefault="00003228" w:rsidP="007F5BFB">
      <w:pPr>
        <w:tabs>
          <w:tab w:val="left" w:pos="1027"/>
        </w:tabs>
        <w:rPr>
          <w:ins w:id="2839" w:author="Bale,Cameron" w:date="2022-09-28T21:01:00Z"/>
          <w:rFonts w:ascii="Cambria" w:eastAsiaTheme="minorEastAsia" w:hAnsi="Cambria"/>
        </w:rPr>
      </w:pPr>
    </w:p>
    <w:p w14:paraId="32EC55A3" w14:textId="223C8F2A" w:rsidR="00003228" w:rsidRDefault="00003228" w:rsidP="007F5BFB">
      <w:pPr>
        <w:tabs>
          <w:tab w:val="left" w:pos="1027"/>
        </w:tabs>
        <w:rPr>
          <w:ins w:id="2840" w:author="Bale,Cameron" w:date="2022-09-28T21:01:00Z"/>
          <w:rFonts w:ascii="Cambria" w:eastAsiaTheme="minorEastAsia" w:hAnsi="Cambria"/>
        </w:rPr>
      </w:pPr>
    </w:p>
    <w:p w14:paraId="084CF555" w14:textId="1A07D51A" w:rsidR="00003228" w:rsidRDefault="00003228" w:rsidP="007F5BFB">
      <w:pPr>
        <w:tabs>
          <w:tab w:val="left" w:pos="1027"/>
        </w:tabs>
        <w:rPr>
          <w:ins w:id="2841" w:author="Bale,Cameron" w:date="2022-09-28T21:01:00Z"/>
          <w:rFonts w:ascii="Cambria" w:eastAsiaTheme="minorEastAsia" w:hAnsi="Cambria"/>
        </w:rPr>
      </w:pPr>
    </w:p>
    <w:p w14:paraId="3986F5A7" w14:textId="3EE09EAB" w:rsidR="00003228" w:rsidRDefault="00003228" w:rsidP="007F5BFB">
      <w:pPr>
        <w:tabs>
          <w:tab w:val="left" w:pos="1027"/>
        </w:tabs>
        <w:rPr>
          <w:ins w:id="2842" w:author="Bale,Cameron" w:date="2022-09-28T21:01:00Z"/>
          <w:rFonts w:ascii="Cambria" w:eastAsiaTheme="minorEastAsia" w:hAnsi="Cambria"/>
        </w:rPr>
      </w:pPr>
    </w:p>
    <w:p w14:paraId="4A33ECB3" w14:textId="53DB7AD7" w:rsidR="00003228" w:rsidRDefault="00003228" w:rsidP="007F5BFB">
      <w:pPr>
        <w:tabs>
          <w:tab w:val="left" w:pos="1027"/>
        </w:tabs>
        <w:rPr>
          <w:ins w:id="2843" w:author="Bale,Cameron" w:date="2022-09-28T21:01:00Z"/>
          <w:rFonts w:ascii="Cambria" w:eastAsiaTheme="minorEastAsia" w:hAnsi="Cambria"/>
        </w:rPr>
      </w:pPr>
    </w:p>
    <w:p w14:paraId="260461B3" w14:textId="59A17014" w:rsidR="00003228" w:rsidRDefault="00003228" w:rsidP="007F5BFB">
      <w:pPr>
        <w:tabs>
          <w:tab w:val="left" w:pos="1027"/>
        </w:tabs>
        <w:rPr>
          <w:ins w:id="2844" w:author="Bale,Cameron" w:date="2022-09-28T21:01:00Z"/>
          <w:rFonts w:ascii="Cambria" w:eastAsiaTheme="minorEastAsia" w:hAnsi="Cambria"/>
        </w:rPr>
      </w:pPr>
    </w:p>
    <w:p w14:paraId="4A997CA5" w14:textId="6626446C" w:rsidR="00003228" w:rsidRDefault="00003228" w:rsidP="007F5BFB">
      <w:pPr>
        <w:tabs>
          <w:tab w:val="left" w:pos="1027"/>
        </w:tabs>
        <w:rPr>
          <w:ins w:id="2845" w:author="Bale,Cameron" w:date="2022-09-28T21:01:00Z"/>
          <w:rFonts w:ascii="Cambria" w:eastAsiaTheme="minorEastAsia" w:hAnsi="Cambria"/>
        </w:rPr>
      </w:pPr>
    </w:p>
    <w:p w14:paraId="651BBDD2" w14:textId="1D84714B" w:rsidR="00003228" w:rsidRDefault="00B81C62" w:rsidP="007F5BFB">
      <w:pPr>
        <w:tabs>
          <w:tab w:val="left" w:pos="1027"/>
        </w:tabs>
        <w:rPr>
          <w:ins w:id="2846" w:author="Bale,Cameron" w:date="2022-09-29T11:21:00Z"/>
          <w:rFonts w:ascii="Cambria" w:eastAsiaTheme="minorEastAsia" w:hAnsi="Cambria"/>
        </w:rPr>
      </w:pPr>
      <w:ins w:id="2847" w:author="Bale,Cameron" w:date="2022-09-28T21:10:00Z">
        <w:r>
          <w:rPr>
            <w:rFonts w:ascii="Cambria" w:eastAsiaTheme="minorEastAsia" w:hAnsi="Cambria"/>
          </w:rPr>
          <w:t xml:space="preserve">In the upper triangle of </w:t>
        </w:r>
      </w:ins>
      <w:ins w:id="2848" w:author="Bale,Cameron" w:date="2022-10-05T16:03:00Z">
        <w:r w:rsidR="007957A5">
          <w:rPr>
            <w:rFonts w:ascii="Cambria" w:eastAsiaTheme="minorEastAsia" w:hAnsi="Cambria"/>
            <w:b/>
            <w:bCs/>
          </w:rPr>
          <w:t>FIG 1</w:t>
        </w:r>
      </w:ins>
      <w:ins w:id="2849" w:author="Bale,Cameron" w:date="2022-09-28T21:10:00Z">
        <w:r>
          <w:rPr>
            <w:rFonts w:ascii="Cambria" w:eastAsiaTheme="minorEastAsia" w:hAnsi="Cambria"/>
          </w:rPr>
          <w:t>, “***” denotes p-value &lt; 0.001, “**” denotes p-value &lt; 0.01, “</w:t>
        </w:r>
      </w:ins>
      <w:ins w:id="2850" w:author="Bale,Cameron" w:date="2022-09-28T21:11:00Z">
        <w:r>
          <w:rPr>
            <w:rFonts w:ascii="Cambria" w:eastAsiaTheme="minorEastAsia" w:hAnsi="Cambria"/>
          </w:rPr>
          <w:t>*” denotes p-value &lt; 0.05, “.” denotes p-value &lt; 0.10, “” is shown otherwise.</w:t>
        </w:r>
      </w:ins>
      <w:ins w:id="2851" w:author="Bale,Cameron" w:date="2022-09-29T11:19:00Z">
        <w:r w:rsidR="00E94357">
          <w:rPr>
            <w:rFonts w:ascii="Cambria" w:eastAsiaTheme="minorEastAsia" w:hAnsi="Cambria"/>
          </w:rPr>
          <w:t xml:space="preserve"> </w:t>
        </w:r>
      </w:ins>
    </w:p>
    <w:p w14:paraId="43CFCE2D" w14:textId="2A390473" w:rsidR="00C568FE" w:rsidRDefault="00C568FE" w:rsidP="007F5BFB">
      <w:pPr>
        <w:tabs>
          <w:tab w:val="left" w:pos="1027"/>
        </w:tabs>
        <w:rPr>
          <w:ins w:id="2852" w:author="Bale,Cameron" w:date="2022-10-05T16:51:00Z"/>
          <w:rFonts w:ascii="Cambria" w:eastAsiaTheme="minorEastAsia" w:hAnsi="Cambria"/>
        </w:rPr>
      </w:pPr>
    </w:p>
    <w:p w14:paraId="686C7EF9" w14:textId="50B6AD77" w:rsidR="00B324C1" w:rsidRDefault="00B324C1" w:rsidP="007F5BFB">
      <w:pPr>
        <w:tabs>
          <w:tab w:val="left" w:pos="1027"/>
        </w:tabs>
        <w:rPr>
          <w:ins w:id="2853" w:author="Bale,Cameron" w:date="2022-10-05T16:28:00Z"/>
          <w:rFonts w:ascii="Cambria" w:eastAsiaTheme="minorEastAsia" w:hAnsi="Cambria"/>
        </w:rPr>
      </w:pPr>
      <w:ins w:id="2854" w:author="Bale,Cameron" w:date="2022-10-05T16:51:00Z">
        <w:r>
          <w:rPr>
            <w:rFonts w:ascii="Cambria" w:eastAsiaTheme="minorEastAsia" w:hAnsi="Cambria"/>
          </w:rPr>
          <w:t>Most interesting results:</w:t>
        </w:r>
      </w:ins>
    </w:p>
    <w:p w14:paraId="14DFF00A" w14:textId="787C0D93" w:rsidR="00C568FE" w:rsidRDefault="00C568FE" w:rsidP="00C568FE">
      <w:pPr>
        <w:pStyle w:val="ListParagraph"/>
        <w:numPr>
          <w:ilvl w:val="0"/>
          <w:numId w:val="5"/>
        </w:numPr>
        <w:tabs>
          <w:tab w:val="left" w:pos="1027"/>
        </w:tabs>
        <w:rPr>
          <w:ins w:id="2855" w:author="Bale,Cameron" w:date="2022-10-07T13:27:00Z"/>
          <w:rFonts w:ascii="Cambria" w:eastAsiaTheme="minorEastAsia" w:hAnsi="Cambria"/>
        </w:rPr>
      </w:pPr>
      <w:ins w:id="2856" w:author="Bale,Cameron" w:date="2022-10-05T16:28:00Z">
        <w:r>
          <w:rPr>
            <w:rFonts w:ascii="Cambria" w:eastAsiaTheme="minorEastAsia" w:hAnsi="Cambria"/>
          </w:rPr>
          <w:t>Spectral entropy distribution is skewed left</w:t>
        </w:r>
      </w:ins>
      <w:ins w:id="2857" w:author="Bale,Cameron" w:date="2022-10-05T16:29:00Z">
        <w:r>
          <w:rPr>
            <w:rFonts w:ascii="Cambria" w:eastAsiaTheme="minorEastAsia" w:hAnsi="Cambria"/>
          </w:rPr>
          <w:t xml:space="preserve">, </w:t>
        </w:r>
      </w:ins>
      <w:ins w:id="2858" w:author="Bale,Cameron" w:date="2022-10-13T13:59:00Z">
        <w:r w:rsidR="00F50284">
          <w:rPr>
            <w:rFonts w:ascii="Cambria" w:eastAsiaTheme="minorEastAsia" w:hAnsi="Cambria"/>
          </w:rPr>
          <w:t xml:space="preserve">approximately 63% of </w:t>
        </w:r>
      </w:ins>
      <w:ins w:id="2859" w:author="Bale,Cameron" w:date="2022-10-13T14:00:00Z">
        <w:r w:rsidR="00F50284">
          <w:rPr>
            <w:rFonts w:ascii="Cambria" w:eastAsiaTheme="minorEastAsia" w:hAnsi="Cambria"/>
          </w:rPr>
          <w:t>series have a spectral entropy of at least 0.75</w:t>
        </w:r>
      </w:ins>
      <w:ins w:id="2860" w:author="Bale,Cameron" w:date="2022-10-13T13:57:00Z">
        <w:r w:rsidR="00E24F59">
          <w:rPr>
            <w:rFonts w:ascii="Cambria" w:eastAsiaTheme="minorEastAsia" w:hAnsi="Cambria"/>
          </w:rPr>
          <w:t xml:space="preserve"> (a lot of series are </w:t>
        </w:r>
      </w:ins>
      <w:ins w:id="2861" w:author="Bale,Cameron" w:date="2022-10-13T13:58:00Z">
        <w:r w:rsidR="00E24F59">
          <w:rPr>
            <w:rFonts w:ascii="Cambria" w:eastAsiaTheme="minorEastAsia" w:hAnsi="Cambria"/>
          </w:rPr>
          <w:t>already difficult to forecast)</w:t>
        </w:r>
      </w:ins>
    </w:p>
    <w:p w14:paraId="1C6FA51F" w14:textId="32A2EFE0" w:rsidR="000A2F00" w:rsidRDefault="000A2F00">
      <w:pPr>
        <w:pStyle w:val="ListParagraph"/>
        <w:numPr>
          <w:ilvl w:val="1"/>
          <w:numId w:val="5"/>
        </w:numPr>
        <w:tabs>
          <w:tab w:val="left" w:pos="1027"/>
        </w:tabs>
        <w:rPr>
          <w:ins w:id="2862" w:author="Bale,Cameron" w:date="2022-10-05T16:29:00Z"/>
          <w:rFonts w:ascii="Cambria" w:eastAsiaTheme="minorEastAsia" w:hAnsi="Cambria"/>
        </w:rPr>
        <w:pPrChange w:id="2863" w:author="Bale,Cameron" w:date="2022-10-07T13:27:00Z">
          <w:pPr>
            <w:pStyle w:val="ListParagraph"/>
            <w:numPr>
              <w:numId w:val="5"/>
            </w:numPr>
            <w:tabs>
              <w:tab w:val="left" w:pos="1027"/>
            </w:tabs>
            <w:ind w:hanging="360"/>
          </w:pPr>
        </w:pPrChange>
      </w:pPr>
      <w:ins w:id="2864" w:author="Bale,Cameron" w:date="2022-10-07T13:27:00Z">
        <w:r>
          <w:rPr>
            <w:rFonts w:ascii="Cambria" w:eastAsiaTheme="minorEastAsia" w:hAnsi="Cambria"/>
          </w:rPr>
          <w:t>Spectral e</w:t>
        </w:r>
      </w:ins>
      <w:ins w:id="2865" w:author="Bale,Cameron" w:date="2022-10-07T13:28:00Z">
        <w:r>
          <w:rPr>
            <w:rFonts w:ascii="Cambria" w:eastAsiaTheme="minorEastAsia" w:hAnsi="Cambria"/>
          </w:rPr>
          <w:t xml:space="preserve">ntropy for which higher values indicate worse </w:t>
        </w:r>
        <w:proofErr w:type="spellStart"/>
        <w:r>
          <w:rPr>
            <w:rFonts w:ascii="Cambria" w:eastAsiaTheme="minorEastAsia" w:hAnsi="Cambria"/>
          </w:rPr>
          <w:t>forecastibility</w:t>
        </w:r>
        <w:proofErr w:type="spellEnd"/>
        <w:r>
          <w:rPr>
            <w:rFonts w:ascii="Cambria" w:eastAsiaTheme="minorEastAsia" w:hAnsi="Cambria"/>
          </w:rPr>
          <w:t xml:space="preserve">, is negatively correlated with features that improve </w:t>
        </w:r>
        <w:proofErr w:type="spellStart"/>
        <w:r>
          <w:rPr>
            <w:rFonts w:ascii="Cambria" w:eastAsiaTheme="minorEastAsia" w:hAnsi="Cambria"/>
          </w:rPr>
          <w:t>forecastability</w:t>
        </w:r>
        <w:proofErr w:type="spellEnd"/>
        <w:r>
          <w:rPr>
            <w:rFonts w:ascii="Cambria" w:eastAsiaTheme="minorEastAsia" w:hAnsi="Cambria"/>
          </w:rPr>
          <w:t xml:space="preserve"> such as Hurst exponent, strength of trend and seasonality, and remainder </w:t>
        </w:r>
      </w:ins>
      <w:ins w:id="2866" w:author="Bale,Cameron" w:date="2022-10-07T13:29:00Z">
        <w:r>
          <w:rPr>
            <w:rFonts w:ascii="Cambria" w:eastAsiaTheme="minorEastAsia" w:hAnsi="Cambria"/>
          </w:rPr>
          <w:t xml:space="preserve">first </w:t>
        </w:r>
      </w:ins>
      <w:ins w:id="2867" w:author="Bale,Cameron" w:date="2022-10-07T13:28:00Z">
        <w:r>
          <w:rPr>
            <w:rFonts w:ascii="Cambria" w:eastAsiaTheme="minorEastAsia" w:hAnsi="Cambria"/>
          </w:rPr>
          <w:t>autocorrelation</w:t>
        </w:r>
      </w:ins>
      <w:ins w:id="2868" w:author="Bale,Cameron" w:date="2022-10-07T13:29:00Z">
        <w:r>
          <w:rPr>
            <w:rFonts w:ascii="Cambria" w:eastAsiaTheme="minorEastAsia" w:hAnsi="Cambria"/>
          </w:rPr>
          <w:t xml:space="preserve"> coefficient</w:t>
        </w:r>
      </w:ins>
      <w:ins w:id="2869" w:author="Bale,Cameron" w:date="2022-10-07T13:28:00Z">
        <w:r>
          <w:rPr>
            <w:rFonts w:ascii="Cambria" w:eastAsiaTheme="minorEastAsia" w:hAnsi="Cambria"/>
          </w:rPr>
          <w:t xml:space="preserve"> (e-acf1).</w:t>
        </w:r>
      </w:ins>
    </w:p>
    <w:p w14:paraId="1D1BD390" w14:textId="77777777" w:rsidR="000A2F00" w:rsidRDefault="00C568FE" w:rsidP="00C568FE">
      <w:pPr>
        <w:pStyle w:val="ListParagraph"/>
        <w:numPr>
          <w:ilvl w:val="1"/>
          <w:numId w:val="5"/>
        </w:numPr>
        <w:tabs>
          <w:tab w:val="left" w:pos="1027"/>
        </w:tabs>
        <w:rPr>
          <w:ins w:id="2870" w:author="Bale,Cameron" w:date="2022-10-07T13:29:00Z"/>
          <w:rFonts w:ascii="Cambria" w:eastAsiaTheme="minorEastAsia" w:hAnsi="Cambria"/>
        </w:rPr>
      </w:pPr>
      <w:ins w:id="2871" w:author="Bale,Cameron" w:date="2022-10-05T16:29:00Z">
        <w:r>
          <w:rPr>
            <w:rFonts w:ascii="Cambria" w:eastAsiaTheme="minorEastAsia" w:hAnsi="Cambria"/>
          </w:rPr>
          <w:lastRenderedPageBreak/>
          <w:t>Strong</w:t>
        </w:r>
      </w:ins>
      <w:ins w:id="2872" w:author="Bale,Cameron" w:date="2022-10-07T13:29:00Z">
        <w:r w:rsidR="000A2F00">
          <w:rPr>
            <w:rFonts w:ascii="Cambria" w:eastAsiaTheme="minorEastAsia" w:hAnsi="Cambria"/>
          </w:rPr>
          <w:t>est</w:t>
        </w:r>
      </w:ins>
      <w:ins w:id="2873" w:author="Bale,Cameron" w:date="2022-10-05T16:29:00Z">
        <w:r>
          <w:rPr>
            <w:rFonts w:ascii="Cambria" w:eastAsiaTheme="minorEastAsia" w:hAnsi="Cambria"/>
          </w:rPr>
          <w:t xml:space="preserve"> negative correlation</w:t>
        </w:r>
      </w:ins>
      <w:ins w:id="2874" w:author="Bale,Cameron" w:date="2022-10-07T13:29:00Z">
        <w:r w:rsidR="000A2F00">
          <w:rPr>
            <w:rFonts w:ascii="Cambria" w:eastAsiaTheme="minorEastAsia" w:hAnsi="Cambria"/>
          </w:rPr>
          <w:t>s are</w:t>
        </w:r>
      </w:ins>
      <w:ins w:id="2875" w:author="Bale,Cameron" w:date="2022-10-05T16:29:00Z">
        <w:r>
          <w:rPr>
            <w:rFonts w:ascii="Cambria" w:eastAsiaTheme="minorEastAsia" w:hAnsi="Cambria"/>
          </w:rPr>
          <w:t xml:space="preserve"> </w:t>
        </w:r>
      </w:ins>
      <w:ins w:id="2876" w:author="Bale,Cameron" w:date="2022-10-05T16:55:00Z">
        <w:r w:rsidR="00883086">
          <w:rPr>
            <w:rFonts w:ascii="Cambria" w:eastAsiaTheme="minorEastAsia" w:hAnsi="Cambria"/>
          </w:rPr>
          <w:t>between spectral entropy and</w:t>
        </w:r>
      </w:ins>
      <w:ins w:id="2877" w:author="Bale,Cameron" w:date="2022-10-05T16:29:00Z">
        <w:r>
          <w:rPr>
            <w:rFonts w:ascii="Cambria" w:eastAsiaTheme="minorEastAsia" w:hAnsi="Cambria"/>
          </w:rPr>
          <w:t xml:space="preserve"> Hurst exponent</w:t>
        </w:r>
      </w:ins>
      <w:ins w:id="2878" w:author="Bale,Cameron" w:date="2022-10-05T16:55:00Z">
        <w:r w:rsidR="00883086">
          <w:rPr>
            <w:rFonts w:ascii="Cambria" w:eastAsiaTheme="minorEastAsia" w:hAnsi="Cambria"/>
          </w:rPr>
          <w:t xml:space="preserve"> (-0.786)</w:t>
        </w:r>
      </w:ins>
      <w:ins w:id="2879" w:author="Bale,Cameron" w:date="2022-10-05T16:29:00Z">
        <w:r>
          <w:rPr>
            <w:rFonts w:ascii="Cambria" w:eastAsiaTheme="minorEastAsia" w:hAnsi="Cambria"/>
          </w:rPr>
          <w:t xml:space="preserve"> </w:t>
        </w:r>
      </w:ins>
      <w:ins w:id="2880" w:author="Bale,Cameron" w:date="2022-10-05T16:46:00Z">
        <w:r w:rsidR="00F44F2B">
          <w:rPr>
            <w:rFonts w:ascii="Cambria" w:eastAsiaTheme="minorEastAsia" w:hAnsi="Cambria"/>
          </w:rPr>
          <w:t xml:space="preserve">and </w:t>
        </w:r>
      </w:ins>
      <w:ins w:id="2881" w:author="Bale,Cameron" w:date="2022-10-05T16:29:00Z">
        <w:r>
          <w:rPr>
            <w:rFonts w:ascii="Cambria" w:eastAsiaTheme="minorEastAsia" w:hAnsi="Cambria"/>
          </w:rPr>
          <w:t>st</w:t>
        </w:r>
      </w:ins>
      <w:ins w:id="2882" w:author="Bale,Cameron" w:date="2022-10-05T16:30:00Z">
        <w:r>
          <w:rPr>
            <w:rFonts w:ascii="Cambria" w:eastAsiaTheme="minorEastAsia" w:hAnsi="Cambria"/>
          </w:rPr>
          <w:t>rength of trend</w:t>
        </w:r>
      </w:ins>
      <w:ins w:id="2883" w:author="Bale,Cameron" w:date="2022-10-05T16:56:00Z">
        <w:r w:rsidR="00883086">
          <w:rPr>
            <w:rFonts w:ascii="Cambria" w:eastAsiaTheme="minorEastAsia" w:hAnsi="Cambria"/>
          </w:rPr>
          <w:t xml:space="preserve"> (-0.830</w:t>
        </w:r>
      </w:ins>
      <w:ins w:id="2884" w:author="Bale,Cameron" w:date="2022-10-07T13:29:00Z">
        <w:r w:rsidR="000A2F00">
          <w:rPr>
            <w:rFonts w:ascii="Cambria" w:eastAsiaTheme="minorEastAsia" w:hAnsi="Cambria"/>
          </w:rPr>
          <w:t>)</w:t>
        </w:r>
      </w:ins>
      <w:ins w:id="2885" w:author="Bale,Cameron" w:date="2022-10-07T13:26:00Z">
        <w:r w:rsidR="000A2F00">
          <w:rPr>
            <w:rFonts w:ascii="Cambria" w:eastAsiaTheme="minorEastAsia" w:hAnsi="Cambria"/>
          </w:rPr>
          <w:t xml:space="preserve"> </w:t>
        </w:r>
      </w:ins>
    </w:p>
    <w:p w14:paraId="48845F0C" w14:textId="25D2A54A" w:rsidR="00883086" w:rsidRDefault="000A2F00" w:rsidP="00C568FE">
      <w:pPr>
        <w:pStyle w:val="ListParagraph"/>
        <w:numPr>
          <w:ilvl w:val="1"/>
          <w:numId w:val="5"/>
        </w:numPr>
        <w:tabs>
          <w:tab w:val="left" w:pos="1027"/>
        </w:tabs>
        <w:rPr>
          <w:ins w:id="2886" w:author="Bale,Cameron" w:date="2022-10-05T16:56:00Z"/>
          <w:rFonts w:ascii="Cambria" w:eastAsiaTheme="minorEastAsia" w:hAnsi="Cambria"/>
        </w:rPr>
      </w:pPr>
      <w:ins w:id="2887" w:author="Bale,Cameron" w:date="2022-10-07T13:26:00Z">
        <w:r>
          <w:rPr>
            <w:rFonts w:ascii="Cambria" w:eastAsiaTheme="minorEastAsia" w:hAnsi="Cambria"/>
          </w:rPr>
          <w:t>For this data, series with a higher mean</w:t>
        </w:r>
      </w:ins>
      <w:ins w:id="2888" w:author="Bale,Cameron" w:date="2022-10-07T13:27:00Z">
        <w:r>
          <w:rPr>
            <w:rFonts w:ascii="Cambria" w:eastAsiaTheme="minorEastAsia" w:hAnsi="Cambria"/>
          </w:rPr>
          <w:t xml:space="preserve"> tend to have higher spectral entropy (</w:t>
        </w:r>
        <w:proofErr w:type="spellStart"/>
        <w:r>
          <w:rPr>
            <w:rFonts w:ascii="Cambria" w:eastAsiaTheme="minorEastAsia" w:hAnsi="Cambria"/>
          </w:rPr>
          <w:t>cor</w:t>
        </w:r>
        <w:proofErr w:type="spellEnd"/>
        <w:r>
          <w:rPr>
            <w:rFonts w:ascii="Cambria" w:eastAsiaTheme="minorEastAsia" w:hAnsi="Cambria"/>
          </w:rPr>
          <w:t xml:space="preserve"> = 0.310).</w:t>
        </w:r>
      </w:ins>
    </w:p>
    <w:p w14:paraId="380B80B4" w14:textId="1F7FA285" w:rsidR="006E2D11" w:rsidRDefault="006E2D11" w:rsidP="006E2D11">
      <w:pPr>
        <w:pStyle w:val="ListParagraph"/>
        <w:numPr>
          <w:ilvl w:val="0"/>
          <w:numId w:val="5"/>
        </w:numPr>
        <w:tabs>
          <w:tab w:val="left" w:pos="1027"/>
        </w:tabs>
        <w:rPr>
          <w:ins w:id="2889" w:author="Bale,Cameron" w:date="2022-10-07T13:31:00Z"/>
          <w:rFonts w:ascii="Cambria" w:eastAsiaTheme="minorEastAsia" w:hAnsi="Cambria"/>
        </w:rPr>
      </w:pPr>
      <w:ins w:id="2890" w:author="Bale,Cameron" w:date="2022-10-07T13:31:00Z">
        <w:r>
          <w:rPr>
            <w:rFonts w:ascii="Cambria" w:eastAsiaTheme="minorEastAsia" w:hAnsi="Cambria"/>
          </w:rPr>
          <w:t xml:space="preserve">Hurst exponent density is </w:t>
        </w:r>
        <w:proofErr w:type="gramStart"/>
        <w:r>
          <w:rPr>
            <w:rFonts w:ascii="Cambria" w:eastAsiaTheme="minorEastAsia" w:hAnsi="Cambria"/>
          </w:rPr>
          <w:t>bi-modal</w:t>
        </w:r>
        <w:proofErr w:type="gramEnd"/>
        <w:r>
          <w:rPr>
            <w:rFonts w:ascii="Cambria" w:eastAsiaTheme="minorEastAsia" w:hAnsi="Cambria"/>
          </w:rPr>
          <w:t xml:space="preserve"> with peaks near 0.5 and 1</w:t>
        </w:r>
      </w:ins>
    </w:p>
    <w:p w14:paraId="770AE4FB" w14:textId="245E2956" w:rsidR="00C568FE" w:rsidRPr="006E2D11" w:rsidRDefault="00F44F2B" w:rsidP="006E2D11">
      <w:pPr>
        <w:pStyle w:val="ListParagraph"/>
        <w:numPr>
          <w:ilvl w:val="1"/>
          <w:numId w:val="5"/>
        </w:numPr>
        <w:tabs>
          <w:tab w:val="left" w:pos="1027"/>
        </w:tabs>
        <w:rPr>
          <w:ins w:id="2891" w:author="Bale,Cameron" w:date="2022-10-05T16:46:00Z"/>
          <w:rFonts w:ascii="Cambria" w:eastAsiaTheme="minorEastAsia" w:hAnsi="Cambria"/>
          <w:rPrChange w:id="2892" w:author="Bale,Cameron" w:date="2022-10-07T13:32:00Z">
            <w:rPr>
              <w:ins w:id="2893" w:author="Bale,Cameron" w:date="2022-10-05T16:46:00Z"/>
            </w:rPr>
          </w:rPrChange>
        </w:rPr>
      </w:pPr>
      <w:ins w:id="2894" w:author="Bale,Cameron" w:date="2022-10-05T16:47:00Z">
        <w:r w:rsidRPr="006E2D11">
          <w:rPr>
            <w:rFonts w:ascii="Cambria" w:eastAsiaTheme="minorEastAsia" w:hAnsi="Cambria"/>
            <w:rPrChange w:id="2895" w:author="Bale,Cameron" w:date="2022-10-07T13:32:00Z">
              <w:rPr/>
            </w:rPrChange>
          </w:rPr>
          <w:t>Larger Hurst exponent</w:t>
        </w:r>
      </w:ins>
      <w:ins w:id="2896" w:author="Bale,Cameron" w:date="2022-10-05T17:07:00Z">
        <w:r w:rsidR="00A61F35" w:rsidRPr="006E2D11">
          <w:rPr>
            <w:rFonts w:ascii="Cambria" w:eastAsiaTheme="minorEastAsia" w:hAnsi="Cambria"/>
            <w:rPrChange w:id="2897" w:author="Bale,Cameron" w:date="2022-10-07T13:32:00Z">
              <w:rPr/>
            </w:rPrChange>
          </w:rPr>
          <w:t xml:space="preserve"> (and smaller spectral entropy)</w:t>
        </w:r>
      </w:ins>
      <w:ins w:id="2898" w:author="Bale,Cameron" w:date="2022-10-05T16:47:00Z">
        <w:r w:rsidRPr="006E2D11">
          <w:rPr>
            <w:rFonts w:ascii="Cambria" w:eastAsiaTheme="minorEastAsia" w:hAnsi="Cambria"/>
            <w:rPrChange w:id="2899" w:author="Bale,Cameron" w:date="2022-10-07T13:32:00Z">
              <w:rPr/>
            </w:rPrChange>
          </w:rPr>
          <w:t xml:space="preserve"> indicate</w:t>
        </w:r>
      </w:ins>
      <w:ins w:id="2900" w:author="Bale,Cameron" w:date="2022-10-05T17:07:00Z">
        <w:r w:rsidR="00A61F35" w:rsidRPr="006E2D11">
          <w:rPr>
            <w:rFonts w:ascii="Cambria" w:eastAsiaTheme="minorEastAsia" w:hAnsi="Cambria"/>
            <w:rPrChange w:id="2901" w:author="Bale,Cameron" w:date="2022-10-07T13:32:00Z">
              <w:rPr/>
            </w:rPrChange>
          </w:rPr>
          <w:t xml:space="preserve"> there are</w:t>
        </w:r>
      </w:ins>
      <w:ins w:id="2902" w:author="Bale,Cameron" w:date="2022-10-05T16:47:00Z">
        <w:r w:rsidRPr="006E2D11">
          <w:rPr>
            <w:rFonts w:ascii="Cambria" w:eastAsiaTheme="minorEastAsia" w:hAnsi="Cambria"/>
            <w:rPrChange w:id="2903" w:author="Bale,Cameron" w:date="2022-10-07T13:32:00Z">
              <w:rPr/>
            </w:rPrChange>
          </w:rPr>
          <w:t xml:space="preserve"> </w:t>
        </w:r>
      </w:ins>
      <w:ins w:id="2904" w:author="Bale,Cameron" w:date="2022-10-05T16:48:00Z">
        <w:r w:rsidR="00B02A94" w:rsidRPr="006E2D11">
          <w:rPr>
            <w:rFonts w:ascii="Cambria" w:eastAsiaTheme="minorEastAsia" w:hAnsi="Cambria"/>
            <w:rPrChange w:id="2905" w:author="Bale,Cameron" w:date="2022-10-07T13:32:00Z">
              <w:rPr/>
            </w:rPrChange>
          </w:rPr>
          <w:t>stronger auto-correlations and strength of trend</w:t>
        </w:r>
      </w:ins>
      <w:ins w:id="2906" w:author="Bale,Cameron" w:date="2022-10-07T13:32:00Z">
        <w:r w:rsidR="006E2D11">
          <w:rPr>
            <w:rFonts w:ascii="Cambria" w:eastAsiaTheme="minorEastAsia" w:hAnsi="Cambria"/>
          </w:rPr>
          <w:t xml:space="preserve"> and seasonality</w:t>
        </w:r>
      </w:ins>
      <w:ins w:id="2907" w:author="Bale,Cameron" w:date="2022-10-05T16:48:00Z">
        <w:r w:rsidR="00B02A94" w:rsidRPr="006E2D11">
          <w:rPr>
            <w:rFonts w:ascii="Cambria" w:eastAsiaTheme="minorEastAsia" w:hAnsi="Cambria"/>
            <w:rPrChange w:id="2908" w:author="Bale,Cameron" w:date="2022-10-07T13:32:00Z">
              <w:rPr/>
            </w:rPrChange>
          </w:rPr>
          <w:t xml:space="preserve"> (notice correlation of 0.926 between Hurst and strength of trend). Increasing strength of trend and seasonality </w:t>
        </w:r>
      </w:ins>
      <w:ins w:id="2909" w:author="Bale,Cameron" w:date="2022-10-05T16:49:00Z">
        <w:r w:rsidR="00B02A94" w:rsidRPr="006E2D11">
          <w:rPr>
            <w:rFonts w:ascii="Cambria" w:eastAsiaTheme="minorEastAsia" w:hAnsi="Cambria"/>
            <w:rPrChange w:id="2910" w:author="Bale,Cameron" w:date="2022-10-07T13:32:00Z">
              <w:rPr/>
            </w:rPrChange>
          </w:rPr>
          <w:t>indicates that more of the variance of a series is due to these components, rather than the remainder.</w:t>
        </w:r>
      </w:ins>
    </w:p>
    <w:p w14:paraId="138FD88D" w14:textId="7387D2D2" w:rsidR="00D51207" w:rsidRDefault="00D51207">
      <w:pPr>
        <w:pStyle w:val="ListParagraph"/>
        <w:numPr>
          <w:ilvl w:val="2"/>
          <w:numId w:val="5"/>
        </w:numPr>
        <w:tabs>
          <w:tab w:val="left" w:pos="1027"/>
        </w:tabs>
        <w:rPr>
          <w:ins w:id="2911" w:author="Bale,Cameron" w:date="2022-10-07T13:34:00Z"/>
          <w:rFonts w:ascii="Cambria" w:eastAsiaTheme="minorEastAsia" w:hAnsi="Cambria"/>
        </w:rPr>
      </w:pPr>
      <w:commentRangeStart w:id="2912"/>
      <w:ins w:id="2913" w:author="Bale,Cameron" w:date="2022-10-05T16:46:00Z">
        <w:r>
          <w:rPr>
            <w:rFonts w:ascii="Cambria" w:eastAsiaTheme="minorEastAsia" w:hAnsi="Cambria"/>
          </w:rPr>
          <w:t xml:space="preserve">The findings in </w:t>
        </w:r>
        <w:r>
          <w:rPr>
            <w:rFonts w:ascii="Cambria" w:eastAsiaTheme="minorEastAsia" w:hAnsi="Cambria"/>
          </w:rPr>
          <w:fldChar w:fldCharType="begin"/>
        </w:r>
        <w:r>
          <w:rPr>
            <w:rFonts w:ascii="Cambria" w:eastAsiaTheme="minorEastAsia" w:hAnsi="Cambria"/>
          </w:rPr>
          <w:instrText xml:space="preserve"> ADDIN ZOTERO_ITEM CSL_CITATION {"citationID":"xQ3VwZXX","properties":{"formattedCitation":"(Spiliotis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Pr>
            <w:rFonts w:ascii="Cambria" w:eastAsiaTheme="minorEastAsia" w:hAnsi="Cambria"/>
          </w:rPr>
          <w:fldChar w:fldCharType="separate"/>
        </w:r>
        <w:r w:rsidRPr="00E94357">
          <w:rPr>
            <w:rFonts w:ascii="Cambria" w:hAnsi="Cambria"/>
          </w:rPr>
          <w:t>(Spiliotis et al., 2020)</w:t>
        </w:r>
        <w:r>
          <w:rPr>
            <w:rFonts w:ascii="Cambria" w:eastAsiaTheme="minorEastAsia" w:hAnsi="Cambria"/>
          </w:rPr>
          <w:fldChar w:fldCharType="end"/>
        </w:r>
        <w:r>
          <w:rPr>
            <w:rFonts w:ascii="Cambria" w:eastAsiaTheme="minorEastAsia" w:hAnsi="Cambria"/>
          </w:rPr>
          <w:t xml:space="preserve"> suggest that after controlling for spectral entropy and strength of trend, increasing the Hurst coefficient actually harms accuracy – why?</w:t>
        </w:r>
        <w:commentRangeEnd w:id="2912"/>
        <w:r>
          <w:rPr>
            <w:rStyle w:val="CommentReference"/>
          </w:rPr>
          <w:commentReference w:id="2912"/>
        </w:r>
      </w:ins>
    </w:p>
    <w:p w14:paraId="3CAFC14B" w14:textId="6B276D27" w:rsidR="00F3265A" w:rsidRDefault="00F3265A" w:rsidP="00F3265A">
      <w:pPr>
        <w:pStyle w:val="ListParagraph"/>
        <w:numPr>
          <w:ilvl w:val="0"/>
          <w:numId w:val="5"/>
        </w:numPr>
        <w:tabs>
          <w:tab w:val="left" w:pos="1027"/>
        </w:tabs>
        <w:rPr>
          <w:ins w:id="2914" w:author="Bale,Cameron" w:date="2022-10-07T13:35:00Z"/>
          <w:rFonts w:ascii="Cambria" w:eastAsiaTheme="minorEastAsia" w:hAnsi="Cambria"/>
        </w:rPr>
      </w:pPr>
      <w:ins w:id="2915" w:author="Bale,Cameron" w:date="2022-10-07T13:35:00Z">
        <w:r>
          <w:rPr>
            <w:rFonts w:ascii="Cambria" w:eastAsiaTheme="minorEastAsia" w:hAnsi="Cambria"/>
          </w:rPr>
          <w:t xml:space="preserve">Skewness distribution is roughly symmetric </w:t>
        </w:r>
      </w:ins>
      <w:ins w:id="2916" w:author="Bale,Cameron" w:date="2022-10-07T13:37:00Z">
        <w:r>
          <w:rPr>
            <w:rFonts w:ascii="Cambria" w:eastAsiaTheme="minorEastAsia" w:hAnsi="Cambria"/>
          </w:rPr>
          <w:t>with slight tendency toward negative values</w:t>
        </w:r>
      </w:ins>
    </w:p>
    <w:p w14:paraId="2F1DE106" w14:textId="3BDE12F0" w:rsidR="00F3265A" w:rsidRPr="00D51207" w:rsidRDefault="00F3265A" w:rsidP="00F3265A">
      <w:pPr>
        <w:pStyle w:val="ListParagraph"/>
        <w:numPr>
          <w:ilvl w:val="1"/>
          <w:numId w:val="5"/>
        </w:numPr>
        <w:tabs>
          <w:tab w:val="left" w:pos="1027"/>
        </w:tabs>
        <w:rPr>
          <w:ins w:id="2917" w:author="Bale,Cameron" w:date="2022-10-05T16:30:00Z"/>
          <w:rFonts w:ascii="Cambria" w:eastAsiaTheme="minorEastAsia" w:hAnsi="Cambria"/>
          <w:rPrChange w:id="2918" w:author="Bale,Cameron" w:date="2022-10-05T16:46:00Z">
            <w:rPr>
              <w:ins w:id="2919" w:author="Bale,Cameron" w:date="2022-10-05T16:30:00Z"/>
            </w:rPr>
          </w:rPrChange>
        </w:rPr>
      </w:pPr>
      <w:ins w:id="2920" w:author="Bale,Cameron" w:date="2022-10-07T13:36:00Z">
        <w:r>
          <w:rPr>
            <w:rFonts w:ascii="Cambria" w:eastAsiaTheme="minorEastAsia" w:hAnsi="Cambria"/>
          </w:rPr>
          <w:t>Strongest correlations are with Variance (-0.33) and seasonal strength (0.33)</w:t>
        </w:r>
      </w:ins>
    </w:p>
    <w:p w14:paraId="02379914" w14:textId="49161AEE" w:rsidR="00F3265A" w:rsidRDefault="00D20E7E" w:rsidP="00D20E7E">
      <w:pPr>
        <w:pStyle w:val="ListParagraph"/>
        <w:numPr>
          <w:ilvl w:val="2"/>
          <w:numId w:val="5"/>
        </w:numPr>
        <w:tabs>
          <w:tab w:val="left" w:pos="1027"/>
        </w:tabs>
        <w:rPr>
          <w:ins w:id="2921" w:author="Bale,Cameron" w:date="2022-10-07T13:45:00Z"/>
          <w:rFonts w:ascii="Cambria" w:eastAsiaTheme="minorEastAsia" w:hAnsi="Cambria"/>
        </w:rPr>
      </w:pPr>
      <w:ins w:id="2922" w:author="Bale,Cameron" w:date="2022-10-07T13:44:00Z">
        <w:r>
          <w:rPr>
            <w:rFonts w:ascii="Cambria" w:eastAsiaTheme="minorEastAsia" w:hAnsi="Cambria"/>
          </w:rPr>
          <w:t>Increasing the value of skewness is associated with lower variance</w:t>
        </w:r>
      </w:ins>
      <w:ins w:id="2923" w:author="Bale,Cameron" w:date="2022-10-07T13:45:00Z">
        <w:r>
          <w:rPr>
            <w:rFonts w:ascii="Cambria" w:eastAsiaTheme="minorEastAsia" w:hAnsi="Cambria"/>
          </w:rPr>
          <w:t xml:space="preserve"> – based on the scat</w:t>
        </w:r>
        <w:commentRangeStart w:id="2924"/>
        <w:r>
          <w:rPr>
            <w:rFonts w:ascii="Cambria" w:eastAsiaTheme="minorEastAsia" w:hAnsi="Cambria"/>
          </w:rPr>
          <w:t>terplot between Variance and skewness, the left-skewed series tend to have higher variances</w:t>
        </w:r>
      </w:ins>
    </w:p>
    <w:p w14:paraId="7013FAB8" w14:textId="20E6834B" w:rsidR="00D20E7E" w:rsidRDefault="00D20E7E" w:rsidP="00D20E7E">
      <w:pPr>
        <w:pStyle w:val="ListParagraph"/>
        <w:numPr>
          <w:ilvl w:val="2"/>
          <w:numId w:val="5"/>
        </w:numPr>
        <w:tabs>
          <w:tab w:val="left" w:pos="1027"/>
        </w:tabs>
        <w:rPr>
          <w:ins w:id="2925" w:author="Bale,Cameron" w:date="2022-10-07T13:52:00Z"/>
          <w:rFonts w:ascii="Cambria" w:eastAsiaTheme="minorEastAsia" w:hAnsi="Cambria"/>
        </w:rPr>
      </w:pPr>
      <w:ins w:id="2926" w:author="Bale,Cameron" w:date="2022-10-07T13:46:00Z">
        <w:r>
          <w:rPr>
            <w:rFonts w:ascii="Cambria" w:eastAsiaTheme="minorEastAsia" w:hAnsi="Cambria"/>
          </w:rPr>
          <w:t>The right-skewed series tend to have stronger seasonality</w:t>
        </w:r>
      </w:ins>
    </w:p>
    <w:p w14:paraId="464795BC" w14:textId="719610BC" w:rsidR="00D20E7E" w:rsidRPr="00D20E7E" w:rsidRDefault="00D20E7E">
      <w:pPr>
        <w:pStyle w:val="ListParagraph"/>
        <w:numPr>
          <w:ilvl w:val="2"/>
          <w:numId w:val="5"/>
        </w:numPr>
        <w:tabs>
          <w:tab w:val="left" w:pos="1027"/>
        </w:tabs>
        <w:rPr>
          <w:ins w:id="2927" w:author="Bale,Cameron" w:date="2022-10-07T13:36:00Z"/>
          <w:rFonts w:ascii="Cambria" w:eastAsiaTheme="minorEastAsia" w:hAnsi="Cambria"/>
          <w:rPrChange w:id="2928" w:author="Bale,Cameron" w:date="2022-10-07T13:52:00Z">
            <w:rPr>
              <w:ins w:id="2929" w:author="Bale,Cameron" w:date="2022-10-07T13:36:00Z"/>
            </w:rPr>
          </w:rPrChange>
        </w:rPr>
        <w:pPrChange w:id="2930" w:author="Bale,Cameron" w:date="2022-10-07T13:52:00Z">
          <w:pPr>
            <w:pStyle w:val="ListParagraph"/>
            <w:numPr>
              <w:ilvl w:val="1"/>
              <w:numId w:val="5"/>
            </w:numPr>
            <w:tabs>
              <w:tab w:val="left" w:pos="1027"/>
            </w:tabs>
            <w:ind w:left="1440" w:hanging="360"/>
          </w:pPr>
        </w:pPrChange>
      </w:pPr>
      <w:ins w:id="2931" w:author="Bale,Cameron" w:date="2022-10-07T13:52:00Z">
        <w:r>
          <w:rPr>
            <w:rFonts w:ascii="Cambria" w:eastAsiaTheme="minorEastAsia" w:hAnsi="Cambria"/>
          </w:rPr>
          <w:t>If we consider the absolute value of Skew, there is no correlation between skewness and spectral entropy for this data</w:t>
        </w:r>
      </w:ins>
    </w:p>
    <w:p w14:paraId="6AF7CE18" w14:textId="2C1CC0A0" w:rsidR="00F3265A" w:rsidRDefault="00D20E7E" w:rsidP="00D20E7E">
      <w:pPr>
        <w:pStyle w:val="ListParagraph"/>
        <w:numPr>
          <w:ilvl w:val="0"/>
          <w:numId w:val="5"/>
        </w:numPr>
        <w:tabs>
          <w:tab w:val="left" w:pos="1027"/>
        </w:tabs>
        <w:rPr>
          <w:ins w:id="2932" w:author="Bale,Cameron" w:date="2022-10-07T13:47:00Z"/>
          <w:rFonts w:ascii="Cambria" w:eastAsiaTheme="minorEastAsia" w:hAnsi="Cambria"/>
        </w:rPr>
      </w:pPr>
      <w:ins w:id="2933" w:author="Bale,Cameron" w:date="2022-10-07T13:47:00Z">
        <w:r>
          <w:rPr>
            <w:rFonts w:ascii="Cambria" w:eastAsiaTheme="minorEastAsia" w:hAnsi="Cambria"/>
          </w:rPr>
          <w:t>Kurtosis distribution has a large right-skew, indicating that there are some series that are peaked near the mean, but have fat tails</w:t>
        </w:r>
      </w:ins>
    </w:p>
    <w:p w14:paraId="661677A4" w14:textId="62A3BE2F" w:rsidR="00D20E7E" w:rsidRDefault="00D20E7E" w:rsidP="00D20E7E">
      <w:pPr>
        <w:pStyle w:val="ListParagraph"/>
        <w:numPr>
          <w:ilvl w:val="1"/>
          <w:numId w:val="5"/>
        </w:numPr>
        <w:tabs>
          <w:tab w:val="left" w:pos="1027"/>
        </w:tabs>
        <w:rPr>
          <w:ins w:id="2934" w:author="Bale,Cameron" w:date="2022-10-07T13:49:00Z"/>
          <w:rFonts w:ascii="Cambria" w:eastAsiaTheme="minorEastAsia" w:hAnsi="Cambria"/>
        </w:rPr>
      </w:pPr>
      <w:ins w:id="2935" w:author="Bale,Cameron" w:date="2022-10-07T13:48:00Z">
        <w:r>
          <w:rPr>
            <w:rFonts w:ascii="Cambria" w:eastAsiaTheme="minorEastAsia" w:hAnsi="Cambria"/>
          </w:rPr>
          <w:t xml:space="preserve">Kurtosis is most strongly correlated with spectral entropy (0.287), where increased Kurtosis is associated with increased </w:t>
        </w:r>
      </w:ins>
      <w:commentRangeEnd w:id="2924"/>
      <w:ins w:id="2936" w:author="Bale,Cameron" w:date="2022-10-24T11:08:00Z">
        <w:r w:rsidR="006E7F29">
          <w:rPr>
            <w:rStyle w:val="CommentReference"/>
          </w:rPr>
          <w:commentReference w:id="2924"/>
        </w:r>
      </w:ins>
      <w:ins w:id="2937" w:author="Bale,Cameron" w:date="2022-10-07T13:48:00Z">
        <w:r>
          <w:rPr>
            <w:rFonts w:ascii="Cambria" w:eastAsiaTheme="minorEastAsia" w:hAnsi="Cambria"/>
          </w:rPr>
          <w:t xml:space="preserve">spectral entropy – </w:t>
        </w:r>
        <w:commentRangeStart w:id="2938"/>
        <w:r>
          <w:rPr>
            <w:rFonts w:ascii="Cambria" w:eastAsiaTheme="minorEastAsia" w:hAnsi="Cambria"/>
          </w:rPr>
          <w:t>harder to forecast fatter tails</w:t>
        </w:r>
        <w:commentRangeEnd w:id="2938"/>
        <w:r>
          <w:rPr>
            <w:rStyle w:val="CommentReference"/>
          </w:rPr>
          <w:commentReference w:id="2938"/>
        </w:r>
      </w:ins>
    </w:p>
    <w:p w14:paraId="2CF1716A" w14:textId="38C3F8A8" w:rsidR="00D20E7E" w:rsidRDefault="00D20E7E" w:rsidP="00D20E7E">
      <w:pPr>
        <w:pStyle w:val="ListParagraph"/>
        <w:numPr>
          <w:ilvl w:val="1"/>
          <w:numId w:val="5"/>
        </w:numPr>
        <w:tabs>
          <w:tab w:val="left" w:pos="1027"/>
        </w:tabs>
        <w:rPr>
          <w:ins w:id="2939" w:author="Bale,Cameron" w:date="2022-10-07T13:49:00Z"/>
          <w:rFonts w:ascii="Cambria" w:eastAsiaTheme="minorEastAsia" w:hAnsi="Cambria"/>
        </w:rPr>
      </w:pPr>
      <w:ins w:id="2940" w:author="Bale,Cameron" w:date="2022-10-07T13:49:00Z">
        <w:r>
          <w:rPr>
            <w:rFonts w:ascii="Cambria" w:eastAsiaTheme="minorEastAsia" w:hAnsi="Cambria"/>
          </w:rPr>
          <w:t>Kurtosis has weak negative correlations with Hurst exponent, strength of trend, and strength of seasonality, again indicating increased difficulty in forecasting series with high kurtosis</w:t>
        </w:r>
      </w:ins>
    </w:p>
    <w:p w14:paraId="512705C5" w14:textId="2F8DBACE" w:rsidR="00D20E7E" w:rsidRDefault="00D20E7E" w:rsidP="00D20E7E">
      <w:pPr>
        <w:pStyle w:val="ListParagraph"/>
        <w:numPr>
          <w:ilvl w:val="1"/>
          <w:numId w:val="5"/>
        </w:numPr>
        <w:tabs>
          <w:tab w:val="left" w:pos="1027"/>
        </w:tabs>
        <w:rPr>
          <w:ins w:id="2941" w:author="Bale,Cameron" w:date="2022-10-07T13:52:00Z"/>
          <w:rFonts w:ascii="Cambria" w:eastAsiaTheme="minorEastAsia" w:hAnsi="Cambria"/>
        </w:rPr>
      </w:pPr>
      <w:ins w:id="2942" w:author="Bale,Cameron" w:date="2022-10-07T13:50:00Z">
        <w:r>
          <w:rPr>
            <w:rFonts w:ascii="Cambria" w:eastAsiaTheme="minorEastAsia" w:hAnsi="Cambria"/>
          </w:rPr>
          <w:t>Based on the scatterplot between Kurtosis and Skewness, the series that are most skewed have the highest Kurtosis values</w:t>
        </w:r>
      </w:ins>
    </w:p>
    <w:p w14:paraId="6B4442F5" w14:textId="02707F84" w:rsidR="00D20E7E" w:rsidRDefault="004649DC" w:rsidP="004649DC">
      <w:pPr>
        <w:pStyle w:val="ListParagraph"/>
        <w:numPr>
          <w:ilvl w:val="0"/>
          <w:numId w:val="5"/>
        </w:numPr>
        <w:tabs>
          <w:tab w:val="left" w:pos="1027"/>
        </w:tabs>
        <w:rPr>
          <w:ins w:id="2943" w:author="Bale,Cameron" w:date="2022-10-07T13:59:00Z"/>
          <w:rFonts w:ascii="Cambria" w:eastAsiaTheme="minorEastAsia" w:hAnsi="Cambria"/>
        </w:rPr>
      </w:pPr>
      <w:ins w:id="2944" w:author="Bale,Cameron" w:date="2022-10-07T13:56:00Z">
        <w:r>
          <w:rPr>
            <w:rFonts w:ascii="Cambria" w:eastAsiaTheme="minorEastAsia" w:hAnsi="Cambria"/>
          </w:rPr>
          <w:t>Strength of trend is positively correlated with other features that improve forecast accuracy</w:t>
        </w:r>
      </w:ins>
      <w:ins w:id="2945" w:author="Bale,Cameron" w:date="2022-10-07T13:57:00Z">
        <w:r>
          <w:rPr>
            <w:rFonts w:ascii="Cambria" w:eastAsiaTheme="minorEastAsia" w:hAnsi="Cambria"/>
          </w:rPr>
          <w:t>: Hurst, strength of seasonality, e-acf1</w:t>
        </w:r>
      </w:ins>
    </w:p>
    <w:p w14:paraId="30D89BBC" w14:textId="647345DA" w:rsidR="004649DC" w:rsidRDefault="004649DC" w:rsidP="004649DC">
      <w:pPr>
        <w:pStyle w:val="ListParagraph"/>
        <w:numPr>
          <w:ilvl w:val="0"/>
          <w:numId w:val="5"/>
        </w:numPr>
        <w:tabs>
          <w:tab w:val="left" w:pos="1027"/>
        </w:tabs>
        <w:rPr>
          <w:ins w:id="2946" w:author="Bale,Cameron" w:date="2022-10-07T13:59:00Z"/>
          <w:rFonts w:ascii="Cambria" w:eastAsiaTheme="minorEastAsia" w:hAnsi="Cambria"/>
        </w:rPr>
      </w:pPr>
      <w:ins w:id="2947" w:author="Bale,Cameron" w:date="2022-10-07T13:59:00Z">
        <w:r>
          <w:rPr>
            <w:rFonts w:ascii="Cambria" w:eastAsiaTheme="minorEastAsia" w:hAnsi="Cambria"/>
          </w:rPr>
          <w:t>Mean distribution is roughly symmetric</w:t>
        </w:r>
      </w:ins>
    </w:p>
    <w:p w14:paraId="2A0A23BC" w14:textId="76D88A0A" w:rsidR="00F275DB" w:rsidRDefault="004649DC" w:rsidP="00F275DB">
      <w:pPr>
        <w:pStyle w:val="ListParagraph"/>
        <w:numPr>
          <w:ilvl w:val="1"/>
          <w:numId w:val="5"/>
        </w:numPr>
        <w:tabs>
          <w:tab w:val="left" w:pos="1027"/>
        </w:tabs>
        <w:rPr>
          <w:ins w:id="2948" w:author="Bale,Cameron" w:date="2022-10-07T14:05:00Z"/>
          <w:rFonts w:ascii="Cambria" w:eastAsiaTheme="minorEastAsia" w:hAnsi="Cambria"/>
        </w:rPr>
      </w:pPr>
      <w:ins w:id="2949" w:author="Bale,Cameron" w:date="2022-10-07T13:59:00Z">
        <w:r>
          <w:rPr>
            <w:rFonts w:ascii="Cambria" w:eastAsiaTheme="minorEastAsia" w:hAnsi="Cambria"/>
          </w:rPr>
          <w:t>Strong negative correlation (-0.55) with variance – series</w:t>
        </w:r>
      </w:ins>
      <w:ins w:id="2950" w:author="Bale,Cameron" w:date="2022-10-07T14:05:00Z">
        <w:r w:rsidR="004E64EE">
          <w:rPr>
            <w:rFonts w:ascii="Cambria" w:eastAsiaTheme="minorEastAsia" w:hAnsi="Cambria"/>
          </w:rPr>
          <w:t xml:space="preserve"> (in this data)</w:t>
        </w:r>
      </w:ins>
      <w:ins w:id="2951" w:author="Bale,Cameron" w:date="2022-10-07T13:59:00Z">
        <w:r>
          <w:rPr>
            <w:rFonts w:ascii="Cambria" w:eastAsiaTheme="minorEastAsia" w:hAnsi="Cambria"/>
          </w:rPr>
          <w:t xml:space="preserve"> with a larger mean tend to have lower variance</w:t>
        </w:r>
      </w:ins>
      <w:ins w:id="2952" w:author="Bale,Cameron" w:date="2022-10-07T14:01:00Z">
        <w:r>
          <w:rPr>
            <w:rFonts w:ascii="Cambria" w:eastAsiaTheme="minorEastAsia" w:hAnsi="Cambria"/>
          </w:rPr>
          <w:t xml:space="preserve"> and be less forecastable</w:t>
        </w:r>
      </w:ins>
      <w:del w:id="2953" w:author="Bale,Cameron" w:date="2022-10-05T16:46:00Z">
        <w:r w:rsidR="00E94357" w:rsidRPr="004649DC" w:rsidDel="00D51207">
          <w:rPr>
            <w:rFonts w:ascii="Cambria" w:eastAsiaTheme="minorEastAsia" w:hAnsi="Cambria"/>
            <w:rPrChange w:id="2954" w:author="Bale,Cameron" w:date="2022-10-07T14:05:00Z">
              <w:rPr/>
            </w:rPrChange>
          </w:rPr>
          <w:fldChar w:fldCharType="begin"/>
        </w:r>
        <w:r w:rsidR="00E94357" w:rsidRPr="004649DC" w:rsidDel="00D51207">
          <w:rPr>
            <w:rFonts w:ascii="Cambria" w:eastAsiaTheme="minorEastAsia" w:hAnsi="Cambria"/>
            <w:rPrChange w:id="2955" w:author="Bale,Cameron" w:date="2022-10-07T14:05:00Z">
              <w:rPr/>
            </w:rPrChange>
          </w:rPr>
          <w:delInstrText xml:space="preserve"> ADDIN ZOTERO_ITEM CSL_CITATION {"citationID":"xQ3VwZXX","properties":{"formattedCitation":"(Spiliotis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delInstrText>
        </w:r>
        <w:r w:rsidR="00E94357" w:rsidRPr="004649DC" w:rsidDel="00D51207">
          <w:rPr>
            <w:rFonts w:ascii="Cambria" w:eastAsiaTheme="minorEastAsia" w:hAnsi="Cambria"/>
            <w:rPrChange w:id="2956" w:author="Bale,Cameron" w:date="2022-10-07T14:05:00Z">
              <w:rPr/>
            </w:rPrChange>
          </w:rPr>
          <w:fldChar w:fldCharType="separate"/>
        </w:r>
        <w:r w:rsidR="00E94357" w:rsidRPr="004649DC" w:rsidDel="00D51207">
          <w:rPr>
            <w:rFonts w:ascii="Cambria" w:hAnsi="Cambria"/>
            <w:rPrChange w:id="2957" w:author="Bale,Cameron" w:date="2022-10-07T14:05:00Z">
              <w:rPr/>
            </w:rPrChange>
          </w:rPr>
          <w:delText>(Spiliotis et al., 2020)</w:delText>
        </w:r>
        <w:r w:rsidR="00E94357" w:rsidRPr="004649DC" w:rsidDel="00D51207">
          <w:rPr>
            <w:rFonts w:ascii="Cambria" w:eastAsiaTheme="minorEastAsia" w:hAnsi="Cambria"/>
            <w:rPrChange w:id="2958" w:author="Bale,Cameron" w:date="2022-10-07T14:05:00Z">
              <w:rPr/>
            </w:rPrChange>
          </w:rPr>
          <w:fldChar w:fldCharType="end"/>
        </w:r>
      </w:del>
    </w:p>
    <w:p w14:paraId="6CE625BC" w14:textId="191DFCA2" w:rsidR="004649DC" w:rsidRDefault="004E64EE" w:rsidP="004649DC">
      <w:pPr>
        <w:pStyle w:val="ListParagraph"/>
        <w:numPr>
          <w:ilvl w:val="0"/>
          <w:numId w:val="5"/>
        </w:numPr>
        <w:tabs>
          <w:tab w:val="left" w:pos="1027"/>
        </w:tabs>
        <w:rPr>
          <w:ins w:id="2959" w:author="Bale,Cameron" w:date="2022-10-07T14:06:00Z"/>
          <w:rFonts w:ascii="Cambria" w:eastAsiaTheme="minorEastAsia" w:hAnsi="Cambria"/>
        </w:rPr>
      </w:pPr>
      <w:ins w:id="2960" w:author="Bale,Cameron" w:date="2022-10-07T14:06:00Z">
        <w:r>
          <w:rPr>
            <w:rFonts w:ascii="Cambria" w:eastAsiaTheme="minorEastAsia" w:hAnsi="Cambria"/>
          </w:rPr>
          <w:t>Variance distribution has a strong right skew</w:t>
        </w:r>
      </w:ins>
    </w:p>
    <w:p w14:paraId="2E718E45" w14:textId="545AB529" w:rsidR="004E64EE" w:rsidRDefault="004E64EE">
      <w:pPr>
        <w:pStyle w:val="ListParagraph"/>
        <w:numPr>
          <w:ilvl w:val="0"/>
          <w:numId w:val="5"/>
        </w:numPr>
        <w:tabs>
          <w:tab w:val="left" w:pos="1027"/>
        </w:tabs>
        <w:rPr>
          <w:ins w:id="2961" w:author="Bale,Cameron" w:date="2022-10-07T14:05:00Z"/>
          <w:rFonts w:ascii="Cambria" w:eastAsiaTheme="minorEastAsia" w:hAnsi="Cambria"/>
        </w:rPr>
        <w:pPrChange w:id="2962" w:author="Bale,Cameron" w:date="2022-10-07T14:05:00Z">
          <w:pPr>
            <w:pStyle w:val="ListParagraph"/>
            <w:numPr>
              <w:ilvl w:val="1"/>
              <w:numId w:val="5"/>
            </w:numPr>
            <w:tabs>
              <w:tab w:val="left" w:pos="1027"/>
            </w:tabs>
            <w:ind w:left="1440" w:hanging="360"/>
          </w:pPr>
        </w:pPrChange>
      </w:pPr>
      <w:ins w:id="2963" w:author="Bale,Cameron" w:date="2022-10-07T14:06:00Z">
        <w:r>
          <w:rPr>
            <w:rFonts w:ascii="Cambria" w:eastAsiaTheme="minorEastAsia" w:hAnsi="Cambria"/>
          </w:rPr>
          <w:t xml:space="preserve">E-acf1 is roughly symmetric, </w:t>
        </w:r>
      </w:ins>
      <w:ins w:id="2964" w:author="Bale,Cameron" w:date="2022-10-07T14:12:00Z">
        <w:r>
          <w:rPr>
            <w:rFonts w:ascii="Cambria" w:eastAsiaTheme="minorEastAsia" w:hAnsi="Cambria"/>
          </w:rPr>
          <w:t>with mean of -0.115</w:t>
        </w:r>
      </w:ins>
    </w:p>
    <w:p w14:paraId="3C26196B" w14:textId="22FCA394" w:rsidR="004649DC" w:rsidRDefault="004649DC" w:rsidP="004649DC">
      <w:pPr>
        <w:tabs>
          <w:tab w:val="left" w:pos="1027"/>
        </w:tabs>
        <w:rPr>
          <w:ins w:id="2965" w:author="Bale,Cameron" w:date="2022-10-07T15:56:00Z"/>
          <w:rFonts w:ascii="Cambria" w:eastAsiaTheme="minorEastAsia" w:hAnsi="Cambria"/>
        </w:rPr>
      </w:pPr>
    </w:p>
    <w:p w14:paraId="26620DBB" w14:textId="52740268" w:rsidR="009B4ECD" w:rsidRPr="00706D8E" w:rsidRDefault="009B4ECD">
      <w:pPr>
        <w:pStyle w:val="ListParagraph"/>
        <w:numPr>
          <w:ilvl w:val="1"/>
          <w:numId w:val="1"/>
        </w:numPr>
        <w:tabs>
          <w:tab w:val="left" w:pos="1027"/>
        </w:tabs>
        <w:rPr>
          <w:ins w:id="2966" w:author="Bale,Cameron" w:date="2022-09-29T11:57:00Z"/>
          <w:rFonts w:ascii="Cambria" w:eastAsiaTheme="minorEastAsia" w:hAnsi="Cambria"/>
          <w:rPrChange w:id="2967" w:author="Bale,Cameron" w:date="2022-10-08T14:59:00Z">
            <w:rPr>
              <w:ins w:id="2968" w:author="Bale,Cameron" w:date="2022-09-29T11:57:00Z"/>
            </w:rPr>
          </w:rPrChange>
        </w:rPr>
        <w:pPrChange w:id="2969" w:author="Bale,Cameron" w:date="2022-10-08T14:59:00Z">
          <w:pPr>
            <w:tabs>
              <w:tab w:val="left" w:pos="1027"/>
            </w:tabs>
          </w:pPr>
        </w:pPrChange>
      </w:pPr>
      <w:ins w:id="2970" w:author="Bale,Cameron" w:date="2022-10-07T15:56:00Z">
        <w:r>
          <w:rPr>
            <w:rFonts w:ascii="Cambria" w:eastAsiaTheme="minorEastAsia" w:hAnsi="Cambria"/>
            <w:i/>
            <w:iCs/>
          </w:rPr>
          <w:t>Changes in Time Series Features from Data Protection</w:t>
        </w:r>
      </w:ins>
    </w:p>
    <w:p w14:paraId="5F4247AA" w14:textId="068CFC5B" w:rsidR="00003228" w:rsidRPr="008B5BDD" w:rsidDel="008B5BDD" w:rsidRDefault="00003228" w:rsidP="007F5BFB">
      <w:pPr>
        <w:tabs>
          <w:tab w:val="left" w:pos="1027"/>
        </w:tabs>
        <w:rPr>
          <w:del w:id="2971" w:author="Bale,Cameron" w:date="2022-09-29T14:27:00Z"/>
          <w:rFonts w:ascii="Cambria" w:eastAsiaTheme="minorEastAsia" w:hAnsi="Cambria"/>
        </w:rPr>
      </w:pPr>
    </w:p>
    <w:p w14:paraId="0D9C1858" w14:textId="385E8EDB" w:rsidR="007F5BFB" w:rsidDel="008B5BDD" w:rsidRDefault="007F5BFB" w:rsidP="007F5BFB">
      <w:pPr>
        <w:tabs>
          <w:tab w:val="left" w:pos="1027"/>
        </w:tabs>
        <w:rPr>
          <w:del w:id="2972" w:author="Bale,Cameron" w:date="2022-09-29T14:27:00Z"/>
          <w:rFonts w:ascii="Cambria" w:eastAsiaTheme="minorEastAsia" w:hAnsi="Cambria"/>
        </w:rPr>
      </w:pPr>
    </w:p>
    <w:p w14:paraId="1E9B4BD1" w14:textId="46B845C0" w:rsidR="007F5BFB" w:rsidDel="008B5BDD" w:rsidRDefault="007F5BFB" w:rsidP="007F5BFB">
      <w:pPr>
        <w:tabs>
          <w:tab w:val="left" w:pos="1027"/>
        </w:tabs>
        <w:rPr>
          <w:del w:id="2973" w:author="Bale,Cameron" w:date="2022-09-29T14:27:00Z"/>
          <w:rFonts w:ascii="Cambria" w:eastAsiaTheme="minorEastAsia" w:hAnsi="Cambria"/>
        </w:rPr>
      </w:pPr>
    </w:p>
    <w:p w14:paraId="2658B2C4" w14:textId="69B9E036" w:rsidR="007F5BFB" w:rsidDel="00706D8E" w:rsidRDefault="007F5BFB" w:rsidP="007F5BFB">
      <w:pPr>
        <w:tabs>
          <w:tab w:val="left" w:pos="1027"/>
        </w:tabs>
        <w:rPr>
          <w:del w:id="2974" w:author="Bale,Cameron" w:date="2022-10-08T14:59:00Z"/>
          <w:rFonts w:ascii="Cambria" w:eastAsiaTheme="minorEastAsia" w:hAnsi="Cambria"/>
        </w:rPr>
      </w:pPr>
    </w:p>
    <w:p w14:paraId="67037050" w14:textId="1ADB5774" w:rsidR="007F5BFB" w:rsidDel="00706D8E" w:rsidRDefault="007F5BFB" w:rsidP="007F5BFB">
      <w:pPr>
        <w:tabs>
          <w:tab w:val="left" w:pos="1027"/>
        </w:tabs>
        <w:rPr>
          <w:del w:id="2975" w:author="Bale,Cameron" w:date="2022-10-08T14:59:00Z"/>
          <w:rFonts w:ascii="Cambria" w:eastAsiaTheme="minorEastAsia" w:hAnsi="Cambria"/>
        </w:rPr>
      </w:pPr>
    </w:p>
    <w:p w14:paraId="36683857" w14:textId="6BB6BCD4" w:rsidR="007F5BFB" w:rsidRPr="007F5BFB" w:rsidDel="00706D8E" w:rsidRDefault="007F5BFB" w:rsidP="007F5BFB">
      <w:pPr>
        <w:rPr>
          <w:del w:id="2976" w:author="Bale,Cameron" w:date="2022-10-08T14:59:00Z"/>
          <w:rFonts w:ascii="Cambria" w:eastAsiaTheme="minorEastAsia" w:hAnsi="Cambria"/>
        </w:rPr>
      </w:pPr>
    </w:p>
    <w:p w14:paraId="38CE5F57" w14:textId="40D4897B" w:rsidR="007F5BFB" w:rsidRPr="007F5BFB" w:rsidDel="00706D8E" w:rsidRDefault="00706D8E" w:rsidP="007F5BFB">
      <w:pPr>
        <w:rPr>
          <w:del w:id="2977" w:author="Bale,Cameron" w:date="2022-10-08T14:59:00Z"/>
          <w:rFonts w:ascii="Cambria" w:eastAsiaTheme="minorEastAsia" w:hAnsi="Cambria"/>
        </w:rPr>
      </w:pPr>
      <w:del w:id="2978" w:author="Bale,Cameron" w:date="2022-10-08T14:59:00Z">
        <w:r w:rsidDel="00706D8E">
          <w:rPr>
            <w:noProof/>
          </w:rPr>
          <w:drawing>
            <wp:anchor distT="0" distB="0" distL="114300" distR="114300" simplePos="0" relativeHeight="251660288" behindDoc="0" locked="0" layoutInCell="1" allowOverlap="1" wp14:anchorId="19E0E2F0" wp14:editId="69FED57D">
              <wp:simplePos x="0" y="0"/>
              <wp:positionH relativeFrom="margin">
                <wp:align>center</wp:align>
              </wp:positionH>
              <wp:positionV relativeFrom="paragraph">
                <wp:posOffset>14909</wp:posOffset>
              </wp:positionV>
              <wp:extent cx="5506085" cy="1756410"/>
              <wp:effectExtent l="0" t="0" r="0" b="0"/>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l="19264" t="56444" r="59597" b="15571"/>
                      <a:stretch/>
                    </pic:blipFill>
                    <pic:spPr bwMode="auto">
                      <a:xfrm>
                        <a:off x="0" y="0"/>
                        <a:ext cx="5506085" cy="1756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p>
    <w:p w14:paraId="463C29C7" w14:textId="34AB0CC6" w:rsidR="00706D8E" w:rsidRPr="007F5BFB" w:rsidDel="00706D8E" w:rsidRDefault="00706D8E" w:rsidP="007F5BFB">
      <w:pPr>
        <w:rPr>
          <w:del w:id="2979" w:author="Bale,Cameron" w:date="2022-10-08T14:59:00Z"/>
          <w:rFonts w:ascii="Cambria" w:eastAsiaTheme="minorEastAsia" w:hAnsi="Cambria"/>
        </w:rPr>
      </w:pPr>
    </w:p>
    <w:p w14:paraId="5F175663" w14:textId="2115E0A6" w:rsidR="007F5BFB" w:rsidRPr="007F5BFB" w:rsidDel="00706D8E" w:rsidRDefault="007F5BFB" w:rsidP="007F5BFB">
      <w:pPr>
        <w:rPr>
          <w:del w:id="2980" w:author="Bale,Cameron" w:date="2022-10-08T14:59:00Z"/>
          <w:rFonts w:ascii="Cambria" w:eastAsiaTheme="minorEastAsia" w:hAnsi="Cambria"/>
        </w:rPr>
      </w:pPr>
    </w:p>
    <w:p w14:paraId="2182C14A" w14:textId="303DFD9D" w:rsidR="007F5BFB" w:rsidRPr="007F5BFB" w:rsidDel="00706D8E" w:rsidRDefault="007F5BFB" w:rsidP="007F5BFB">
      <w:pPr>
        <w:rPr>
          <w:del w:id="2981" w:author="Bale,Cameron" w:date="2022-10-08T14:59:00Z"/>
          <w:rFonts w:ascii="Cambria" w:eastAsiaTheme="minorEastAsia" w:hAnsi="Cambria"/>
        </w:rPr>
      </w:pPr>
    </w:p>
    <w:p w14:paraId="55373FAF" w14:textId="4392F9A3" w:rsidR="007F5BFB" w:rsidRPr="007F5BFB" w:rsidDel="00706D8E" w:rsidRDefault="007F5BFB" w:rsidP="007F5BFB">
      <w:pPr>
        <w:rPr>
          <w:del w:id="2982" w:author="Bale,Cameron" w:date="2022-10-08T14:59:00Z"/>
          <w:rFonts w:ascii="Cambria" w:eastAsiaTheme="minorEastAsia" w:hAnsi="Cambria"/>
        </w:rPr>
      </w:pPr>
    </w:p>
    <w:p w14:paraId="787FAC9E" w14:textId="550E1166" w:rsidR="007F5BFB" w:rsidRPr="007F5BFB" w:rsidDel="00706D8E" w:rsidRDefault="007F5BFB" w:rsidP="007F5BFB">
      <w:pPr>
        <w:rPr>
          <w:del w:id="2983" w:author="Bale,Cameron" w:date="2022-10-08T14:59:00Z"/>
          <w:rFonts w:ascii="Cambria" w:eastAsiaTheme="minorEastAsia" w:hAnsi="Cambria"/>
        </w:rPr>
      </w:pPr>
    </w:p>
    <w:p w14:paraId="17BE5464" w14:textId="68584FF6" w:rsidR="007F5BFB" w:rsidDel="008C1B29" w:rsidRDefault="007F5BFB" w:rsidP="007F5BFB">
      <w:pPr>
        <w:rPr>
          <w:del w:id="2984" w:author="Bale,Cameron" w:date="2022-10-07T14:13:00Z"/>
          <w:rFonts w:ascii="Cambria" w:eastAsiaTheme="minorEastAsia" w:hAnsi="Cambria"/>
        </w:rPr>
      </w:pPr>
    </w:p>
    <w:p w14:paraId="1F0084CF" w14:textId="77777777" w:rsidR="008C1B29" w:rsidRPr="007F5BFB" w:rsidRDefault="008C1B29" w:rsidP="007F5BFB">
      <w:pPr>
        <w:rPr>
          <w:ins w:id="2985" w:author="Bale,Cameron" w:date="2022-10-07T14:13:00Z"/>
          <w:rFonts w:ascii="Cambria" w:eastAsiaTheme="minorEastAsia" w:hAnsi="Cambria"/>
        </w:rPr>
      </w:pPr>
    </w:p>
    <w:p w14:paraId="68992A1D" w14:textId="56F17F50" w:rsidR="007F5BFB" w:rsidRPr="007F5BFB" w:rsidDel="008C1B29" w:rsidRDefault="007F5BFB" w:rsidP="007F5BFB">
      <w:pPr>
        <w:rPr>
          <w:del w:id="2986" w:author="Bale,Cameron" w:date="2022-10-07T14:13:00Z"/>
          <w:rFonts w:ascii="Cambria" w:eastAsiaTheme="minorEastAsia" w:hAnsi="Cambria"/>
        </w:rPr>
      </w:pPr>
    </w:p>
    <w:p w14:paraId="1527FCF1" w14:textId="67838BBD" w:rsidR="008B5BDD" w:rsidRDefault="008B5BDD" w:rsidP="007F5BFB">
      <w:pPr>
        <w:rPr>
          <w:ins w:id="2987" w:author="Bale,Cameron" w:date="2022-09-29T14:34:00Z"/>
          <w:rFonts w:ascii="Cambria" w:eastAsiaTheme="minorEastAsia" w:hAnsi="Cambria"/>
        </w:rPr>
      </w:pPr>
      <w:ins w:id="2988" w:author="Bale,Cameron" w:date="2022-09-29T14:29:00Z">
        <w:r>
          <w:rPr>
            <w:rFonts w:ascii="Cambria" w:eastAsiaTheme="minorEastAsia" w:hAnsi="Cambria"/>
          </w:rPr>
          <w:t xml:space="preserve">We </w:t>
        </w:r>
      </w:ins>
      <w:ins w:id="2989" w:author="Bale,Cameron" w:date="2022-09-29T14:39:00Z">
        <w:r w:rsidR="00B11F6F">
          <w:rPr>
            <w:rFonts w:ascii="Cambria" w:eastAsiaTheme="minorEastAsia" w:hAnsi="Cambria"/>
          </w:rPr>
          <w:t>quantify the effect of each privacy method on the time series characteristics u</w:t>
        </w:r>
      </w:ins>
      <w:ins w:id="2990" w:author="Bale,Cameron" w:date="2022-09-29T14:32:00Z">
        <w:r w:rsidR="00E42671">
          <w:rPr>
            <w:rFonts w:ascii="Cambria" w:eastAsiaTheme="minorEastAsia" w:hAnsi="Cambria"/>
          </w:rPr>
          <w:t>sing the</w:t>
        </w:r>
      </w:ins>
      <w:ins w:id="2991" w:author="Bale,Cameron" w:date="2022-10-04T14:31:00Z">
        <w:r w:rsidR="0024726F">
          <w:rPr>
            <w:rFonts w:ascii="Cambria" w:eastAsiaTheme="minorEastAsia" w:hAnsi="Cambria"/>
          </w:rPr>
          <w:t xml:space="preserve"> </w:t>
        </w:r>
        <w:proofErr w:type="spellStart"/>
        <w:r w:rsidR="0024726F">
          <w:rPr>
            <w:rFonts w:ascii="Cambria" w:eastAsiaTheme="minorEastAsia" w:hAnsi="Cambria"/>
          </w:rPr>
          <w:t>K</w:t>
        </w:r>
      </w:ins>
      <w:del w:id="2992" w:author="Bale,Cameron" w:date="2022-10-04T14:30:00Z">
        <w:r w:rsidR="00E42671" w:rsidDel="0024726F">
          <w:rPr>
            <w:rFonts w:ascii="Cambria" w:eastAsiaTheme="minorEastAsia" w:hAnsi="Cambria"/>
          </w:rPr>
          <w:fldChar w:fldCharType="begin"/>
        </w:r>
        <w:r w:rsidR="00E42671" w:rsidDel="0024726F">
          <w:rPr>
            <w:rFonts w:ascii="Cambria" w:eastAsiaTheme="minorEastAsia" w:hAnsi="Cambria"/>
          </w:rPr>
          <w:delInstrText xml:space="preserve"> ADDIN ZOTERO_ITEM CSL_CITATION {"citationID":"4m9jzStj","properties":{"formattedCitation":"(Spiliotis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delInstrText>
        </w:r>
        <w:r w:rsidR="00E42671" w:rsidDel="0024726F">
          <w:rPr>
            <w:rFonts w:ascii="Cambria" w:eastAsiaTheme="minorEastAsia" w:hAnsi="Cambria"/>
          </w:rPr>
          <w:fldChar w:fldCharType="separate"/>
        </w:r>
        <w:r w:rsidR="00E42671" w:rsidRPr="00E42671" w:rsidDel="0024726F">
          <w:rPr>
            <w:rFonts w:ascii="Cambria" w:hAnsi="Cambria"/>
          </w:rPr>
          <w:delText>(Spiliotis et al., 2020)</w:delText>
        </w:r>
        <w:r w:rsidR="00E42671" w:rsidDel="0024726F">
          <w:rPr>
            <w:rFonts w:ascii="Cambria" w:eastAsiaTheme="minorEastAsia" w:hAnsi="Cambria"/>
          </w:rPr>
          <w:fldChar w:fldCharType="end"/>
        </w:r>
      </w:del>
      <w:ins w:id="2993" w:author="Bale,Cameron" w:date="2022-09-29T14:32:00Z">
        <w:r w:rsidR="00E42671">
          <w:rPr>
            <w:rFonts w:ascii="Cambria" w:eastAsiaTheme="minorEastAsia" w:hAnsi="Cambria"/>
          </w:rPr>
          <w:t>ullback-Leibler</w:t>
        </w:r>
        <w:proofErr w:type="spellEnd"/>
        <w:r w:rsidR="00E42671">
          <w:rPr>
            <w:rFonts w:ascii="Cambria" w:eastAsiaTheme="minorEastAsia" w:hAnsi="Cambria"/>
          </w:rPr>
          <w:t xml:space="preserve"> divergence between the dist</w:t>
        </w:r>
      </w:ins>
      <w:ins w:id="2994" w:author="Bale,Cameron" w:date="2022-09-29T14:33:00Z">
        <w:r w:rsidR="00E42671">
          <w:rPr>
            <w:rFonts w:ascii="Cambria" w:eastAsiaTheme="minorEastAsia" w:hAnsi="Cambria"/>
          </w:rPr>
          <w:t>ribution of each feature calculated from the protected series</w:t>
        </w:r>
      </w:ins>
      <w:ins w:id="2995" w:author="Bale,Cameron" w:date="2022-10-07T14:15:00Z">
        <w:r w:rsidR="008C1B29">
          <w:rPr>
            <w:rFonts w:ascii="Cambria" w:eastAsiaTheme="minorEastAsia" w:hAnsi="Cambria"/>
          </w:rPr>
          <w:t xml:space="preserve"> and </w:t>
        </w:r>
      </w:ins>
      <w:ins w:id="2996" w:author="Bale,Cameron" w:date="2022-09-29T14:33:00Z">
        <w:r w:rsidR="00E42671">
          <w:rPr>
            <w:rFonts w:ascii="Cambria" w:eastAsiaTheme="minorEastAsia" w:hAnsi="Cambria"/>
          </w:rPr>
          <w:t>the distribution of each feature calculated from the original series.</w:t>
        </w:r>
      </w:ins>
    </w:p>
    <w:p w14:paraId="3C94FFD0" w14:textId="77777777" w:rsidR="00B803DC" w:rsidRDefault="00B803DC" w:rsidP="007F5BFB">
      <w:pPr>
        <w:rPr>
          <w:ins w:id="2997" w:author="Bale,Cameron" w:date="2022-10-04T14:26:00Z"/>
          <w:rFonts w:ascii="Cambria" w:eastAsiaTheme="minorEastAsia" w:hAnsi="Cambria"/>
        </w:rPr>
      </w:pPr>
    </w:p>
    <w:p w14:paraId="6382FB78" w14:textId="6F4E53E9" w:rsidR="00E42671" w:rsidRPr="00B803DC" w:rsidRDefault="00E42671" w:rsidP="007F5BFB">
      <w:pPr>
        <w:rPr>
          <w:ins w:id="2998" w:author="Bale,Cameron" w:date="2022-09-29T14:34:00Z"/>
          <w:rFonts w:ascii="Cambria" w:eastAsiaTheme="minorEastAsia" w:hAnsi="Cambria"/>
        </w:rPr>
      </w:pPr>
      <w:commentRangeStart w:id="2999"/>
      <w:ins w:id="3000" w:author="Bale,Cameron" w:date="2022-09-29T14:34:00Z">
        <w:r>
          <w:rPr>
            <w:rFonts w:ascii="Cambria" w:eastAsiaTheme="minorEastAsia" w:hAnsi="Cambria"/>
          </w:rPr>
          <w:t xml:space="preserve">The </w:t>
        </w:r>
        <w:proofErr w:type="spellStart"/>
        <w:r>
          <w:rPr>
            <w:rFonts w:ascii="Cambria" w:eastAsiaTheme="minorEastAsia" w:hAnsi="Cambria"/>
          </w:rPr>
          <w:t>Kullback-Leibler</w:t>
        </w:r>
        <w:proofErr w:type="spellEnd"/>
        <w:r>
          <w:rPr>
            <w:rFonts w:ascii="Cambria" w:eastAsiaTheme="minorEastAsia" w:hAnsi="Cambria"/>
          </w:rPr>
          <w:t xml:space="preserve"> divergence between two </w:t>
        </w:r>
      </w:ins>
      <w:ins w:id="3001" w:author="Bale,Cameron" w:date="2022-10-03T15:03:00Z">
        <w:r w:rsidR="000560A8">
          <w:rPr>
            <w:rFonts w:ascii="Cambria" w:eastAsiaTheme="minorEastAsia" w:hAnsi="Cambria"/>
          </w:rPr>
          <w:t>probability densities</w:t>
        </w:r>
      </w:ins>
      <w:ins w:id="3002" w:author="Bale,Cameron" w:date="2022-09-29T14:34:00Z">
        <w:r>
          <w:rPr>
            <w:rFonts w:ascii="Cambria" w:eastAsiaTheme="minorEastAsia" w:hAnsi="Cambria"/>
          </w:rPr>
          <w:t xml:space="preserve"> </w:t>
        </w:r>
      </w:ins>
      <m:oMath>
        <m:r>
          <w:ins w:id="3003" w:author="Bale,Cameron" w:date="2022-10-04T14:27:00Z">
            <w:rPr>
              <w:rFonts w:ascii="Cambria Math" w:eastAsiaTheme="minorEastAsia" w:hAnsi="Cambria Math"/>
            </w:rPr>
            <m:t>p</m:t>
          </w:ins>
        </m:r>
        <m:d>
          <m:dPr>
            <m:ctrlPr>
              <w:ins w:id="3004" w:author="Bale,Cameron" w:date="2022-10-04T14:27:00Z">
                <w:rPr>
                  <w:rFonts w:ascii="Cambria Math" w:eastAsiaTheme="minorEastAsia" w:hAnsi="Cambria Math"/>
                  <w:i/>
                </w:rPr>
              </w:ins>
            </m:ctrlPr>
          </m:dPr>
          <m:e>
            <m:r>
              <w:ins w:id="3005" w:author="Bale,Cameron" w:date="2022-10-04T14:27:00Z">
                <w:rPr>
                  <w:rFonts w:ascii="Cambria Math" w:eastAsiaTheme="minorEastAsia" w:hAnsi="Cambria Math"/>
                </w:rPr>
                <m:t>f</m:t>
              </w:ins>
            </m:r>
          </m:e>
        </m:d>
      </m:oMath>
      <w:ins w:id="3006" w:author="Bale,Cameron" w:date="2022-09-29T14:34:00Z">
        <w:r>
          <w:rPr>
            <w:rFonts w:ascii="Cambria" w:eastAsiaTheme="minorEastAsia" w:hAnsi="Cambria"/>
          </w:rPr>
          <w:t xml:space="preserve"> and </w:t>
        </w:r>
      </w:ins>
      <m:oMath>
        <m:r>
          <w:ins w:id="3007" w:author="Bale,Cameron" w:date="2022-10-04T14:27:00Z">
            <w:rPr>
              <w:rFonts w:ascii="Cambria Math" w:eastAsiaTheme="minorEastAsia" w:hAnsi="Cambria Math"/>
            </w:rPr>
            <m:t>q</m:t>
          </w:ins>
        </m:r>
        <m:d>
          <m:dPr>
            <m:ctrlPr>
              <w:ins w:id="3008" w:author="Bale,Cameron" w:date="2022-10-04T14:27:00Z">
                <w:rPr>
                  <w:rFonts w:ascii="Cambria Math" w:eastAsiaTheme="minorEastAsia" w:hAnsi="Cambria Math"/>
                  <w:i/>
                </w:rPr>
              </w:ins>
            </m:ctrlPr>
          </m:dPr>
          <m:e>
            <m:r>
              <w:ins w:id="3009" w:author="Bale,Cameron" w:date="2022-10-04T14:27:00Z">
                <w:rPr>
                  <w:rFonts w:ascii="Cambria Math" w:eastAsiaTheme="minorEastAsia" w:hAnsi="Cambria Math"/>
                </w:rPr>
                <m:t>f</m:t>
              </w:ins>
            </m:r>
          </m:e>
        </m:d>
      </m:oMath>
      <w:ins w:id="3010" w:author="Bale,Cameron" w:date="2022-10-04T14:27:00Z">
        <w:r w:rsidR="00B803DC">
          <w:rPr>
            <w:rFonts w:ascii="Cambria" w:eastAsiaTheme="minorEastAsia" w:hAnsi="Cambria"/>
          </w:rPr>
          <w:t xml:space="preserve"> </w:t>
        </w:r>
      </w:ins>
      <w:ins w:id="3011" w:author="Bale,Cameron" w:date="2022-09-29T14:34:00Z">
        <w:r>
          <w:rPr>
            <w:rFonts w:ascii="Cambria" w:eastAsiaTheme="minorEastAsia" w:hAnsi="Cambria"/>
          </w:rPr>
          <w:t xml:space="preserve">is defined as </w:t>
        </w:r>
      </w:ins>
    </w:p>
    <w:p w14:paraId="4655F4D4" w14:textId="1A230968" w:rsidR="00E42671" w:rsidRPr="00B803DC" w:rsidRDefault="00000000" w:rsidP="00B11F6F">
      <w:pPr>
        <w:jc w:val="center"/>
        <w:rPr>
          <w:ins w:id="3012" w:author="Bale,Cameron" w:date="2022-10-04T14:27:00Z"/>
          <w:rFonts w:ascii="Cambria" w:eastAsiaTheme="minorEastAsia" w:hAnsi="Cambria"/>
          <w:rPrChange w:id="3013" w:author="Bale,Cameron" w:date="2022-10-04T14:27:00Z">
            <w:rPr>
              <w:ins w:id="3014" w:author="Bale,Cameron" w:date="2022-10-04T14:27:00Z"/>
              <w:rFonts w:ascii="Cambria Math" w:eastAsiaTheme="minorEastAsia" w:hAnsi="Cambria Math"/>
            </w:rPr>
          </w:rPrChange>
        </w:rPr>
      </w:pPr>
      <m:oMathPara>
        <m:oMath>
          <m:nary>
            <m:naryPr>
              <m:chr m:val="∑"/>
              <m:subHide m:val="1"/>
              <m:supHide m:val="1"/>
              <m:ctrlPr>
                <w:del w:id="3015" w:author="Bale,Cameron" w:date="2022-10-03T15:03:00Z">
                  <w:rPr>
                    <w:rFonts w:ascii="Cambria Math" w:eastAsiaTheme="minorEastAsia" w:hAnsi="Cambria Math"/>
                  </w:rPr>
                </w:del>
              </m:ctrlPr>
            </m:naryPr>
            <m:sub>
              <m:ctrlPr>
                <w:del w:id="3016" w:author="Bale,Cameron" w:date="2022-10-03T15:03:00Z">
                  <w:rPr>
                    <w:rFonts w:ascii="Cambria Math" w:eastAsiaTheme="minorEastAsia" w:hAnsi="Cambria Math"/>
                    <w:i/>
                  </w:rPr>
                </w:del>
              </m:ctrlPr>
            </m:sub>
            <m:sup>
              <m:ctrlPr>
                <w:del w:id="3017" w:author="Bale,Cameron" w:date="2022-10-03T15:03:00Z">
                  <w:rPr>
                    <w:rFonts w:ascii="Cambria Math" w:eastAsiaTheme="minorEastAsia" w:hAnsi="Cambria Math"/>
                    <w:i/>
                  </w:rPr>
                </w:del>
              </m:ctrlPr>
            </m:sup>
            <m:e>
              <m:f>
                <m:fPr>
                  <m:ctrlPr>
                    <w:del w:id="3018" w:author="Bale,Cameron" w:date="2022-10-03T15:03:00Z">
                      <w:rPr>
                        <w:rFonts w:ascii="Cambria Math" w:eastAsiaTheme="minorEastAsia" w:hAnsi="Cambria Math"/>
                      </w:rPr>
                    </w:del>
                  </m:ctrlPr>
                </m:fPr>
                <m:num>
                  <m:ctrlPr>
                    <w:del w:id="3019" w:author="Bale,Cameron" w:date="2022-10-03T15:03:00Z">
                      <w:rPr>
                        <w:rFonts w:ascii="Cambria Math" w:eastAsiaTheme="minorEastAsia" w:hAnsi="Cambria Math"/>
                        <w:i/>
                      </w:rPr>
                    </w:del>
                  </m:ctrlPr>
                </m:num>
                <m:den>
                  <m:ctrlPr>
                    <w:del w:id="3020" w:author="Bale,Cameron" w:date="2022-10-03T15:03:00Z">
                      <w:rPr>
                        <w:rFonts w:ascii="Cambria Math" w:eastAsiaTheme="minorEastAsia" w:hAnsi="Cambria Math"/>
                        <w:i/>
                      </w:rPr>
                    </w:del>
                  </m:ctrlPr>
                </m:den>
              </m:f>
              <m:ctrlPr>
                <w:del w:id="3021" w:author="Bale,Cameron" w:date="2022-10-03T15:03:00Z">
                  <w:rPr>
                    <w:rFonts w:ascii="Cambria Math" w:eastAsiaTheme="minorEastAsia" w:hAnsi="Cambria Math"/>
                    <w:i/>
                  </w:rPr>
                </w:del>
              </m:ctrlPr>
            </m:e>
          </m:nary>
        </m:oMath>
      </m:oMathPara>
    </w:p>
    <w:p w14:paraId="4D2CA03D" w14:textId="235C1A4A" w:rsidR="00B803DC" w:rsidRPr="000560A8" w:rsidRDefault="00000000" w:rsidP="00B11F6F">
      <w:pPr>
        <w:jc w:val="center"/>
        <w:rPr>
          <w:ins w:id="3022" w:author="Bale,Cameron" w:date="2022-10-03T15:04:00Z"/>
          <w:rFonts w:ascii="Cambria" w:eastAsiaTheme="minorEastAsia" w:hAnsi="Cambria"/>
          <w:rPrChange w:id="3023" w:author="Bale,Cameron" w:date="2022-10-03T15:04:00Z">
            <w:rPr>
              <w:ins w:id="3024" w:author="Bale,Cameron" w:date="2022-10-03T15:04:00Z"/>
              <w:rFonts w:ascii="Cambria Math" w:eastAsiaTheme="minorEastAsia" w:hAnsi="Cambria Math"/>
              <w:i/>
            </w:rPr>
          </w:rPrChange>
        </w:rPr>
      </w:pPr>
      <m:oMath>
        <m:nary>
          <m:naryPr>
            <m:limLoc m:val="subSup"/>
            <m:ctrlPr>
              <w:ins w:id="3025" w:author="Bale,Cameron" w:date="2022-10-04T14:29:00Z">
                <w:rPr>
                  <w:rFonts w:ascii="Cambria Math" w:eastAsiaTheme="minorEastAsia" w:hAnsi="Cambria Math"/>
                  <w:i/>
                </w:rPr>
              </w:ins>
            </m:ctrlPr>
          </m:naryPr>
          <m:sub>
            <m:sSup>
              <m:sSupPr>
                <m:ctrlPr>
                  <w:ins w:id="3026" w:author="Bale,Cameron" w:date="2022-10-04T14:29:00Z">
                    <w:rPr>
                      <w:rFonts w:ascii="Cambria Math" w:eastAsiaTheme="minorEastAsia" w:hAnsi="Cambria Math"/>
                      <w:i/>
                    </w:rPr>
                  </w:ins>
                </m:ctrlPr>
              </m:sSupPr>
              <m:e>
                <m:r>
                  <w:ins w:id="3027" w:author="Bale,Cameron" w:date="2022-10-04T14:29:00Z">
                    <m:rPr>
                      <m:scr m:val="double-struck"/>
                    </m:rPr>
                    <w:rPr>
                      <w:rFonts w:ascii="Cambria Math" w:eastAsiaTheme="minorEastAsia" w:hAnsi="Cambria Math"/>
                    </w:rPr>
                    <m:t>R</m:t>
                  </w:ins>
                </m:r>
              </m:e>
              <m:sup>
                <m:r>
                  <w:ins w:id="3028" w:author="Bale,Cameron" w:date="2022-10-04T14:29:00Z">
                    <w:rPr>
                      <w:rFonts w:ascii="Cambria Math" w:eastAsiaTheme="minorEastAsia" w:hAnsi="Cambria Math"/>
                    </w:rPr>
                    <m:t>d</m:t>
                  </w:ins>
                </m:r>
              </m:sup>
            </m:sSup>
          </m:sub>
          <m:sup/>
          <m:e>
            <m:r>
              <w:ins w:id="3029" w:author="Bale,Cameron" w:date="2022-10-04T14:29:00Z">
                <w:rPr>
                  <w:rFonts w:ascii="Cambria Math" w:eastAsiaTheme="minorEastAsia" w:hAnsi="Cambria Math"/>
                </w:rPr>
                <m:t>p</m:t>
              </w:ins>
            </m:r>
            <m:d>
              <m:dPr>
                <m:ctrlPr>
                  <w:ins w:id="3030" w:author="Bale,Cameron" w:date="2022-10-04T14:29:00Z">
                    <w:rPr>
                      <w:rFonts w:ascii="Cambria Math" w:eastAsiaTheme="minorEastAsia" w:hAnsi="Cambria Math"/>
                      <w:i/>
                    </w:rPr>
                  </w:ins>
                </m:ctrlPr>
              </m:dPr>
              <m:e>
                <m:r>
                  <w:ins w:id="3031" w:author="Bale,Cameron" w:date="2022-10-04T14:29:00Z">
                    <w:rPr>
                      <w:rFonts w:ascii="Cambria Math" w:eastAsiaTheme="minorEastAsia" w:hAnsi="Cambria Math"/>
                    </w:rPr>
                    <m:t>f</m:t>
                  </w:ins>
                </m:r>
              </m:e>
            </m:d>
            <m:r>
              <w:ins w:id="3032" w:author="Bale,Cameron" w:date="2022-10-04T14:29:00Z">
                <m:rPr>
                  <m:sty m:val="p"/>
                </m:rPr>
                <w:rPr>
                  <w:rFonts w:ascii="Cambria Math" w:eastAsiaTheme="minorEastAsia" w:hAnsi="Cambria Math"/>
                </w:rPr>
                <m:t xml:space="preserve"> log </m:t>
              </w:ins>
            </m:r>
            <m:r>
              <w:ins w:id="3033" w:author="Bale,Cameron" w:date="2022-10-04T14:29:00Z">
                <w:rPr>
                  <w:rFonts w:ascii="Cambria Math" w:eastAsiaTheme="minorEastAsia" w:hAnsi="Cambria Math"/>
                </w:rPr>
                <m:t>p</m:t>
              </w:ins>
            </m:r>
            <m:d>
              <m:dPr>
                <m:ctrlPr>
                  <w:ins w:id="3034" w:author="Bale,Cameron" w:date="2022-10-04T14:29:00Z">
                    <w:rPr>
                      <w:rFonts w:ascii="Cambria Math" w:eastAsiaTheme="minorEastAsia" w:hAnsi="Cambria Math"/>
                      <w:i/>
                    </w:rPr>
                  </w:ins>
                </m:ctrlPr>
              </m:dPr>
              <m:e>
                <m:r>
                  <w:ins w:id="3035" w:author="Bale,Cameron" w:date="2022-10-04T14:29:00Z">
                    <w:rPr>
                      <w:rFonts w:ascii="Cambria Math" w:eastAsiaTheme="minorEastAsia" w:hAnsi="Cambria Math"/>
                    </w:rPr>
                    <m:t>f</m:t>
                  </w:ins>
                </m:r>
              </m:e>
            </m:d>
            <m:r>
              <w:ins w:id="3036" w:author="Bale,Cameron" w:date="2022-10-04T14:29:00Z">
                <m:rPr>
                  <m:lit/>
                </m:rPr>
                <w:rPr>
                  <w:rFonts w:ascii="Cambria Math" w:eastAsiaTheme="minorEastAsia" w:hAnsi="Cambria Math"/>
                </w:rPr>
                <m:t>/</m:t>
              </w:ins>
            </m:r>
            <m:r>
              <w:ins w:id="3037" w:author="Bale,Cameron" w:date="2022-10-04T14:29:00Z">
                <w:rPr>
                  <w:rFonts w:ascii="Cambria Math" w:eastAsiaTheme="minorEastAsia" w:hAnsi="Cambria Math"/>
                </w:rPr>
                <m:t>q</m:t>
              </w:ins>
            </m:r>
            <m:d>
              <m:dPr>
                <m:ctrlPr>
                  <w:ins w:id="3038" w:author="Bale,Cameron" w:date="2022-10-04T14:29:00Z">
                    <w:rPr>
                      <w:rFonts w:ascii="Cambria Math" w:eastAsiaTheme="minorEastAsia" w:hAnsi="Cambria Math"/>
                      <w:i/>
                    </w:rPr>
                  </w:ins>
                </m:ctrlPr>
              </m:dPr>
              <m:e>
                <m:r>
                  <w:ins w:id="3039" w:author="Bale,Cameron" w:date="2022-10-04T14:29:00Z">
                    <w:rPr>
                      <w:rFonts w:ascii="Cambria Math" w:eastAsiaTheme="minorEastAsia" w:hAnsi="Cambria Math"/>
                    </w:rPr>
                    <m:t>f</m:t>
                  </w:ins>
                </m:r>
              </m:e>
            </m:d>
            <m:r>
              <w:ins w:id="3040" w:author="Bale,Cameron" w:date="2022-10-04T14:29:00Z">
                <w:rPr>
                  <w:rFonts w:ascii="Cambria Math" w:eastAsiaTheme="minorEastAsia" w:hAnsi="Cambria Math"/>
                </w:rPr>
                <m:t xml:space="preserve"> d</m:t>
              </w:ins>
            </m:r>
          </m:e>
        </m:nary>
      </m:oMath>
      <w:ins w:id="3041" w:author="Bale,Cameron" w:date="2022-10-04T14:29:00Z">
        <w:r w:rsidR="00B803DC">
          <w:rPr>
            <w:rFonts w:ascii="Cambria" w:eastAsiaTheme="minorEastAsia" w:hAnsi="Cambria"/>
          </w:rPr>
          <w:t>f</w:t>
        </w:r>
      </w:ins>
    </w:p>
    <w:p w14:paraId="2431D9EE" w14:textId="77777777" w:rsidR="000560A8" w:rsidRPr="000560A8" w:rsidRDefault="000560A8" w:rsidP="00B11F6F">
      <w:pPr>
        <w:jc w:val="center"/>
        <w:rPr>
          <w:ins w:id="3042" w:author="Bale,Cameron" w:date="2022-10-03T15:04:00Z"/>
          <w:rFonts w:ascii="Cambria" w:eastAsiaTheme="minorEastAsia" w:hAnsi="Cambria"/>
        </w:rPr>
      </w:pPr>
    </w:p>
    <w:p w14:paraId="7DFEAFDF" w14:textId="06A916E5" w:rsidR="00AB3CEC" w:rsidRDefault="00E42671" w:rsidP="007F5BFB">
      <w:pPr>
        <w:rPr>
          <w:ins w:id="3043" w:author="Bale,Cameron" w:date="2022-10-04T14:35:00Z"/>
          <w:rFonts w:ascii="Cambria" w:eastAsiaTheme="minorEastAsia" w:hAnsi="Cambria"/>
        </w:rPr>
      </w:pPr>
      <w:ins w:id="3044" w:author="Bale,Cameron" w:date="2022-09-29T14:35:00Z">
        <w:r>
          <w:rPr>
            <w:rFonts w:ascii="Cambria" w:eastAsiaTheme="minorEastAsia" w:hAnsi="Cambria"/>
          </w:rPr>
          <w:lastRenderedPageBreak/>
          <w:t xml:space="preserve">where </w:t>
        </w:r>
      </w:ins>
      <m:oMath>
        <m:r>
          <w:ins w:id="3045" w:author="Bale,Cameron" w:date="2022-10-04T14:30:00Z">
            <w:rPr>
              <w:rFonts w:ascii="Cambria Math" w:eastAsiaTheme="minorEastAsia" w:hAnsi="Cambria Math"/>
            </w:rPr>
            <m:t>p</m:t>
          </w:ins>
        </m:r>
        <m:d>
          <m:dPr>
            <m:ctrlPr>
              <w:ins w:id="3046" w:author="Bale,Cameron" w:date="2022-10-04T14:30:00Z">
                <w:rPr>
                  <w:rFonts w:ascii="Cambria Math" w:eastAsiaTheme="minorEastAsia" w:hAnsi="Cambria Math"/>
                  <w:i/>
                </w:rPr>
              </w:ins>
            </m:ctrlPr>
          </m:dPr>
          <m:e>
            <m:r>
              <w:ins w:id="3047" w:author="Bale,Cameron" w:date="2022-10-04T14:30:00Z">
                <w:rPr>
                  <w:rFonts w:ascii="Cambria Math" w:eastAsiaTheme="minorEastAsia" w:hAnsi="Cambria Math"/>
                </w:rPr>
                <m:t>f</m:t>
              </w:ins>
            </m:r>
          </m:e>
        </m:d>
      </m:oMath>
      <w:ins w:id="3048" w:author="Bale,Cameron" w:date="2022-10-04T14:30:00Z">
        <w:r w:rsidR="0024726F">
          <w:rPr>
            <w:rFonts w:ascii="Cambria" w:eastAsiaTheme="minorEastAsia" w:hAnsi="Cambria"/>
          </w:rPr>
          <w:t xml:space="preserve"> </w:t>
        </w:r>
      </w:ins>
      <w:ins w:id="3049" w:author="Bale,Cameron" w:date="2022-09-29T14:36:00Z">
        <w:r>
          <w:rPr>
            <w:rFonts w:ascii="Cambria" w:eastAsiaTheme="minorEastAsia" w:hAnsi="Cambria"/>
          </w:rPr>
          <w:t>is the</w:t>
        </w:r>
      </w:ins>
      <w:ins w:id="3050" w:author="Bale,Cameron" w:date="2022-10-03T15:05:00Z">
        <w:r w:rsidR="000560A8">
          <w:rPr>
            <w:rFonts w:ascii="Cambria" w:eastAsiaTheme="minorEastAsia" w:hAnsi="Cambria"/>
          </w:rPr>
          <w:t xml:space="preserve"> probability density of the</w:t>
        </w:r>
      </w:ins>
      <w:ins w:id="3051" w:author="Bale,Cameron" w:date="2022-09-29T14:36:00Z">
        <w:r>
          <w:rPr>
            <w:rFonts w:ascii="Cambria" w:eastAsiaTheme="minorEastAsia" w:hAnsi="Cambria"/>
          </w:rPr>
          <w:t xml:space="preserve"> original </w:t>
        </w:r>
      </w:ins>
      <w:ins w:id="3052" w:author="Bale,Cameron" w:date="2022-10-03T15:05:00Z">
        <w:r w:rsidR="000560A8">
          <w:rPr>
            <w:rFonts w:ascii="Cambria" w:eastAsiaTheme="minorEastAsia" w:hAnsi="Cambria"/>
          </w:rPr>
          <w:t>feature</w:t>
        </w:r>
      </w:ins>
      <w:ins w:id="3053" w:author="Bale,Cameron" w:date="2022-09-29T14:36:00Z">
        <w:r>
          <w:rPr>
            <w:rFonts w:ascii="Cambria" w:eastAsiaTheme="minorEastAsia" w:hAnsi="Cambria"/>
          </w:rPr>
          <w:t xml:space="preserve">, and the </w:t>
        </w:r>
      </w:ins>
      <w:ins w:id="3054" w:author="Bale,Cameron" w:date="2022-10-03T15:05:00Z">
        <w:r w:rsidR="000560A8">
          <w:rPr>
            <w:rFonts w:ascii="Cambria" w:eastAsiaTheme="minorEastAsia" w:hAnsi="Cambria"/>
          </w:rPr>
          <w:t>probability density</w:t>
        </w:r>
      </w:ins>
      <w:ins w:id="3055" w:author="Bale,Cameron" w:date="2022-09-29T14:36:00Z">
        <w:r>
          <w:rPr>
            <w:rFonts w:ascii="Cambria" w:eastAsiaTheme="minorEastAsia" w:hAnsi="Cambria"/>
          </w:rPr>
          <w:t xml:space="preserve"> </w:t>
        </w:r>
      </w:ins>
      <w:ins w:id="3056" w:author="Bale,Cameron" w:date="2022-10-04T14:30:00Z">
        <w:r w:rsidR="0024726F">
          <w:rPr>
            <w:rFonts w:ascii="Cambria" w:eastAsiaTheme="minorEastAsia" w:hAnsi="Cambria"/>
          </w:rPr>
          <w:t>of</w:t>
        </w:r>
      </w:ins>
      <w:ins w:id="3057" w:author="Bale,Cameron" w:date="2022-09-29T14:36:00Z">
        <w:r>
          <w:rPr>
            <w:rFonts w:ascii="Cambria" w:eastAsiaTheme="minorEastAsia" w:hAnsi="Cambria"/>
          </w:rPr>
          <w:t xml:space="preserve"> the </w:t>
        </w:r>
      </w:ins>
      <w:ins w:id="3058" w:author="Bale,Cameron" w:date="2022-10-03T15:05:00Z">
        <w:r w:rsidR="000560A8">
          <w:rPr>
            <w:rFonts w:ascii="Cambria" w:eastAsiaTheme="minorEastAsia" w:hAnsi="Cambria"/>
          </w:rPr>
          <w:t xml:space="preserve">feature from the </w:t>
        </w:r>
      </w:ins>
      <w:ins w:id="3059" w:author="Bale,Cameron" w:date="2022-09-29T14:36:00Z">
        <w:r>
          <w:rPr>
            <w:rFonts w:ascii="Cambria" w:eastAsiaTheme="minorEastAsia" w:hAnsi="Cambria"/>
          </w:rPr>
          <w:t>protected data is denoted</w:t>
        </w:r>
      </w:ins>
      <w:ins w:id="3060" w:author="Bale,Cameron" w:date="2022-10-04T14:30:00Z">
        <w:r w:rsidR="0024726F">
          <w:rPr>
            <w:rFonts w:ascii="Cambria" w:eastAsiaTheme="minorEastAsia" w:hAnsi="Cambria"/>
          </w:rPr>
          <w:t xml:space="preserve"> </w:t>
        </w:r>
      </w:ins>
      <m:oMath>
        <m:r>
          <w:ins w:id="3061" w:author="Bale,Cameron" w:date="2022-10-04T14:30:00Z">
            <w:rPr>
              <w:rFonts w:ascii="Cambria Math" w:eastAsiaTheme="minorEastAsia" w:hAnsi="Cambria Math"/>
            </w:rPr>
            <m:t>q</m:t>
          </w:ins>
        </m:r>
        <m:d>
          <m:dPr>
            <m:ctrlPr>
              <w:ins w:id="3062" w:author="Bale,Cameron" w:date="2022-10-04T14:30:00Z">
                <w:rPr>
                  <w:rFonts w:ascii="Cambria Math" w:eastAsiaTheme="minorEastAsia" w:hAnsi="Cambria Math"/>
                  <w:i/>
                </w:rPr>
              </w:ins>
            </m:ctrlPr>
          </m:dPr>
          <m:e>
            <m:r>
              <w:ins w:id="3063" w:author="Bale,Cameron" w:date="2022-10-04T14:30:00Z">
                <w:rPr>
                  <w:rFonts w:ascii="Cambria Math" w:eastAsiaTheme="minorEastAsia" w:hAnsi="Cambria Math"/>
                </w:rPr>
                <m:t>f</m:t>
              </w:ins>
            </m:r>
          </m:e>
        </m:d>
      </m:oMath>
      <w:ins w:id="3064" w:author="Bale,Cameron" w:date="2022-09-29T14:36:00Z">
        <w:r>
          <w:rPr>
            <w:rFonts w:ascii="Cambria" w:eastAsiaTheme="minorEastAsia" w:hAnsi="Cambria"/>
          </w:rPr>
          <w:t>.</w:t>
        </w:r>
      </w:ins>
      <w:ins w:id="3065" w:author="Bale,Cameron" w:date="2022-10-04T14:31:00Z">
        <w:r w:rsidR="0024726F">
          <w:rPr>
            <w:rFonts w:ascii="Cambria" w:eastAsiaTheme="minorEastAsia" w:hAnsi="Cambria"/>
          </w:rPr>
          <w:t xml:space="preserve"> Following the approach of </w:t>
        </w:r>
      </w:ins>
      <w:r w:rsidR="0024726F">
        <w:rPr>
          <w:rFonts w:ascii="Cambria" w:eastAsiaTheme="minorEastAsia" w:hAnsi="Cambria"/>
        </w:rPr>
        <w:fldChar w:fldCharType="begin"/>
      </w:r>
      <w:r w:rsidR="0024726F">
        <w:rPr>
          <w:rFonts w:ascii="Cambria" w:eastAsiaTheme="minorEastAsia" w:hAnsi="Cambria"/>
        </w:rPr>
        <w:instrText xml:space="preserve"> ADDIN ZOTERO_ITEM CSL_CITATION {"citationID":"0WZmm27z","properties":{"formattedCitation":"(Spiliotis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sidR="0024726F">
        <w:rPr>
          <w:rFonts w:ascii="Cambria" w:eastAsiaTheme="minorEastAsia" w:hAnsi="Cambria"/>
        </w:rPr>
        <w:fldChar w:fldCharType="separate"/>
      </w:r>
      <w:r w:rsidR="0024726F" w:rsidRPr="0024726F">
        <w:rPr>
          <w:rFonts w:ascii="Cambria" w:hAnsi="Cambria"/>
        </w:rPr>
        <w:t>(Spiliotis et al., 2020)</w:t>
      </w:r>
      <w:r w:rsidR="0024726F">
        <w:rPr>
          <w:rFonts w:ascii="Cambria" w:eastAsiaTheme="minorEastAsia" w:hAnsi="Cambria"/>
        </w:rPr>
        <w:fldChar w:fldCharType="end"/>
      </w:r>
      <w:ins w:id="3066" w:author="Bale,Cameron" w:date="2022-10-04T14:31:00Z">
        <w:r w:rsidR="00AB3CEC">
          <w:rPr>
            <w:rFonts w:ascii="Cambria" w:eastAsiaTheme="minorEastAsia" w:hAnsi="Cambria"/>
          </w:rPr>
          <w:t>, we appro</w:t>
        </w:r>
      </w:ins>
      <w:ins w:id="3067" w:author="Bale,Cameron" w:date="2022-10-04T14:32:00Z">
        <w:r w:rsidR="00AB3CEC">
          <w:rPr>
            <w:rFonts w:ascii="Cambria" w:eastAsiaTheme="minorEastAsia" w:hAnsi="Cambria"/>
          </w:rPr>
          <w:t xml:space="preserve">ximate </w:t>
        </w:r>
      </w:ins>
      <m:oMath>
        <m:r>
          <w:ins w:id="3068" w:author="Bale,Cameron" w:date="2022-10-04T14:32:00Z">
            <w:rPr>
              <w:rFonts w:ascii="Cambria Math" w:eastAsiaTheme="minorEastAsia" w:hAnsi="Cambria Math"/>
            </w:rPr>
            <m:t>p</m:t>
          </w:ins>
        </m:r>
        <m:d>
          <m:dPr>
            <m:ctrlPr>
              <w:ins w:id="3069" w:author="Bale,Cameron" w:date="2022-10-04T14:32:00Z">
                <w:rPr>
                  <w:rFonts w:ascii="Cambria Math" w:eastAsiaTheme="minorEastAsia" w:hAnsi="Cambria Math"/>
                  <w:i/>
                </w:rPr>
              </w:ins>
            </m:ctrlPr>
          </m:dPr>
          <m:e>
            <m:r>
              <w:ins w:id="3070" w:author="Bale,Cameron" w:date="2022-10-04T14:32:00Z">
                <w:rPr>
                  <w:rFonts w:ascii="Cambria Math" w:eastAsiaTheme="minorEastAsia" w:hAnsi="Cambria Math"/>
                </w:rPr>
                <m:t>f</m:t>
              </w:ins>
            </m:r>
          </m:e>
        </m:d>
        <m:r>
          <w:ins w:id="3071" w:author="Bale,Cameron" w:date="2022-10-04T14:32:00Z">
            <w:rPr>
              <w:rFonts w:ascii="Cambria Math" w:eastAsiaTheme="minorEastAsia" w:hAnsi="Cambria Math"/>
            </w:rPr>
            <m:t xml:space="preserve"> </m:t>
          </w:ins>
        </m:r>
        <m:f>
          <m:fPr>
            <m:ctrlPr>
              <w:del w:id="3072" w:author="Bale,Cameron" w:date="2022-10-03T20:32:00Z">
                <w:rPr>
                  <w:rFonts w:ascii="Cambria Math" w:eastAsiaTheme="minorEastAsia" w:hAnsi="Cambria Math"/>
                </w:rPr>
              </w:del>
            </m:ctrlPr>
          </m:fPr>
          <m:num>
            <m:ctrlPr>
              <w:del w:id="3073" w:author="Bale,Cameron" w:date="2022-10-03T20:32:00Z">
                <w:rPr>
                  <w:rFonts w:ascii="Cambria Math" w:eastAsiaTheme="minorEastAsia" w:hAnsi="Cambria Math"/>
                  <w:i/>
                </w:rPr>
              </w:del>
            </m:ctrlPr>
          </m:num>
          <m:den>
            <m:ctrlPr>
              <w:del w:id="3074" w:author="Bale,Cameron" w:date="2022-10-03T20:32:00Z">
                <w:rPr>
                  <w:rFonts w:ascii="Cambria Math" w:eastAsiaTheme="minorEastAsia" w:hAnsi="Cambria Math"/>
                  <w:i/>
                </w:rPr>
              </w:del>
            </m:ctrlPr>
          </m:den>
        </m:f>
        <m:r>
          <w:del w:id="3075" w:author="Bale,Cameron" w:date="2022-10-03T20:32:00Z">
            <m:rPr>
              <m:sty m:val="p"/>
            </m:rPr>
            <w:rPr>
              <w:rFonts w:ascii="Cambria Math" w:eastAsiaTheme="minorEastAsia" w:hAnsi="Cambria Math"/>
            </w:rPr>
            <m:t>×</m:t>
          </w:del>
        </m:r>
      </m:oMath>
      <w:ins w:id="3076" w:author="Bale,Cameron" w:date="2022-10-04T14:32:00Z">
        <w:r w:rsidR="00AB3CEC">
          <w:rPr>
            <w:rFonts w:ascii="Cambria" w:eastAsiaTheme="minorEastAsia" w:hAnsi="Cambria"/>
          </w:rPr>
          <w:t xml:space="preserve">and </w:t>
        </w:r>
      </w:ins>
      <m:oMath>
        <m:r>
          <w:ins w:id="3077" w:author="Bale,Cameron" w:date="2022-10-04T14:32:00Z">
            <w:rPr>
              <w:rFonts w:ascii="Cambria Math" w:eastAsiaTheme="minorEastAsia" w:hAnsi="Cambria Math"/>
            </w:rPr>
            <m:t>q</m:t>
          </w:ins>
        </m:r>
        <m:d>
          <m:dPr>
            <m:ctrlPr>
              <w:ins w:id="3078" w:author="Bale,Cameron" w:date="2022-10-04T14:32:00Z">
                <w:rPr>
                  <w:rFonts w:ascii="Cambria Math" w:eastAsiaTheme="minorEastAsia" w:hAnsi="Cambria Math"/>
                  <w:i/>
                </w:rPr>
              </w:ins>
            </m:ctrlPr>
          </m:dPr>
          <m:e>
            <m:r>
              <w:ins w:id="3079" w:author="Bale,Cameron" w:date="2022-10-04T14:32:00Z">
                <w:rPr>
                  <w:rFonts w:ascii="Cambria Math" w:eastAsiaTheme="minorEastAsia" w:hAnsi="Cambria Math"/>
                </w:rPr>
                <m:t>f</m:t>
              </w:ins>
            </m:r>
          </m:e>
        </m:d>
      </m:oMath>
      <w:ins w:id="3080" w:author="Bale,Cameron" w:date="2022-10-04T14:32:00Z">
        <w:r w:rsidR="00AB3CEC">
          <w:rPr>
            <w:rFonts w:ascii="Cambria" w:eastAsiaTheme="minorEastAsia" w:hAnsi="Cambria"/>
          </w:rPr>
          <w:t xml:space="preserve"> using </w:t>
        </w:r>
      </w:ins>
      <w:ins w:id="3081" w:author="Bale,Cameron" w:date="2022-10-04T14:34:00Z">
        <w:r w:rsidR="0071276A">
          <w:rPr>
            <w:rFonts w:ascii="Cambria" w:eastAsiaTheme="minorEastAsia" w:hAnsi="Cambria"/>
          </w:rPr>
          <w:t xml:space="preserve">normalized </w:t>
        </w:r>
      </w:ins>
      <w:ins w:id="3082" w:author="Bale,Cameron" w:date="2022-10-04T14:32:00Z">
        <w:r w:rsidR="00AB3CEC">
          <w:rPr>
            <w:rFonts w:ascii="Cambria" w:eastAsiaTheme="minorEastAsia" w:hAnsi="Cambria"/>
          </w:rPr>
          <w:t>kernel densit</w:t>
        </w:r>
      </w:ins>
      <w:ins w:id="3083" w:author="Bale,Cameron" w:date="2022-10-04T14:35:00Z">
        <w:r w:rsidR="0071276A">
          <w:rPr>
            <w:rFonts w:ascii="Cambria" w:eastAsiaTheme="minorEastAsia" w:hAnsi="Cambria"/>
          </w:rPr>
          <w:t xml:space="preserve">ies, and estimate the KL-divergence between </w:t>
        </w:r>
      </w:ins>
      <m:oMath>
        <m:r>
          <w:ins w:id="3084" w:author="Bale,Cameron" w:date="2022-10-04T14:35:00Z">
            <w:rPr>
              <w:rFonts w:ascii="Cambria Math" w:eastAsiaTheme="minorEastAsia" w:hAnsi="Cambria Math"/>
            </w:rPr>
            <m:t>p</m:t>
          </w:ins>
        </m:r>
        <m:d>
          <m:dPr>
            <m:ctrlPr>
              <w:ins w:id="3085" w:author="Bale,Cameron" w:date="2022-10-04T14:35:00Z">
                <w:rPr>
                  <w:rFonts w:ascii="Cambria Math" w:eastAsiaTheme="minorEastAsia" w:hAnsi="Cambria Math"/>
                  <w:i/>
                </w:rPr>
              </w:ins>
            </m:ctrlPr>
          </m:dPr>
          <m:e>
            <m:r>
              <w:ins w:id="3086" w:author="Bale,Cameron" w:date="2022-10-04T14:35:00Z">
                <w:rPr>
                  <w:rFonts w:ascii="Cambria Math" w:eastAsiaTheme="minorEastAsia" w:hAnsi="Cambria Math"/>
                </w:rPr>
                <m:t>f</m:t>
              </w:ins>
            </m:r>
          </m:e>
        </m:d>
      </m:oMath>
      <w:ins w:id="3087" w:author="Bale,Cameron" w:date="2022-10-04T14:35:00Z">
        <w:r w:rsidR="0071276A">
          <w:rPr>
            <w:rFonts w:ascii="Cambria" w:eastAsiaTheme="minorEastAsia" w:hAnsi="Cambria"/>
          </w:rPr>
          <w:t xml:space="preserve"> </w:t>
        </w:r>
      </w:ins>
      <w:ins w:id="3088" w:author="Bale,Cameron" w:date="2022-10-05T11:33:00Z">
        <w:r w:rsidR="00ED7C4D">
          <w:rPr>
            <w:rFonts w:ascii="Cambria" w:eastAsiaTheme="minorEastAsia" w:hAnsi="Cambria"/>
          </w:rPr>
          <w:t>a</w:t>
        </w:r>
      </w:ins>
      <w:ins w:id="3089" w:author="Bale,Cameron" w:date="2022-10-04T14:35:00Z">
        <w:r w:rsidR="0071276A">
          <w:rPr>
            <w:rFonts w:ascii="Cambria" w:eastAsiaTheme="minorEastAsia" w:hAnsi="Cambria"/>
          </w:rPr>
          <w:t xml:space="preserve">nd </w:t>
        </w:r>
      </w:ins>
      <m:oMath>
        <m:r>
          <w:ins w:id="3090" w:author="Bale,Cameron" w:date="2022-10-04T14:35:00Z">
            <w:rPr>
              <w:rFonts w:ascii="Cambria Math" w:eastAsiaTheme="minorEastAsia" w:hAnsi="Cambria Math"/>
            </w:rPr>
            <m:t>q</m:t>
          </w:ins>
        </m:r>
        <m:d>
          <m:dPr>
            <m:ctrlPr>
              <w:ins w:id="3091" w:author="Bale,Cameron" w:date="2022-10-04T14:35:00Z">
                <w:rPr>
                  <w:rFonts w:ascii="Cambria Math" w:eastAsiaTheme="minorEastAsia" w:hAnsi="Cambria Math"/>
                  <w:i/>
                </w:rPr>
              </w:ins>
            </m:ctrlPr>
          </m:dPr>
          <m:e>
            <m:r>
              <w:ins w:id="3092" w:author="Bale,Cameron" w:date="2022-10-04T14:35:00Z">
                <w:rPr>
                  <w:rFonts w:ascii="Cambria Math" w:eastAsiaTheme="minorEastAsia" w:hAnsi="Cambria Math"/>
                </w:rPr>
                <m:t>f</m:t>
              </w:ins>
            </m:r>
          </m:e>
        </m:d>
      </m:oMath>
      <w:ins w:id="3093" w:author="Bale,Cameron" w:date="2022-10-04T14:35:00Z">
        <w:r w:rsidR="0071276A">
          <w:rPr>
            <w:rFonts w:ascii="Cambria" w:eastAsiaTheme="minorEastAsia" w:hAnsi="Cambria"/>
          </w:rPr>
          <w:t xml:space="preserve"> </w:t>
        </w:r>
      </w:ins>
      <w:ins w:id="3094" w:author="Bale,Cameron" w:date="2022-10-04T14:37:00Z">
        <w:r w:rsidR="0071276A">
          <w:rPr>
            <w:rFonts w:ascii="Cambria" w:eastAsiaTheme="minorEastAsia" w:hAnsi="Cambria"/>
          </w:rPr>
          <w:t>a</w:t>
        </w:r>
      </w:ins>
      <w:ins w:id="3095" w:author="Bale,Cameron" w:date="2022-10-04T14:35:00Z">
        <w:r w:rsidR="0071276A">
          <w:rPr>
            <w:rFonts w:ascii="Cambria" w:eastAsiaTheme="minorEastAsia" w:hAnsi="Cambria"/>
          </w:rPr>
          <w:t>s</w:t>
        </w:r>
      </w:ins>
    </w:p>
    <w:p w14:paraId="4AABDFDE" w14:textId="57D570C9" w:rsidR="0071276A" w:rsidRDefault="0071276A" w:rsidP="007F5BFB">
      <w:pPr>
        <w:rPr>
          <w:ins w:id="3096" w:author="Bale,Cameron" w:date="2022-10-04T14:35:00Z"/>
          <w:rFonts w:ascii="Cambria" w:eastAsiaTheme="minorEastAsia" w:hAnsi="Cambria"/>
        </w:rPr>
      </w:pPr>
    </w:p>
    <w:p w14:paraId="3254B1DA" w14:textId="61D69909" w:rsidR="0071276A" w:rsidRPr="0004237A" w:rsidRDefault="0004237A">
      <w:pPr>
        <w:jc w:val="center"/>
        <w:rPr>
          <w:ins w:id="3097" w:author="Bale,Cameron" w:date="2022-10-04T14:36:00Z"/>
          <w:rFonts w:ascii="Cambria" w:eastAsiaTheme="minorEastAsia" w:hAnsi="Cambria"/>
          <w:rPrChange w:id="3098" w:author="Bale,Cameron" w:date="2022-10-04T14:40:00Z">
            <w:rPr>
              <w:ins w:id="3099" w:author="Bale,Cameron" w:date="2022-10-04T14:36:00Z"/>
              <w:rFonts w:ascii="Cambria Math" w:eastAsiaTheme="minorEastAsia" w:hAnsi="Cambria Math"/>
              <w:i/>
            </w:rPr>
          </w:rPrChange>
        </w:rPr>
        <w:pPrChange w:id="3100" w:author="Bale,Cameron" w:date="2022-10-04T14:40:00Z">
          <w:pPr/>
        </w:pPrChange>
      </w:pPr>
      <m:oMath>
        <m:r>
          <w:ins w:id="3101" w:author="Bale,Cameron" w:date="2022-10-04T14:35:00Z">
            <w:rPr>
              <w:rFonts w:ascii="Cambria Math" w:eastAsiaTheme="minorEastAsia" w:hAnsi="Cambria Math"/>
            </w:rPr>
            <m:t>KL</m:t>
          </w:ins>
        </m:r>
        <m:d>
          <m:dPr>
            <m:ctrlPr>
              <w:ins w:id="3102" w:author="Bale,Cameron" w:date="2022-10-04T14:40:00Z">
                <w:rPr>
                  <w:rFonts w:ascii="Cambria Math" w:eastAsiaTheme="minorEastAsia" w:hAnsi="Cambria Math"/>
                  <w:i/>
                </w:rPr>
              </w:ins>
            </m:ctrlPr>
          </m:dPr>
          <m:e>
            <m:r>
              <w:ins w:id="3103" w:author="Bale,Cameron" w:date="2022-10-04T14:40:00Z">
                <w:rPr>
                  <w:rFonts w:ascii="Cambria Math" w:eastAsiaTheme="minorEastAsia" w:hAnsi="Cambria Math"/>
                </w:rPr>
                <m:t>p,q</m:t>
              </w:ins>
            </m:r>
          </m:e>
        </m:d>
        <m:r>
          <w:ins w:id="3104" w:author="Bale,Cameron" w:date="2022-10-04T14:35:00Z">
            <w:rPr>
              <w:rFonts w:ascii="Cambria Math" w:eastAsiaTheme="minorEastAsia" w:hAnsi="Cambria Math"/>
            </w:rPr>
            <m:t>=</m:t>
          </w:ins>
        </m:r>
        <m:nary>
          <m:naryPr>
            <m:chr m:val="∑"/>
            <m:limLoc m:val="undOvr"/>
            <m:supHide m:val="1"/>
            <m:ctrlPr>
              <w:ins w:id="3105" w:author="Bale,Cameron" w:date="2022-10-04T14:35:00Z">
                <w:rPr>
                  <w:rFonts w:ascii="Cambria Math" w:eastAsiaTheme="minorEastAsia" w:hAnsi="Cambria Math"/>
                  <w:i/>
                </w:rPr>
              </w:ins>
            </m:ctrlPr>
          </m:naryPr>
          <m:sub>
            <m:r>
              <w:ins w:id="3106" w:author="Bale,Cameron" w:date="2022-10-04T14:35:00Z">
                <w:rPr>
                  <w:rFonts w:ascii="Cambria Math" w:eastAsiaTheme="minorEastAsia" w:hAnsi="Cambria Math"/>
                </w:rPr>
                <m:t>f</m:t>
              </w:ins>
            </m:r>
          </m:sub>
          <m:sup/>
          <m:e>
            <m:acc>
              <m:accPr>
                <m:ctrlPr>
                  <w:rPr>
                    <w:rFonts w:ascii="Cambria Math" w:eastAsiaTheme="minorEastAsia" w:hAnsi="Cambria Math"/>
                  </w:rPr>
                </m:ctrlPr>
              </m:accPr>
              <m:e>
                <m:r>
                  <w:ins w:id="3107" w:author="Bale,Cameron" w:date="2022-10-04T14:35:00Z">
                    <w:rPr>
                      <w:rFonts w:ascii="Cambria Math" w:eastAsiaTheme="minorEastAsia" w:hAnsi="Cambria Math"/>
                    </w:rPr>
                    <m:t>p</m:t>
                  </w:ins>
                </m:r>
              </m:e>
            </m:acc>
            <m:d>
              <m:dPr>
                <m:ctrlPr>
                  <w:ins w:id="3108" w:author="Bale,Cameron" w:date="2022-10-04T14:35:00Z">
                    <w:rPr>
                      <w:rFonts w:ascii="Cambria Math" w:eastAsiaTheme="minorEastAsia" w:hAnsi="Cambria Math"/>
                      <w:i/>
                    </w:rPr>
                  </w:ins>
                </m:ctrlPr>
              </m:dPr>
              <m:e>
                <m:r>
                  <w:ins w:id="3109" w:author="Bale,Cameron" w:date="2022-10-04T14:35:00Z">
                    <w:rPr>
                      <w:rFonts w:ascii="Cambria Math" w:eastAsiaTheme="minorEastAsia" w:hAnsi="Cambria Math"/>
                    </w:rPr>
                    <m:t>f</m:t>
                  </w:ins>
                </m:r>
              </m:e>
            </m:d>
            <m:r>
              <w:ins w:id="3110" w:author="Bale,Cameron" w:date="2022-10-04T14:35:00Z">
                <w:rPr>
                  <w:rFonts w:ascii="Cambria Math" w:eastAsiaTheme="minorEastAsia" w:hAnsi="Cambria Math"/>
                </w:rPr>
                <m:t>log</m:t>
              </w:ins>
            </m:r>
            <m:f>
              <m:fPr>
                <m:ctrlPr>
                  <w:rPr>
                    <w:rFonts w:ascii="Cambria Math" w:eastAsiaTheme="minorEastAsia" w:hAnsi="Cambria Math"/>
                  </w:rPr>
                </m:ctrlPr>
              </m:fPr>
              <m:num>
                <m:acc>
                  <m:accPr>
                    <m:ctrlPr>
                      <w:rPr>
                        <w:rFonts w:ascii="Cambria Math" w:eastAsiaTheme="minorEastAsia" w:hAnsi="Cambria Math"/>
                      </w:rPr>
                    </m:ctrlPr>
                  </m:accPr>
                  <m:e>
                    <m:r>
                      <w:ins w:id="3111" w:author="Bale,Cameron" w:date="2022-10-04T14:36:00Z">
                        <w:rPr>
                          <w:rFonts w:ascii="Cambria Math" w:eastAsiaTheme="minorEastAsia" w:hAnsi="Cambria Math"/>
                        </w:rPr>
                        <m:t>p</m:t>
                      </w:ins>
                    </m:r>
                  </m:e>
                </m:acc>
                <m:d>
                  <m:dPr>
                    <m:ctrlPr>
                      <w:ins w:id="3112" w:author="Bale,Cameron" w:date="2022-10-04T14:36:00Z">
                        <w:rPr>
                          <w:rFonts w:ascii="Cambria Math" w:eastAsiaTheme="minorEastAsia" w:hAnsi="Cambria Math"/>
                          <w:i/>
                        </w:rPr>
                      </w:ins>
                    </m:ctrlPr>
                  </m:dPr>
                  <m:e>
                    <m:r>
                      <w:ins w:id="3113" w:author="Bale,Cameron" w:date="2022-10-04T14:36:00Z">
                        <w:rPr>
                          <w:rFonts w:ascii="Cambria Math" w:eastAsiaTheme="minorEastAsia" w:hAnsi="Cambria Math"/>
                        </w:rPr>
                        <m:t>f</m:t>
                      </w:ins>
                    </m:r>
                  </m:e>
                </m:d>
                <m:ctrlPr>
                  <w:rPr>
                    <w:rFonts w:ascii="Cambria Math" w:eastAsiaTheme="minorEastAsia" w:hAnsi="Cambria Math"/>
                    <w:i/>
                  </w:rPr>
                </m:ctrlPr>
              </m:num>
              <m:den>
                <m:acc>
                  <m:accPr>
                    <m:ctrlPr>
                      <w:rPr>
                        <w:rFonts w:ascii="Cambria Math" w:eastAsiaTheme="minorEastAsia" w:hAnsi="Cambria Math"/>
                      </w:rPr>
                    </m:ctrlPr>
                  </m:accPr>
                  <m:e>
                    <m:r>
                      <w:ins w:id="3114" w:author="Bale,Cameron" w:date="2022-10-04T14:36:00Z">
                        <w:rPr>
                          <w:rFonts w:ascii="Cambria Math" w:eastAsiaTheme="minorEastAsia" w:hAnsi="Cambria Math"/>
                        </w:rPr>
                        <m:t>q</m:t>
                      </w:ins>
                    </m:r>
                  </m:e>
                </m:acc>
                <m:d>
                  <m:dPr>
                    <m:ctrlPr>
                      <w:ins w:id="3115" w:author="Bale,Cameron" w:date="2022-10-04T14:36:00Z">
                        <w:rPr>
                          <w:rFonts w:ascii="Cambria Math" w:eastAsiaTheme="minorEastAsia" w:hAnsi="Cambria Math"/>
                          <w:i/>
                        </w:rPr>
                      </w:ins>
                    </m:ctrlPr>
                  </m:dPr>
                  <m:e>
                    <m:r>
                      <w:ins w:id="3116" w:author="Bale,Cameron" w:date="2022-10-04T14:36:00Z">
                        <w:rPr>
                          <w:rFonts w:ascii="Cambria Math" w:eastAsiaTheme="minorEastAsia" w:hAnsi="Cambria Math"/>
                        </w:rPr>
                        <m:t>f</m:t>
                      </w:ins>
                    </m:r>
                  </m:e>
                </m:d>
                <m:ctrlPr>
                  <w:rPr>
                    <w:rFonts w:ascii="Cambria Math" w:eastAsiaTheme="minorEastAsia" w:hAnsi="Cambria Math"/>
                    <w:i/>
                  </w:rPr>
                </m:ctrlPr>
              </m:den>
            </m:f>
          </m:e>
        </m:nary>
      </m:oMath>
      <w:ins w:id="3117" w:author="Bale,Cameron" w:date="2022-10-04T14:37:00Z">
        <w:r w:rsidR="0071276A">
          <w:rPr>
            <w:rFonts w:ascii="Cambria" w:eastAsiaTheme="minorEastAsia" w:hAnsi="Cambria"/>
          </w:rPr>
          <w:t>.</w:t>
        </w:r>
      </w:ins>
    </w:p>
    <w:p w14:paraId="3F7FD3DE" w14:textId="3F124F59" w:rsidR="0071276A" w:rsidRDefault="0071276A" w:rsidP="007F5BFB">
      <w:pPr>
        <w:rPr>
          <w:ins w:id="3118" w:author="Bale,Cameron" w:date="2022-10-04T14:37:00Z"/>
          <w:rFonts w:ascii="Cambria" w:eastAsiaTheme="minorEastAsia" w:hAnsi="Cambria"/>
        </w:rPr>
      </w:pPr>
    </w:p>
    <w:p w14:paraId="3C7AE738" w14:textId="2AA1DF27" w:rsidR="0071276A" w:rsidRDefault="0071276A" w:rsidP="007F5BFB">
      <w:pPr>
        <w:rPr>
          <w:ins w:id="3119" w:author="Bale,Cameron" w:date="2022-10-04T14:39:00Z"/>
          <w:rFonts w:ascii="Cambria" w:eastAsiaTheme="minorEastAsia" w:hAnsi="Cambria"/>
        </w:rPr>
      </w:pPr>
      <w:ins w:id="3120" w:author="Bale,Cameron" w:date="2022-10-04T14:38:00Z">
        <w:r>
          <w:rPr>
            <w:rFonts w:ascii="Cambria" w:eastAsiaTheme="minorEastAsia" w:hAnsi="Cambria"/>
          </w:rPr>
          <w:t xml:space="preserve">Letting </w:t>
        </w:r>
      </w:ins>
      <m:oMath>
        <m:r>
          <w:ins w:id="3121" w:author="Bale,Cameron" w:date="2022-10-04T14:38:00Z">
            <w:rPr>
              <w:rFonts w:ascii="Cambria Math" w:eastAsiaTheme="minorEastAsia" w:hAnsi="Cambria Math"/>
            </w:rPr>
            <m:t>H</m:t>
          </w:ins>
        </m:r>
        <m:d>
          <m:dPr>
            <m:ctrlPr>
              <w:ins w:id="3122" w:author="Bale,Cameron" w:date="2022-10-04T14:38:00Z">
                <w:rPr>
                  <w:rFonts w:ascii="Cambria Math" w:eastAsiaTheme="minorEastAsia" w:hAnsi="Cambria Math"/>
                  <w:i/>
                </w:rPr>
              </w:ins>
            </m:ctrlPr>
          </m:dPr>
          <m:e>
            <m:r>
              <w:ins w:id="3123" w:author="Bale,Cameron" w:date="2022-10-04T14:38:00Z">
                <w:rPr>
                  <w:rFonts w:ascii="Cambria Math" w:eastAsiaTheme="minorEastAsia" w:hAnsi="Cambria Math"/>
                </w:rPr>
                <m:t>p</m:t>
              </w:ins>
            </m:r>
          </m:e>
        </m:d>
      </m:oMath>
      <w:ins w:id="3124" w:author="Bale,Cameron" w:date="2022-10-04T14:38:00Z">
        <w:r>
          <w:rPr>
            <w:rFonts w:ascii="Cambria" w:eastAsiaTheme="minorEastAsia" w:hAnsi="Cambria"/>
          </w:rPr>
          <w:t xml:space="preserve"> denote the entropy of </w:t>
        </w:r>
      </w:ins>
      <m:oMath>
        <m:r>
          <w:ins w:id="3125" w:author="Bale,Cameron" w:date="2022-10-04T14:38:00Z">
            <w:rPr>
              <w:rFonts w:ascii="Cambria Math" w:eastAsiaTheme="minorEastAsia" w:hAnsi="Cambria Math"/>
            </w:rPr>
            <m:t>p</m:t>
          </w:ins>
        </m:r>
        <m:d>
          <m:dPr>
            <m:ctrlPr>
              <w:ins w:id="3126" w:author="Bale,Cameron" w:date="2022-10-04T14:38:00Z">
                <w:rPr>
                  <w:rFonts w:ascii="Cambria Math" w:eastAsiaTheme="minorEastAsia" w:hAnsi="Cambria Math"/>
                  <w:i/>
                </w:rPr>
              </w:ins>
            </m:ctrlPr>
          </m:dPr>
          <m:e>
            <m:r>
              <w:ins w:id="3127" w:author="Bale,Cameron" w:date="2022-10-04T14:38:00Z">
                <w:rPr>
                  <w:rFonts w:ascii="Cambria Math" w:eastAsiaTheme="minorEastAsia" w:hAnsi="Cambria Math"/>
                </w:rPr>
                <m:t>f</m:t>
              </w:ins>
            </m:r>
          </m:e>
        </m:d>
      </m:oMath>
      <w:ins w:id="3128" w:author="Bale,Cameron" w:date="2022-10-04T14:38:00Z">
        <w:r>
          <w:rPr>
            <w:rFonts w:ascii="Cambria" w:eastAsiaTheme="minorEastAsia" w:hAnsi="Cambria"/>
          </w:rPr>
          <w:t xml:space="preserve">, the percentage difference between </w:t>
        </w:r>
      </w:ins>
      <m:oMath>
        <m:r>
          <w:ins w:id="3129" w:author="Bale,Cameron" w:date="2022-10-04T14:38:00Z">
            <w:rPr>
              <w:rFonts w:ascii="Cambria Math" w:eastAsiaTheme="minorEastAsia" w:hAnsi="Cambria Math"/>
            </w:rPr>
            <m:t>p</m:t>
          </w:ins>
        </m:r>
        <m:d>
          <m:dPr>
            <m:ctrlPr>
              <w:ins w:id="3130" w:author="Bale,Cameron" w:date="2022-10-04T14:38:00Z">
                <w:rPr>
                  <w:rFonts w:ascii="Cambria Math" w:eastAsiaTheme="minorEastAsia" w:hAnsi="Cambria Math"/>
                  <w:i/>
                </w:rPr>
              </w:ins>
            </m:ctrlPr>
          </m:dPr>
          <m:e>
            <m:r>
              <w:ins w:id="3131" w:author="Bale,Cameron" w:date="2022-10-04T14:38:00Z">
                <w:rPr>
                  <w:rFonts w:ascii="Cambria Math" w:eastAsiaTheme="minorEastAsia" w:hAnsi="Cambria Math"/>
                </w:rPr>
                <m:t>f</m:t>
              </w:ins>
            </m:r>
          </m:e>
        </m:d>
      </m:oMath>
      <w:ins w:id="3132" w:author="Bale,Cameron" w:date="2022-10-04T14:38:00Z">
        <w:r>
          <w:rPr>
            <w:rFonts w:ascii="Cambria" w:eastAsiaTheme="minorEastAsia" w:hAnsi="Cambria"/>
          </w:rPr>
          <w:t xml:space="preserve"> </w:t>
        </w:r>
      </w:ins>
      <w:ins w:id="3133" w:author="Bale,Cameron" w:date="2022-10-04T14:39:00Z">
        <w:r>
          <w:rPr>
            <w:rFonts w:ascii="Cambria" w:eastAsiaTheme="minorEastAsia" w:hAnsi="Cambria"/>
          </w:rPr>
          <w:t xml:space="preserve">and </w:t>
        </w:r>
      </w:ins>
      <m:oMath>
        <m:r>
          <w:ins w:id="3134" w:author="Bale,Cameron" w:date="2022-10-04T14:39:00Z">
            <w:rPr>
              <w:rFonts w:ascii="Cambria Math" w:eastAsiaTheme="minorEastAsia" w:hAnsi="Cambria Math"/>
            </w:rPr>
            <m:t>q</m:t>
          </w:ins>
        </m:r>
        <m:d>
          <m:dPr>
            <m:ctrlPr>
              <w:ins w:id="3135" w:author="Bale,Cameron" w:date="2022-10-04T14:39:00Z">
                <w:rPr>
                  <w:rFonts w:ascii="Cambria Math" w:eastAsiaTheme="minorEastAsia" w:hAnsi="Cambria Math"/>
                  <w:i/>
                </w:rPr>
              </w:ins>
            </m:ctrlPr>
          </m:dPr>
          <m:e>
            <m:r>
              <w:ins w:id="3136" w:author="Bale,Cameron" w:date="2022-10-04T14:39:00Z">
                <w:rPr>
                  <w:rFonts w:ascii="Cambria Math" w:eastAsiaTheme="minorEastAsia" w:hAnsi="Cambria Math"/>
                </w:rPr>
                <m:t>f</m:t>
              </w:ins>
            </m:r>
          </m:e>
        </m:d>
      </m:oMath>
      <w:ins w:id="3137" w:author="Bale,Cameron" w:date="2022-10-04T14:39:00Z">
        <w:r>
          <w:rPr>
            <w:rFonts w:ascii="Cambria" w:eastAsiaTheme="minorEastAsia" w:hAnsi="Cambria"/>
          </w:rPr>
          <w:t xml:space="preserve"> is approximately</w:t>
        </w:r>
      </w:ins>
    </w:p>
    <w:p w14:paraId="1EFA91DE" w14:textId="4C5AE029" w:rsidR="0071276A" w:rsidRDefault="0071276A" w:rsidP="007F5BFB">
      <w:pPr>
        <w:rPr>
          <w:ins w:id="3138" w:author="Bale,Cameron" w:date="2022-10-04T14:39:00Z"/>
          <w:rFonts w:ascii="Cambria" w:eastAsiaTheme="minorEastAsia" w:hAnsi="Cambria"/>
        </w:rPr>
      </w:pPr>
    </w:p>
    <w:p w14:paraId="555668EC" w14:textId="5BB0D90E" w:rsidR="0071276A" w:rsidRDefault="0004237A" w:rsidP="00902613">
      <w:pPr>
        <w:jc w:val="center"/>
        <w:rPr>
          <w:ins w:id="3139" w:author="Bale,Cameron" w:date="2022-10-04T14:52:00Z"/>
          <w:rFonts w:ascii="Cambria" w:eastAsiaTheme="minorEastAsia" w:hAnsi="Cambria"/>
        </w:rPr>
      </w:pPr>
      <m:oMath>
        <m:r>
          <w:ins w:id="3140" w:author="Bale,Cameron" w:date="2022-10-04T14:40:00Z">
            <w:rPr>
              <w:rFonts w:ascii="Cambria Math" w:eastAsiaTheme="minorEastAsia" w:hAnsi="Cambria Math"/>
            </w:rPr>
            <m:t>PD</m:t>
          </w:ins>
        </m:r>
        <m:d>
          <m:dPr>
            <m:ctrlPr>
              <w:ins w:id="3141" w:author="Bale,Cameron" w:date="2022-10-04T14:40:00Z">
                <w:rPr>
                  <w:rFonts w:ascii="Cambria Math" w:eastAsiaTheme="minorEastAsia" w:hAnsi="Cambria Math"/>
                  <w:i/>
                </w:rPr>
              </w:ins>
            </m:ctrlPr>
          </m:dPr>
          <m:e>
            <m:r>
              <w:ins w:id="3142" w:author="Bale,Cameron" w:date="2022-10-04T14:40:00Z">
                <w:rPr>
                  <w:rFonts w:ascii="Cambria Math" w:eastAsiaTheme="minorEastAsia" w:hAnsi="Cambria Math"/>
                </w:rPr>
                <m:t>p,q</m:t>
              </w:ins>
            </m:r>
          </m:e>
        </m:d>
        <m:r>
          <w:ins w:id="3143" w:author="Bale,Cameron" w:date="2022-10-04T14:39:00Z">
            <w:rPr>
              <w:rFonts w:ascii="Cambria Math" w:eastAsiaTheme="minorEastAsia" w:hAnsi="Cambria Math"/>
            </w:rPr>
            <m:t>=</m:t>
          </w:ins>
        </m:r>
        <m:f>
          <m:fPr>
            <m:ctrlPr>
              <w:rPr>
                <w:rFonts w:ascii="Cambria Math" w:eastAsiaTheme="minorEastAsia" w:hAnsi="Cambria Math"/>
              </w:rPr>
            </m:ctrlPr>
          </m:fPr>
          <m:num>
            <m:r>
              <w:ins w:id="3144" w:author="Bale,Cameron" w:date="2022-10-04T14:39:00Z">
                <w:rPr>
                  <w:rFonts w:ascii="Cambria Math" w:eastAsiaTheme="minorEastAsia" w:hAnsi="Cambria Math"/>
                </w:rPr>
                <m:t>KL</m:t>
              </w:ins>
            </m:r>
            <m:d>
              <m:dPr>
                <m:ctrlPr>
                  <w:ins w:id="3145" w:author="Bale,Cameron" w:date="2022-10-04T14:40:00Z">
                    <w:rPr>
                      <w:rFonts w:ascii="Cambria Math" w:eastAsiaTheme="minorEastAsia" w:hAnsi="Cambria Math"/>
                      <w:i/>
                    </w:rPr>
                  </w:ins>
                </m:ctrlPr>
              </m:dPr>
              <m:e>
                <m:r>
                  <w:ins w:id="3146" w:author="Bale,Cameron" w:date="2022-10-04T14:40:00Z">
                    <w:rPr>
                      <w:rFonts w:ascii="Cambria Math" w:eastAsiaTheme="minorEastAsia" w:hAnsi="Cambria Math"/>
                    </w:rPr>
                    <m:t>p,q</m:t>
                  </w:ins>
                </m:r>
              </m:e>
            </m:d>
            <m:ctrlPr>
              <w:rPr>
                <w:rFonts w:ascii="Cambria Math" w:eastAsiaTheme="minorEastAsia" w:hAnsi="Cambria Math"/>
                <w:i/>
              </w:rPr>
            </m:ctrlPr>
          </m:num>
          <m:den>
            <m:r>
              <w:ins w:id="3147" w:author="Bale,Cameron" w:date="2022-10-04T14:39:00Z">
                <w:rPr>
                  <w:rFonts w:ascii="Cambria Math" w:eastAsiaTheme="minorEastAsia" w:hAnsi="Cambria Math"/>
                </w:rPr>
                <m:t>H</m:t>
              </w:ins>
            </m:r>
            <m:d>
              <m:dPr>
                <m:ctrlPr>
                  <w:ins w:id="3148" w:author="Bale,Cameron" w:date="2022-10-04T14:39:00Z">
                    <w:rPr>
                      <w:rFonts w:ascii="Cambria Math" w:eastAsiaTheme="minorEastAsia" w:hAnsi="Cambria Math"/>
                      <w:i/>
                    </w:rPr>
                  </w:ins>
                </m:ctrlPr>
              </m:dPr>
              <m:e>
                <m:r>
                  <w:ins w:id="3149" w:author="Bale,Cameron" w:date="2022-10-04T14:39:00Z">
                    <w:rPr>
                      <w:rFonts w:ascii="Cambria Math" w:eastAsiaTheme="minorEastAsia" w:hAnsi="Cambria Math"/>
                    </w:rPr>
                    <m:t>p</m:t>
                  </w:ins>
                </m:r>
              </m:e>
            </m:d>
            <m:ctrlPr>
              <w:rPr>
                <w:rFonts w:ascii="Cambria Math" w:eastAsiaTheme="minorEastAsia" w:hAnsi="Cambria Math"/>
                <w:i/>
              </w:rPr>
            </m:ctrlPr>
          </m:den>
        </m:f>
        <m:r>
          <w:ins w:id="3150" w:author="Bale,Cameron" w:date="2022-10-04T14:39:00Z">
            <w:rPr>
              <w:rFonts w:ascii="Cambria Math" w:eastAsiaTheme="minorEastAsia" w:hAnsi="Cambria Math"/>
            </w:rPr>
            <m:t>*100</m:t>
          </w:ins>
        </m:r>
      </m:oMath>
      <w:ins w:id="3151" w:author="Bale,Cameron" w:date="2022-10-04T14:41:00Z">
        <w:r w:rsidR="00902613">
          <w:rPr>
            <w:rFonts w:ascii="Cambria" w:eastAsiaTheme="minorEastAsia" w:hAnsi="Cambria"/>
          </w:rPr>
          <w:t>.</w:t>
        </w:r>
      </w:ins>
      <w:commentRangeEnd w:id="2999"/>
      <w:ins w:id="3152" w:author="Bale,Cameron" w:date="2022-10-24T11:11:00Z">
        <w:r w:rsidR="006E7F29">
          <w:rPr>
            <w:rStyle w:val="CommentReference"/>
          </w:rPr>
          <w:commentReference w:id="2999"/>
        </w:r>
      </w:ins>
    </w:p>
    <w:p w14:paraId="2A83DF3B" w14:textId="2017988D" w:rsidR="006457AC" w:rsidRDefault="006457AC" w:rsidP="00902613">
      <w:pPr>
        <w:jc w:val="center"/>
        <w:rPr>
          <w:ins w:id="3153" w:author="Bale,Cameron" w:date="2022-10-04T14:52:00Z"/>
          <w:rFonts w:ascii="Cambria" w:eastAsiaTheme="minorEastAsia" w:hAnsi="Cambria"/>
        </w:rPr>
      </w:pPr>
    </w:p>
    <w:p w14:paraId="28190712" w14:textId="6CFCE0A5" w:rsidR="006457AC" w:rsidRDefault="006457AC" w:rsidP="006457AC">
      <w:pPr>
        <w:rPr>
          <w:ins w:id="3154" w:author="Bale,Cameron" w:date="2022-10-04T14:55:00Z"/>
          <w:rFonts w:ascii="Cambria" w:eastAsiaTheme="minorEastAsia" w:hAnsi="Cambria"/>
        </w:rPr>
      </w:pPr>
    </w:p>
    <w:p w14:paraId="33E796FD" w14:textId="67BAC713" w:rsidR="006457AC" w:rsidRPr="000B359F" w:rsidRDefault="006457AC" w:rsidP="006457AC">
      <w:pPr>
        <w:rPr>
          <w:ins w:id="3155" w:author="Bale,Cameron" w:date="2022-10-04T14:58:00Z"/>
          <w:rFonts w:ascii="Cambria" w:eastAsiaTheme="minorEastAsia" w:hAnsi="Cambria"/>
          <w:rPrChange w:id="3156" w:author="Bale,Cameron" w:date="2022-10-04T14:58:00Z">
            <w:rPr>
              <w:ins w:id="3157" w:author="Bale,Cameron" w:date="2022-10-04T14:58:00Z"/>
              <w:rFonts w:ascii="Cambria Math" w:eastAsiaTheme="minorEastAsia" w:hAnsi="Cambria Math"/>
              <w:i/>
            </w:rPr>
          </w:rPrChange>
        </w:rPr>
      </w:pPr>
      <w:ins w:id="3158" w:author="Bale,Cameron" w:date="2022-10-04T14:55:00Z">
        <w:r>
          <w:rPr>
            <w:rFonts w:ascii="Cambria" w:eastAsiaTheme="minorEastAsia" w:hAnsi="Cambria"/>
          </w:rPr>
          <w:t xml:space="preserve">In </w:t>
        </w:r>
        <w:r w:rsidRPr="000B359F">
          <w:rPr>
            <w:rFonts w:ascii="Cambria" w:eastAsiaTheme="minorEastAsia" w:hAnsi="Cambria"/>
            <w:b/>
            <w:bCs/>
            <w:rPrChange w:id="3159" w:author="Bale,Cameron" w:date="2022-10-04T14:58:00Z">
              <w:rPr>
                <w:rFonts w:ascii="Cambria" w:eastAsiaTheme="minorEastAsia" w:hAnsi="Cambria"/>
              </w:rPr>
            </w:rPrChange>
          </w:rPr>
          <w:t>Figure 2</w:t>
        </w:r>
        <w:r>
          <w:rPr>
            <w:rFonts w:ascii="Cambria" w:eastAsiaTheme="minorEastAsia" w:hAnsi="Cambria"/>
          </w:rPr>
          <w:t>, we calculate the average feature value for each series acr</w:t>
        </w:r>
      </w:ins>
      <w:ins w:id="3160" w:author="Bale,Cameron" w:date="2022-10-04T14:56:00Z">
        <w:r>
          <w:rPr>
            <w:rFonts w:ascii="Cambria" w:eastAsiaTheme="minorEastAsia" w:hAnsi="Cambria"/>
          </w:rPr>
          <w:t>oss the protected datasets for each privacy method. We plot these distributions next to the distribution of each feature from the original data.</w:t>
        </w:r>
      </w:ins>
      <w:ins w:id="3161" w:author="Bale,Cameron" w:date="2022-10-04T14:57:00Z">
        <w:r>
          <w:rPr>
            <w:rFonts w:ascii="Cambria" w:eastAsiaTheme="minorEastAsia" w:hAnsi="Cambria"/>
          </w:rPr>
          <w:t xml:space="preserve"> </w:t>
        </w:r>
        <w:r w:rsidRPr="000B359F">
          <w:rPr>
            <w:rFonts w:ascii="Cambria" w:eastAsiaTheme="minorEastAsia" w:hAnsi="Cambria"/>
            <w:b/>
            <w:bCs/>
            <w:rPrChange w:id="3162" w:author="Bale,Cameron" w:date="2022-10-04T14:58:00Z">
              <w:rPr>
                <w:rFonts w:ascii="Cambria" w:eastAsiaTheme="minorEastAsia" w:hAnsi="Cambria"/>
              </w:rPr>
            </w:rPrChange>
          </w:rPr>
          <w:t>Table 2</w:t>
        </w:r>
        <w:r>
          <w:rPr>
            <w:rFonts w:ascii="Cambria" w:eastAsiaTheme="minorEastAsia" w:hAnsi="Cambria"/>
          </w:rPr>
          <w:t xml:space="preserve"> </w:t>
        </w:r>
        <w:r w:rsidR="000B359F">
          <w:rPr>
            <w:rFonts w:ascii="Cambria" w:eastAsiaTheme="minorEastAsia" w:hAnsi="Cambria"/>
          </w:rPr>
          <w:t xml:space="preserve">contains the </w:t>
        </w:r>
      </w:ins>
      <m:oMath>
        <m:r>
          <w:ins w:id="3163" w:author="Bale,Cameron" w:date="2022-10-04T14:57:00Z">
            <w:rPr>
              <w:rFonts w:ascii="Cambria Math" w:eastAsiaTheme="minorEastAsia" w:hAnsi="Cambria Math"/>
            </w:rPr>
            <m:t>PD</m:t>
          </w:ins>
        </m:r>
        <m:d>
          <m:dPr>
            <m:ctrlPr>
              <w:ins w:id="3164" w:author="Bale,Cameron" w:date="2022-10-04T14:57:00Z">
                <w:rPr>
                  <w:rFonts w:ascii="Cambria Math" w:eastAsiaTheme="minorEastAsia" w:hAnsi="Cambria Math"/>
                  <w:i/>
                </w:rPr>
              </w:ins>
            </m:ctrlPr>
          </m:dPr>
          <m:e>
            <m:r>
              <w:ins w:id="3165" w:author="Bale,Cameron" w:date="2022-10-04T14:57:00Z">
                <w:rPr>
                  <w:rFonts w:ascii="Cambria Math" w:eastAsiaTheme="minorEastAsia" w:hAnsi="Cambria Math"/>
                </w:rPr>
                <m:t>p,q</m:t>
              </w:ins>
            </m:r>
          </m:e>
        </m:d>
      </m:oMath>
      <w:ins w:id="3166" w:author="Bale,Cameron" w:date="2022-10-04T14:57:00Z">
        <w:r w:rsidR="000B359F">
          <w:rPr>
            <w:rFonts w:ascii="Cambria" w:eastAsiaTheme="minorEastAsia" w:hAnsi="Cambria"/>
          </w:rPr>
          <w:t xml:space="preserve"> calculated between the distribution </w:t>
        </w:r>
      </w:ins>
      <m:oMath>
        <m:r>
          <w:ins w:id="3167" w:author="Bale,Cameron" w:date="2022-10-04T14:58:00Z">
            <w:rPr>
              <w:rFonts w:ascii="Cambria Math" w:eastAsiaTheme="minorEastAsia" w:hAnsi="Cambria Math"/>
            </w:rPr>
            <m:t>p</m:t>
          </w:ins>
        </m:r>
        <m:d>
          <m:dPr>
            <m:ctrlPr>
              <w:ins w:id="3168" w:author="Bale,Cameron" w:date="2022-10-04T14:58:00Z">
                <w:rPr>
                  <w:rFonts w:ascii="Cambria Math" w:eastAsiaTheme="minorEastAsia" w:hAnsi="Cambria Math"/>
                  <w:i/>
                </w:rPr>
              </w:ins>
            </m:ctrlPr>
          </m:dPr>
          <m:e>
            <m:r>
              <w:ins w:id="3169" w:author="Bale,Cameron" w:date="2022-10-04T14:58:00Z">
                <w:rPr>
                  <w:rFonts w:ascii="Cambria Math" w:eastAsiaTheme="minorEastAsia" w:hAnsi="Cambria Math"/>
                </w:rPr>
                <m:t>f</m:t>
              </w:ins>
            </m:r>
          </m:e>
        </m:d>
      </m:oMath>
      <w:ins w:id="3170" w:author="Bale,Cameron" w:date="2022-10-04T14:58:00Z">
        <w:r w:rsidR="000B359F">
          <w:rPr>
            <w:rFonts w:ascii="Cambria" w:eastAsiaTheme="minorEastAsia" w:hAnsi="Cambria"/>
          </w:rPr>
          <w:t xml:space="preserve"> of each feature in the original data, and the distribution </w:t>
        </w:r>
      </w:ins>
      <m:oMath>
        <m:r>
          <w:ins w:id="3171" w:author="Bale,Cameron" w:date="2022-10-04T14:58:00Z">
            <w:rPr>
              <w:rFonts w:ascii="Cambria Math" w:eastAsiaTheme="minorEastAsia" w:hAnsi="Cambria Math"/>
            </w:rPr>
            <m:t>q</m:t>
          </w:ins>
        </m:r>
        <m:d>
          <m:dPr>
            <m:ctrlPr>
              <w:ins w:id="3172" w:author="Bale,Cameron" w:date="2022-10-04T14:58:00Z">
                <w:rPr>
                  <w:rFonts w:ascii="Cambria Math" w:eastAsiaTheme="minorEastAsia" w:hAnsi="Cambria Math"/>
                  <w:i/>
                </w:rPr>
              </w:ins>
            </m:ctrlPr>
          </m:dPr>
          <m:e>
            <m:r>
              <w:ins w:id="3173" w:author="Bale,Cameron" w:date="2022-10-04T14:58:00Z">
                <w:rPr>
                  <w:rFonts w:ascii="Cambria Math" w:eastAsiaTheme="minorEastAsia" w:hAnsi="Cambria Math"/>
                </w:rPr>
                <m:t>f</m:t>
              </w:ins>
            </m:r>
          </m:e>
        </m:d>
      </m:oMath>
      <w:ins w:id="3174" w:author="Bale,Cameron" w:date="2022-10-04T14:58:00Z">
        <w:r w:rsidR="000B359F">
          <w:rPr>
            <w:rFonts w:ascii="Cambria" w:eastAsiaTheme="minorEastAsia" w:hAnsi="Cambria"/>
          </w:rPr>
          <w:t xml:space="preserve"> </w:t>
        </w:r>
      </w:ins>
      <w:ins w:id="3175" w:author="Bale,Cameron" w:date="2022-10-07T14:16:00Z">
        <w:r w:rsidR="006F00F4">
          <w:rPr>
            <w:rFonts w:ascii="Cambria" w:eastAsiaTheme="minorEastAsia" w:hAnsi="Cambria"/>
          </w:rPr>
          <w:t xml:space="preserve">of the average protected feature values </w:t>
        </w:r>
      </w:ins>
      <w:ins w:id="3176" w:author="Bale,Cameron" w:date="2022-10-04T14:58:00Z">
        <w:r w:rsidR="000B359F">
          <w:rPr>
            <w:rFonts w:ascii="Cambria" w:eastAsiaTheme="minorEastAsia" w:hAnsi="Cambria"/>
          </w:rPr>
          <w:t>for each privacy method and feature.</w:t>
        </w:r>
      </w:ins>
    </w:p>
    <w:p w14:paraId="1A7660D7" w14:textId="77777777" w:rsidR="000B359F" w:rsidRPr="000B359F" w:rsidRDefault="000B359F" w:rsidP="006457AC">
      <w:pPr>
        <w:rPr>
          <w:ins w:id="3177" w:author="Bale,Cameron" w:date="2022-10-04T14:58:00Z"/>
          <w:rFonts w:ascii="Cambria" w:eastAsiaTheme="minorEastAsia" w:hAnsi="Cambria"/>
          <w:rPrChange w:id="3178" w:author="Bale,Cameron" w:date="2022-10-04T14:58:00Z">
            <w:rPr>
              <w:ins w:id="3179" w:author="Bale,Cameron" w:date="2022-10-04T14:58:00Z"/>
              <w:rFonts w:ascii="Cambria Math" w:eastAsiaTheme="minorEastAsia" w:hAnsi="Cambria Math"/>
              <w:i/>
            </w:rPr>
          </w:rPrChange>
        </w:rPr>
      </w:pPr>
    </w:p>
    <w:p w14:paraId="6EB9AFE4" w14:textId="77777777" w:rsidR="006457AC" w:rsidRDefault="006457AC" w:rsidP="006457AC">
      <w:pPr>
        <w:rPr>
          <w:ins w:id="3180" w:author="Bale,Cameron" w:date="2022-10-04T14:41:00Z"/>
          <w:rFonts w:ascii="Cambria" w:eastAsiaTheme="minorEastAsia" w:hAnsi="Cambria"/>
        </w:rPr>
      </w:pPr>
    </w:p>
    <w:p w14:paraId="2165E526" w14:textId="1A2CC2D6" w:rsidR="00902613" w:rsidRPr="006457AC" w:rsidRDefault="006457AC" w:rsidP="007F5BFB">
      <w:pPr>
        <w:rPr>
          <w:ins w:id="3181" w:author="Bale,Cameron" w:date="2022-10-04T14:41:00Z"/>
          <w:rFonts w:ascii="Cambria" w:eastAsiaTheme="minorEastAsia" w:hAnsi="Cambria"/>
          <w:b/>
          <w:bCs/>
          <w:rPrChange w:id="3182" w:author="Bale,Cameron" w:date="2022-10-04T14:52:00Z">
            <w:rPr>
              <w:ins w:id="3183" w:author="Bale,Cameron" w:date="2022-10-04T14:41:00Z"/>
              <w:rFonts w:ascii="Cambria" w:eastAsiaTheme="minorEastAsia" w:hAnsi="Cambria"/>
            </w:rPr>
          </w:rPrChange>
        </w:rPr>
      </w:pPr>
      <w:commentRangeStart w:id="3184"/>
      <w:commentRangeStart w:id="3185"/>
      <w:ins w:id="3186" w:author="Bale,Cameron" w:date="2022-10-04T14:52:00Z">
        <w:r>
          <w:rPr>
            <w:rFonts w:ascii="Cambria" w:eastAsiaTheme="minorEastAsia" w:hAnsi="Cambria"/>
            <w:b/>
            <w:bCs/>
          </w:rPr>
          <w:t>Fig</w:t>
        </w:r>
      </w:ins>
      <w:ins w:id="3187" w:author="Bale,Cameron" w:date="2022-10-04T14:58:00Z">
        <w:r w:rsidR="000B359F">
          <w:rPr>
            <w:rFonts w:ascii="Cambria" w:eastAsiaTheme="minorEastAsia" w:hAnsi="Cambria"/>
            <w:b/>
            <w:bCs/>
          </w:rPr>
          <w:t>ure</w:t>
        </w:r>
      </w:ins>
      <w:ins w:id="3188" w:author="Bale,Cameron" w:date="2022-10-04T14:52:00Z">
        <w:r>
          <w:rPr>
            <w:rFonts w:ascii="Cambria" w:eastAsiaTheme="minorEastAsia" w:hAnsi="Cambria"/>
            <w:b/>
            <w:bCs/>
          </w:rPr>
          <w:t xml:space="preserve"> </w:t>
        </w:r>
      </w:ins>
      <w:ins w:id="3189" w:author="Bale,Cameron" w:date="2022-10-04T14:53:00Z">
        <w:r>
          <w:rPr>
            <w:rFonts w:ascii="Cambria" w:eastAsiaTheme="minorEastAsia" w:hAnsi="Cambria"/>
            <w:b/>
            <w:bCs/>
          </w:rPr>
          <w:t>2</w:t>
        </w:r>
      </w:ins>
      <w:commentRangeEnd w:id="3184"/>
      <w:ins w:id="3190" w:author="Bale,Cameron" w:date="2022-10-24T11:12:00Z">
        <w:r w:rsidR="006E7F29">
          <w:rPr>
            <w:rStyle w:val="CommentReference"/>
          </w:rPr>
          <w:commentReference w:id="3184"/>
        </w:r>
      </w:ins>
      <w:commentRangeEnd w:id="3185"/>
      <w:ins w:id="3191" w:author="Bale,Cameron" w:date="2022-10-24T11:14:00Z">
        <w:r w:rsidR="006E7F29">
          <w:rPr>
            <w:rStyle w:val="CommentReference"/>
          </w:rPr>
          <w:commentReference w:id="3185"/>
        </w:r>
      </w:ins>
    </w:p>
    <w:p w14:paraId="38A000E4" w14:textId="4C26183F" w:rsidR="00902613" w:rsidRPr="0004237A" w:rsidRDefault="006457AC" w:rsidP="007F5BFB">
      <w:pPr>
        <w:rPr>
          <w:ins w:id="3192" w:author="Bale,Cameron" w:date="2022-10-04T14:40:00Z"/>
          <w:rFonts w:ascii="Cambria" w:eastAsiaTheme="minorEastAsia" w:hAnsi="Cambria"/>
          <w:rPrChange w:id="3193" w:author="Bale,Cameron" w:date="2022-10-04T14:40:00Z">
            <w:rPr>
              <w:ins w:id="3194" w:author="Bale,Cameron" w:date="2022-10-04T14:40:00Z"/>
              <w:rFonts w:ascii="Cambria Math" w:eastAsiaTheme="minorEastAsia" w:hAnsi="Cambria Math"/>
              <w:i/>
            </w:rPr>
          </w:rPrChange>
        </w:rPr>
      </w:pPr>
      <w:ins w:id="3195" w:author="Bale,Cameron" w:date="2022-10-04T14:52:00Z">
        <w:r>
          <w:rPr>
            <w:rFonts w:ascii="Cambria" w:eastAsiaTheme="minorEastAsia" w:hAnsi="Cambria"/>
            <w:noProof/>
          </w:rPr>
          <w:drawing>
            <wp:anchor distT="0" distB="0" distL="114300" distR="114300" simplePos="0" relativeHeight="251665408" behindDoc="0" locked="0" layoutInCell="1" allowOverlap="1" wp14:anchorId="51C0EEC4" wp14:editId="19A26034">
              <wp:simplePos x="0" y="0"/>
              <wp:positionH relativeFrom="column">
                <wp:posOffset>0</wp:posOffset>
              </wp:positionH>
              <wp:positionV relativeFrom="paragraph">
                <wp:posOffset>635</wp:posOffset>
              </wp:positionV>
              <wp:extent cx="5937250" cy="2978150"/>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2978150"/>
                      </a:xfrm>
                      <a:prstGeom prst="rect">
                        <a:avLst/>
                      </a:prstGeom>
                      <a:noFill/>
                      <a:ln>
                        <a:noFill/>
                      </a:ln>
                    </pic:spPr>
                  </pic:pic>
                </a:graphicData>
              </a:graphic>
            </wp:anchor>
          </w:drawing>
        </w:r>
      </w:ins>
    </w:p>
    <w:p w14:paraId="08112EAF" w14:textId="6A3B089F" w:rsidR="0004237A" w:rsidRDefault="0004237A" w:rsidP="007F5BFB">
      <w:pPr>
        <w:rPr>
          <w:ins w:id="3196" w:author="Bale,Cameron" w:date="2022-10-13T14:02:00Z"/>
          <w:rFonts w:ascii="Cambria" w:eastAsiaTheme="minorEastAsia" w:hAnsi="Cambria"/>
        </w:rPr>
      </w:pPr>
    </w:p>
    <w:p w14:paraId="75C6A33C" w14:textId="0B11ECF6" w:rsidR="008E1A0C" w:rsidRDefault="008E1A0C" w:rsidP="007F5BFB">
      <w:pPr>
        <w:rPr>
          <w:ins w:id="3197" w:author="Bale,Cameron" w:date="2022-10-13T14:02:00Z"/>
          <w:rFonts w:ascii="Cambria" w:eastAsiaTheme="minorEastAsia" w:hAnsi="Cambria"/>
        </w:rPr>
      </w:pPr>
    </w:p>
    <w:p w14:paraId="49BC58FB" w14:textId="3DC4F555" w:rsidR="008E1A0C" w:rsidRDefault="008E1A0C" w:rsidP="007F5BFB">
      <w:pPr>
        <w:rPr>
          <w:ins w:id="3198" w:author="Bale,Cameron" w:date="2022-10-13T14:02:00Z"/>
          <w:rFonts w:ascii="Cambria" w:eastAsiaTheme="minorEastAsia" w:hAnsi="Cambria"/>
        </w:rPr>
      </w:pPr>
    </w:p>
    <w:p w14:paraId="48049BCD" w14:textId="097C3360" w:rsidR="008E1A0C" w:rsidRDefault="008E1A0C" w:rsidP="007F5BFB">
      <w:pPr>
        <w:rPr>
          <w:ins w:id="3199" w:author="Bale,Cameron" w:date="2022-10-13T14:02:00Z"/>
          <w:rFonts w:ascii="Cambria" w:eastAsiaTheme="minorEastAsia" w:hAnsi="Cambria"/>
        </w:rPr>
      </w:pPr>
    </w:p>
    <w:p w14:paraId="7CCBA12B" w14:textId="767DBCDE" w:rsidR="008E1A0C" w:rsidRDefault="008E1A0C" w:rsidP="007F5BFB">
      <w:pPr>
        <w:rPr>
          <w:ins w:id="3200" w:author="Bale,Cameron" w:date="2022-10-13T14:02:00Z"/>
          <w:rFonts w:ascii="Cambria" w:eastAsiaTheme="minorEastAsia" w:hAnsi="Cambria"/>
        </w:rPr>
      </w:pPr>
    </w:p>
    <w:p w14:paraId="50C39280" w14:textId="0A8A6906" w:rsidR="008E1A0C" w:rsidRDefault="008E1A0C" w:rsidP="007F5BFB">
      <w:pPr>
        <w:rPr>
          <w:ins w:id="3201" w:author="Bale,Cameron" w:date="2022-10-13T14:02:00Z"/>
          <w:rFonts w:ascii="Cambria" w:eastAsiaTheme="minorEastAsia" w:hAnsi="Cambria"/>
        </w:rPr>
      </w:pPr>
    </w:p>
    <w:p w14:paraId="7AEBC4CC" w14:textId="3DF03701" w:rsidR="008E1A0C" w:rsidRDefault="008E1A0C" w:rsidP="007F5BFB">
      <w:pPr>
        <w:rPr>
          <w:ins w:id="3202" w:author="Bale,Cameron" w:date="2022-10-13T14:02:00Z"/>
          <w:rFonts w:ascii="Cambria" w:eastAsiaTheme="minorEastAsia" w:hAnsi="Cambria"/>
        </w:rPr>
      </w:pPr>
    </w:p>
    <w:p w14:paraId="437AEA58" w14:textId="4CA6C663" w:rsidR="008E1A0C" w:rsidRDefault="008E1A0C" w:rsidP="007F5BFB">
      <w:pPr>
        <w:rPr>
          <w:ins w:id="3203" w:author="Bale,Cameron" w:date="2022-10-13T14:02:00Z"/>
          <w:rFonts w:ascii="Cambria" w:eastAsiaTheme="minorEastAsia" w:hAnsi="Cambria"/>
        </w:rPr>
      </w:pPr>
    </w:p>
    <w:p w14:paraId="3515A573" w14:textId="6290D9DB" w:rsidR="008E1A0C" w:rsidRDefault="008E1A0C" w:rsidP="007F5BFB">
      <w:pPr>
        <w:rPr>
          <w:ins w:id="3204" w:author="Bale,Cameron" w:date="2022-10-13T14:02:00Z"/>
          <w:rFonts w:ascii="Cambria" w:eastAsiaTheme="minorEastAsia" w:hAnsi="Cambria"/>
        </w:rPr>
      </w:pPr>
    </w:p>
    <w:p w14:paraId="6A029A8C" w14:textId="77777777" w:rsidR="008E1A0C" w:rsidRPr="0004237A" w:rsidRDefault="008E1A0C" w:rsidP="007F5BFB">
      <w:pPr>
        <w:rPr>
          <w:ins w:id="3205" w:author="Bale,Cameron" w:date="2022-10-04T14:40:00Z"/>
          <w:rFonts w:ascii="Cambria" w:eastAsiaTheme="minorEastAsia" w:hAnsi="Cambria"/>
          <w:rPrChange w:id="3206" w:author="Bale,Cameron" w:date="2022-10-04T14:40:00Z">
            <w:rPr>
              <w:ins w:id="3207" w:author="Bale,Cameron" w:date="2022-10-04T14:40:00Z"/>
              <w:rFonts w:ascii="Cambria Math" w:eastAsiaTheme="minorEastAsia" w:hAnsi="Cambria Math"/>
              <w:i/>
            </w:rPr>
          </w:rPrChange>
        </w:rPr>
      </w:pPr>
    </w:p>
    <w:p w14:paraId="34FDFBB2" w14:textId="77777777" w:rsidR="0004237A" w:rsidRPr="0004237A" w:rsidRDefault="0004237A" w:rsidP="007F5BFB">
      <w:pPr>
        <w:rPr>
          <w:ins w:id="3208" w:author="Bale,Cameron" w:date="2022-10-04T14:39:00Z"/>
          <w:rFonts w:ascii="Cambria" w:eastAsiaTheme="minorEastAsia" w:hAnsi="Cambria"/>
          <w:rPrChange w:id="3209" w:author="Bale,Cameron" w:date="2022-10-04T14:40:00Z">
            <w:rPr>
              <w:ins w:id="3210" w:author="Bale,Cameron" w:date="2022-10-04T14:39:00Z"/>
              <w:rFonts w:ascii="Cambria Math" w:eastAsiaTheme="minorEastAsia" w:hAnsi="Cambria Math"/>
              <w:i/>
            </w:rPr>
          </w:rPrChange>
        </w:rPr>
      </w:pPr>
    </w:p>
    <w:p w14:paraId="7EF1C78F" w14:textId="77777777" w:rsidR="0071276A" w:rsidRPr="0071276A" w:rsidRDefault="0071276A" w:rsidP="007F5BFB">
      <w:pPr>
        <w:rPr>
          <w:ins w:id="3211" w:author="Bale,Cameron" w:date="2022-10-04T14:39:00Z"/>
          <w:rFonts w:ascii="Cambria" w:eastAsiaTheme="minorEastAsia" w:hAnsi="Cambria"/>
          <w:rPrChange w:id="3212" w:author="Bale,Cameron" w:date="2022-10-04T14:39:00Z">
            <w:rPr>
              <w:ins w:id="3213" w:author="Bale,Cameron" w:date="2022-10-04T14:39:00Z"/>
              <w:rFonts w:ascii="Cambria Math" w:eastAsiaTheme="minorEastAsia" w:hAnsi="Cambria Math"/>
              <w:i/>
            </w:rPr>
          </w:rPrChange>
        </w:rPr>
      </w:pPr>
    </w:p>
    <w:p w14:paraId="5F197EF5" w14:textId="77777777" w:rsidR="0071276A" w:rsidRPr="0071276A" w:rsidRDefault="0071276A" w:rsidP="007F5BFB">
      <w:pPr>
        <w:rPr>
          <w:ins w:id="3214" w:author="Bale,Cameron" w:date="2022-10-04T14:38:00Z"/>
          <w:rFonts w:ascii="Cambria" w:eastAsiaTheme="minorEastAsia" w:hAnsi="Cambria"/>
          <w:rPrChange w:id="3215" w:author="Bale,Cameron" w:date="2022-10-04T14:39:00Z">
            <w:rPr>
              <w:ins w:id="3216" w:author="Bale,Cameron" w:date="2022-10-04T14:38:00Z"/>
              <w:rFonts w:ascii="Cambria Math" w:eastAsiaTheme="minorEastAsia" w:hAnsi="Cambria Math"/>
              <w:i/>
            </w:rPr>
          </w:rPrChange>
        </w:rPr>
      </w:pPr>
    </w:p>
    <w:p w14:paraId="76E4CF45" w14:textId="77777777" w:rsidR="0071276A" w:rsidRPr="0071276A" w:rsidRDefault="0071276A" w:rsidP="007F5BFB">
      <w:pPr>
        <w:rPr>
          <w:ins w:id="3217" w:author="Bale,Cameron" w:date="2022-10-04T14:38:00Z"/>
          <w:rFonts w:ascii="Cambria" w:eastAsiaTheme="minorEastAsia" w:hAnsi="Cambria"/>
          <w:rPrChange w:id="3218" w:author="Bale,Cameron" w:date="2022-10-04T14:38:00Z">
            <w:rPr>
              <w:ins w:id="3219" w:author="Bale,Cameron" w:date="2022-10-04T14:38:00Z"/>
              <w:rFonts w:ascii="Cambria Math" w:eastAsiaTheme="minorEastAsia" w:hAnsi="Cambria Math"/>
              <w:i/>
            </w:rPr>
          </w:rPrChange>
        </w:rPr>
      </w:pPr>
    </w:p>
    <w:p w14:paraId="5629974B" w14:textId="77777777" w:rsidR="0071276A" w:rsidRPr="0071276A" w:rsidRDefault="0071276A" w:rsidP="007F5BFB">
      <w:pPr>
        <w:rPr>
          <w:ins w:id="3220" w:author="Bale,Cameron" w:date="2022-10-04T14:38:00Z"/>
          <w:rFonts w:ascii="Cambria" w:eastAsiaTheme="minorEastAsia" w:hAnsi="Cambria"/>
          <w:rPrChange w:id="3221" w:author="Bale,Cameron" w:date="2022-10-04T14:38:00Z">
            <w:rPr>
              <w:ins w:id="3222" w:author="Bale,Cameron" w:date="2022-10-04T14:38:00Z"/>
              <w:rFonts w:ascii="Cambria Math" w:eastAsiaTheme="minorEastAsia" w:hAnsi="Cambria Math"/>
              <w:i/>
            </w:rPr>
          </w:rPrChange>
        </w:rPr>
      </w:pPr>
    </w:p>
    <w:p w14:paraId="4F4243BA" w14:textId="77777777" w:rsidR="0071276A" w:rsidRPr="0071276A" w:rsidRDefault="0071276A" w:rsidP="007F5BFB">
      <w:pPr>
        <w:rPr>
          <w:ins w:id="3223" w:author="Bale,Cameron" w:date="2022-10-04T14:35:00Z"/>
          <w:rFonts w:ascii="Cambria" w:eastAsiaTheme="minorEastAsia" w:hAnsi="Cambria"/>
          <w:rPrChange w:id="3224" w:author="Bale,Cameron" w:date="2022-10-04T14:38:00Z">
            <w:rPr>
              <w:ins w:id="3225" w:author="Bale,Cameron" w:date="2022-10-04T14:35:00Z"/>
              <w:rFonts w:ascii="Cambria Math" w:eastAsiaTheme="minorEastAsia" w:hAnsi="Cambria Math"/>
              <w:i/>
            </w:rPr>
          </w:rPrChange>
        </w:rPr>
      </w:pPr>
    </w:p>
    <w:p w14:paraId="4BA22A0A" w14:textId="77777777" w:rsidR="0071276A" w:rsidRPr="0071276A" w:rsidRDefault="0071276A" w:rsidP="007F5BFB">
      <w:pPr>
        <w:rPr>
          <w:ins w:id="3226" w:author="Bale,Cameron" w:date="2022-10-04T14:35:00Z"/>
          <w:rFonts w:ascii="Cambria" w:eastAsiaTheme="minorEastAsia" w:hAnsi="Cambria"/>
          <w:rPrChange w:id="3227" w:author="Bale,Cameron" w:date="2022-10-04T14:35:00Z">
            <w:rPr>
              <w:ins w:id="3228" w:author="Bale,Cameron" w:date="2022-10-04T14:35:00Z"/>
              <w:rFonts w:ascii="Cambria Math" w:eastAsiaTheme="minorEastAsia" w:hAnsi="Cambria Math"/>
              <w:i/>
            </w:rPr>
          </w:rPrChange>
        </w:rPr>
      </w:pPr>
    </w:p>
    <w:p w14:paraId="155BB384" w14:textId="77777777" w:rsidR="0071276A" w:rsidRPr="0071276A" w:rsidRDefault="0071276A" w:rsidP="007F5BFB">
      <w:pPr>
        <w:rPr>
          <w:ins w:id="3229" w:author="Bale,Cameron" w:date="2022-10-04T14:32:00Z"/>
          <w:rFonts w:ascii="Cambria" w:eastAsiaTheme="minorEastAsia" w:hAnsi="Cambria"/>
          <w:rPrChange w:id="3230" w:author="Bale,Cameron" w:date="2022-10-04T14:35:00Z">
            <w:rPr>
              <w:ins w:id="3231" w:author="Bale,Cameron" w:date="2022-10-04T14:32:00Z"/>
              <w:rFonts w:ascii="Cambria Math" w:eastAsiaTheme="minorEastAsia" w:hAnsi="Cambria Math"/>
              <w:i/>
            </w:rPr>
          </w:rPrChange>
        </w:rPr>
      </w:pPr>
    </w:p>
    <w:p w14:paraId="4794FD98" w14:textId="1AA7A8AC" w:rsidR="008E1A0C" w:rsidRDefault="00AB3CEC" w:rsidP="007F5BFB">
      <w:pPr>
        <w:rPr>
          <w:ins w:id="3232" w:author="Bale,Cameron" w:date="2022-10-13T14:02:00Z"/>
          <w:rFonts w:ascii="Cambria" w:eastAsiaTheme="minorEastAsia" w:hAnsi="Cambria"/>
        </w:rPr>
      </w:pPr>
      <w:ins w:id="3233" w:author="Bale,Cameron" w:date="2022-10-04T14:32:00Z">
        <w:r>
          <w:rPr>
            <w:rFonts w:ascii="Cambria" w:eastAsiaTheme="minorEastAsia" w:hAnsi="Cambria"/>
          </w:rPr>
          <w:t xml:space="preserve"> </w:t>
        </w:r>
      </w:ins>
    </w:p>
    <w:p w14:paraId="2CFE9B23" w14:textId="00563268" w:rsidR="008E1A0C" w:rsidRDefault="008E1A0C" w:rsidP="007F5BFB">
      <w:pPr>
        <w:rPr>
          <w:ins w:id="3234" w:author="Bale,Cameron" w:date="2022-10-13T14:02:00Z"/>
          <w:rFonts w:ascii="Cambria" w:eastAsiaTheme="minorEastAsia" w:hAnsi="Cambria"/>
        </w:rPr>
      </w:pPr>
    </w:p>
    <w:p w14:paraId="05D86925" w14:textId="63E8A20B" w:rsidR="008E1A0C" w:rsidRDefault="008E1A0C" w:rsidP="007F5BFB">
      <w:pPr>
        <w:rPr>
          <w:ins w:id="3235" w:author="Bale,Cameron" w:date="2022-10-13T14:02:00Z"/>
          <w:rFonts w:ascii="Cambria" w:eastAsiaTheme="minorEastAsia" w:hAnsi="Cambria"/>
        </w:rPr>
      </w:pPr>
    </w:p>
    <w:p w14:paraId="6E9D5C01" w14:textId="1D8AEC51" w:rsidR="008E1A0C" w:rsidRDefault="008E1A0C" w:rsidP="007F5BFB">
      <w:pPr>
        <w:rPr>
          <w:ins w:id="3236" w:author="Bale,Cameron" w:date="2022-10-13T14:02:00Z"/>
          <w:rFonts w:ascii="Cambria" w:eastAsiaTheme="minorEastAsia" w:hAnsi="Cambria"/>
        </w:rPr>
      </w:pPr>
    </w:p>
    <w:p w14:paraId="75989226" w14:textId="312A0977" w:rsidR="008E1A0C" w:rsidRDefault="008E1A0C" w:rsidP="007F5BFB">
      <w:pPr>
        <w:rPr>
          <w:ins w:id="3237" w:author="Bale,Cameron" w:date="2022-10-13T14:02:00Z"/>
          <w:rFonts w:ascii="Cambria" w:eastAsiaTheme="minorEastAsia" w:hAnsi="Cambria"/>
        </w:rPr>
      </w:pPr>
    </w:p>
    <w:p w14:paraId="34B9E469" w14:textId="5DC11B33" w:rsidR="008E1A0C" w:rsidRDefault="008E1A0C" w:rsidP="007F5BFB">
      <w:pPr>
        <w:rPr>
          <w:ins w:id="3238" w:author="Bale,Cameron" w:date="2022-10-13T14:02:00Z"/>
          <w:rFonts w:ascii="Cambria" w:eastAsiaTheme="minorEastAsia" w:hAnsi="Cambria"/>
        </w:rPr>
      </w:pPr>
    </w:p>
    <w:p w14:paraId="543D56A8" w14:textId="15CFE8B9" w:rsidR="008E1A0C" w:rsidRDefault="008E1A0C" w:rsidP="007F5BFB">
      <w:pPr>
        <w:rPr>
          <w:ins w:id="3239" w:author="Bale,Cameron" w:date="2022-10-13T14:02:00Z"/>
          <w:rFonts w:ascii="Cambria" w:eastAsiaTheme="minorEastAsia" w:hAnsi="Cambria"/>
        </w:rPr>
      </w:pPr>
    </w:p>
    <w:p w14:paraId="641FB4C2" w14:textId="7F02A990" w:rsidR="008E1A0C" w:rsidRDefault="008E1A0C" w:rsidP="007F5BFB">
      <w:pPr>
        <w:rPr>
          <w:ins w:id="3240" w:author="Bale,Cameron" w:date="2022-10-13T14:02:00Z"/>
          <w:rFonts w:ascii="Cambria" w:eastAsiaTheme="minorEastAsia" w:hAnsi="Cambria"/>
        </w:rPr>
      </w:pPr>
    </w:p>
    <w:p w14:paraId="242FF851" w14:textId="4E505164" w:rsidR="008E1A0C" w:rsidRDefault="008E1A0C" w:rsidP="007F5BFB">
      <w:pPr>
        <w:rPr>
          <w:ins w:id="3241" w:author="Bale,Cameron" w:date="2022-10-13T14:02:00Z"/>
          <w:rFonts w:ascii="Cambria" w:eastAsiaTheme="minorEastAsia" w:hAnsi="Cambria"/>
        </w:rPr>
      </w:pPr>
    </w:p>
    <w:p w14:paraId="7A4F3E5E" w14:textId="08A3AB3C" w:rsidR="008E1A0C" w:rsidRDefault="008E1A0C" w:rsidP="007F5BFB">
      <w:pPr>
        <w:rPr>
          <w:ins w:id="3242" w:author="Bale,Cameron" w:date="2022-10-13T14:02:00Z"/>
          <w:rFonts w:ascii="Cambria" w:eastAsiaTheme="minorEastAsia" w:hAnsi="Cambria"/>
        </w:rPr>
      </w:pPr>
    </w:p>
    <w:p w14:paraId="09ECE3AF" w14:textId="77777777" w:rsidR="008E1A0C" w:rsidRDefault="008E1A0C" w:rsidP="007F5BFB">
      <w:pPr>
        <w:rPr>
          <w:ins w:id="3243" w:author="Bale,Cameron" w:date="2022-10-13T14:01:00Z"/>
          <w:rFonts w:ascii="Cambria" w:eastAsiaTheme="minorEastAsia" w:hAnsi="Cambria"/>
        </w:rPr>
      </w:pPr>
    </w:p>
    <w:p w14:paraId="5D9600B5" w14:textId="77777777" w:rsidR="008E1A0C" w:rsidRDefault="008E1A0C" w:rsidP="007F5BFB">
      <w:pPr>
        <w:rPr>
          <w:ins w:id="3244" w:author="Bale,Cameron" w:date="2022-10-13T14:01:00Z"/>
          <w:rFonts w:ascii="Cambria" w:eastAsiaTheme="minorEastAsia" w:hAnsi="Cambria"/>
        </w:rPr>
      </w:pPr>
    </w:p>
    <w:p w14:paraId="07A27A28" w14:textId="356422C0" w:rsidR="006457AC" w:rsidRPr="006457AC" w:rsidRDefault="006457AC" w:rsidP="007F5BFB">
      <w:pPr>
        <w:rPr>
          <w:ins w:id="3245" w:author="Bale,Cameron" w:date="2022-09-29T14:36:00Z"/>
          <w:rFonts w:ascii="Cambria" w:eastAsiaTheme="minorEastAsia" w:hAnsi="Cambria"/>
          <w:b/>
          <w:bCs/>
          <w:rPrChange w:id="3246" w:author="Bale,Cameron" w:date="2022-10-04T14:57:00Z">
            <w:rPr>
              <w:ins w:id="3247" w:author="Bale,Cameron" w:date="2022-09-29T14:36:00Z"/>
              <w:rFonts w:ascii="Cambria Math" w:eastAsiaTheme="minorEastAsia" w:hAnsi="Cambria Math"/>
              <w:i/>
            </w:rPr>
          </w:rPrChange>
        </w:rPr>
      </w:pPr>
      <w:ins w:id="3248" w:author="Bale,Cameron" w:date="2022-10-04T14:57:00Z">
        <w:r>
          <w:rPr>
            <w:rFonts w:ascii="Cambria" w:eastAsiaTheme="minorEastAsia" w:hAnsi="Cambria"/>
            <w:b/>
            <w:bCs/>
          </w:rPr>
          <w:t>TABLE 2</w:t>
        </w:r>
      </w:ins>
      <w:ins w:id="3249" w:author="Bale,Cameron" w:date="2022-10-05T11:34:00Z">
        <w:r w:rsidR="00ED7C4D">
          <w:rPr>
            <w:rFonts w:ascii="Cambria" w:eastAsiaTheme="minorEastAsia" w:hAnsi="Cambria"/>
            <w:b/>
            <w:bCs/>
          </w:rPr>
          <w:t xml:space="preserve"> (percentage differences between feature distributions)</w:t>
        </w:r>
      </w:ins>
    </w:p>
    <w:p w14:paraId="0097DFCD" w14:textId="246192A2" w:rsidR="00E42671" w:rsidRPr="00E42671" w:rsidRDefault="00B803DC" w:rsidP="007F5BFB">
      <w:pPr>
        <w:rPr>
          <w:ins w:id="3250" w:author="Bale,Cameron" w:date="2022-09-29T14:35:00Z"/>
          <w:rFonts w:ascii="Cambria" w:eastAsiaTheme="minorEastAsia" w:hAnsi="Cambria"/>
          <w:rPrChange w:id="3251" w:author="Bale,Cameron" w:date="2022-09-29T14:36:00Z">
            <w:rPr>
              <w:ins w:id="3252" w:author="Bale,Cameron" w:date="2022-09-29T14:35:00Z"/>
              <w:rFonts w:ascii="Cambria Math" w:eastAsiaTheme="minorEastAsia" w:hAnsi="Cambria Math"/>
              <w:i/>
            </w:rPr>
          </w:rPrChange>
        </w:rPr>
      </w:pPr>
      <w:ins w:id="3253" w:author="Bale,Cameron" w:date="2022-10-04T14:25:00Z">
        <w:r>
          <w:rPr>
            <w:noProof/>
          </w:rPr>
          <w:drawing>
            <wp:anchor distT="0" distB="0" distL="114300" distR="114300" simplePos="0" relativeHeight="251664384" behindDoc="0" locked="0" layoutInCell="1" allowOverlap="1" wp14:anchorId="677DA46F" wp14:editId="42F03332">
              <wp:simplePos x="0" y="0"/>
              <wp:positionH relativeFrom="column">
                <wp:posOffset>-406400</wp:posOffset>
              </wp:positionH>
              <wp:positionV relativeFrom="paragraph">
                <wp:posOffset>100965</wp:posOffset>
              </wp:positionV>
              <wp:extent cx="6990449" cy="1035050"/>
              <wp:effectExtent l="0" t="0" r="1270" b="0"/>
              <wp:wrapNone/>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43526" t="74868" r="25307" b="5986"/>
                      <a:stretch/>
                    </pic:blipFill>
                    <pic:spPr bwMode="auto">
                      <a:xfrm>
                        <a:off x="0" y="0"/>
                        <a:ext cx="6990449" cy="103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2117ABFD" w14:textId="695A54D2" w:rsidR="00E42671" w:rsidRPr="00E42671" w:rsidRDefault="00E42671" w:rsidP="007F5BFB">
      <w:pPr>
        <w:rPr>
          <w:ins w:id="3254" w:author="Bale,Cameron" w:date="2022-09-29T14:34:00Z"/>
          <w:rFonts w:ascii="Cambria" w:eastAsiaTheme="minorEastAsia" w:hAnsi="Cambria"/>
          <w:rPrChange w:id="3255" w:author="Bale,Cameron" w:date="2022-09-29T14:35:00Z">
            <w:rPr>
              <w:ins w:id="3256" w:author="Bale,Cameron" w:date="2022-09-29T14:34:00Z"/>
              <w:rFonts w:ascii="Cambria Math" w:eastAsiaTheme="minorEastAsia" w:hAnsi="Cambria Math"/>
              <w:i/>
            </w:rPr>
          </w:rPrChange>
        </w:rPr>
      </w:pPr>
    </w:p>
    <w:p w14:paraId="7CA869C0" w14:textId="77777777" w:rsidR="00E42671" w:rsidRPr="00E42671" w:rsidRDefault="00E42671" w:rsidP="007F5BFB">
      <w:pPr>
        <w:rPr>
          <w:ins w:id="3257" w:author="Bale,Cameron" w:date="2022-09-29T14:34:00Z"/>
          <w:rFonts w:ascii="Cambria" w:eastAsiaTheme="minorEastAsia" w:hAnsi="Cambria"/>
          <w:rPrChange w:id="3258" w:author="Bale,Cameron" w:date="2022-09-29T14:34:00Z">
            <w:rPr>
              <w:ins w:id="3259" w:author="Bale,Cameron" w:date="2022-09-29T14:34:00Z"/>
              <w:rFonts w:ascii="Cambria Math" w:eastAsiaTheme="minorEastAsia" w:hAnsi="Cambria Math"/>
              <w:i/>
            </w:rPr>
          </w:rPrChange>
        </w:rPr>
      </w:pPr>
    </w:p>
    <w:p w14:paraId="2F8C88A1" w14:textId="77777777" w:rsidR="00E42671" w:rsidRPr="00E42671" w:rsidRDefault="00E42671" w:rsidP="007F5BFB">
      <w:pPr>
        <w:rPr>
          <w:ins w:id="3260" w:author="Bale,Cameron" w:date="2022-09-29T14:28:00Z"/>
          <w:rFonts w:ascii="Cambria" w:eastAsiaTheme="minorEastAsia" w:hAnsi="Cambria"/>
        </w:rPr>
      </w:pPr>
    </w:p>
    <w:p w14:paraId="1F73FDC7" w14:textId="14591199" w:rsidR="008B5BDD" w:rsidRDefault="008B5BDD" w:rsidP="007F5BFB">
      <w:pPr>
        <w:rPr>
          <w:ins w:id="3261" w:author="Bale,Cameron" w:date="2022-09-29T14:28:00Z"/>
          <w:rFonts w:ascii="Cambria" w:eastAsiaTheme="minorEastAsia" w:hAnsi="Cambria"/>
        </w:rPr>
      </w:pPr>
    </w:p>
    <w:p w14:paraId="31016116" w14:textId="3FBBD92D" w:rsidR="008B5BDD" w:rsidRDefault="008B5BDD" w:rsidP="007F5BFB">
      <w:pPr>
        <w:rPr>
          <w:ins w:id="3262" w:author="Bale,Cameron" w:date="2022-09-29T14:28:00Z"/>
          <w:rFonts w:ascii="Cambria" w:eastAsiaTheme="minorEastAsia" w:hAnsi="Cambria"/>
        </w:rPr>
      </w:pPr>
    </w:p>
    <w:p w14:paraId="24876373" w14:textId="2B623874" w:rsidR="008B5BDD" w:rsidRDefault="008B5BDD" w:rsidP="007F5BFB">
      <w:pPr>
        <w:rPr>
          <w:ins w:id="3263" w:author="Bale,Cameron" w:date="2022-09-29T14:28:00Z"/>
          <w:rFonts w:ascii="Cambria" w:eastAsiaTheme="minorEastAsia" w:hAnsi="Cambria"/>
        </w:rPr>
      </w:pPr>
    </w:p>
    <w:p w14:paraId="721C87D7" w14:textId="430703F4" w:rsidR="008B5BDD" w:rsidRDefault="008B5BDD" w:rsidP="007F5BFB">
      <w:pPr>
        <w:rPr>
          <w:ins w:id="3264" w:author="Bale,Cameron" w:date="2022-10-04T15:02:00Z"/>
          <w:rFonts w:ascii="Cambria" w:eastAsiaTheme="minorEastAsia" w:hAnsi="Cambria"/>
        </w:rPr>
      </w:pPr>
    </w:p>
    <w:p w14:paraId="7F2F7616" w14:textId="55170D13" w:rsidR="000B359F" w:rsidRDefault="000B359F" w:rsidP="000B359F">
      <w:pPr>
        <w:pStyle w:val="ListParagraph"/>
        <w:numPr>
          <w:ilvl w:val="0"/>
          <w:numId w:val="5"/>
        </w:numPr>
        <w:rPr>
          <w:ins w:id="3265" w:author="Bale,Cameron" w:date="2022-10-04T15:44:00Z"/>
          <w:rFonts w:ascii="Cambria" w:eastAsiaTheme="minorEastAsia" w:hAnsi="Cambria"/>
        </w:rPr>
      </w:pPr>
      <w:ins w:id="3266" w:author="Bale,Cameron" w:date="2022-10-04T15:02:00Z">
        <w:r>
          <w:rPr>
            <w:rFonts w:ascii="Cambria" w:eastAsiaTheme="minorEastAsia" w:hAnsi="Cambria"/>
          </w:rPr>
          <w:t>Note that all of these results are on average across protected datasets</w:t>
        </w:r>
        <w:r w:rsidR="00C24E7A">
          <w:rPr>
            <w:rFonts w:ascii="Cambria" w:eastAsiaTheme="minorEastAsia" w:hAnsi="Cambria"/>
          </w:rPr>
          <w:t>.</w:t>
        </w:r>
      </w:ins>
    </w:p>
    <w:p w14:paraId="705D6824" w14:textId="2D7600B5" w:rsidR="00EF2530" w:rsidRDefault="00EF2530" w:rsidP="000B359F">
      <w:pPr>
        <w:pStyle w:val="ListParagraph"/>
        <w:numPr>
          <w:ilvl w:val="0"/>
          <w:numId w:val="5"/>
        </w:numPr>
        <w:rPr>
          <w:ins w:id="3267" w:author="Bale,Cameron" w:date="2022-10-04T15:44:00Z"/>
          <w:rFonts w:ascii="Cambria" w:eastAsiaTheme="minorEastAsia" w:hAnsi="Cambria"/>
        </w:rPr>
      </w:pPr>
      <w:ins w:id="3268" w:author="Bale,Cameron" w:date="2022-10-04T15:44:00Z">
        <w:r>
          <w:rPr>
            <w:rFonts w:ascii="Cambria" w:eastAsiaTheme="minorEastAsia" w:hAnsi="Cambria"/>
          </w:rPr>
          <w:t>Top coding</w:t>
        </w:r>
      </w:ins>
    </w:p>
    <w:p w14:paraId="2305DF98" w14:textId="7EFA74E3" w:rsidR="00EF2530" w:rsidRDefault="00EF2530" w:rsidP="00EF2530">
      <w:pPr>
        <w:pStyle w:val="ListParagraph"/>
        <w:numPr>
          <w:ilvl w:val="1"/>
          <w:numId w:val="5"/>
        </w:numPr>
        <w:rPr>
          <w:ins w:id="3269" w:author="Bale,Cameron" w:date="2022-10-04T15:45:00Z"/>
          <w:rFonts w:ascii="Cambria" w:eastAsiaTheme="minorEastAsia" w:hAnsi="Cambria"/>
        </w:rPr>
      </w:pPr>
      <w:ins w:id="3270" w:author="Bale,Cameron" w:date="2022-10-04T15:44:00Z">
        <w:r>
          <w:rPr>
            <w:rFonts w:ascii="Cambria" w:eastAsiaTheme="minorEastAsia" w:hAnsi="Cambria"/>
          </w:rPr>
          <w:t>Produces very smal</w:t>
        </w:r>
      </w:ins>
      <w:ins w:id="3271" w:author="Bale,Cameron" w:date="2022-10-04T15:45:00Z">
        <w:r>
          <w:rPr>
            <w:rFonts w:ascii="Cambria" w:eastAsiaTheme="minorEastAsia" w:hAnsi="Cambria"/>
          </w:rPr>
          <w:t>l differences in most features. The most noticeable differences are in kurtosis, variance, and skewness.</w:t>
        </w:r>
      </w:ins>
    </w:p>
    <w:p w14:paraId="0ECC0812" w14:textId="25755D11" w:rsidR="00F0635B" w:rsidRDefault="00EF2530" w:rsidP="00F0635B">
      <w:pPr>
        <w:pStyle w:val="ListParagraph"/>
        <w:numPr>
          <w:ilvl w:val="2"/>
          <w:numId w:val="5"/>
        </w:numPr>
        <w:rPr>
          <w:ins w:id="3272" w:author="Bale,Cameron" w:date="2022-10-07T14:27:00Z"/>
          <w:rFonts w:ascii="Cambria" w:eastAsiaTheme="minorEastAsia" w:hAnsi="Cambria"/>
        </w:rPr>
      </w:pPr>
      <w:ins w:id="3273" w:author="Bale,Cameron" w:date="2022-10-04T15:46:00Z">
        <w:r>
          <w:rPr>
            <w:rFonts w:ascii="Cambria" w:eastAsiaTheme="minorEastAsia" w:hAnsi="Cambria"/>
          </w:rPr>
          <w:t>6.3% difference in kurtosis distribution</w:t>
        </w:r>
      </w:ins>
      <w:ins w:id="3274" w:author="Bale,Cameron" w:date="2022-10-07T14:22:00Z">
        <w:r w:rsidR="00F0635B">
          <w:rPr>
            <w:rFonts w:ascii="Cambria" w:eastAsiaTheme="minorEastAsia" w:hAnsi="Cambria"/>
          </w:rPr>
          <w:t>, where the average kurtosis under top coding is 0.22 relative to 0.10 in the original data.</w:t>
        </w:r>
      </w:ins>
    </w:p>
    <w:p w14:paraId="6B2B1A8D" w14:textId="77777777" w:rsidR="00FF4C2E" w:rsidRDefault="00FF4C2E" w:rsidP="00FF4C2E">
      <w:pPr>
        <w:pStyle w:val="ListParagraph"/>
        <w:numPr>
          <w:ilvl w:val="2"/>
          <w:numId w:val="5"/>
        </w:numPr>
        <w:rPr>
          <w:ins w:id="3275" w:author="Bale,Cameron" w:date="2022-10-07T14:28:00Z"/>
          <w:rFonts w:ascii="Cambria" w:eastAsiaTheme="minorEastAsia" w:hAnsi="Cambria"/>
        </w:rPr>
      </w:pPr>
      <w:ins w:id="3276" w:author="Bale,Cameron" w:date="2022-10-07T14:27:00Z">
        <w:r>
          <w:rPr>
            <w:rFonts w:ascii="Cambria" w:eastAsiaTheme="minorEastAsia" w:hAnsi="Cambria"/>
          </w:rPr>
          <w:t>Top coding trims the upper quantiles</w:t>
        </w:r>
      </w:ins>
      <w:ins w:id="3277" w:author="Bale,Cameron" w:date="2022-10-07T14:28:00Z">
        <w:r>
          <w:rPr>
            <w:rFonts w:ascii="Cambria" w:eastAsiaTheme="minorEastAsia" w:hAnsi="Cambria"/>
          </w:rPr>
          <w:t xml:space="preserve"> of each series, and has produced a </w:t>
        </w:r>
      </w:ins>
      <w:ins w:id="3278" w:author="Bale,Cameron" w:date="2022-10-07T14:23:00Z">
        <w:r w:rsidR="00F0635B" w:rsidRPr="00FF4C2E">
          <w:rPr>
            <w:rFonts w:ascii="Cambria" w:eastAsiaTheme="minorEastAsia" w:hAnsi="Cambria"/>
            <w:rPrChange w:id="3279" w:author="Bale,Cameron" w:date="2022-10-07T14:28:00Z">
              <w:rPr/>
            </w:rPrChange>
          </w:rPr>
          <w:t>1.3% difference in variance</w:t>
        </w:r>
      </w:ins>
      <w:ins w:id="3280" w:author="Bale,Cameron" w:date="2022-10-07T14:28:00Z">
        <w:r>
          <w:rPr>
            <w:rFonts w:ascii="Cambria" w:eastAsiaTheme="minorEastAsia" w:hAnsi="Cambria"/>
          </w:rPr>
          <w:t xml:space="preserve"> distribution</w:t>
        </w:r>
      </w:ins>
      <w:ins w:id="3281" w:author="Bale,Cameron" w:date="2022-10-07T14:23:00Z">
        <w:r w:rsidR="00F0635B" w:rsidRPr="00FF4C2E">
          <w:rPr>
            <w:rFonts w:ascii="Cambria" w:eastAsiaTheme="minorEastAsia" w:hAnsi="Cambria"/>
            <w:rPrChange w:id="3282" w:author="Bale,Cameron" w:date="2022-10-07T14:28:00Z">
              <w:rPr/>
            </w:rPrChange>
          </w:rPr>
          <w:t xml:space="preserve">, </w:t>
        </w:r>
      </w:ins>
      <w:ins w:id="3283" w:author="Bale,Cameron" w:date="2022-10-07T14:28:00Z">
        <w:r>
          <w:rPr>
            <w:rFonts w:ascii="Cambria" w:eastAsiaTheme="minorEastAsia" w:hAnsi="Cambria"/>
          </w:rPr>
          <w:t>where values have</w:t>
        </w:r>
      </w:ins>
      <w:ins w:id="3284" w:author="Bale,Cameron" w:date="2022-10-07T14:23:00Z">
        <w:r w:rsidR="00F0635B" w:rsidRPr="00FF4C2E">
          <w:rPr>
            <w:rFonts w:ascii="Cambria" w:eastAsiaTheme="minorEastAsia" w:hAnsi="Cambria"/>
            <w:rPrChange w:id="3285" w:author="Bale,Cameron" w:date="2022-10-07T14:28:00Z">
              <w:rPr/>
            </w:rPrChange>
          </w:rPr>
          <w:t xml:space="preserve"> decreased on average from 0.15 to </w:t>
        </w:r>
      </w:ins>
      <w:ins w:id="3286" w:author="Bale,Cameron" w:date="2022-10-07T14:24:00Z">
        <w:r w:rsidR="00F0635B" w:rsidRPr="00FF4C2E">
          <w:rPr>
            <w:rFonts w:ascii="Cambria" w:eastAsiaTheme="minorEastAsia" w:hAnsi="Cambria"/>
            <w:rPrChange w:id="3287" w:author="Bale,Cameron" w:date="2022-10-07T14:28:00Z">
              <w:rPr/>
            </w:rPrChange>
          </w:rPr>
          <w:t>0.11</w:t>
        </w:r>
      </w:ins>
      <w:ins w:id="3288" w:author="Bale,Cameron" w:date="2022-10-07T14:28:00Z">
        <w:r>
          <w:rPr>
            <w:rFonts w:ascii="Cambria" w:eastAsiaTheme="minorEastAsia" w:hAnsi="Cambria"/>
          </w:rPr>
          <w:t xml:space="preserve">, and a </w:t>
        </w:r>
      </w:ins>
      <w:ins w:id="3289" w:author="Bale,Cameron" w:date="2022-10-07T14:24:00Z">
        <w:r w:rsidR="00F0635B" w:rsidRPr="00FF4C2E">
          <w:rPr>
            <w:rFonts w:ascii="Cambria" w:eastAsiaTheme="minorEastAsia" w:hAnsi="Cambria"/>
            <w:rPrChange w:id="3290" w:author="Bale,Cameron" w:date="2022-10-07T14:28:00Z">
              <w:rPr/>
            </w:rPrChange>
          </w:rPr>
          <w:t>14% difference in skewness</w:t>
        </w:r>
      </w:ins>
      <w:ins w:id="3291" w:author="Bale,Cameron" w:date="2022-10-07T14:25:00Z">
        <w:r w:rsidR="00F0635B" w:rsidRPr="00FF4C2E">
          <w:rPr>
            <w:rFonts w:ascii="Cambria" w:eastAsiaTheme="minorEastAsia" w:hAnsi="Cambria"/>
            <w:rPrChange w:id="3292" w:author="Bale,Cameron" w:date="2022-10-07T14:28:00Z">
              <w:rPr/>
            </w:rPrChange>
          </w:rPr>
          <w:t xml:space="preserve"> </w:t>
        </w:r>
      </w:ins>
      <w:ins w:id="3293" w:author="Bale,Cameron" w:date="2022-10-07T14:28:00Z">
        <w:r>
          <w:rPr>
            <w:rFonts w:ascii="Cambria" w:eastAsiaTheme="minorEastAsia" w:hAnsi="Cambria"/>
          </w:rPr>
          <w:t xml:space="preserve">distribution, </w:t>
        </w:r>
      </w:ins>
      <w:ins w:id="3294" w:author="Bale,Cameron" w:date="2022-10-07T14:24:00Z">
        <w:r w:rsidR="00F0635B" w:rsidRPr="00FF4C2E">
          <w:rPr>
            <w:rFonts w:ascii="Cambria" w:eastAsiaTheme="minorEastAsia" w:hAnsi="Cambria"/>
            <w:rPrChange w:id="3295" w:author="Bale,Cameron" w:date="2022-10-07T14:28:00Z">
              <w:rPr/>
            </w:rPrChange>
          </w:rPr>
          <w:t>where series now exhibit a left skew of -0.</w:t>
        </w:r>
      </w:ins>
      <w:ins w:id="3296" w:author="Bale,Cameron" w:date="2022-10-07T14:25:00Z">
        <w:r w:rsidR="00F0635B" w:rsidRPr="00FF4C2E">
          <w:rPr>
            <w:rFonts w:ascii="Cambria" w:eastAsiaTheme="minorEastAsia" w:hAnsi="Cambria"/>
            <w:rPrChange w:id="3297" w:author="Bale,Cameron" w:date="2022-10-07T14:28:00Z">
              <w:rPr/>
            </w:rPrChange>
          </w:rPr>
          <w:t>76 on average.</w:t>
        </w:r>
      </w:ins>
    </w:p>
    <w:p w14:paraId="0B6234E3" w14:textId="26D4D386" w:rsidR="005971F3" w:rsidRPr="00FF4C2E" w:rsidRDefault="005971F3" w:rsidP="00FF4C2E">
      <w:pPr>
        <w:pStyle w:val="ListParagraph"/>
        <w:numPr>
          <w:ilvl w:val="0"/>
          <w:numId w:val="5"/>
        </w:numPr>
        <w:rPr>
          <w:ins w:id="3298" w:author="Bale,Cameron" w:date="2022-10-04T15:50:00Z"/>
          <w:rFonts w:ascii="Cambria" w:eastAsiaTheme="minorEastAsia" w:hAnsi="Cambria"/>
          <w:rPrChange w:id="3299" w:author="Bale,Cameron" w:date="2022-10-07T14:29:00Z">
            <w:rPr>
              <w:ins w:id="3300" w:author="Bale,Cameron" w:date="2022-10-04T15:50:00Z"/>
            </w:rPr>
          </w:rPrChange>
        </w:rPr>
      </w:pPr>
      <w:ins w:id="3301" w:author="Bale,Cameron" w:date="2022-10-04T15:50:00Z">
        <w:r w:rsidRPr="00FF4C2E">
          <w:rPr>
            <w:rFonts w:ascii="Cambria" w:eastAsiaTheme="minorEastAsia" w:hAnsi="Cambria"/>
            <w:rPrChange w:id="3302" w:author="Bale,Cameron" w:date="2022-10-07T14:29:00Z">
              <w:rPr/>
            </w:rPrChange>
          </w:rPr>
          <w:t>Bottom coding</w:t>
        </w:r>
      </w:ins>
    </w:p>
    <w:p w14:paraId="0C6A3BCB" w14:textId="60D9FD33" w:rsidR="005971F3" w:rsidRDefault="00FF4C2E" w:rsidP="005971F3">
      <w:pPr>
        <w:pStyle w:val="ListParagraph"/>
        <w:numPr>
          <w:ilvl w:val="1"/>
          <w:numId w:val="5"/>
        </w:numPr>
        <w:rPr>
          <w:ins w:id="3303" w:author="Bale,Cameron" w:date="2022-10-07T14:29:00Z"/>
          <w:rFonts w:ascii="Cambria" w:eastAsiaTheme="minorEastAsia" w:hAnsi="Cambria"/>
        </w:rPr>
      </w:pPr>
      <w:ins w:id="3304" w:author="Bale,Cameron" w:date="2022-10-07T14:29:00Z">
        <w:r>
          <w:rPr>
            <w:rFonts w:ascii="Cambria" w:eastAsiaTheme="minorEastAsia" w:hAnsi="Cambria"/>
          </w:rPr>
          <w:t>Produced less change in Kurtosis, but more change in variance and skewness.</w:t>
        </w:r>
      </w:ins>
    </w:p>
    <w:p w14:paraId="1C4A3F4A" w14:textId="108FB8CA" w:rsidR="00FF4C2E" w:rsidRDefault="00FF4C2E" w:rsidP="00FE033E">
      <w:pPr>
        <w:pStyle w:val="ListParagraph"/>
        <w:numPr>
          <w:ilvl w:val="1"/>
          <w:numId w:val="5"/>
        </w:numPr>
        <w:rPr>
          <w:ins w:id="3305" w:author="Bale,Cameron" w:date="2022-10-07T14:32:00Z"/>
          <w:rFonts w:ascii="Cambria" w:eastAsiaTheme="minorEastAsia" w:hAnsi="Cambria"/>
        </w:rPr>
      </w:pPr>
      <w:ins w:id="3306" w:author="Bale,Cameron" w:date="2022-10-07T14:29:00Z">
        <w:r>
          <w:rPr>
            <w:rFonts w:ascii="Cambria" w:eastAsiaTheme="minorEastAsia" w:hAnsi="Cambria"/>
          </w:rPr>
          <w:t>The mechanism of change is the same – bottom coding trim</w:t>
        </w:r>
      </w:ins>
      <w:ins w:id="3307" w:author="Bale,Cameron" w:date="2022-10-07T14:30:00Z">
        <w:r>
          <w:rPr>
            <w:rFonts w:ascii="Cambria" w:eastAsiaTheme="minorEastAsia" w:hAnsi="Cambria"/>
          </w:rPr>
          <w:t xml:space="preserve">med the lower quantiles, reducing the average variance from 0.15 to 0.09 (larger change </w:t>
        </w:r>
      </w:ins>
      <w:ins w:id="3308" w:author="Bale,Cameron" w:date="2022-10-07T14:31:00Z">
        <w:r>
          <w:rPr>
            <w:rFonts w:ascii="Cambria" w:eastAsiaTheme="minorEastAsia" w:hAnsi="Cambria"/>
          </w:rPr>
          <w:t xml:space="preserve">than top coding </w:t>
        </w:r>
      </w:ins>
      <w:ins w:id="3309" w:author="Bale,Cameron" w:date="2022-10-07T14:30:00Z">
        <w:r>
          <w:rPr>
            <w:rFonts w:ascii="Cambria" w:eastAsiaTheme="minorEastAsia" w:hAnsi="Cambria"/>
          </w:rPr>
          <w:t xml:space="preserve">since the </w:t>
        </w:r>
      </w:ins>
      <w:ins w:id="3310" w:author="Bale,Cameron" w:date="2022-10-07T14:31:00Z">
        <w:r>
          <w:rPr>
            <w:rFonts w:ascii="Cambria" w:eastAsiaTheme="minorEastAsia" w:hAnsi="Cambria"/>
          </w:rPr>
          <w:t xml:space="preserve">strongest skew values </w:t>
        </w:r>
      </w:ins>
      <w:ins w:id="3311" w:author="Bale,Cameron" w:date="2022-10-07T14:32:00Z">
        <w:r>
          <w:rPr>
            <w:rFonts w:ascii="Cambria" w:eastAsiaTheme="minorEastAsia" w:hAnsi="Cambria"/>
          </w:rPr>
          <w:t xml:space="preserve">before </w:t>
        </w:r>
      </w:ins>
      <w:ins w:id="3312" w:author="Bale,Cameron" w:date="2022-10-07T14:31:00Z">
        <w:r>
          <w:rPr>
            <w:rFonts w:ascii="Cambria" w:eastAsiaTheme="minorEastAsia" w:hAnsi="Cambria"/>
          </w:rPr>
          <w:t>were negative) and increasing the average skew to 0.69 (series are now right-skewed on average)</w:t>
        </w:r>
      </w:ins>
    </w:p>
    <w:p w14:paraId="74B0D7F9" w14:textId="017F8125" w:rsidR="00FE033E" w:rsidRDefault="00FE033E" w:rsidP="00FE033E">
      <w:pPr>
        <w:pStyle w:val="ListParagraph"/>
        <w:numPr>
          <w:ilvl w:val="0"/>
          <w:numId w:val="5"/>
        </w:numPr>
        <w:rPr>
          <w:ins w:id="3313" w:author="Bale,Cameron" w:date="2022-10-07T14:32:00Z"/>
          <w:rFonts w:ascii="Cambria" w:eastAsiaTheme="minorEastAsia" w:hAnsi="Cambria"/>
        </w:rPr>
      </w:pPr>
      <w:ins w:id="3314" w:author="Bale,Cameron" w:date="2022-10-07T14:32:00Z">
        <w:r>
          <w:rPr>
            <w:rFonts w:ascii="Cambria" w:eastAsiaTheme="minorEastAsia" w:hAnsi="Cambria"/>
          </w:rPr>
          <w:t>K-</w:t>
        </w:r>
        <w:proofErr w:type="spellStart"/>
        <w:r>
          <w:rPr>
            <w:rFonts w:ascii="Cambria" w:eastAsiaTheme="minorEastAsia" w:hAnsi="Cambria"/>
          </w:rPr>
          <w:t>nTS</w:t>
        </w:r>
        <w:proofErr w:type="spellEnd"/>
      </w:ins>
    </w:p>
    <w:p w14:paraId="0AF6AE8F" w14:textId="60DD743A" w:rsidR="00F86C0D" w:rsidRDefault="00F86C0D" w:rsidP="00F86C0D">
      <w:pPr>
        <w:pStyle w:val="ListParagraph"/>
        <w:numPr>
          <w:ilvl w:val="1"/>
          <w:numId w:val="5"/>
        </w:numPr>
        <w:rPr>
          <w:ins w:id="3315" w:author="Bale,Cameron" w:date="2022-10-07T14:51:00Z"/>
          <w:rFonts w:ascii="Cambria" w:eastAsiaTheme="minorEastAsia" w:hAnsi="Cambria"/>
        </w:rPr>
      </w:pPr>
      <w:ins w:id="3316" w:author="Bale,Cameron" w:date="2022-10-07T14:50:00Z">
        <w:r>
          <w:rPr>
            <w:rFonts w:ascii="Cambria" w:eastAsiaTheme="minorEastAsia" w:hAnsi="Cambria"/>
          </w:rPr>
          <w:t>The average e-</w:t>
        </w:r>
        <w:proofErr w:type="spellStart"/>
        <w:r>
          <w:rPr>
            <w:rFonts w:ascii="Cambria" w:eastAsiaTheme="minorEastAsia" w:hAnsi="Cambria"/>
          </w:rPr>
          <w:t>acf</w:t>
        </w:r>
        <w:proofErr w:type="spellEnd"/>
        <w:r>
          <w:rPr>
            <w:rFonts w:ascii="Cambria" w:eastAsiaTheme="minorEastAsia" w:hAnsi="Cambria"/>
          </w:rPr>
          <w:t xml:space="preserve"> value is approximately the same, but the distribution has </w:t>
        </w:r>
      </w:ins>
      <w:ins w:id="3317" w:author="Bale,Cameron" w:date="2022-10-07T14:51:00Z">
        <w:r>
          <w:rPr>
            <w:rFonts w:ascii="Cambria" w:eastAsiaTheme="minorEastAsia" w:hAnsi="Cambria"/>
          </w:rPr>
          <w:t>less spread – difference of 3.78%</w:t>
        </w:r>
      </w:ins>
    </w:p>
    <w:p w14:paraId="5547E887" w14:textId="29491F2D" w:rsidR="00F86C0D" w:rsidRDefault="00F86C0D" w:rsidP="00F86C0D">
      <w:pPr>
        <w:pStyle w:val="ListParagraph"/>
        <w:numPr>
          <w:ilvl w:val="1"/>
          <w:numId w:val="5"/>
        </w:numPr>
        <w:rPr>
          <w:ins w:id="3318" w:author="Bale,Cameron" w:date="2022-10-07T14:56:00Z"/>
          <w:rFonts w:ascii="Cambria" w:eastAsiaTheme="minorEastAsia" w:hAnsi="Cambria"/>
        </w:rPr>
      </w:pPr>
      <w:ins w:id="3319" w:author="Bale,Cameron" w:date="2022-10-07T14:54:00Z">
        <w:r>
          <w:rPr>
            <w:rFonts w:ascii="Cambria" w:eastAsiaTheme="minorEastAsia" w:hAnsi="Cambria"/>
          </w:rPr>
          <w:t xml:space="preserve">% </w:t>
        </w:r>
        <w:proofErr w:type="gramStart"/>
        <w:r>
          <w:rPr>
            <w:rFonts w:ascii="Cambria" w:eastAsiaTheme="minorEastAsia" w:hAnsi="Cambria"/>
          </w:rPr>
          <w:t>changes</w:t>
        </w:r>
        <w:proofErr w:type="gramEnd"/>
        <w:r>
          <w:rPr>
            <w:rFonts w:ascii="Cambria" w:eastAsiaTheme="minorEastAsia" w:hAnsi="Cambria"/>
          </w:rPr>
          <w:t xml:space="preserve"> in spectral entrop</w:t>
        </w:r>
      </w:ins>
      <w:ins w:id="3320" w:author="Bale,Cameron" w:date="2022-10-07T14:55:00Z">
        <w:r>
          <w:rPr>
            <w:rFonts w:ascii="Cambria" w:eastAsiaTheme="minorEastAsia" w:hAnsi="Cambria"/>
          </w:rPr>
          <w:t>y (8.9</w:t>
        </w:r>
      </w:ins>
      <w:ins w:id="3321" w:author="Bale,Cameron" w:date="2022-10-07T14:56:00Z">
        <w:r>
          <w:rPr>
            <w:rFonts w:ascii="Cambria" w:eastAsiaTheme="minorEastAsia" w:hAnsi="Cambria"/>
          </w:rPr>
          <w:t>%</w:t>
        </w:r>
      </w:ins>
      <w:ins w:id="3322" w:author="Bale,Cameron" w:date="2022-10-07T14:55:00Z">
        <w:r>
          <w:rPr>
            <w:rFonts w:ascii="Cambria" w:eastAsiaTheme="minorEastAsia" w:hAnsi="Cambria"/>
          </w:rPr>
          <w:t>) and Hurst (7.6</w:t>
        </w:r>
      </w:ins>
      <w:ins w:id="3323" w:author="Bale,Cameron" w:date="2022-10-07T14:56:00Z">
        <w:r>
          <w:rPr>
            <w:rFonts w:ascii="Cambria" w:eastAsiaTheme="minorEastAsia" w:hAnsi="Cambria"/>
          </w:rPr>
          <w:t>%</w:t>
        </w:r>
      </w:ins>
      <w:ins w:id="3324" w:author="Bale,Cameron" w:date="2022-10-07T14:55:00Z">
        <w:r>
          <w:rPr>
            <w:rFonts w:ascii="Cambria" w:eastAsiaTheme="minorEastAsia" w:hAnsi="Cambria"/>
          </w:rPr>
          <w:t xml:space="preserve">) indicate that series are more difficult to forecast (average spectral entropy increased from 0.76 to 0.92, Hurst decreased from </w:t>
        </w:r>
      </w:ins>
      <w:ins w:id="3325" w:author="Bale,Cameron" w:date="2022-10-07T14:56:00Z">
        <w:r>
          <w:rPr>
            <w:rFonts w:ascii="Cambria" w:eastAsiaTheme="minorEastAsia" w:hAnsi="Cambria"/>
          </w:rPr>
          <w:t>0.78 to 0.66).</w:t>
        </w:r>
      </w:ins>
    </w:p>
    <w:p w14:paraId="753DB798" w14:textId="2B5DAF35" w:rsidR="00F86C0D" w:rsidRDefault="00F86C0D" w:rsidP="00F86C0D">
      <w:pPr>
        <w:pStyle w:val="ListParagraph"/>
        <w:numPr>
          <w:ilvl w:val="1"/>
          <w:numId w:val="5"/>
        </w:numPr>
        <w:rPr>
          <w:ins w:id="3326" w:author="Bale,Cameron" w:date="2022-10-07T14:58:00Z"/>
          <w:rFonts w:ascii="Cambria" w:eastAsiaTheme="minorEastAsia" w:hAnsi="Cambria"/>
        </w:rPr>
      </w:pPr>
      <w:ins w:id="3327" w:author="Bale,Cameron" w:date="2022-10-07T14:58:00Z">
        <w:r>
          <w:rPr>
            <w:rFonts w:ascii="Cambria" w:eastAsiaTheme="minorEastAsia" w:hAnsi="Cambria"/>
          </w:rPr>
          <w:t xml:space="preserve">4% difference in kurtosis distribution, where the average increased from 0.1 to </w:t>
        </w:r>
        <w:proofErr w:type="spellStart"/>
        <w:r>
          <w:rPr>
            <w:rFonts w:ascii="Cambria" w:eastAsiaTheme="minorEastAsia" w:hAnsi="Cambria"/>
          </w:rPr>
          <w:t>to</w:t>
        </w:r>
        <w:proofErr w:type="spellEnd"/>
        <w:r>
          <w:rPr>
            <w:rFonts w:ascii="Cambria" w:eastAsiaTheme="minorEastAsia" w:hAnsi="Cambria"/>
          </w:rPr>
          <w:t xml:space="preserve"> 0.41, relative to the original data</w:t>
        </w:r>
      </w:ins>
    </w:p>
    <w:p w14:paraId="44175733" w14:textId="72D29E5E" w:rsidR="00F86C0D" w:rsidRDefault="00F86C0D" w:rsidP="00F86C0D">
      <w:pPr>
        <w:pStyle w:val="ListParagraph"/>
        <w:numPr>
          <w:ilvl w:val="1"/>
          <w:numId w:val="5"/>
        </w:numPr>
        <w:rPr>
          <w:ins w:id="3328" w:author="Bale,Cameron" w:date="2022-10-07T14:59:00Z"/>
          <w:rFonts w:ascii="Cambria" w:eastAsiaTheme="minorEastAsia" w:hAnsi="Cambria"/>
        </w:rPr>
      </w:pPr>
      <w:ins w:id="3329" w:author="Bale,Cameron" w:date="2022-10-07T14:58:00Z">
        <w:r>
          <w:rPr>
            <w:rFonts w:ascii="Cambria" w:eastAsiaTheme="minorEastAsia" w:hAnsi="Cambria"/>
          </w:rPr>
          <w:t xml:space="preserve">Results in </w:t>
        </w:r>
      </w:ins>
      <w:ins w:id="3330" w:author="Bale,Cameron" w:date="2022-10-07T14:59:00Z">
        <w:r>
          <w:rPr>
            <w:rFonts w:ascii="Cambria" w:eastAsiaTheme="minorEastAsia" w:hAnsi="Cambria"/>
          </w:rPr>
          <w:t xml:space="preserve">more left skew on average, </w:t>
        </w:r>
        <w:r w:rsidR="00A908D3">
          <w:rPr>
            <w:rFonts w:ascii="Cambria" w:eastAsiaTheme="minorEastAsia" w:hAnsi="Cambria"/>
          </w:rPr>
          <w:t>(-0.39) but a smaller percentage difference in skew than top and bottom coding</w:t>
        </w:r>
      </w:ins>
    </w:p>
    <w:p w14:paraId="15126A5F" w14:textId="213EC975" w:rsidR="00A908D3" w:rsidRDefault="00A908D3" w:rsidP="00F86C0D">
      <w:pPr>
        <w:pStyle w:val="ListParagraph"/>
        <w:numPr>
          <w:ilvl w:val="1"/>
          <w:numId w:val="5"/>
        </w:numPr>
        <w:rPr>
          <w:ins w:id="3331" w:author="Bale,Cameron" w:date="2022-10-07T15:00:00Z"/>
          <w:rFonts w:ascii="Cambria" w:eastAsiaTheme="minorEastAsia" w:hAnsi="Cambria"/>
        </w:rPr>
      </w:pPr>
      <w:ins w:id="3332" w:author="Bale,Cameron" w:date="2022-10-07T14:59:00Z">
        <w:r>
          <w:rPr>
            <w:rFonts w:ascii="Cambria" w:eastAsiaTheme="minorEastAsia" w:hAnsi="Cambria"/>
          </w:rPr>
          <w:t xml:space="preserve">Strength of trend and seasonality decreased on </w:t>
        </w:r>
      </w:ins>
      <w:ins w:id="3333" w:author="Bale,Cameron" w:date="2022-10-07T15:00:00Z">
        <w:r>
          <w:rPr>
            <w:rFonts w:ascii="Cambria" w:eastAsiaTheme="minorEastAsia" w:hAnsi="Cambria"/>
          </w:rPr>
          <w:t>average to 0.31 and 0.27, respectively (were 0.5 and 0.37 in original data), consistent with lower Hurst coefficients and higher spectral entropies</w:t>
        </w:r>
      </w:ins>
    </w:p>
    <w:p w14:paraId="17F1349A" w14:textId="0CBECE2E" w:rsidR="00EF2530" w:rsidRDefault="00A908D3" w:rsidP="00856DD2">
      <w:pPr>
        <w:pStyle w:val="ListParagraph"/>
        <w:numPr>
          <w:ilvl w:val="1"/>
          <w:numId w:val="5"/>
        </w:numPr>
        <w:rPr>
          <w:ins w:id="3334" w:author="Bale,Cameron" w:date="2022-10-07T15:08:00Z"/>
          <w:rFonts w:ascii="Cambria" w:eastAsiaTheme="minorEastAsia" w:hAnsi="Cambria"/>
        </w:rPr>
      </w:pPr>
      <w:ins w:id="3335" w:author="Bale,Cameron" w:date="2022-10-07T15:01:00Z">
        <w:r>
          <w:rPr>
            <w:rFonts w:ascii="Cambria" w:eastAsiaTheme="minorEastAsia" w:hAnsi="Cambria"/>
          </w:rPr>
          <w:t>K-</w:t>
        </w:r>
        <w:proofErr w:type="spellStart"/>
        <w:r>
          <w:rPr>
            <w:rFonts w:ascii="Cambria" w:eastAsiaTheme="minorEastAsia" w:hAnsi="Cambria"/>
          </w:rPr>
          <w:t>nts</w:t>
        </w:r>
        <w:proofErr w:type="spellEnd"/>
        <w:r>
          <w:rPr>
            <w:rFonts w:ascii="Cambria" w:eastAsiaTheme="minorEastAsia" w:hAnsi="Cambria"/>
          </w:rPr>
          <w:t xml:space="preserve"> produced minimal difference in the mean</w:t>
        </w:r>
      </w:ins>
      <w:ins w:id="3336" w:author="Bale,Cameron" w:date="2022-10-07T15:07:00Z">
        <w:r w:rsidR="00856DD2">
          <w:rPr>
            <w:rFonts w:ascii="Cambria" w:eastAsiaTheme="minorEastAsia" w:hAnsi="Cambria"/>
          </w:rPr>
          <w:t>s</w:t>
        </w:r>
      </w:ins>
      <w:ins w:id="3337" w:author="Bale,Cameron" w:date="2022-10-07T15:01:00Z">
        <w:r>
          <w:rPr>
            <w:rFonts w:ascii="Cambria" w:eastAsiaTheme="minorEastAsia" w:hAnsi="Cambria"/>
          </w:rPr>
          <w:t xml:space="preserve"> of the series, and a slight increase in variance</w:t>
        </w:r>
      </w:ins>
      <w:ins w:id="3338" w:author="Bale,Cameron" w:date="2022-10-07T15:07:00Z">
        <w:r w:rsidR="00856DD2">
          <w:rPr>
            <w:rFonts w:ascii="Cambria" w:eastAsiaTheme="minorEastAsia" w:hAnsi="Cambria"/>
          </w:rPr>
          <w:t xml:space="preserve"> resulting</w:t>
        </w:r>
      </w:ins>
      <w:ins w:id="3339" w:author="Bale,Cameron" w:date="2022-10-07T15:08:00Z">
        <w:r w:rsidR="00856DD2">
          <w:rPr>
            <w:rFonts w:ascii="Cambria" w:eastAsiaTheme="minorEastAsia" w:hAnsi="Cambria"/>
          </w:rPr>
          <w:t xml:space="preserve"> in ~7% difference in variance distributions</w:t>
        </w:r>
      </w:ins>
      <w:ins w:id="3340" w:author="Bale,Cameron" w:date="2022-10-07T15:42:00Z">
        <w:r w:rsidR="00703276">
          <w:rPr>
            <w:rFonts w:ascii="Cambria" w:eastAsiaTheme="minorEastAsia" w:hAnsi="Cambria"/>
          </w:rPr>
          <w:t xml:space="preserve"> (the distribution of variance under k-</w:t>
        </w:r>
        <w:proofErr w:type="spellStart"/>
        <w:r w:rsidR="00703276">
          <w:rPr>
            <w:rFonts w:ascii="Cambria" w:eastAsiaTheme="minorEastAsia" w:hAnsi="Cambria"/>
          </w:rPr>
          <w:t>nTS</w:t>
        </w:r>
        <w:proofErr w:type="spellEnd"/>
        <w:r w:rsidR="00703276">
          <w:rPr>
            <w:rFonts w:ascii="Cambria" w:eastAsiaTheme="minorEastAsia" w:hAnsi="Cambria"/>
          </w:rPr>
          <w:t xml:space="preserve"> has less spread than the original distribution)</w:t>
        </w:r>
      </w:ins>
    </w:p>
    <w:p w14:paraId="68E3C55A" w14:textId="06E1ED8A" w:rsidR="00856DD2" w:rsidRDefault="00856DD2" w:rsidP="00856DD2">
      <w:pPr>
        <w:pStyle w:val="ListParagraph"/>
        <w:numPr>
          <w:ilvl w:val="0"/>
          <w:numId w:val="5"/>
        </w:numPr>
        <w:rPr>
          <w:ins w:id="3341" w:author="Bale,Cameron" w:date="2022-10-07T15:08:00Z"/>
          <w:rFonts w:ascii="Cambria" w:eastAsiaTheme="minorEastAsia" w:hAnsi="Cambria"/>
        </w:rPr>
      </w:pPr>
      <w:ins w:id="3342" w:author="Bale,Cameron" w:date="2022-10-07T15:08:00Z">
        <w:r>
          <w:rPr>
            <w:rFonts w:ascii="Cambria" w:eastAsiaTheme="minorEastAsia" w:hAnsi="Cambria"/>
          </w:rPr>
          <w:t>AN/DP</w:t>
        </w:r>
      </w:ins>
    </w:p>
    <w:p w14:paraId="24626A93" w14:textId="4B5AD7AA" w:rsidR="00856DD2" w:rsidRDefault="00856DD2" w:rsidP="00856DD2">
      <w:pPr>
        <w:pStyle w:val="ListParagraph"/>
        <w:numPr>
          <w:ilvl w:val="1"/>
          <w:numId w:val="5"/>
        </w:numPr>
        <w:rPr>
          <w:ins w:id="3343" w:author="Bale,Cameron" w:date="2022-10-07T15:08:00Z"/>
          <w:rFonts w:ascii="Cambria" w:eastAsiaTheme="minorEastAsia" w:hAnsi="Cambria"/>
        </w:rPr>
      </w:pPr>
      <w:commentRangeStart w:id="3344"/>
      <w:ins w:id="3345" w:author="Bale,Cameron" w:date="2022-10-07T15:08:00Z">
        <w:r>
          <w:rPr>
            <w:rFonts w:ascii="Cambria" w:eastAsiaTheme="minorEastAsia" w:hAnsi="Cambria"/>
          </w:rPr>
          <w:t>Produced significant changes in every feature except e_acf1</w:t>
        </w:r>
      </w:ins>
      <w:commentRangeEnd w:id="3344"/>
      <w:ins w:id="3346" w:author="Bale,Cameron" w:date="2022-10-07T15:09:00Z">
        <w:r>
          <w:rPr>
            <w:rStyle w:val="CommentReference"/>
          </w:rPr>
          <w:commentReference w:id="3344"/>
        </w:r>
      </w:ins>
    </w:p>
    <w:p w14:paraId="771060CF" w14:textId="7E08F782" w:rsidR="00856DD2" w:rsidRDefault="00A26F6E" w:rsidP="00856DD2">
      <w:pPr>
        <w:pStyle w:val="ListParagraph"/>
        <w:numPr>
          <w:ilvl w:val="1"/>
          <w:numId w:val="5"/>
        </w:numPr>
        <w:rPr>
          <w:ins w:id="3347" w:author="Bale,Cameron" w:date="2022-10-07T15:11:00Z"/>
          <w:rFonts w:ascii="Cambria" w:eastAsiaTheme="minorEastAsia" w:hAnsi="Cambria"/>
        </w:rPr>
      </w:pPr>
      <w:ins w:id="3348" w:author="Bale,Cameron" w:date="2022-10-07T15:09:00Z">
        <w:r>
          <w:rPr>
            <w:rFonts w:ascii="Cambria" w:eastAsiaTheme="minorEastAsia" w:hAnsi="Cambria"/>
          </w:rPr>
          <w:t>Entro</w:t>
        </w:r>
      </w:ins>
      <w:ins w:id="3349" w:author="Bale,Cameron" w:date="2022-10-07T15:10:00Z">
        <w:r>
          <w:rPr>
            <w:rFonts w:ascii="Cambria" w:eastAsiaTheme="minorEastAsia" w:hAnsi="Cambria"/>
          </w:rPr>
          <w:t xml:space="preserve">py distributions differ by 14/17% (~1 for most series), Hurst distributions differ by 16/21%, </w:t>
        </w:r>
      </w:ins>
      <w:ins w:id="3350" w:author="Bale,Cameron" w:date="2022-10-07T15:11:00Z">
        <w:r>
          <w:rPr>
            <w:rFonts w:ascii="Cambria" w:eastAsiaTheme="minorEastAsia" w:hAnsi="Cambria"/>
          </w:rPr>
          <w:t>(~.6 for most series)</w:t>
        </w:r>
      </w:ins>
    </w:p>
    <w:p w14:paraId="390C3FF2" w14:textId="2C1ED8F1" w:rsidR="00A26F6E" w:rsidRDefault="00A26F6E" w:rsidP="00856DD2">
      <w:pPr>
        <w:pStyle w:val="ListParagraph"/>
        <w:numPr>
          <w:ilvl w:val="1"/>
          <w:numId w:val="5"/>
        </w:numPr>
        <w:rPr>
          <w:ins w:id="3351" w:author="Bale,Cameron" w:date="2022-10-07T15:12:00Z"/>
          <w:rFonts w:ascii="Cambria" w:eastAsiaTheme="minorEastAsia" w:hAnsi="Cambria"/>
        </w:rPr>
      </w:pPr>
      <w:ins w:id="3352" w:author="Bale,Cameron" w:date="2022-10-07T15:11:00Z">
        <w:r>
          <w:rPr>
            <w:rFonts w:ascii="Cambria" w:eastAsiaTheme="minorEastAsia" w:hAnsi="Cambria"/>
          </w:rPr>
          <w:lastRenderedPageBreak/>
          <w:t>Kurtosis</w:t>
        </w:r>
      </w:ins>
      <w:ins w:id="3353" w:author="Bale,Cameron" w:date="2022-10-07T15:12:00Z">
        <w:r>
          <w:rPr>
            <w:rFonts w:ascii="Cambria" w:eastAsiaTheme="minorEastAsia" w:hAnsi="Cambria"/>
          </w:rPr>
          <w:t xml:space="preserve"> and variance</w:t>
        </w:r>
      </w:ins>
      <w:ins w:id="3354" w:author="Bale,Cameron" w:date="2022-10-07T15:11:00Z">
        <w:r>
          <w:rPr>
            <w:rFonts w:ascii="Cambria" w:eastAsiaTheme="minorEastAsia" w:hAnsi="Cambria"/>
          </w:rPr>
          <w:t xml:space="preserve"> distributions differ by well over 100% - </w:t>
        </w:r>
      </w:ins>
      <w:ins w:id="3355" w:author="Bale,Cameron" w:date="2022-10-13T14:03:00Z">
        <w:r w:rsidR="005E4447">
          <w:rPr>
            <w:rFonts w:ascii="Cambria" w:eastAsiaTheme="minorEastAsia" w:hAnsi="Cambria"/>
          </w:rPr>
          <w:t>series have much higher variance and fatter tails</w:t>
        </w:r>
      </w:ins>
    </w:p>
    <w:p w14:paraId="7E2BCA24" w14:textId="2484D488" w:rsidR="00A26F6E" w:rsidRDefault="00A26F6E" w:rsidP="00856DD2">
      <w:pPr>
        <w:pStyle w:val="ListParagraph"/>
        <w:numPr>
          <w:ilvl w:val="1"/>
          <w:numId w:val="5"/>
        </w:numPr>
        <w:rPr>
          <w:ins w:id="3356" w:author="Bale,Cameron" w:date="2022-10-07T15:27:00Z"/>
          <w:rFonts w:ascii="Cambria" w:eastAsiaTheme="minorEastAsia" w:hAnsi="Cambria"/>
        </w:rPr>
      </w:pPr>
      <w:ins w:id="3357" w:author="Bale,Cameron" w:date="2022-10-07T15:12:00Z">
        <w:r>
          <w:rPr>
            <w:rFonts w:ascii="Cambria" w:eastAsiaTheme="minorEastAsia" w:hAnsi="Cambria"/>
          </w:rPr>
          <w:t xml:space="preserve">The mean distributions also differ by large percentages – we are looking at the log </w:t>
        </w:r>
        <w:commentRangeStart w:id="3358"/>
        <w:commentRangeStart w:id="3359"/>
        <w:r>
          <w:rPr>
            <w:rFonts w:ascii="Cambria" w:eastAsiaTheme="minorEastAsia" w:hAnsi="Cambria"/>
          </w:rPr>
          <w:t>series, and random noise protection produces val</w:t>
        </w:r>
      </w:ins>
      <w:ins w:id="3360" w:author="Bale,Cameron" w:date="2022-10-07T15:13:00Z">
        <w:r>
          <w:rPr>
            <w:rFonts w:ascii="Cambria" w:eastAsiaTheme="minorEastAsia" w:hAnsi="Cambria"/>
          </w:rPr>
          <w:t>ues that bias the mean downward</w:t>
        </w:r>
      </w:ins>
      <w:ins w:id="3361" w:author="Bale,Cameron" w:date="2022-10-07T15:26:00Z">
        <w:r w:rsidR="004B6F6A">
          <w:rPr>
            <w:rFonts w:ascii="Cambria" w:eastAsiaTheme="minorEastAsia" w:hAnsi="Cambria"/>
          </w:rPr>
          <w:t>, and produce left-skewed series</w:t>
        </w:r>
      </w:ins>
    </w:p>
    <w:p w14:paraId="555484A2" w14:textId="43893870" w:rsidR="004B6F6A" w:rsidRPr="004B6F6A" w:rsidRDefault="004B6F6A">
      <w:pPr>
        <w:pStyle w:val="ListParagraph"/>
        <w:numPr>
          <w:ilvl w:val="1"/>
          <w:numId w:val="5"/>
        </w:numPr>
        <w:rPr>
          <w:ins w:id="3362" w:author="Bale,Cameron" w:date="2022-10-04T14:59:00Z"/>
          <w:rFonts w:ascii="Cambria" w:eastAsiaTheme="minorEastAsia" w:hAnsi="Cambria"/>
          <w:rPrChange w:id="3363" w:author="Bale,Cameron" w:date="2022-10-07T15:27:00Z">
            <w:rPr>
              <w:ins w:id="3364" w:author="Bale,Cameron" w:date="2022-10-04T14:59:00Z"/>
            </w:rPr>
          </w:rPrChange>
        </w:rPr>
        <w:pPrChange w:id="3365" w:author="Bale,Cameron" w:date="2022-10-07T15:27:00Z">
          <w:pPr/>
        </w:pPrChange>
      </w:pPr>
      <w:ins w:id="3366" w:author="Bale,Cameron" w:date="2022-10-07T15:27:00Z">
        <w:r>
          <w:rPr>
            <w:rFonts w:ascii="Cambria" w:eastAsiaTheme="minorEastAsia" w:hAnsi="Cambria"/>
          </w:rPr>
          <w:t>Strength of trend and seasonality have decrease</w:t>
        </w:r>
      </w:ins>
      <w:ins w:id="3367" w:author="Bale,Cameron" w:date="2022-10-13T14:03:00Z">
        <w:r w:rsidR="003B3E99">
          <w:rPr>
            <w:rFonts w:ascii="Cambria" w:eastAsiaTheme="minorEastAsia" w:hAnsi="Cambria"/>
          </w:rPr>
          <w:t>d</w:t>
        </w:r>
      </w:ins>
      <w:ins w:id="3368" w:author="Bale,Cameron" w:date="2022-10-07T15:27:00Z">
        <w:r>
          <w:rPr>
            <w:rFonts w:ascii="Cambria" w:eastAsiaTheme="minorEastAsia" w:hAnsi="Cambria"/>
          </w:rPr>
          <w:t xml:space="preserve"> on average to ~0.24 and ~0.26</w:t>
        </w:r>
      </w:ins>
    </w:p>
    <w:p w14:paraId="3305F907" w14:textId="15D21924" w:rsidR="00E91CCB" w:rsidRPr="00E91CCB" w:rsidRDefault="00E91CCB" w:rsidP="00E91CCB">
      <w:pPr>
        <w:pStyle w:val="ListParagraph"/>
        <w:numPr>
          <w:ilvl w:val="0"/>
          <w:numId w:val="5"/>
        </w:numPr>
        <w:rPr>
          <w:ins w:id="3369" w:author="Bale,Cameron" w:date="2022-10-07T15:35:00Z"/>
          <w:rFonts w:ascii="Cambria" w:eastAsiaTheme="minorEastAsia" w:hAnsi="Cambria"/>
          <w:rPrChange w:id="3370" w:author="Bale,Cameron" w:date="2022-10-07T15:35:00Z">
            <w:rPr>
              <w:ins w:id="3371" w:author="Bale,Cameron" w:date="2022-10-07T15:35:00Z"/>
              <w:rFonts w:ascii="Cambria" w:eastAsiaTheme="minorEastAsia" w:hAnsi="Cambria"/>
              <w:b/>
              <w:bCs/>
            </w:rPr>
          </w:rPrChange>
        </w:rPr>
      </w:pPr>
      <w:ins w:id="3372" w:author="Bale,Cameron" w:date="2022-10-07T15:35:00Z">
        <w:r>
          <w:rPr>
            <w:rFonts w:ascii="Cambria" w:eastAsiaTheme="minorEastAsia" w:hAnsi="Cambria"/>
            <w:b/>
            <w:bCs/>
          </w:rPr>
          <w:t>Overall</w:t>
        </w:r>
      </w:ins>
    </w:p>
    <w:p w14:paraId="381B2A68" w14:textId="4B24BC83" w:rsidR="00E91CCB" w:rsidRDefault="00E91CCB" w:rsidP="00E91CCB">
      <w:pPr>
        <w:pStyle w:val="ListParagraph"/>
        <w:numPr>
          <w:ilvl w:val="1"/>
          <w:numId w:val="5"/>
        </w:numPr>
        <w:rPr>
          <w:ins w:id="3373" w:author="Bale,Cameron" w:date="2022-10-07T15:36:00Z"/>
          <w:rFonts w:ascii="Cambria" w:eastAsiaTheme="minorEastAsia" w:hAnsi="Cambria"/>
        </w:rPr>
      </w:pPr>
      <w:ins w:id="3374" w:author="Bale,Cameron" w:date="2022-10-07T15:35:00Z">
        <w:r>
          <w:rPr>
            <w:rFonts w:ascii="Cambria" w:eastAsiaTheme="minorEastAsia" w:hAnsi="Cambria"/>
          </w:rPr>
          <w:t xml:space="preserve">Top and bottom coding produce small changes in </w:t>
        </w:r>
      </w:ins>
      <w:ins w:id="3375" w:author="Bale,Cameron" w:date="2022-10-07T15:36:00Z">
        <w:r w:rsidR="009C40B3">
          <w:rPr>
            <w:rFonts w:ascii="Cambria" w:eastAsiaTheme="minorEastAsia" w:hAnsi="Cambria"/>
          </w:rPr>
          <w:t xml:space="preserve">overall </w:t>
        </w:r>
      </w:ins>
      <w:proofErr w:type="spellStart"/>
      <w:ins w:id="3376" w:author="Bale,Cameron" w:date="2022-10-07T15:35:00Z">
        <w:r>
          <w:rPr>
            <w:rFonts w:ascii="Cambria" w:eastAsiaTheme="minorEastAsia" w:hAnsi="Cambria"/>
          </w:rPr>
          <w:t>forecastability</w:t>
        </w:r>
      </w:ins>
      <w:proofErr w:type="spellEnd"/>
      <w:ins w:id="3377" w:author="Bale,Cameron" w:date="2022-10-07T15:36:00Z">
        <w:r w:rsidR="009C40B3">
          <w:rPr>
            <w:rFonts w:ascii="Cambria" w:eastAsiaTheme="minorEastAsia" w:hAnsi="Cambria"/>
          </w:rPr>
          <w:t xml:space="preserve"> </w:t>
        </w:r>
      </w:ins>
      <w:ins w:id="3378" w:author="Bale,Cameron" w:date="2022-10-13T14:04:00Z">
        <w:r w:rsidR="000E3156">
          <w:rPr>
            <w:rFonts w:ascii="Cambria" w:eastAsiaTheme="minorEastAsia" w:hAnsi="Cambria"/>
          </w:rPr>
          <w:t>as</w:t>
        </w:r>
      </w:ins>
      <w:ins w:id="3379" w:author="Bale,Cameron" w:date="2022-10-07T15:36:00Z">
        <w:r w:rsidR="009C40B3">
          <w:rPr>
            <w:rFonts w:ascii="Cambria" w:eastAsiaTheme="minorEastAsia" w:hAnsi="Cambria"/>
          </w:rPr>
          <w:t xml:space="preserve"> estimated by the spectral ent</w:t>
        </w:r>
      </w:ins>
      <w:ins w:id="3380" w:author="Bale,Cameron" w:date="2022-10-07T15:37:00Z">
        <w:r w:rsidR="009C40B3">
          <w:rPr>
            <w:rFonts w:ascii="Cambria" w:eastAsiaTheme="minorEastAsia" w:hAnsi="Cambria"/>
          </w:rPr>
          <w:t xml:space="preserve">ropy and Hurst coefficient </w:t>
        </w:r>
        <w:r w:rsidR="009C40B3" w:rsidRPr="009C40B3">
          <w:rPr>
            <w:rFonts w:ascii="Cambria" w:eastAsiaTheme="minorEastAsia" w:hAnsi="Cambria"/>
          </w:rPr>
          <w:sym w:font="Wingdings" w:char="F0E0"/>
        </w:r>
        <w:r w:rsidR="009C40B3">
          <w:rPr>
            <w:rFonts w:ascii="Cambria" w:eastAsiaTheme="minorEastAsia" w:hAnsi="Cambria"/>
          </w:rPr>
          <w:t xml:space="preserve"> the randomness and long-term dependence of time series are relatively unaffected. These privacy methods </w:t>
        </w:r>
      </w:ins>
      <w:ins w:id="3381" w:author="Bale,Cameron" w:date="2022-10-07T15:36:00Z">
        <w:r w:rsidR="009C40B3">
          <w:rPr>
            <w:rFonts w:ascii="Cambria" w:eastAsiaTheme="minorEastAsia" w:hAnsi="Cambria"/>
          </w:rPr>
          <w:t>do have significant effects on the distribution of time series values, namely the skewness, variance, and kurtosis.</w:t>
        </w:r>
      </w:ins>
    </w:p>
    <w:p w14:paraId="6F76BCA5" w14:textId="02ACE8B1" w:rsidR="00EA0B9E" w:rsidRDefault="009C40B3" w:rsidP="00E91CCB">
      <w:pPr>
        <w:pStyle w:val="ListParagraph"/>
        <w:numPr>
          <w:ilvl w:val="1"/>
          <w:numId w:val="5"/>
        </w:numPr>
        <w:rPr>
          <w:ins w:id="3382" w:author="Bale,Cameron" w:date="2022-10-07T15:46:00Z"/>
          <w:rFonts w:ascii="Cambria" w:eastAsiaTheme="minorEastAsia" w:hAnsi="Cambria"/>
        </w:rPr>
      </w:pPr>
      <w:ins w:id="3383" w:author="Bale,Cameron" w:date="2022-10-07T15:37:00Z">
        <w:r>
          <w:rPr>
            <w:rFonts w:ascii="Cambria" w:eastAsiaTheme="minorEastAsia" w:hAnsi="Cambria"/>
          </w:rPr>
          <w:t>K-</w:t>
        </w:r>
        <w:proofErr w:type="spellStart"/>
        <w:r>
          <w:rPr>
            <w:rFonts w:ascii="Cambria" w:eastAsiaTheme="minorEastAsia" w:hAnsi="Cambria"/>
          </w:rPr>
          <w:t>nTS</w:t>
        </w:r>
        <w:proofErr w:type="spellEnd"/>
        <w:r>
          <w:rPr>
            <w:rFonts w:ascii="Cambria" w:eastAsiaTheme="minorEastAsia" w:hAnsi="Cambria"/>
          </w:rPr>
          <w:t xml:space="preserve"> produces noti</w:t>
        </w:r>
      </w:ins>
      <w:ins w:id="3384" w:author="Bale,Cameron" w:date="2022-10-07T15:38:00Z">
        <w:r>
          <w:rPr>
            <w:rFonts w:ascii="Cambria" w:eastAsiaTheme="minorEastAsia" w:hAnsi="Cambria"/>
          </w:rPr>
          <w:t xml:space="preserve">ceable changes in </w:t>
        </w:r>
        <w:proofErr w:type="spellStart"/>
        <w:r>
          <w:rPr>
            <w:rFonts w:ascii="Cambria" w:eastAsiaTheme="minorEastAsia" w:hAnsi="Cambria"/>
          </w:rPr>
          <w:t>forecastability</w:t>
        </w:r>
        <w:proofErr w:type="spellEnd"/>
        <w:r>
          <w:rPr>
            <w:rFonts w:ascii="Cambria" w:eastAsiaTheme="minorEastAsia" w:hAnsi="Cambria"/>
          </w:rPr>
          <w:t xml:space="preserve"> </w:t>
        </w:r>
        <w:r w:rsidRPr="009C40B3">
          <w:rPr>
            <w:rFonts w:ascii="Cambria" w:eastAsiaTheme="minorEastAsia" w:hAnsi="Cambria"/>
          </w:rPr>
          <w:sym w:font="Wingdings" w:char="F0E0"/>
        </w:r>
        <w:r>
          <w:rPr>
            <w:rFonts w:ascii="Cambria" w:eastAsiaTheme="minorEastAsia" w:hAnsi="Cambria"/>
          </w:rPr>
          <w:t xml:space="preserve"> swapping values increases the randomness and reduces the long-term dependence of series, including reducing the strength of tren</w:t>
        </w:r>
      </w:ins>
      <w:ins w:id="3385" w:author="Bale,Cameron" w:date="2022-10-07T15:39:00Z">
        <w:r>
          <w:rPr>
            <w:rFonts w:ascii="Cambria" w:eastAsiaTheme="minorEastAsia" w:hAnsi="Cambria"/>
          </w:rPr>
          <w:t>d and seasonality.</w:t>
        </w:r>
      </w:ins>
      <w:ins w:id="3386" w:author="Bale,Cameron" w:date="2022-10-07T15:43:00Z">
        <w:r w:rsidR="00874C61">
          <w:rPr>
            <w:rFonts w:ascii="Cambria" w:eastAsiaTheme="minorEastAsia" w:hAnsi="Cambria"/>
          </w:rPr>
          <w:t xml:space="preserve"> While variance is slightly higher on average under k-</w:t>
        </w:r>
        <w:proofErr w:type="spellStart"/>
        <w:r w:rsidR="00874C61">
          <w:rPr>
            <w:rFonts w:ascii="Cambria" w:eastAsiaTheme="minorEastAsia" w:hAnsi="Cambria"/>
          </w:rPr>
          <w:t>nTS</w:t>
        </w:r>
        <w:proofErr w:type="spellEnd"/>
        <w:r w:rsidR="00874C61">
          <w:rPr>
            <w:rFonts w:ascii="Cambria" w:eastAsiaTheme="minorEastAsia" w:hAnsi="Cambria"/>
          </w:rPr>
          <w:t xml:space="preserve">, </w:t>
        </w:r>
      </w:ins>
      <w:ins w:id="3387" w:author="Bale,Cameron" w:date="2022-10-07T15:45:00Z">
        <w:r w:rsidR="00874C61">
          <w:rPr>
            <w:rFonts w:ascii="Cambria" w:eastAsiaTheme="minorEastAsia" w:hAnsi="Cambria"/>
          </w:rPr>
          <w:t xml:space="preserve">this method is relatively successful at preserving the means and skewness of series, </w:t>
        </w:r>
      </w:ins>
      <w:ins w:id="3388" w:author="Bale,Cameron" w:date="2022-10-13T14:04:00Z">
        <w:r w:rsidR="000E3156">
          <w:rPr>
            <w:rFonts w:ascii="Cambria" w:eastAsiaTheme="minorEastAsia" w:hAnsi="Cambria"/>
          </w:rPr>
          <w:t>especially relative to random noise protection.</w:t>
        </w:r>
      </w:ins>
      <w:ins w:id="3389" w:author="Bale,Cameron" w:date="2022-10-07T15:46:00Z">
        <w:r w:rsidR="00EA0B9E">
          <w:rPr>
            <w:rFonts w:ascii="Cambria" w:eastAsiaTheme="minorEastAsia" w:hAnsi="Cambria"/>
          </w:rPr>
          <w:t xml:space="preserve"> Overall, k-</w:t>
        </w:r>
        <w:proofErr w:type="spellStart"/>
        <w:r w:rsidR="00EA0B9E">
          <w:rPr>
            <w:rFonts w:ascii="Cambria" w:eastAsiaTheme="minorEastAsia" w:hAnsi="Cambria"/>
          </w:rPr>
          <w:t>nTS</w:t>
        </w:r>
        <w:proofErr w:type="spellEnd"/>
        <w:r w:rsidR="00EA0B9E">
          <w:rPr>
            <w:rFonts w:ascii="Cambria" w:eastAsiaTheme="minorEastAsia" w:hAnsi="Cambria"/>
          </w:rPr>
          <w:t xml:space="preserve"> makes the series more random, but preserves some of their distributional patterns.</w:t>
        </w:r>
      </w:ins>
    </w:p>
    <w:p w14:paraId="1CC06E8E" w14:textId="5739E897" w:rsidR="00EA0B9E" w:rsidRDefault="00EA0B9E" w:rsidP="00E91CCB">
      <w:pPr>
        <w:pStyle w:val="ListParagraph"/>
        <w:numPr>
          <w:ilvl w:val="1"/>
          <w:numId w:val="5"/>
        </w:numPr>
        <w:rPr>
          <w:ins w:id="3390" w:author="Bale,Cameron" w:date="2022-10-07T15:48:00Z"/>
          <w:rFonts w:ascii="Cambria" w:eastAsiaTheme="minorEastAsia" w:hAnsi="Cambria"/>
        </w:rPr>
      </w:pPr>
      <w:ins w:id="3391" w:author="Bale,Cameron" w:date="2022-10-07T15:46:00Z">
        <w:r>
          <w:rPr>
            <w:rFonts w:ascii="Cambria" w:eastAsiaTheme="minorEastAsia" w:hAnsi="Cambria"/>
          </w:rPr>
          <w:t xml:space="preserve">AN/DP – random noise protection produces large changes in the distributions of time series, and </w:t>
        </w:r>
      </w:ins>
      <w:ins w:id="3392" w:author="Bale,Cameron" w:date="2022-10-07T15:47:00Z">
        <w:r>
          <w:rPr>
            <w:rFonts w:ascii="Cambria" w:eastAsiaTheme="minorEastAsia" w:hAnsi="Cambria"/>
          </w:rPr>
          <w:t>significantly increases their randomness</w:t>
        </w:r>
      </w:ins>
      <w:ins w:id="3393" w:author="Bale,Cameron" w:date="2022-10-13T14:05:00Z">
        <w:r w:rsidR="000E3156">
          <w:rPr>
            <w:rFonts w:ascii="Cambria" w:eastAsiaTheme="minorEastAsia" w:hAnsi="Cambria"/>
          </w:rPr>
          <w:t xml:space="preserve"> – spectral entropy and Hurst values predict poor forecast accuracy.</w:t>
        </w:r>
      </w:ins>
    </w:p>
    <w:p w14:paraId="4DCAA668" w14:textId="77777777" w:rsidR="008E2B7E" w:rsidRDefault="008E2B7E" w:rsidP="00E91CCB">
      <w:pPr>
        <w:pStyle w:val="ListParagraph"/>
        <w:numPr>
          <w:ilvl w:val="1"/>
          <w:numId w:val="5"/>
        </w:numPr>
        <w:rPr>
          <w:ins w:id="3394" w:author="Bale,Cameron" w:date="2022-10-07T15:50:00Z"/>
          <w:rFonts w:ascii="Cambria" w:eastAsiaTheme="minorEastAsia" w:hAnsi="Cambria"/>
        </w:rPr>
      </w:pPr>
      <w:ins w:id="3395" w:author="Bale,Cameron" w:date="2022-10-07T15:50:00Z">
        <w:r>
          <w:rPr>
            <w:rFonts w:ascii="Cambria" w:eastAsiaTheme="minorEastAsia" w:hAnsi="Cambria"/>
          </w:rPr>
          <w:t>Rank privacy methods on average of average distributional difference (row-wise average of Table 2):</w:t>
        </w:r>
      </w:ins>
      <w:commentRangeEnd w:id="3358"/>
      <w:ins w:id="3396" w:author="Bale,Cameron" w:date="2022-10-24T11:18:00Z">
        <w:r w:rsidR="009F216C">
          <w:rPr>
            <w:rStyle w:val="CommentReference"/>
          </w:rPr>
          <w:commentReference w:id="3358"/>
        </w:r>
        <w:commentRangeEnd w:id="3359"/>
        <w:r w:rsidR="009F216C">
          <w:rPr>
            <w:rStyle w:val="CommentReference"/>
          </w:rPr>
          <w:commentReference w:id="3359"/>
        </w:r>
      </w:ins>
    </w:p>
    <w:p w14:paraId="0D924AB5" w14:textId="77777777" w:rsidR="008E2B7E" w:rsidRDefault="008E2B7E" w:rsidP="008E2B7E">
      <w:pPr>
        <w:pStyle w:val="ListParagraph"/>
        <w:numPr>
          <w:ilvl w:val="2"/>
          <w:numId w:val="5"/>
        </w:numPr>
        <w:rPr>
          <w:ins w:id="3397" w:author="Bale,Cameron" w:date="2022-10-07T15:50:00Z"/>
          <w:rFonts w:ascii="Cambria" w:eastAsiaTheme="minorEastAsia" w:hAnsi="Cambria"/>
        </w:rPr>
      </w:pPr>
      <w:ins w:id="3398" w:author="Bale,Cameron" w:date="2022-10-07T15:50:00Z">
        <w:r>
          <w:rPr>
            <w:rFonts w:ascii="Cambria" w:eastAsiaTheme="minorEastAsia" w:hAnsi="Cambria"/>
          </w:rPr>
          <w:t>Top coding (2.35%)</w:t>
        </w:r>
      </w:ins>
    </w:p>
    <w:p w14:paraId="24D8A7A6" w14:textId="77777777" w:rsidR="008E2B7E" w:rsidRDefault="008E2B7E" w:rsidP="008E2B7E">
      <w:pPr>
        <w:pStyle w:val="ListParagraph"/>
        <w:numPr>
          <w:ilvl w:val="2"/>
          <w:numId w:val="5"/>
        </w:numPr>
        <w:rPr>
          <w:ins w:id="3399" w:author="Bale,Cameron" w:date="2022-10-07T15:50:00Z"/>
          <w:rFonts w:ascii="Cambria" w:eastAsiaTheme="minorEastAsia" w:hAnsi="Cambria"/>
        </w:rPr>
      </w:pPr>
      <w:ins w:id="3400" w:author="Bale,Cameron" w:date="2022-10-07T15:50:00Z">
        <w:r>
          <w:rPr>
            <w:rFonts w:ascii="Cambria" w:eastAsiaTheme="minorEastAsia" w:hAnsi="Cambria"/>
          </w:rPr>
          <w:t>Bottom coding (3.17%)</w:t>
        </w:r>
      </w:ins>
    </w:p>
    <w:p w14:paraId="48C55ABA" w14:textId="26A6A56D" w:rsidR="008E2B7E" w:rsidRDefault="008E2B7E" w:rsidP="008E2B7E">
      <w:pPr>
        <w:pStyle w:val="ListParagraph"/>
        <w:numPr>
          <w:ilvl w:val="2"/>
          <w:numId w:val="5"/>
        </w:numPr>
        <w:rPr>
          <w:ins w:id="3401" w:author="Bale,Cameron" w:date="2022-10-07T15:51:00Z"/>
          <w:rFonts w:ascii="Cambria" w:eastAsiaTheme="minorEastAsia" w:hAnsi="Cambria"/>
        </w:rPr>
      </w:pPr>
      <w:ins w:id="3402" w:author="Bale,Cameron" w:date="2022-10-07T15:50:00Z">
        <w:r>
          <w:rPr>
            <w:rFonts w:ascii="Cambria" w:eastAsiaTheme="minorEastAsia" w:hAnsi="Cambria"/>
          </w:rPr>
          <w:t>K-</w:t>
        </w:r>
        <w:proofErr w:type="spellStart"/>
        <w:r>
          <w:rPr>
            <w:rFonts w:ascii="Cambria" w:eastAsiaTheme="minorEastAsia" w:hAnsi="Cambria"/>
          </w:rPr>
          <w:t>nTS</w:t>
        </w:r>
      </w:ins>
      <w:proofErr w:type="spellEnd"/>
      <w:ins w:id="3403" w:author="Bale,Cameron" w:date="2022-10-07T15:51:00Z">
        <w:r>
          <w:rPr>
            <w:rFonts w:ascii="Cambria" w:eastAsiaTheme="minorEastAsia" w:hAnsi="Cambria"/>
          </w:rPr>
          <w:t xml:space="preserve"> (6.48%)</w:t>
        </w:r>
      </w:ins>
    </w:p>
    <w:p w14:paraId="766299A1" w14:textId="77777777" w:rsidR="008E2B7E" w:rsidRDefault="008E2B7E" w:rsidP="008E2B7E">
      <w:pPr>
        <w:pStyle w:val="ListParagraph"/>
        <w:numPr>
          <w:ilvl w:val="2"/>
          <w:numId w:val="5"/>
        </w:numPr>
        <w:rPr>
          <w:ins w:id="3404" w:author="Bale,Cameron" w:date="2022-10-07T15:51:00Z"/>
          <w:rFonts w:ascii="Cambria" w:eastAsiaTheme="minorEastAsia" w:hAnsi="Cambria"/>
        </w:rPr>
      </w:pPr>
      <w:ins w:id="3405" w:author="Bale,Cameron" w:date="2022-10-07T15:51:00Z">
        <w:r>
          <w:rPr>
            <w:rFonts w:ascii="Cambria" w:eastAsiaTheme="minorEastAsia" w:hAnsi="Cambria"/>
          </w:rPr>
          <w:t>AN (80.04%)</w:t>
        </w:r>
      </w:ins>
    </w:p>
    <w:p w14:paraId="721F1985" w14:textId="5A9711D8" w:rsidR="009C40B3" w:rsidRPr="00E91CCB" w:rsidRDefault="008E2B7E">
      <w:pPr>
        <w:pStyle w:val="ListParagraph"/>
        <w:numPr>
          <w:ilvl w:val="2"/>
          <w:numId w:val="5"/>
        </w:numPr>
        <w:rPr>
          <w:ins w:id="3406" w:author="Bale,Cameron" w:date="2022-10-07T15:35:00Z"/>
          <w:rFonts w:ascii="Cambria" w:eastAsiaTheme="minorEastAsia" w:hAnsi="Cambria"/>
          <w:rPrChange w:id="3407" w:author="Bale,Cameron" w:date="2022-10-07T15:35:00Z">
            <w:rPr>
              <w:ins w:id="3408" w:author="Bale,Cameron" w:date="2022-10-07T15:35:00Z"/>
            </w:rPr>
          </w:rPrChange>
        </w:rPr>
        <w:pPrChange w:id="3409" w:author="Bale,Cameron" w:date="2022-10-07T15:50:00Z">
          <w:pPr/>
        </w:pPrChange>
      </w:pPr>
      <w:ins w:id="3410" w:author="Bale,Cameron" w:date="2022-10-07T15:51:00Z">
        <w:r>
          <w:rPr>
            <w:rFonts w:ascii="Cambria" w:eastAsiaTheme="minorEastAsia" w:hAnsi="Cambria"/>
          </w:rPr>
          <w:t>DP (98.37%)</w:t>
        </w:r>
      </w:ins>
      <w:ins w:id="3411" w:author="Bale,Cameron" w:date="2022-10-07T15:44:00Z">
        <w:r w:rsidR="00874C61">
          <w:rPr>
            <w:rFonts w:ascii="Cambria" w:eastAsiaTheme="minorEastAsia" w:hAnsi="Cambria"/>
          </w:rPr>
          <w:t xml:space="preserve"> </w:t>
        </w:r>
      </w:ins>
    </w:p>
    <w:p w14:paraId="3BB81775" w14:textId="77777777" w:rsidR="00E91CCB" w:rsidRDefault="00E91CCB" w:rsidP="007F5BFB">
      <w:pPr>
        <w:rPr>
          <w:ins w:id="3412" w:author="Bale,Cameron" w:date="2022-10-04T14:59:00Z"/>
          <w:rFonts w:ascii="Cambria" w:eastAsiaTheme="minorEastAsia" w:hAnsi="Cambria"/>
        </w:rPr>
      </w:pPr>
    </w:p>
    <w:p w14:paraId="5EC9AC2F" w14:textId="75AF5139" w:rsidR="000B359F" w:rsidRPr="00090220" w:rsidRDefault="00060660" w:rsidP="007F5BFB">
      <w:pPr>
        <w:rPr>
          <w:ins w:id="3413" w:author="Bale,Cameron" w:date="2022-10-04T14:59:00Z"/>
          <w:rFonts w:ascii="Cambria" w:eastAsiaTheme="minorEastAsia" w:hAnsi="Cambria"/>
        </w:rPr>
      </w:pPr>
      <w:ins w:id="3414" w:author="Bale,Cameron" w:date="2022-10-07T15:31:00Z">
        <w:r>
          <w:rPr>
            <w:rFonts w:ascii="Cambria" w:eastAsiaTheme="minorEastAsia" w:hAnsi="Cambria"/>
            <w:b/>
            <w:bCs/>
          </w:rPr>
          <w:t>Figure 3</w:t>
        </w:r>
        <w:r>
          <w:rPr>
            <w:rFonts w:ascii="Cambria" w:eastAsiaTheme="minorEastAsia" w:hAnsi="Cambria"/>
          </w:rPr>
          <w:t xml:space="preserve"> shows an example of changes in the spectral density</w:t>
        </w:r>
      </w:ins>
      <w:ins w:id="3415" w:author="Bale,Cameron" w:date="2022-10-07T15:32:00Z">
        <w:r>
          <w:rPr>
            <w:rFonts w:ascii="Cambria" w:eastAsiaTheme="minorEastAsia" w:hAnsi="Cambria"/>
          </w:rPr>
          <w:t xml:space="preserve"> under increasing levels of differential privacy protection</w:t>
        </w:r>
      </w:ins>
      <w:ins w:id="3416" w:author="Bale,Cameron" w:date="2022-10-07T15:34:00Z">
        <w:r w:rsidR="00090220">
          <w:rPr>
            <w:rFonts w:ascii="Cambria" w:eastAsiaTheme="minorEastAsia" w:hAnsi="Cambria"/>
          </w:rPr>
          <w:t xml:space="preserve"> (decreasing values of </w:t>
        </w:r>
      </w:ins>
      <m:oMath>
        <m:r>
          <w:rPr>
            <w:rFonts w:ascii="Cambria Math" w:eastAsiaTheme="minorEastAsia" w:hAnsi="Cambria Math"/>
          </w:rPr>
          <m:t>ϵ</m:t>
        </m:r>
      </m:oMath>
      <w:ins w:id="3417" w:author="Bale,Cameron" w:date="2022-10-07T15:34:00Z">
        <w:r w:rsidR="00090220">
          <w:rPr>
            <w:rFonts w:ascii="Cambria" w:eastAsiaTheme="minorEastAsia" w:hAnsi="Cambria"/>
          </w:rPr>
          <w:t>)</w:t>
        </w:r>
      </w:ins>
      <w:ins w:id="3418" w:author="Bale,Cameron" w:date="2022-10-07T15:32:00Z">
        <w:r>
          <w:rPr>
            <w:rFonts w:ascii="Cambria" w:eastAsiaTheme="minorEastAsia" w:hAnsi="Cambria"/>
          </w:rPr>
          <w:t>.</w:t>
        </w:r>
      </w:ins>
      <w:ins w:id="3419" w:author="Bale,Cameron" w:date="2022-10-07T15:33:00Z">
        <w:r>
          <w:rPr>
            <w:rFonts w:ascii="Cambria" w:eastAsiaTheme="minorEastAsia" w:hAnsi="Cambria"/>
          </w:rPr>
          <w:t xml:space="preserve"> The flattening of the spectral density reflects the addition of increasing amounts of random noise to the series, </w:t>
        </w:r>
      </w:ins>
      <w:ins w:id="3420" w:author="Bale,Cameron" w:date="2022-10-07T15:34:00Z">
        <w:r>
          <w:rPr>
            <w:rFonts w:ascii="Cambria" w:eastAsiaTheme="minorEastAsia" w:hAnsi="Cambria"/>
          </w:rPr>
          <w:t>weakening and ultimately removing the original autocorrelations.</w:t>
        </w:r>
      </w:ins>
    </w:p>
    <w:p w14:paraId="0B3F2F8B" w14:textId="4405EFF4" w:rsidR="000B359F" w:rsidRDefault="000B359F" w:rsidP="007F5BFB">
      <w:pPr>
        <w:rPr>
          <w:ins w:id="3421" w:author="Bale,Cameron" w:date="2022-10-04T14:59:00Z"/>
          <w:rFonts w:ascii="Cambria" w:eastAsiaTheme="minorEastAsia" w:hAnsi="Cambria"/>
        </w:rPr>
      </w:pPr>
    </w:p>
    <w:p w14:paraId="7C430DEB" w14:textId="62476F6D" w:rsidR="000B359F" w:rsidRPr="004B6F6A" w:rsidRDefault="004B6F6A" w:rsidP="007F5BFB">
      <w:pPr>
        <w:rPr>
          <w:ins w:id="3422" w:author="Bale,Cameron" w:date="2022-10-04T14:59:00Z"/>
          <w:rFonts w:ascii="Cambria" w:eastAsiaTheme="minorEastAsia" w:hAnsi="Cambria"/>
          <w:b/>
          <w:bCs/>
          <w:rPrChange w:id="3423" w:author="Bale,Cameron" w:date="2022-10-07T15:28:00Z">
            <w:rPr>
              <w:ins w:id="3424" w:author="Bale,Cameron" w:date="2022-10-04T14:59:00Z"/>
              <w:rFonts w:ascii="Cambria" w:eastAsiaTheme="minorEastAsia" w:hAnsi="Cambria"/>
            </w:rPr>
          </w:rPrChange>
        </w:rPr>
      </w:pPr>
      <w:commentRangeStart w:id="3425"/>
      <w:ins w:id="3426" w:author="Bale,Cameron" w:date="2022-10-07T15:28:00Z">
        <w:r>
          <w:rPr>
            <w:rFonts w:ascii="Cambria" w:eastAsiaTheme="minorEastAsia" w:hAnsi="Cambria"/>
            <w:b/>
            <w:bCs/>
          </w:rPr>
          <w:t xml:space="preserve">FIGURE 3: Spectral densities for a single </w:t>
        </w:r>
      </w:ins>
      <m:oMath>
        <m:sSub>
          <m:sSubPr>
            <m:ctrlPr>
              <w:ins w:id="3427" w:author="Bale,Cameron" w:date="2022-10-07T15:28:00Z">
                <w:rPr>
                  <w:rFonts w:ascii="Cambria Math" w:eastAsiaTheme="minorEastAsia" w:hAnsi="Cambria Math"/>
                  <w:b/>
                  <w:bCs/>
                  <w:i/>
                </w:rPr>
              </w:ins>
            </m:ctrlPr>
          </m:sSubPr>
          <m:e>
            <m:r>
              <w:ins w:id="3428" w:author="Bale,Cameron" w:date="2022-10-07T15:28:00Z">
                <m:rPr>
                  <m:sty m:val="bi"/>
                </m:rPr>
                <w:rPr>
                  <w:rFonts w:ascii="Cambria Math" w:eastAsiaTheme="minorEastAsia" w:hAnsi="Cambria Math"/>
                </w:rPr>
                <m:t>x</m:t>
              </w:ins>
            </m:r>
          </m:e>
          <m:sub>
            <m:r>
              <w:ins w:id="3429" w:author="Bale,Cameron" w:date="2022-10-07T15:28:00Z">
                <m:rPr>
                  <m:sty m:val="bi"/>
                </m:rPr>
                <w:rPr>
                  <w:rFonts w:ascii="Cambria Math" w:eastAsiaTheme="minorEastAsia" w:hAnsi="Cambria Math"/>
                </w:rPr>
                <m:t>j</m:t>
              </w:ins>
            </m:r>
          </m:sub>
        </m:sSub>
      </m:oMath>
      <w:ins w:id="3430" w:author="Bale,Cameron" w:date="2022-10-07T15:28:00Z">
        <w:r>
          <w:rPr>
            <w:rFonts w:ascii="Cambria" w:eastAsiaTheme="minorEastAsia" w:hAnsi="Cambria"/>
            <w:b/>
            <w:bCs/>
          </w:rPr>
          <w:t xml:space="preserve"> under different levels of differential privacy protection. Displays corresponding spectral entropy and hurst coefficient values.</w:t>
        </w:r>
      </w:ins>
      <w:commentRangeEnd w:id="3425"/>
      <w:ins w:id="3431" w:author="Bale,Cameron" w:date="2022-10-24T10:59:00Z">
        <w:r w:rsidR="00300306">
          <w:rPr>
            <w:rStyle w:val="CommentReference"/>
          </w:rPr>
          <w:commentReference w:id="3425"/>
        </w:r>
      </w:ins>
    </w:p>
    <w:p w14:paraId="1B4E3EED" w14:textId="32D34832" w:rsidR="000B359F" w:rsidRDefault="00F537BE" w:rsidP="007F5BFB">
      <w:pPr>
        <w:rPr>
          <w:ins w:id="3432" w:author="Bale,Cameron" w:date="2022-10-04T14:59:00Z"/>
          <w:rFonts w:ascii="Cambria" w:eastAsiaTheme="minorEastAsia" w:hAnsi="Cambria"/>
        </w:rPr>
      </w:pPr>
      <w:ins w:id="3433" w:author="Bale,Cameron" w:date="2022-10-05T15:35:00Z">
        <w:r>
          <w:rPr>
            <w:rFonts w:ascii="Cambria" w:eastAsiaTheme="minorEastAsia" w:hAnsi="Cambria"/>
            <w:noProof/>
          </w:rPr>
          <w:drawing>
            <wp:anchor distT="0" distB="0" distL="114300" distR="114300" simplePos="0" relativeHeight="251666432" behindDoc="0" locked="0" layoutInCell="1" allowOverlap="1" wp14:anchorId="31350342" wp14:editId="03E6E7CF">
              <wp:simplePos x="0" y="0"/>
              <wp:positionH relativeFrom="margin">
                <wp:posOffset>139700</wp:posOffset>
              </wp:positionH>
              <wp:positionV relativeFrom="paragraph">
                <wp:posOffset>6350</wp:posOffset>
              </wp:positionV>
              <wp:extent cx="5937250" cy="297180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anchor>
          </w:drawing>
        </w:r>
      </w:ins>
    </w:p>
    <w:p w14:paraId="4C7F0A1C" w14:textId="2228D205" w:rsidR="000B359F" w:rsidRDefault="000B359F" w:rsidP="007F5BFB">
      <w:pPr>
        <w:rPr>
          <w:ins w:id="3434" w:author="Bale,Cameron" w:date="2022-10-05T15:35:00Z"/>
          <w:rFonts w:ascii="Cambria" w:eastAsiaTheme="minorEastAsia" w:hAnsi="Cambria"/>
        </w:rPr>
      </w:pPr>
    </w:p>
    <w:p w14:paraId="3C137745" w14:textId="62C66117" w:rsidR="00EB6135" w:rsidRDefault="00EB6135" w:rsidP="007F5BFB">
      <w:pPr>
        <w:rPr>
          <w:ins w:id="3435" w:author="Bale,Cameron" w:date="2022-10-05T15:35:00Z"/>
          <w:rFonts w:ascii="Cambria" w:eastAsiaTheme="minorEastAsia" w:hAnsi="Cambria"/>
        </w:rPr>
      </w:pPr>
    </w:p>
    <w:p w14:paraId="6F87AA63" w14:textId="3A0BF609" w:rsidR="00EB6135" w:rsidRDefault="00EB6135" w:rsidP="007F5BFB">
      <w:pPr>
        <w:rPr>
          <w:ins w:id="3436" w:author="Bale,Cameron" w:date="2022-10-05T15:35:00Z"/>
          <w:rFonts w:ascii="Cambria" w:eastAsiaTheme="minorEastAsia" w:hAnsi="Cambria"/>
        </w:rPr>
      </w:pPr>
    </w:p>
    <w:p w14:paraId="77EA8425" w14:textId="7D594507" w:rsidR="00EB6135" w:rsidRDefault="00EB6135" w:rsidP="007F5BFB">
      <w:pPr>
        <w:rPr>
          <w:ins w:id="3437" w:author="Bale,Cameron" w:date="2022-10-05T15:35:00Z"/>
          <w:rFonts w:ascii="Cambria" w:eastAsiaTheme="minorEastAsia" w:hAnsi="Cambria"/>
        </w:rPr>
      </w:pPr>
    </w:p>
    <w:p w14:paraId="64BA07CA" w14:textId="447F8D9D" w:rsidR="00EB6135" w:rsidRDefault="00EB6135" w:rsidP="007F5BFB">
      <w:pPr>
        <w:rPr>
          <w:ins w:id="3438" w:author="Bale,Cameron" w:date="2022-10-05T15:35:00Z"/>
          <w:rFonts w:ascii="Cambria" w:eastAsiaTheme="minorEastAsia" w:hAnsi="Cambria"/>
        </w:rPr>
      </w:pPr>
    </w:p>
    <w:p w14:paraId="6C689407" w14:textId="00A506B6" w:rsidR="00EB6135" w:rsidRDefault="00EB6135" w:rsidP="007F5BFB">
      <w:pPr>
        <w:rPr>
          <w:ins w:id="3439" w:author="Bale,Cameron" w:date="2022-10-05T15:35:00Z"/>
          <w:rFonts w:ascii="Cambria" w:eastAsiaTheme="minorEastAsia" w:hAnsi="Cambria"/>
        </w:rPr>
      </w:pPr>
    </w:p>
    <w:p w14:paraId="55FF2F03" w14:textId="206A7408" w:rsidR="00EB6135" w:rsidRDefault="00EB6135" w:rsidP="007F5BFB">
      <w:pPr>
        <w:rPr>
          <w:ins w:id="3440" w:author="Bale,Cameron" w:date="2022-10-05T15:35:00Z"/>
          <w:rFonts w:ascii="Cambria" w:eastAsiaTheme="minorEastAsia" w:hAnsi="Cambria"/>
        </w:rPr>
      </w:pPr>
    </w:p>
    <w:p w14:paraId="2EF228CE" w14:textId="3B97B433" w:rsidR="00EB6135" w:rsidRDefault="00EB6135" w:rsidP="007F5BFB">
      <w:pPr>
        <w:rPr>
          <w:ins w:id="3441" w:author="Bale,Cameron" w:date="2022-10-05T15:35:00Z"/>
          <w:rFonts w:ascii="Cambria" w:eastAsiaTheme="minorEastAsia" w:hAnsi="Cambria"/>
        </w:rPr>
      </w:pPr>
    </w:p>
    <w:p w14:paraId="45E8E5E3" w14:textId="2105D238" w:rsidR="00EB6135" w:rsidRDefault="00EB6135" w:rsidP="007F5BFB">
      <w:pPr>
        <w:rPr>
          <w:ins w:id="3442" w:author="Bale,Cameron" w:date="2022-10-05T15:35:00Z"/>
          <w:rFonts w:ascii="Cambria" w:eastAsiaTheme="minorEastAsia" w:hAnsi="Cambria"/>
        </w:rPr>
      </w:pPr>
    </w:p>
    <w:p w14:paraId="775E6BB5" w14:textId="343B114F" w:rsidR="00EB6135" w:rsidRDefault="00EB6135" w:rsidP="007F5BFB">
      <w:pPr>
        <w:rPr>
          <w:ins w:id="3443" w:author="Bale,Cameron" w:date="2022-10-05T15:35:00Z"/>
          <w:rFonts w:ascii="Cambria" w:eastAsiaTheme="minorEastAsia" w:hAnsi="Cambria"/>
        </w:rPr>
      </w:pPr>
    </w:p>
    <w:p w14:paraId="5913DB97" w14:textId="29AE72EA" w:rsidR="00EB6135" w:rsidRDefault="00EB6135" w:rsidP="007F5BFB">
      <w:pPr>
        <w:rPr>
          <w:ins w:id="3444" w:author="Bale,Cameron" w:date="2022-10-05T15:35:00Z"/>
          <w:rFonts w:ascii="Cambria" w:eastAsiaTheme="minorEastAsia" w:hAnsi="Cambria"/>
        </w:rPr>
      </w:pPr>
    </w:p>
    <w:p w14:paraId="247B3754" w14:textId="16E50F4E" w:rsidR="00EB6135" w:rsidRDefault="00EB6135" w:rsidP="007F5BFB">
      <w:pPr>
        <w:rPr>
          <w:ins w:id="3445" w:author="Bale,Cameron" w:date="2022-10-05T15:35:00Z"/>
          <w:rFonts w:ascii="Cambria" w:eastAsiaTheme="minorEastAsia" w:hAnsi="Cambria"/>
        </w:rPr>
      </w:pPr>
    </w:p>
    <w:p w14:paraId="6C88DE01" w14:textId="614F1EB5" w:rsidR="00EB6135" w:rsidRDefault="00EB6135" w:rsidP="007F5BFB">
      <w:pPr>
        <w:rPr>
          <w:ins w:id="3446" w:author="Bale,Cameron" w:date="2022-10-05T15:35:00Z"/>
          <w:rFonts w:ascii="Cambria" w:eastAsiaTheme="minorEastAsia" w:hAnsi="Cambria"/>
        </w:rPr>
      </w:pPr>
    </w:p>
    <w:p w14:paraId="335A00A4" w14:textId="627946E1" w:rsidR="00EB6135" w:rsidRDefault="00EB6135" w:rsidP="007F5BFB">
      <w:pPr>
        <w:rPr>
          <w:ins w:id="3447" w:author="Bale,Cameron" w:date="2022-10-05T15:35:00Z"/>
          <w:rFonts w:ascii="Cambria" w:eastAsiaTheme="minorEastAsia" w:hAnsi="Cambria"/>
        </w:rPr>
      </w:pPr>
    </w:p>
    <w:p w14:paraId="60DF3B5B" w14:textId="5786C10D" w:rsidR="000B359F" w:rsidRDefault="000B359F" w:rsidP="007F5BFB">
      <w:pPr>
        <w:rPr>
          <w:ins w:id="3448" w:author="Bale,Cameron" w:date="2022-10-07T15:56:00Z"/>
          <w:rFonts w:ascii="Cambria" w:eastAsiaTheme="minorEastAsia" w:hAnsi="Cambria"/>
        </w:rPr>
      </w:pPr>
    </w:p>
    <w:p w14:paraId="67A8EB95" w14:textId="450C7BE8" w:rsidR="00B62D63" w:rsidRPr="00B62D63" w:rsidRDefault="00B62D63">
      <w:pPr>
        <w:pStyle w:val="ListParagraph"/>
        <w:numPr>
          <w:ilvl w:val="1"/>
          <w:numId w:val="1"/>
        </w:numPr>
        <w:rPr>
          <w:ins w:id="3449" w:author="Bale,Cameron" w:date="2022-10-04T14:59:00Z"/>
          <w:rFonts w:ascii="Cambria" w:eastAsiaTheme="minorEastAsia" w:hAnsi="Cambria"/>
          <w:rPrChange w:id="3450" w:author="Bale,Cameron" w:date="2022-10-07T15:56:00Z">
            <w:rPr>
              <w:ins w:id="3451" w:author="Bale,Cameron" w:date="2022-10-04T14:59:00Z"/>
            </w:rPr>
          </w:rPrChange>
        </w:rPr>
        <w:pPrChange w:id="3452" w:author="Bale,Cameron" w:date="2022-10-07T15:56:00Z">
          <w:pPr/>
        </w:pPrChange>
      </w:pPr>
      <w:commentRangeStart w:id="3453"/>
      <w:ins w:id="3454" w:author="Bale,Cameron" w:date="2022-10-07T15:56:00Z">
        <w:r>
          <w:rPr>
            <w:rFonts w:ascii="Cambria" w:eastAsiaTheme="minorEastAsia" w:hAnsi="Cambria"/>
            <w:i/>
            <w:iCs/>
          </w:rPr>
          <w:t>Accuracy Results</w:t>
        </w:r>
        <w:r w:rsidR="00F4359B">
          <w:rPr>
            <w:rFonts w:ascii="Cambria" w:eastAsiaTheme="minorEastAsia" w:hAnsi="Cambria"/>
            <w:i/>
            <w:iCs/>
          </w:rPr>
          <w:t xml:space="preserve"> and Features</w:t>
        </w:r>
      </w:ins>
      <w:commentRangeEnd w:id="3453"/>
      <w:ins w:id="3455" w:author="Bale,Cameron" w:date="2022-10-24T11:21:00Z">
        <w:r w:rsidR="009F216C">
          <w:rPr>
            <w:rStyle w:val="CommentReference"/>
          </w:rPr>
          <w:commentReference w:id="3453"/>
        </w:r>
      </w:ins>
    </w:p>
    <w:p w14:paraId="153F401A" w14:textId="55E59629" w:rsidR="000B359F" w:rsidRDefault="000B359F" w:rsidP="007F5BFB">
      <w:pPr>
        <w:rPr>
          <w:ins w:id="3456" w:author="Bale,Cameron" w:date="2022-10-13T15:13:00Z"/>
          <w:rFonts w:ascii="Cambria" w:eastAsiaTheme="minorEastAsia" w:hAnsi="Cambria"/>
        </w:rPr>
      </w:pPr>
    </w:p>
    <w:p w14:paraId="63BE81AD" w14:textId="7C5696C8" w:rsidR="00936C91" w:rsidRPr="00936C91" w:rsidRDefault="00936C91" w:rsidP="007F5BFB">
      <w:pPr>
        <w:rPr>
          <w:ins w:id="3457" w:author="Bale,Cameron" w:date="2022-10-13T15:15:00Z"/>
          <w:rFonts w:ascii="Cambria" w:eastAsiaTheme="minorEastAsia" w:hAnsi="Cambria"/>
          <w:rPrChange w:id="3458" w:author="Bale,Cameron" w:date="2022-10-13T15:15:00Z">
            <w:rPr>
              <w:ins w:id="3459" w:author="Bale,Cameron" w:date="2022-10-13T15:15:00Z"/>
              <w:rFonts w:ascii="Cambria Math" w:eastAsiaTheme="minorEastAsia" w:hAnsi="Cambria Math"/>
              <w:i/>
            </w:rPr>
          </w:rPrChange>
        </w:rPr>
      </w:pPr>
      <w:ins w:id="3460" w:author="Bale,Cameron" w:date="2022-10-13T15:14:00Z">
        <w:r>
          <w:rPr>
            <w:rFonts w:ascii="Cambria" w:eastAsiaTheme="minorEastAsia" w:hAnsi="Cambria"/>
            <w:b/>
            <w:bCs/>
          </w:rPr>
          <w:t xml:space="preserve">Table 3 </w:t>
        </w:r>
        <w:r>
          <w:rPr>
            <w:rFonts w:ascii="Cambria" w:eastAsiaTheme="minorEastAsia" w:hAnsi="Cambria"/>
          </w:rPr>
          <w:t>contains</w:t>
        </w:r>
      </w:ins>
      <w:ins w:id="3461" w:author="Bale,Cameron" w:date="2022-10-13T15:13:00Z">
        <w:r>
          <w:rPr>
            <w:rFonts w:ascii="Cambria" w:eastAsiaTheme="minorEastAsia" w:hAnsi="Cambria"/>
          </w:rPr>
          <w:t xml:space="preserve"> the average MAE of one-step ahead point forecasts across all models and priva</w:t>
        </w:r>
      </w:ins>
      <w:ins w:id="3462" w:author="Bale,Cameron" w:date="2022-10-13T15:14:00Z">
        <w:r>
          <w:rPr>
            <w:rFonts w:ascii="Cambria" w:eastAsiaTheme="minorEastAsia" w:hAnsi="Cambria"/>
          </w:rPr>
          <w:t xml:space="preserve">cy parameters for each privacy method. More granular accuracy results are presented in the appendix. </w:t>
        </w:r>
        <w:r w:rsidRPr="00936C91">
          <w:rPr>
            <w:rFonts w:ascii="Cambria" w:eastAsiaTheme="minorEastAsia" w:hAnsi="Cambria"/>
            <w:b/>
            <w:bCs/>
            <w:highlight w:val="yellow"/>
            <w:rPrChange w:id="3463" w:author="Bale,Cameron" w:date="2022-10-13T15:18:00Z">
              <w:rPr>
                <w:rFonts w:ascii="Cambria" w:eastAsiaTheme="minorEastAsia" w:hAnsi="Cambria"/>
                <w:b/>
                <w:bCs/>
              </w:rPr>
            </w:rPrChange>
          </w:rPr>
          <w:t>Table 3</w:t>
        </w:r>
        <w:r w:rsidRPr="00936C91">
          <w:rPr>
            <w:rFonts w:ascii="Cambria" w:eastAsiaTheme="minorEastAsia" w:hAnsi="Cambria"/>
            <w:highlight w:val="yellow"/>
            <w:rPrChange w:id="3464" w:author="Bale,Cameron" w:date="2022-10-13T15:18:00Z">
              <w:rPr>
                <w:rFonts w:ascii="Cambria" w:eastAsiaTheme="minorEastAsia" w:hAnsi="Cambria"/>
              </w:rPr>
            </w:rPrChange>
          </w:rPr>
          <w:t xml:space="preserve"> also contains the </w:t>
        </w:r>
        <w:proofErr w:type="gramStart"/>
        <w:r w:rsidRPr="00936C91">
          <w:rPr>
            <w:rFonts w:ascii="Cambria" w:eastAsiaTheme="minorEastAsia" w:hAnsi="Cambria"/>
            <w:highlight w:val="yellow"/>
            <w:rPrChange w:id="3465" w:author="Bale,Cameron" w:date="2022-10-13T15:18:00Z">
              <w:rPr>
                <w:rFonts w:ascii="Cambria" w:eastAsiaTheme="minorEastAsia" w:hAnsi="Cambria"/>
              </w:rPr>
            </w:rPrChange>
          </w:rPr>
          <w:t>three privacy</w:t>
        </w:r>
        <w:proofErr w:type="gramEnd"/>
        <w:r w:rsidRPr="00936C91">
          <w:rPr>
            <w:rFonts w:ascii="Cambria" w:eastAsiaTheme="minorEastAsia" w:hAnsi="Cambria"/>
            <w:highlight w:val="yellow"/>
            <w:rPrChange w:id="3466" w:author="Bale,Cameron" w:date="2022-10-13T15:18:00Z">
              <w:rPr>
                <w:rFonts w:ascii="Cambria" w:eastAsiaTheme="minorEastAsia" w:hAnsi="Cambria"/>
              </w:rPr>
            </w:rPrChange>
          </w:rPr>
          <w:t xml:space="preserve"> metrics from section </w:t>
        </w:r>
      </w:ins>
      <w:ins w:id="3467" w:author="Bale,Cameron" w:date="2022-10-13T15:15:00Z">
        <w:r w:rsidRPr="00936C91">
          <w:rPr>
            <w:rFonts w:ascii="Cambria" w:eastAsiaTheme="minorEastAsia" w:hAnsi="Cambria"/>
            <w:highlight w:val="yellow"/>
            <w:rPrChange w:id="3468" w:author="Bale,Cameron" w:date="2022-10-13T15:18:00Z">
              <w:rPr>
                <w:rFonts w:ascii="Cambria" w:eastAsiaTheme="minorEastAsia" w:hAnsi="Cambria"/>
              </w:rPr>
            </w:rPrChange>
          </w:rPr>
          <w:t xml:space="preserve">4.2, calculated using </w:t>
        </w:r>
      </w:ins>
      <m:oMath>
        <m:r>
          <w:ins w:id="3469" w:author="Bale,Cameron" w:date="2022-10-13T15:15:00Z">
            <w:rPr>
              <w:rFonts w:ascii="Cambria Math" w:eastAsiaTheme="minorEastAsia" w:hAnsi="Cambria Math"/>
              <w:highlight w:val="yellow"/>
              <w:rPrChange w:id="3470" w:author="Bale,Cameron" w:date="2022-10-13T15:18:00Z">
                <w:rPr>
                  <w:rFonts w:ascii="Cambria Math" w:eastAsiaTheme="minorEastAsia" w:hAnsi="Cambria Math"/>
                </w:rPr>
              </w:rPrChange>
            </w:rPr>
            <m:t>S = 20</m:t>
          </w:ins>
        </m:r>
      </m:oMath>
      <w:ins w:id="3471" w:author="Bale,Cameron" w:date="2022-10-13T15:15:00Z">
        <w:r w:rsidRPr="00936C91">
          <w:rPr>
            <w:rFonts w:ascii="Cambria" w:eastAsiaTheme="minorEastAsia" w:hAnsi="Cambria"/>
            <w:highlight w:val="yellow"/>
            <w:rPrChange w:id="3472" w:author="Bale,Cameron" w:date="2022-10-13T15:18:00Z">
              <w:rPr>
                <w:rFonts w:ascii="Cambria" w:eastAsiaTheme="minorEastAsia" w:hAnsi="Cambria"/>
              </w:rPr>
            </w:rPrChange>
          </w:rPr>
          <w:t xml:space="preserve"> random samples of external data containing </w:t>
        </w:r>
      </w:ins>
      <w:ins w:id="3473" w:author="Bale,Cameron" w:date="2022-10-13T15:16:00Z">
        <w:r w:rsidRPr="00936C91">
          <w:rPr>
            <w:rFonts w:ascii="Cambria" w:eastAsiaTheme="minorEastAsia" w:hAnsi="Cambria"/>
            <w:highlight w:val="yellow"/>
            <w:rPrChange w:id="3474" w:author="Bale,Cameron" w:date="2022-10-13T15:18:00Z">
              <w:rPr>
                <w:rFonts w:ascii="Cambria" w:eastAsiaTheme="minorEastAsia" w:hAnsi="Cambria"/>
              </w:rPr>
            </w:rPrChange>
          </w:rPr>
          <w:t xml:space="preserve">five confidential values from each time series. There is a clear relationship between forecast accuracy and the strength of privacy protection. While random noise protection provides the lowest risk of identification and attribute disclosure, the </w:t>
        </w:r>
      </w:ins>
      <w:ins w:id="3475" w:author="Bale,Cameron" w:date="2022-10-13T15:17:00Z">
        <w:r w:rsidRPr="00936C91">
          <w:rPr>
            <w:rFonts w:ascii="Cambria" w:eastAsiaTheme="minorEastAsia" w:hAnsi="Cambria"/>
            <w:highlight w:val="yellow"/>
            <w:rPrChange w:id="3476" w:author="Bale,Cameron" w:date="2022-10-13T15:18:00Z">
              <w:rPr>
                <w:rFonts w:ascii="Cambria" w:eastAsiaTheme="minorEastAsia" w:hAnsi="Cambria"/>
              </w:rPr>
            </w:rPrChange>
          </w:rPr>
          <w:t>forecast error, on average, is nearly double under additive noise, and nearly triple under differential privacy. K-</w:t>
        </w:r>
        <w:proofErr w:type="spellStart"/>
        <w:r w:rsidRPr="00936C91">
          <w:rPr>
            <w:rFonts w:ascii="Cambria" w:eastAsiaTheme="minorEastAsia" w:hAnsi="Cambria"/>
            <w:highlight w:val="yellow"/>
            <w:rPrChange w:id="3477" w:author="Bale,Cameron" w:date="2022-10-13T15:18:00Z">
              <w:rPr>
                <w:rFonts w:ascii="Cambria" w:eastAsiaTheme="minorEastAsia" w:hAnsi="Cambria"/>
              </w:rPr>
            </w:rPrChange>
          </w:rPr>
          <w:t>nTS</w:t>
        </w:r>
        <w:proofErr w:type="spellEnd"/>
        <w:r w:rsidRPr="00936C91">
          <w:rPr>
            <w:rFonts w:ascii="Cambria" w:eastAsiaTheme="minorEastAsia" w:hAnsi="Cambria"/>
            <w:highlight w:val="yellow"/>
            <w:rPrChange w:id="3478" w:author="Bale,Cameron" w:date="2022-10-13T15:18:00Z">
              <w:rPr>
                <w:rFonts w:ascii="Cambria" w:eastAsiaTheme="minorEastAsia" w:hAnsi="Cambria"/>
              </w:rPr>
            </w:rPrChange>
          </w:rPr>
          <w:t xml:space="preserve"> provides a better trade</w:t>
        </w:r>
      </w:ins>
      <w:ins w:id="3479" w:author="Bale,Cameron" w:date="2022-10-13T15:18:00Z">
        <w:r w:rsidRPr="00936C91">
          <w:rPr>
            <w:rFonts w:ascii="Cambria" w:eastAsiaTheme="minorEastAsia" w:hAnsi="Cambria"/>
            <w:highlight w:val="yellow"/>
            <w:rPrChange w:id="3480" w:author="Bale,Cameron" w:date="2022-10-13T15:18:00Z">
              <w:rPr>
                <w:rFonts w:ascii="Cambria" w:eastAsiaTheme="minorEastAsia" w:hAnsi="Cambria"/>
              </w:rPr>
            </w:rPrChange>
          </w:rPr>
          <w:t>-off, with significantly lower privacy risks than top- and bottom-coding, but improved accuracy over random noise protection.</w:t>
        </w:r>
      </w:ins>
    </w:p>
    <w:p w14:paraId="6E1EA2A9" w14:textId="77777777" w:rsidR="00936C91" w:rsidRPr="00936C91" w:rsidRDefault="00936C91" w:rsidP="007F5BFB">
      <w:pPr>
        <w:rPr>
          <w:ins w:id="3481" w:author="Bale,Cameron" w:date="2022-10-13T15:13:00Z"/>
          <w:rFonts w:ascii="Cambria" w:eastAsiaTheme="minorEastAsia" w:hAnsi="Cambria"/>
        </w:rPr>
      </w:pPr>
    </w:p>
    <w:p w14:paraId="3CC7856B" w14:textId="77777777" w:rsidR="00936C91" w:rsidRDefault="00936C91" w:rsidP="007F5BFB">
      <w:pPr>
        <w:rPr>
          <w:ins w:id="3482" w:author="Bale,Cameron" w:date="2022-10-13T14:37:00Z"/>
          <w:rFonts w:ascii="Cambria" w:eastAsiaTheme="minorEastAsia" w:hAnsi="Cambria"/>
        </w:rPr>
      </w:pPr>
    </w:p>
    <w:p w14:paraId="1ED78273" w14:textId="14BBA865" w:rsidR="00801957" w:rsidRPr="00801957" w:rsidRDefault="00801957" w:rsidP="007F5BFB">
      <w:pPr>
        <w:rPr>
          <w:ins w:id="3483" w:author="Bale,Cameron" w:date="2022-10-13T14:06:00Z"/>
          <w:rFonts w:ascii="Cambria" w:eastAsiaTheme="minorEastAsia" w:hAnsi="Cambria"/>
          <w:b/>
          <w:bCs/>
          <w:rPrChange w:id="3484" w:author="Bale,Cameron" w:date="2022-10-13T14:37:00Z">
            <w:rPr>
              <w:ins w:id="3485" w:author="Bale,Cameron" w:date="2022-10-13T14:06:00Z"/>
              <w:rFonts w:ascii="Cambria" w:eastAsiaTheme="minorEastAsia" w:hAnsi="Cambria"/>
            </w:rPr>
          </w:rPrChange>
        </w:rPr>
      </w:pPr>
      <w:ins w:id="3486" w:author="Bale,Cameron" w:date="2022-10-13T14:37:00Z">
        <w:r>
          <w:rPr>
            <w:rFonts w:ascii="Cambria" w:eastAsiaTheme="minorEastAsia" w:hAnsi="Cambria"/>
            <w:b/>
            <w:bCs/>
          </w:rPr>
          <w:t xml:space="preserve">TABLE 3: average accuracy across </w:t>
        </w:r>
      </w:ins>
      <w:ins w:id="3487" w:author="Bale,Cameron" w:date="2022-10-13T14:38:00Z">
        <w:r>
          <w:rPr>
            <w:rFonts w:ascii="Cambria" w:eastAsiaTheme="minorEastAsia" w:hAnsi="Cambria"/>
            <w:b/>
            <w:bCs/>
          </w:rPr>
          <w:t>forecasting models for each privacy method, and measures of identification and attribute disclosure risk for each privacy method.</w:t>
        </w:r>
      </w:ins>
    </w:p>
    <w:tbl>
      <w:tblPr>
        <w:tblStyle w:val="TableGrid"/>
        <w:tblW w:w="0" w:type="auto"/>
        <w:tblLook w:val="04A0" w:firstRow="1" w:lastRow="0" w:firstColumn="1" w:lastColumn="0" w:noHBand="0" w:noVBand="1"/>
      </w:tblPr>
      <w:tblGrid>
        <w:gridCol w:w="1474"/>
        <w:gridCol w:w="1308"/>
        <w:gridCol w:w="1302"/>
        <w:gridCol w:w="1305"/>
        <w:gridCol w:w="1311"/>
        <w:gridCol w:w="1318"/>
        <w:gridCol w:w="1332"/>
      </w:tblGrid>
      <w:tr w:rsidR="00D17C81" w14:paraId="6A283AC7" w14:textId="77777777" w:rsidTr="001373BA">
        <w:trPr>
          <w:ins w:id="3488" w:author="Bale,Cameron" w:date="2022-10-13T14:17:00Z"/>
        </w:trPr>
        <w:tc>
          <w:tcPr>
            <w:tcW w:w="9350" w:type="dxa"/>
            <w:gridSpan w:val="7"/>
          </w:tcPr>
          <w:p w14:paraId="77D60FC7" w14:textId="5761CB47" w:rsidR="00D17C81" w:rsidRPr="00D17C81" w:rsidRDefault="00D17C81">
            <w:pPr>
              <w:jc w:val="center"/>
              <w:rPr>
                <w:ins w:id="3489" w:author="Bale,Cameron" w:date="2022-10-13T14:17:00Z"/>
                <w:rFonts w:ascii="Cambria" w:eastAsiaTheme="minorEastAsia" w:hAnsi="Cambria"/>
                <w:b/>
                <w:bCs/>
                <w:rPrChange w:id="3490" w:author="Bale,Cameron" w:date="2022-10-13T14:17:00Z">
                  <w:rPr>
                    <w:ins w:id="3491" w:author="Bale,Cameron" w:date="2022-10-13T14:17:00Z"/>
                    <w:rFonts w:ascii="Cambria" w:eastAsiaTheme="minorEastAsia" w:hAnsi="Cambria"/>
                  </w:rPr>
                </w:rPrChange>
              </w:rPr>
              <w:pPrChange w:id="3492" w:author="Bale,Cameron" w:date="2022-10-13T14:17:00Z">
                <w:pPr/>
              </w:pPrChange>
            </w:pPr>
          </w:p>
        </w:tc>
      </w:tr>
      <w:tr w:rsidR="00D17C81" w14:paraId="1A444435" w14:textId="77777777" w:rsidTr="00D17C81">
        <w:trPr>
          <w:ins w:id="3493" w:author="Bale,Cameron" w:date="2022-10-13T14:17:00Z"/>
        </w:trPr>
        <w:tc>
          <w:tcPr>
            <w:tcW w:w="1335" w:type="dxa"/>
          </w:tcPr>
          <w:p w14:paraId="2463DD4E" w14:textId="7984DD90" w:rsidR="00D17C81" w:rsidRPr="00D17C81" w:rsidRDefault="00D17C81" w:rsidP="007F5BFB">
            <w:pPr>
              <w:rPr>
                <w:ins w:id="3494" w:author="Bale,Cameron" w:date="2022-10-13T14:17:00Z"/>
                <w:rFonts w:ascii="Cambria" w:eastAsiaTheme="minorEastAsia" w:hAnsi="Cambria"/>
                <w:b/>
                <w:bCs/>
                <w:rPrChange w:id="3495" w:author="Bale,Cameron" w:date="2022-10-13T14:19:00Z">
                  <w:rPr>
                    <w:ins w:id="3496" w:author="Bale,Cameron" w:date="2022-10-13T14:17:00Z"/>
                    <w:rFonts w:ascii="Cambria" w:eastAsiaTheme="minorEastAsia" w:hAnsi="Cambria"/>
                  </w:rPr>
                </w:rPrChange>
              </w:rPr>
            </w:pPr>
            <w:ins w:id="3497" w:author="Bale,Cameron" w:date="2022-10-13T14:18:00Z">
              <w:r w:rsidRPr="00D17C81">
                <w:rPr>
                  <w:rFonts w:ascii="Cambria" w:eastAsiaTheme="minorEastAsia" w:hAnsi="Cambria"/>
                  <w:b/>
                  <w:bCs/>
                  <w:rPrChange w:id="3498" w:author="Bale,Cameron" w:date="2022-10-13T14:19:00Z">
                    <w:rPr>
                      <w:rFonts w:ascii="Cambria" w:eastAsiaTheme="minorEastAsia" w:hAnsi="Cambria"/>
                    </w:rPr>
                  </w:rPrChange>
                </w:rPr>
                <w:t>Privacy Method</w:t>
              </w:r>
            </w:ins>
          </w:p>
        </w:tc>
        <w:tc>
          <w:tcPr>
            <w:tcW w:w="1335" w:type="dxa"/>
          </w:tcPr>
          <w:p w14:paraId="262DBA3A" w14:textId="3629BC17" w:rsidR="00D17C81" w:rsidRDefault="00D17C81" w:rsidP="007F5BFB">
            <w:pPr>
              <w:rPr>
                <w:ins w:id="3499" w:author="Bale,Cameron" w:date="2022-10-13T14:17:00Z"/>
                <w:rFonts w:ascii="Cambria" w:eastAsiaTheme="minorEastAsia" w:hAnsi="Cambria"/>
              </w:rPr>
            </w:pPr>
            <w:ins w:id="3500" w:author="Bale,Cameron" w:date="2022-10-13T14:18:00Z">
              <w:r>
                <w:rPr>
                  <w:rFonts w:ascii="Cambria" w:eastAsiaTheme="minorEastAsia" w:hAnsi="Cambria"/>
                </w:rPr>
                <w:t>Original</w:t>
              </w:r>
            </w:ins>
          </w:p>
        </w:tc>
        <w:tc>
          <w:tcPr>
            <w:tcW w:w="1336" w:type="dxa"/>
          </w:tcPr>
          <w:p w14:paraId="434E0216" w14:textId="153354C6" w:rsidR="00D17C81" w:rsidRDefault="00D17C81" w:rsidP="007F5BFB">
            <w:pPr>
              <w:rPr>
                <w:ins w:id="3501" w:author="Bale,Cameron" w:date="2022-10-13T14:17:00Z"/>
                <w:rFonts w:ascii="Cambria" w:eastAsiaTheme="minorEastAsia" w:hAnsi="Cambria"/>
              </w:rPr>
            </w:pPr>
            <w:ins w:id="3502" w:author="Bale,Cameron" w:date="2022-10-13T14:18:00Z">
              <w:r>
                <w:rPr>
                  <w:rFonts w:ascii="Cambria" w:eastAsiaTheme="minorEastAsia" w:hAnsi="Cambria"/>
                </w:rPr>
                <w:t>Top Coding</w:t>
              </w:r>
            </w:ins>
          </w:p>
        </w:tc>
        <w:tc>
          <w:tcPr>
            <w:tcW w:w="1336" w:type="dxa"/>
          </w:tcPr>
          <w:p w14:paraId="22B2D69E" w14:textId="323EEA80" w:rsidR="00D17C81" w:rsidRDefault="00D17C81" w:rsidP="007F5BFB">
            <w:pPr>
              <w:rPr>
                <w:ins w:id="3503" w:author="Bale,Cameron" w:date="2022-10-13T14:17:00Z"/>
                <w:rFonts w:ascii="Cambria" w:eastAsiaTheme="minorEastAsia" w:hAnsi="Cambria"/>
              </w:rPr>
            </w:pPr>
            <w:ins w:id="3504" w:author="Bale,Cameron" w:date="2022-10-13T14:18:00Z">
              <w:r>
                <w:rPr>
                  <w:rFonts w:ascii="Cambria" w:eastAsiaTheme="minorEastAsia" w:hAnsi="Cambria"/>
                </w:rPr>
                <w:t>Bottom Coding</w:t>
              </w:r>
            </w:ins>
          </w:p>
        </w:tc>
        <w:tc>
          <w:tcPr>
            <w:tcW w:w="1336" w:type="dxa"/>
          </w:tcPr>
          <w:p w14:paraId="41E02FF5" w14:textId="576D6278" w:rsidR="00D17C81" w:rsidRDefault="00D17C81" w:rsidP="007F5BFB">
            <w:pPr>
              <w:rPr>
                <w:ins w:id="3505" w:author="Bale,Cameron" w:date="2022-10-13T14:17:00Z"/>
                <w:rFonts w:ascii="Cambria" w:eastAsiaTheme="minorEastAsia" w:hAnsi="Cambria"/>
              </w:rPr>
            </w:pPr>
            <w:ins w:id="3506" w:author="Bale,Cameron" w:date="2022-10-13T14:18:00Z">
              <w:r>
                <w:rPr>
                  <w:rFonts w:ascii="Cambria" w:eastAsiaTheme="minorEastAsia" w:hAnsi="Cambria"/>
                </w:rPr>
                <w:t>k-</w:t>
              </w:r>
              <w:proofErr w:type="spellStart"/>
              <w:r>
                <w:rPr>
                  <w:rFonts w:ascii="Cambria" w:eastAsiaTheme="minorEastAsia" w:hAnsi="Cambria"/>
                </w:rPr>
                <w:t>nTS</w:t>
              </w:r>
            </w:ins>
            <w:proofErr w:type="spellEnd"/>
          </w:p>
        </w:tc>
        <w:tc>
          <w:tcPr>
            <w:tcW w:w="1336" w:type="dxa"/>
          </w:tcPr>
          <w:p w14:paraId="509CAB8F" w14:textId="3BE04CC2" w:rsidR="00D17C81" w:rsidRDefault="00D17C81" w:rsidP="007F5BFB">
            <w:pPr>
              <w:rPr>
                <w:ins w:id="3507" w:author="Bale,Cameron" w:date="2022-10-13T14:17:00Z"/>
                <w:rFonts w:ascii="Cambria" w:eastAsiaTheme="minorEastAsia" w:hAnsi="Cambria"/>
              </w:rPr>
            </w:pPr>
            <w:ins w:id="3508" w:author="Bale,Cameron" w:date="2022-10-13T14:18:00Z">
              <w:r>
                <w:rPr>
                  <w:rFonts w:ascii="Cambria" w:eastAsiaTheme="minorEastAsia" w:hAnsi="Cambria"/>
                </w:rPr>
                <w:t xml:space="preserve">Additive </w:t>
              </w:r>
            </w:ins>
            <w:ins w:id="3509" w:author="Bale,Cameron" w:date="2022-10-13T14:19:00Z">
              <w:r>
                <w:rPr>
                  <w:rFonts w:ascii="Cambria" w:eastAsiaTheme="minorEastAsia" w:hAnsi="Cambria"/>
                </w:rPr>
                <w:t>Noise</w:t>
              </w:r>
            </w:ins>
          </w:p>
        </w:tc>
        <w:tc>
          <w:tcPr>
            <w:tcW w:w="1336" w:type="dxa"/>
          </w:tcPr>
          <w:p w14:paraId="256E79D2" w14:textId="0E1673F6" w:rsidR="00D17C81" w:rsidRDefault="00D17C81" w:rsidP="007F5BFB">
            <w:pPr>
              <w:rPr>
                <w:ins w:id="3510" w:author="Bale,Cameron" w:date="2022-10-13T14:17:00Z"/>
                <w:rFonts w:ascii="Cambria" w:eastAsiaTheme="minorEastAsia" w:hAnsi="Cambria"/>
              </w:rPr>
            </w:pPr>
            <w:ins w:id="3511" w:author="Bale,Cameron" w:date="2022-10-13T14:19:00Z">
              <w:r>
                <w:rPr>
                  <w:rFonts w:ascii="Cambria" w:eastAsiaTheme="minorEastAsia" w:hAnsi="Cambria"/>
                </w:rPr>
                <w:t>Differential Privacy</w:t>
              </w:r>
            </w:ins>
          </w:p>
        </w:tc>
      </w:tr>
      <w:tr w:rsidR="00D17C81" w14:paraId="12515611" w14:textId="77777777" w:rsidTr="00D17C81">
        <w:trPr>
          <w:ins w:id="3512" w:author="Bale,Cameron" w:date="2022-10-13T14:17:00Z"/>
        </w:trPr>
        <w:tc>
          <w:tcPr>
            <w:tcW w:w="1335" w:type="dxa"/>
          </w:tcPr>
          <w:p w14:paraId="47F973B4" w14:textId="424FA96E" w:rsidR="00D17C81" w:rsidRDefault="00D17C81" w:rsidP="007F5BFB">
            <w:pPr>
              <w:rPr>
                <w:ins w:id="3513" w:author="Bale,Cameron" w:date="2022-10-13T14:17:00Z"/>
                <w:rFonts w:ascii="Cambria" w:eastAsiaTheme="minorEastAsia" w:hAnsi="Cambria"/>
              </w:rPr>
            </w:pPr>
            <w:ins w:id="3514" w:author="Bale,Cameron" w:date="2022-10-13T14:19:00Z">
              <w:r>
                <w:rPr>
                  <w:rFonts w:ascii="Cambria" w:eastAsiaTheme="minorEastAsia" w:hAnsi="Cambria"/>
                </w:rPr>
                <w:t>Average MAE</w:t>
              </w:r>
            </w:ins>
          </w:p>
        </w:tc>
        <w:tc>
          <w:tcPr>
            <w:tcW w:w="1335" w:type="dxa"/>
          </w:tcPr>
          <w:p w14:paraId="47D8A10C" w14:textId="1D8519FE" w:rsidR="00D17C81" w:rsidRDefault="00732A97" w:rsidP="007F5BFB">
            <w:pPr>
              <w:rPr>
                <w:ins w:id="3515" w:author="Bale,Cameron" w:date="2022-10-13T14:17:00Z"/>
                <w:rFonts w:ascii="Cambria" w:eastAsiaTheme="minorEastAsia" w:hAnsi="Cambria"/>
              </w:rPr>
            </w:pPr>
            <w:ins w:id="3516" w:author="Bale,Cameron" w:date="2022-10-13T14:22:00Z">
              <w:r>
                <w:rPr>
                  <w:rFonts w:ascii="Cambria" w:eastAsiaTheme="minorEastAsia" w:hAnsi="Cambria"/>
                </w:rPr>
                <w:t>685.85</w:t>
              </w:r>
            </w:ins>
          </w:p>
        </w:tc>
        <w:tc>
          <w:tcPr>
            <w:tcW w:w="1336" w:type="dxa"/>
          </w:tcPr>
          <w:p w14:paraId="5CA72F56" w14:textId="305EF1EE" w:rsidR="00D17C81" w:rsidRDefault="00732A97" w:rsidP="007F5BFB">
            <w:pPr>
              <w:rPr>
                <w:ins w:id="3517" w:author="Bale,Cameron" w:date="2022-10-13T14:17:00Z"/>
                <w:rFonts w:ascii="Cambria" w:eastAsiaTheme="minorEastAsia" w:hAnsi="Cambria"/>
              </w:rPr>
            </w:pPr>
            <w:ins w:id="3518" w:author="Bale,Cameron" w:date="2022-10-13T14:22:00Z">
              <w:r>
                <w:rPr>
                  <w:rFonts w:ascii="Cambria" w:eastAsiaTheme="minorEastAsia" w:hAnsi="Cambria"/>
                </w:rPr>
                <w:t>708.62</w:t>
              </w:r>
            </w:ins>
          </w:p>
        </w:tc>
        <w:tc>
          <w:tcPr>
            <w:tcW w:w="1336" w:type="dxa"/>
          </w:tcPr>
          <w:p w14:paraId="14CFD840" w14:textId="41B28182" w:rsidR="00D17C81" w:rsidRDefault="00732A97" w:rsidP="007F5BFB">
            <w:pPr>
              <w:rPr>
                <w:ins w:id="3519" w:author="Bale,Cameron" w:date="2022-10-13T14:17:00Z"/>
                <w:rFonts w:ascii="Cambria" w:eastAsiaTheme="minorEastAsia" w:hAnsi="Cambria"/>
              </w:rPr>
            </w:pPr>
            <w:ins w:id="3520" w:author="Bale,Cameron" w:date="2022-10-13T14:23:00Z">
              <w:r>
                <w:rPr>
                  <w:rFonts w:ascii="Cambria" w:eastAsiaTheme="minorEastAsia" w:hAnsi="Cambria"/>
                </w:rPr>
                <w:t>747.80</w:t>
              </w:r>
            </w:ins>
          </w:p>
        </w:tc>
        <w:tc>
          <w:tcPr>
            <w:tcW w:w="1336" w:type="dxa"/>
          </w:tcPr>
          <w:p w14:paraId="04A7D935" w14:textId="2D04B861" w:rsidR="00D17C81" w:rsidRDefault="00732A97" w:rsidP="007F5BFB">
            <w:pPr>
              <w:rPr>
                <w:ins w:id="3521" w:author="Bale,Cameron" w:date="2022-10-13T14:17:00Z"/>
                <w:rFonts w:ascii="Cambria" w:eastAsiaTheme="minorEastAsia" w:hAnsi="Cambria"/>
              </w:rPr>
            </w:pPr>
            <w:ins w:id="3522" w:author="Bale,Cameron" w:date="2022-10-13T14:23:00Z">
              <w:r>
                <w:rPr>
                  <w:rFonts w:ascii="Cambria" w:eastAsiaTheme="minorEastAsia" w:hAnsi="Cambria"/>
                </w:rPr>
                <w:t>1020.52</w:t>
              </w:r>
            </w:ins>
          </w:p>
        </w:tc>
        <w:tc>
          <w:tcPr>
            <w:tcW w:w="1336" w:type="dxa"/>
          </w:tcPr>
          <w:p w14:paraId="36448472" w14:textId="554BA9E5" w:rsidR="00D17C81" w:rsidRDefault="0075007D" w:rsidP="007F5BFB">
            <w:pPr>
              <w:rPr>
                <w:ins w:id="3523" w:author="Bale,Cameron" w:date="2022-10-13T14:17:00Z"/>
                <w:rFonts w:ascii="Cambria" w:eastAsiaTheme="minorEastAsia" w:hAnsi="Cambria"/>
              </w:rPr>
            </w:pPr>
            <w:ins w:id="3524" w:author="Bale,Cameron" w:date="2022-10-13T14:29:00Z">
              <w:r>
                <w:rPr>
                  <w:rFonts w:ascii="Cambria" w:eastAsiaTheme="minorEastAsia" w:hAnsi="Cambria"/>
                </w:rPr>
                <w:t>1250.14*</w:t>
              </w:r>
            </w:ins>
          </w:p>
        </w:tc>
        <w:tc>
          <w:tcPr>
            <w:tcW w:w="1336" w:type="dxa"/>
          </w:tcPr>
          <w:p w14:paraId="7D99DA1C" w14:textId="355307BC" w:rsidR="00D17C81" w:rsidRDefault="0075007D" w:rsidP="007F5BFB">
            <w:pPr>
              <w:rPr>
                <w:ins w:id="3525" w:author="Bale,Cameron" w:date="2022-10-13T14:17:00Z"/>
                <w:rFonts w:ascii="Cambria" w:eastAsiaTheme="minorEastAsia" w:hAnsi="Cambria"/>
              </w:rPr>
            </w:pPr>
            <w:ins w:id="3526" w:author="Bale,Cameron" w:date="2022-10-13T14:29:00Z">
              <w:r>
                <w:rPr>
                  <w:rFonts w:ascii="Cambria" w:eastAsiaTheme="minorEastAsia" w:hAnsi="Cambria"/>
                </w:rPr>
                <w:t>1981.74*</w:t>
              </w:r>
            </w:ins>
          </w:p>
        </w:tc>
      </w:tr>
      <w:tr w:rsidR="00D17C81" w14:paraId="77FC7169" w14:textId="77777777" w:rsidTr="00D17C81">
        <w:trPr>
          <w:ins w:id="3527" w:author="Bale,Cameron" w:date="2022-10-13T14:17:00Z"/>
        </w:trPr>
        <w:tc>
          <w:tcPr>
            <w:tcW w:w="1335" w:type="dxa"/>
          </w:tcPr>
          <w:p w14:paraId="555F813F" w14:textId="478A1EFE" w:rsidR="00D17C81" w:rsidRDefault="00D17C81" w:rsidP="007F5BFB">
            <w:pPr>
              <w:rPr>
                <w:ins w:id="3528" w:author="Bale,Cameron" w:date="2022-10-13T14:17:00Z"/>
                <w:rFonts w:ascii="Cambria" w:eastAsiaTheme="minorEastAsia" w:hAnsi="Cambria"/>
              </w:rPr>
            </w:pPr>
            <w:ins w:id="3529" w:author="Bale,Cameron" w:date="2022-10-13T14:20:00Z">
              <w:r>
                <w:rPr>
                  <w:rFonts w:ascii="Cambria" w:eastAsiaTheme="minorEastAsia" w:hAnsi="Cambria"/>
                </w:rPr>
                <w:t>IR</w:t>
              </w:r>
            </w:ins>
            <w:ins w:id="3530" w:author="Bale,Cameron" w:date="2022-10-13T14:38:00Z">
              <w:r w:rsidR="00801957">
                <w:rPr>
                  <w:rFonts w:ascii="Cambria" w:eastAsiaTheme="minorEastAsia" w:hAnsi="Cambria"/>
                </w:rPr>
                <w:t xml:space="preserve"> (average identification prob)</w:t>
              </w:r>
            </w:ins>
          </w:p>
        </w:tc>
        <w:tc>
          <w:tcPr>
            <w:tcW w:w="1335" w:type="dxa"/>
          </w:tcPr>
          <w:p w14:paraId="4BEE3B22" w14:textId="28401BE8" w:rsidR="00D17C81" w:rsidRPr="009625B9" w:rsidRDefault="0075007D" w:rsidP="007F5BFB">
            <w:pPr>
              <w:rPr>
                <w:ins w:id="3531" w:author="Bale,Cameron" w:date="2022-10-13T14:17:00Z"/>
                <w:rFonts w:ascii="Cambria" w:eastAsiaTheme="minorEastAsia" w:hAnsi="Cambria"/>
                <w:highlight w:val="yellow"/>
                <w:rPrChange w:id="3532" w:author="Bale,Cameron" w:date="2022-10-13T14:35:00Z">
                  <w:rPr>
                    <w:ins w:id="3533" w:author="Bale,Cameron" w:date="2022-10-13T14:17:00Z"/>
                    <w:rFonts w:ascii="Cambria" w:eastAsiaTheme="minorEastAsia" w:hAnsi="Cambria"/>
                  </w:rPr>
                </w:rPrChange>
              </w:rPr>
            </w:pPr>
            <w:ins w:id="3534" w:author="Bale,Cameron" w:date="2022-10-13T14:33:00Z">
              <w:r w:rsidRPr="009625B9">
                <w:rPr>
                  <w:rFonts w:ascii="Cambria" w:eastAsiaTheme="minorEastAsia" w:hAnsi="Cambria"/>
                  <w:highlight w:val="yellow"/>
                  <w:rPrChange w:id="3535" w:author="Bale,Cameron" w:date="2022-10-13T14:35:00Z">
                    <w:rPr>
                      <w:rFonts w:ascii="Cambria" w:eastAsiaTheme="minorEastAsia" w:hAnsi="Cambria"/>
                    </w:rPr>
                  </w:rPrChange>
                </w:rPr>
                <w:t>-</w:t>
              </w:r>
            </w:ins>
          </w:p>
        </w:tc>
        <w:tc>
          <w:tcPr>
            <w:tcW w:w="1336" w:type="dxa"/>
          </w:tcPr>
          <w:p w14:paraId="0D5F5AC0" w14:textId="6B92CC85" w:rsidR="00D17C81" w:rsidRPr="009625B9" w:rsidRDefault="00683810" w:rsidP="007F5BFB">
            <w:pPr>
              <w:rPr>
                <w:ins w:id="3536" w:author="Bale,Cameron" w:date="2022-10-13T14:17:00Z"/>
                <w:rFonts w:ascii="Cambria" w:eastAsiaTheme="minorEastAsia" w:hAnsi="Cambria"/>
                <w:highlight w:val="yellow"/>
                <w:rPrChange w:id="3537" w:author="Bale,Cameron" w:date="2022-10-13T14:35:00Z">
                  <w:rPr>
                    <w:ins w:id="3538" w:author="Bale,Cameron" w:date="2022-10-13T14:17:00Z"/>
                    <w:rFonts w:ascii="Cambria" w:eastAsiaTheme="minorEastAsia" w:hAnsi="Cambria"/>
                  </w:rPr>
                </w:rPrChange>
              </w:rPr>
            </w:pPr>
            <w:ins w:id="3539" w:author="Bale,Cameron" w:date="2022-10-13T14:34:00Z">
              <w:r w:rsidRPr="009625B9">
                <w:rPr>
                  <w:rFonts w:ascii="Cambria" w:eastAsiaTheme="minorEastAsia" w:hAnsi="Cambria"/>
                  <w:highlight w:val="yellow"/>
                  <w:rPrChange w:id="3540" w:author="Bale,Cameron" w:date="2022-10-13T14:35:00Z">
                    <w:rPr>
                      <w:rFonts w:ascii="Cambria" w:eastAsiaTheme="minorEastAsia" w:hAnsi="Cambria"/>
                    </w:rPr>
                  </w:rPrChange>
                </w:rPr>
                <w:t>9</w:t>
              </w:r>
            </w:ins>
            <w:ins w:id="3541" w:author="Bale,Cameron" w:date="2022-10-13T14:33:00Z">
              <w:r w:rsidR="0075007D" w:rsidRPr="009625B9">
                <w:rPr>
                  <w:rFonts w:ascii="Cambria" w:eastAsiaTheme="minorEastAsia" w:hAnsi="Cambria"/>
                  <w:highlight w:val="yellow"/>
                  <w:rPrChange w:id="3542" w:author="Bale,Cameron" w:date="2022-10-13T14:35:00Z">
                    <w:rPr>
                      <w:rFonts w:ascii="Cambria" w:eastAsiaTheme="minorEastAsia" w:hAnsi="Cambria"/>
                    </w:rPr>
                  </w:rPrChange>
                </w:rPr>
                <w:t>0%</w:t>
              </w:r>
            </w:ins>
          </w:p>
        </w:tc>
        <w:tc>
          <w:tcPr>
            <w:tcW w:w="1336" w:type="dxa"/>
          </w:tcPr>
          <w:p w14:paraId="1E293199" w14:textId="7756ADEF" w:rsidR="00D17C81" w:rsidRPr="009625B9" w:rsidRDefault="00683810" w:rsidP="007F5BFB">
            <w:pPr>
              <w:rPr>
                <w:ins w:id="3543" w:author="Bale,Cameron" w:date="2022-10-13T14:17:00Z"/>
                <w:rFonts w:ascii="Cambria" w:eastAsiaTheme="minorEastAsia" w:hAnsi="Cambria"/>
                <w:highlight w:val="yellow"/>
                <w:rPrChange w:id="3544" w:author="Bale,Cameron" w:date="2022-10-13T14:35:00Z">
                  <w:rPr>
                    <w:ins w:id="3545" w:author="Bale,Cameron" w:date="2022-10-13T14:17:00Z"/>
                    <w:rFonts w:ascii="Cambria" w:eastAsiaTheme="minorEastAsia" w:hAnsi="Cambria"/>
                  </w:rPr>
                </w:rPrChange>
              </w:rPr>
            </w:pPr>
            <w:ins w:id="3546" w:author="Bale,Cameron" w:date="2022-10-13T14:34:00Z">
              <w:r w:rsidRPr="009625B9">
                <w:rPr>
                  <w:rFonts w:ascii="Cambria" w:eastAsiaTheme="minorEastAsia" w:hAnsi="Cambria"/>
                  <w:highlight w:val="yellow"/>
                  <w:rPrChange w:id="3547" w:author="Bale,Cameron" w:date="2022-10-13T14:35:00Z">
                    <w:rPr>
                      <w:rFonts w:ascii="Cambria" w:eastAsiaTheme="minorEastAsia" w:hAnsi="Cambria"/>
                    </w:rPr>
                  </w:rPrChange>
                </w:rPr>
                <w:t>9</w:t>
              </w:r>
            </w:ins>
            <w:ins w:id="3548" w:author="Bale,Cameron" w:date="2022-10-13T14:33:00Z">
              <w:r w:rsidR="0075007D" w:rsidRPr="009625B9">
                <w:rPr>
                  <w:rFonts w:ascii="Cambria" w:eastAsiaTheme="minorEastAsia" w:hAnsi="Cambria"/>
                  <w:highlight w:val="yellow"/>
                  <w:rPrChange w:id="3549" w:author="Bale,Cameron" w:date="2022-10-13T14:35:00Z">
                    <w:rPr>
                      <w:rFonts w:ascii="Cambria" w:eastAsiaTheme="minorEastAsia" w:hAnsi="Cambria"/>
                    </w:rPr>
                  </w:rPrChange>
                </w:rPr>
                <w:t>0%</w:t>
              </w:r>
            </w:ins>
          </w:p>
        </w:tc>
        <w:tc>
          <w:tcPr>
            <w:tcW w:w="1336" w:type="dxa"/>
          </w:tcPr>
          <w:p w14:paraId="2D6076C0" w14:textId="6C0B3CB3" w:rsidR="00D17C81" w:rsidRPr="009625B9" w:rsidRDefault="00683810" w:rsidP="007F5BFB">
            <w:pPr>
              <w:rPr>
                <w:ins w:id="3550" w:author="Bale,Cameron" w:date="2022-10-13T14:17:00Z"/>
                <w:rFonts w:ascii="Cambria" w:eastAsiaTheme="minorEastAsia" w:hAnsi="Cambria"/>
                <w:highlight w:val="yellow"/>
                <w:rPrChange w:id="3551" w:author="Bale,Cameron" w:date="2022-10-13T14:35:00Z">
                  <w:rPr>
                    <w:ins w:id="3552" w:author="Bale,Cameron" w:date="2022-10-13T14:17:00Z"/>
                    <w:rFonts w:ascii="Cambria" w:eastAsiaTheme="minorEastAsia" w:hAnsi="Cambria"/>
                  </w:rPr>
                </w:rPrChange>
              </w:rPr>
            </w:pPr>
            <w:ins w:id="3553" w:author="Bale,Cameron" w:date="2022-10-13T14:34:00Z">
              <w:r w:rsidRPr="009625B9">
                <w:rPr>
                  <w:rFonts w:ascii="Cambria" w:eastAsiaTheme="minorEastAsia" w:hAnsi="Cambria"/>
                  <w:highlight w:val="yellow"/>
                  <w:rPrChange w:id="3554" w:author="Bale,Cameron" w:date="2022-10-13T14:35:00Z">
                    <w:rPr>
                      <w:rFonts w:ascii="Cambria" w:eastAsiaTheme="minorEastAsia" w:hAnsi="Cambria"/>
                    </w:rPr>
                  </w:rPrChange>
                </w:rPr>
                <w:t>15</w:t>
              </w:r>
            </w:ins>
            <w:ins w:id="3555" w:author="Bale,Cameron" w:date="2022-10-13T14:33:00Z">
              <w:r w:rsidR="0075007D" w:rsidRPr="009625B9">
                <w:rPr>
                  <w:rFonts w:ascii="Cambria" w:eastAsiaTheme="minorEastAsia" w:hAnsi="Cambria"/>
                  <w:highlight w:val="yellow"/>
                  <w:rPrChange w:id="3556" w:author="Bale,Cameron" w:date="2022-10-13T14:35:00Z">
                    <w:rPr>
                      <w:rFonts w:ascii="Cambria" w:eastAsiaTheme="minorEastAsia" w:hAnsi="Cambria"/>
                    </w:rPr>
                  </w:rPrChange>
                </w:rPr>
                <w:t>%</w:t>
              </w:r>
            </w:ins>
          </w:p>
        </w:tc>
        <w:tc>
          <w:tcPr>
            <w:tcW w:w="1336" w:type="dxa"/>
          </w:tcPr>
          <w:p w14:paraId="68B8781E" w14:textId="004FC168" w:rsidR="00D17C81" w:rsidRPr="009625B9" w:rsidRDefault="0075007D" w:rsidP="007F5BFB">
            <w:pPr>
              <w:rPr>
                <w:ins w:id="3557" w:author="Bale,Cameron" w:date="2022-10-13T14:17:00Z"/>
                <w:rFonts w:ascii="Cambria" w:eastAsiaTheme="minorEastAsia" w:hAnsi="Cambria"/>
                <w:highlight w:val="yellow"/>
                <w:rPrChange w:id="3558" w:author="Bale,Cameron" w:date="2022-10-13T14:35:00Z">
                  <w:rPr>
                    <w:ins w:id="3559" w:author="Bale,Cameron" w:date="2022-10-13T14:17:00Z"/>
                    <w:rFonts w:ascii="Cambria" w:eastAsiaTheme="minorEastAsia" w:hAnsi="Cambria"/>
                  </w:rPr>
                </w:rPrChange>
              </w:rPr>
            </w:pPr>
            <w:ins w:id="3560" w:author="Bale,Cameron" w:date="2022-10-13T14:33:00Z">
              <w:r w:rsidRPr="009625B9">
                <w:rPr>
                  <w:rFonts w:ascii="Cambria" w:eastAsiaTheme="minorEastAsia" w:hAnsi="Cambria"/>
                  <w:highlight w:val="yellow"/>
                  <w:rPrChange w:id="3561" w:author="Bale,Cameron" w:date="2022-10-13T14:35:00Z">
                    <w:rPr>
                      <w:rFonts w:ascii="Cambria" w:eastAsiaTheme="minorEastAsia" w:hAnsi="Cambria"/>
                    </w:rPr>
                  </w:rPrChange>
                </w:rPr>
                <w:t>7%</w:t>
              </w:r>
            </w:ins>
          </w:p>
        </w:tc>
        <w:tc>
          <w:tcPr>
            <w:tcW w:w="1336" w:type="dxa"/>
          </w:tcPr>
          <w:p w14:paraId="07E504F9" w14:textId="2D28312A" w:rsidR="00D17C81" w:rsidRPr="009625B9" w:rsidRDefault="0075007D" w:rsidP="007F5BFB">
            <w:pPr>
              <w:rPr>
                <w:ins w:id="3562" w:author="Bale,Cameron" w:date="2022-10-13T14:17:00Z"/>
                <w:rFonts w:ascii="Cambria" w:eastAsiaTheme="minorEastAsia" w:hAnsi="Cambria"/>
                <w:highlight w:val="yellow"/>
                <w:rPrChange w:id="3563" w:author="Bale,Cameron" w:date="2022-10-13T14:35:00Z">
                  <w:rPr>
                    <w:ins w:id="3564" w:author="Bale,Cameron" w:date="2022-10-13T14:17:00Z"/>
                    <w:rFonts w:ascii="Cambria" w:eastAsiaTheme="minorEastAsia" w:hAnsi="Cambria"/>
                  </w:rPr>
                </w:rPrChange>
              </w:rPr>
            </w:pPr>
            <w:ins w:id="3565" w:author="Bale,Cameron" w:date="2022-10-13T14:33:00Z">
              <w:r w:rsidRPr="009625B9">
                <w:rPr>
                  <w:rFonts w:ascii="Cambria" w:eastAsiaTheme="minorEastAsia" w:hAnsi="Cambria"/>
                  <w:highlight w:val="yellow"/>
                  <w:rPrChange w:id="3566" w:author="Bale,Cameron" w:date="2022-10-13T14:35:00Z">
                    <w:rPr>
                      <w:rFonts w:ascii="Cambria" w:eastAsiaTheme="minorEastAsia" w:hAnsi="Cambria"/>
                    </w:rPr>
                  </w:rPrChange>
                </w:rPr>
                <w:t>2%</w:t>
              </w:r>
            </w:ins>
          </w:p>
        </w:tc>
      </w:tr>
      <w:tr w:rsidR="00D17C81" w14:paraId="3FA0616C" w14:textId="77777777" w:rsidTr="00D17C81">
        <w:trPr>
          <w:ins w:id="3567" w:author="Bale,Cameron" w:date="2022-10-13T14:17:00Z"/>
        </w:trPr>
        <w:tc>
          <w:tcPr>
            <w:tcW w:w="1335" w:type="dxa"/>
          </w:tcPr>
          <w:p w14:paraId="2A97C8C0" w14:textId="152B6645" w:rsidR="00D17C81" w:rsidRDefault="00D17C81" w:rsidP="007F5BFB">
            <w:pPr>
              <w:rPr>
                <w:ins w:id="3568" w:author="Bale,Cameron" w:date="2022-10-13T14:17:00Z"/>
                <w:rFonts w:ascii="Cambria" w:eastAsiaTheme="minorEastAsia" w:hAnsi="Cambria"/>
              </w:rPr>
            </w:pPr>
            <w:ins w:id="3569" w:author="Bale,Cameron" w:date="2022-10-13T14:20:00Z">
              <w:r>
                <w:rPr>
                  <w:rFonts w:ascii="Cambria" w:eastAsiaTheme="minorEastAsia" w:hAnsi="Cambria"/>
                </w:rPr>
                <w:t>IP</w:t>
              </w:r>
            </w:ins>
            <w:ins w:id="3570" w:author="Bale,Cameron" w:date="2022-10-13T14:38:00Z">
              <w:r w:rsidR="00801957">
                <w:rPr>
                  <w:rFonts w:ascii="Cambria" w:eastAsiaTheme="minorEastAsia" w:hAnsi="Cambria"/>
                </w:rPr>
                <w:t xml:space="preserve"> (average proportion of correctly identified series)</w:t>
              </w:r>
            </w:ins>
          </w:p>
        </w:tc>
        <w:tc>
          <w:tcPr>
            <w:tcW w:w="1335" w:type="dxa"/>
          </w:tcPr>
          <w:p w14:paraId="1BFD2E1E" w14:textId="463CF1AD" w:rsidR="00D17C81" w:rsidRPr="009625B9" w:rsidRDefault="0075007D" w:rsidP="007F5BFB">
            <w:pPr>
              <w:rPr>
                <w:ins w:id="3571" w:author="Bale,Cameron" w:date="2022-10-13T14:17:00Z"/>
                <w:rFonts w:ascii="Cambria" w:eastAsiaTheme="minorEastAsia" w:hAnsi="Cambria"/>
                <w:highlight w:val="yellow"/>
                <w:rPrChange w:id="3572" w:author="Bale,Cameron" w:date="2022-10-13T14:35:00Z">
                  <w:rPr>
                    <w:ins w:id="3573" w:author="Bale,Cameron" w:date="2022-10-13T14:17:00Z"/>
                    <w:rFonts w:ascii="Cambria" w:eastAsiaTheme="minorEastAsia" w:hAnsi="Cambria"/>
                  </w:rPr>
                </w:rPrChange>
              </w:rPr>
            </w:pPr>
            <w:ins w:id="3574" w:author="Bale,Cameron" w:date="2022-10-13T14:33:00Z">
              <w:r w:rsidRPr="009625B9">
                <w:rPr>
                  <w:rFonts w:ascii="Cambria" w:eastAsiaTheme="minorEastAsia" w:hAnsi="Cambria"/>
                  <w:highlight w:val="yellow"/>
                  <w:rPrChange w:id="3575" w:author="Bale,Cameron" w:date="2022-10-13T14:35:00Z">
                    <w:rPr>
                      <w:rFonts w:ascii="Cambria" w:eastAsiaTheme="minorEastAsia" w:hAnsi="Cambria"/>
                    </w:rPr>
                  </w:rPrChange>
                </w:rPr>
                <w:t>-</w:t>
              </w:r>
            </w:ins>
          </w:p>
        </w:tc>
        <w:tc>
          <w:tcPr>
            <w:tcW w:w="1336" w:type="dxa"/>
          </w:tcPr>
          <w:p w14:paraId="5ADEE97F" w14:textId="35B5A97C" w:rsidR="00D17C81" w:rsidRPr="009625B9" w:rsidRDefault="00683810" w:rsidP="007F5BFB">
            <w:pPr>
              <w:rPr>
                <w:ins w:id="3576" w:author="Bale,Cameron" w:date="2022-10-13T14:17:00Z"/>
                <w:rFonts w:ascii="Cambria" w:eastAsiaTheme="minorEastAsia" w:hAnsi="Cambria"/>
                <w:highlight w:val="yellow"/>
                <w:rPrChange w:id="3577" w:author="Bale,Cameron" w:date="2022-10-13T14:35:00Z">
                  <w:rPr>
                    <w:ins w:id="3578" w:author="Bale,Cameron" w:date="2022-10-13T14:17:00Z"/>
                    <w:rFonts w:ascii="Cambria" w:eastAsiaTheme="minorEastAsia" w:hAnsi="Cambria"/>
                  </w:rPr>
                </w:rPrChange>
              </w:rPr>
            </w:pPr>
            <w:ins w:id="3579" w:author="Bale,Cameron" w:date="2022-10-13T14:34:00Z">
              <w:r w:rsidRPr="009625B9">
                <w:rPr>
                  <w:rFonts w:ascii="Cambria" w:eastAsiaTheme="minorEastAsia" w:hAnsi="Cambria"/>
                  <w:highlight w:val="yellow"/>
                  <w:rPrChange w:id="3580" w:author="Bale,Cameron" w:date="2022-10-13T14:35:00Z">
                    <w:rPr>
                      <w:rFonts w:ascii="Cambria" w:eastAsiaTheme="minorEastAsia" w:hAnsi="Cambria"/>
                    </w:rPr>
                  </w:rPrChange>
                </w:rPr>
                <w:t>90%</w:t>
              </w:r>
            </w:ins>
          </w:p>
        </w:tc>
        <w:tc>
          <w:tcPr>
            <w:tcW w:w="1336" w:type="dxa"/>
          </w:tcPr>
          <w:p w14:paraId="34B09A9C" w14:textId="72A2F51A" w:rsidR="00D17C81" w:rsidRPr="009625B9" w:rsidRDefault="00683810" w:rsidP="007F5BFB">
            <w:pPr>
              <w:rPr>
                <w:ins w:id="3581" w:author="Bale,Cameron" w:date="2022-10-13T14:17:00Z"/>
                <w:rFonts w:ascii="Cambria" w:eastAsiaTheme="minorEastAsia" w:hAnsi="Cambria"/>
                <w:highlight w:val="yellow"/>
                <w:rPrChange w:id="3582" w:author="Bale,Cameron" w:date="2022-10-13T14:35:00Z">
                  <w:rPr>
                    <w:ins w:id="3583" w:author="Bale,Cameron" w:date="2022-10-13T14:17:00Z"/>
                    <w:rFonts w:ascii="Cambria" w:eastAsiaTheme="minorEastAsia" w:hAnsi="Cambria"/>
                  </w:rPr>
                </w:rPrChange>
              </w:rPr>
            </w:pPr>
            <w:ins w:id="3584" w:author="Bale,Cameron" w:date="2022-10-13T14:34:00Z">
              <w:r w:rsidRPr="009625B9">
                <w:rPr>
                  <w:rFonts w:ascii="Cambria" w:eastAsiaTheme="minorEastAsia" w:hAnsi="Cambria"/>
                  <w:highlight w:val="yellow"/>
                  <w:rPrChange w:id="3585" w:author="Bale,Cameron" w:date="2022-10-13T14:35:00Z">
                    <w:rPr>
                      <w:rFonts w:ascii="Cambria" w:eastAsiaTheme="minorEastAsia" w:hAnsi="Cambria"/>
                    </w:rPr>
                  </w:rPrChange>
                </w:rPr>
                <w:t>90%</w:t>
              </w:r>
            </w:ins>
          </w:p>
        </w:tc>
        <w:tc>
          <w:tcPr>
            <w:tcW w:w="1336" w:type="dxa"/>
          </w:tcPr>
          <w:p w14:paraId="7628149B" w14:textId="1051E724" w:rsidR="00D17C81" w:rsidRPr="009625B9" w:rsidRDefault="00683810" w:rsidP="007F5BFB">
            <w:pPr>
              <w:rPr>
                <w:ins w:id="3586" w:author="Bale,Cameron" w:date="2022-10-13T14:17:00Z"/>
                <w:rFonts w:ascii="Cambria" w:eastAsiaTheme="minorEastAsia" w:hAnsi="Cambria"/>
                <w:highlight w:val="yellow"/>
                <w:rPrChange w:id="3587" w:author="Bale,Cameron" w:date="2022-10-13T14:35:00Z">
                  <w:rPr>
                    <w:ins w:id="3588" w:author="Bale,Cameron" w:date="2022-10-13T14:17:00Z"/>
                    <w:rFonts w:ascii="Cambria" w:eastAsiaTheme="minorEastAsia" w:hAnsi="Cambria"/>
                  </w:rPr>
                </w:rPrChange>
              </w:rPr>
            </w:pPr>
            <w:ins w:id="3589" w:author="Bale,Cameron" w:date="2022-10-13T14:35:00Z">
              <w:r w:rsidRPr="009625B9">
                <w:rPr>
                  <w:rFonts w:ascii="Cambria" w:eastAsiaTheme="minorEastAsia" w:hAnsi="Cambria"/>
                  <w:highlight w:val="yellow"/>
                  <w:rPrChange w:id="3590" w:author="Bale,Cameron" w:date="2022-10-13T14:35:00Z">
                    <w:rPr>
                      <w:rFonts w:ascii="Cambria" w:eastAsiaTheme="minorEastAsia" w:hAnsi="Cambria"/>
                    </w:rPr>
                  </w:rPrChange>
                </w:rPr>
                <w:t>9%</w:t>
              </w:r>
            </w:ins>
          </w:p>
        </w:tc>
        <w:tc>
          <w:tcPr>
            <w:tcW w:w="1336" w:type="dxa"/>
          </w:tcPr>
          <w:p w14:paraId="7AAB7883" w14:textId="5229D9DC" w:rsidR="00D17C81" w:rsidRPr="009625B9" w:rsidRDefault="00683810" w:rsidP="007F5BFB">
            <w:pPr>
              <w:rPr>
                <w:ins w:id="3591" w:author="Bale,Cameron" w:date="2022-10-13T14:17:00Z"/>
                <w:rFonts w:ascii="Cambria" w:eastAsiaTheme="minorEastAsia" w:hAnsi="Cambria"/>
                <w:highlight w:val="yellow"/>
                <w:rPrChange w:id="3592" w:author="Bale,Cameron" w:date="2022-10-13T14:35:00Z">
                  <w:rPr>
                    <w:ins w:id="3593" w:author="Bale,Cameron" w:date="2022-10-13T14:17:00Z"/>
                    <w:rFonts w:ascii="Cambria" w:eastAsiaTheme="minorEastAsia" w:hAnsi="Cambria"/>
                  </w:rPr>
                </w:rPrChange>
              </w:rPr>
            </w:pPr>
            <w:ins w:id="3594" w:author="Bale,Cameron" w:date="2022-10-13T14:35:00Z">
              <w:r w:rsidRPr="009625B9">
                <w:rPr>
                  <w:rFonts w:ascii="Cambria" w:eastAsiaTheme="minorEastAsia" w:hAnsi="Cambria"/>
                  <w:highlight w:val="yellow"/>
                  <w:rPrChange w:id="3595" w:author="Bale,Cameron" w:date="2022-10-13T14:35:00Z">
                    <w:rPr>
                      <w:rFonts w:ascii="Cambria" w:eastAsiaTheme="minorEastAsia" w:hAnsi="Cambria"/>
                    </w:rPr>
                  </w:rPrChange>
                </w:rPr>
                <w:t>5%</w:t>
              </w:r>
            </w:ins>
          </w:p>
        </w:tc>
        <w:tc>
          <w:tcPr>
            <w:tcW w:w="1336" w:type="dxa"/>
          </w:tcPr>
          <w:p w14:paraId="1F3B43AF" w14:textId="5E808DD4" w:rsidR="00D17C81" w:rsidRPr="009625B9" w:rsidRDefault="00683810" w:rsidP="007F5BFB">
            <w:pPr>
              <w:rPr>
                <w:ins w:id="3596" w:author="Bale,Cameron" w:date="2022-10-13T14:17:00Z"/>
                <w:rFonts w:ascii="Cambria" w:eastAsiaTheme="minorEastAsia" w:hAnsi="Cambria"/>
                <w:highlight w:val="yellow"/>
                <w:rPrChange w:id="3597" w:author="Bale,Cameron" w:date="2022-10-13T14:35:00Z">
                  <w:rPr>
                    <w:ins w:id="3598" w:author="Bale,Cameron" w:date="2022-10-13T14:17:00Z"/>
                    <w:rFonts w:ascii="Cambria" w:eastAsiaTheme="minorEastAsia" w:hAnsi="Cambria"/>
                  </w:rPr>
                </w:rPrChange>
              </w:rPr>
            </w:pPr>
            <w:ins w:id="3599" w:author="Bale,Cameron" w:date="2022-10-13T14:35:00Z">
              <w:r w:rsidRPr="009625B9">
                <w:rPr>
                  <w:rFonts w:ascii="Cambria" w:eastAsiaTheme="minorEastAsia" w:hAnsi="Cambria"/>
                  <w:highlight w:val="yellow"/>
                  <w:rPrChange w:id="3600" w:author="Bale,Cameron" w:date="2022-10-13T14:35:00Z">
                    <w:rPr>
                      <w:rFonts w:ascii="Cambria" w:eastAsiaTheme="minorEastAsia" w:hAnsi="Cambria"/>
                    </w:rPr>
                  </w:rPrChange>
                </w:rPr>
                <w:t>1%</w:t>
              </w:r>
            </w:ins>
          </w:p>
        </w:tc>
      </w:tr>
      <w:tr w:rsidR="00D17C81" w14:paraId="11923D22" w14:textId="77777777" w:rsidTr="00D17C81">
        <w:trPr>
          <w:ins w:id="3601" w:author="Bale,Cameron" w:date="2022-10-13T14:17:00Z"/>
        </w:trPr>
        <w:tc>
          <w:tcPr>
            <w:tcW w:w="1335" w:type="dxa"/>
          </w:tcPr>
          <w:p w14:paraId="06C645B4" w14:textId="6F3CC1EC" w:rsidR="00D17C81" w:rsidRDefault="00D17C81" w:rsidP="007F5BFB">
            <w:pPr>
              <w:rPr>
                <w:ins w:id="3602" w:author="Bale,Cameron" w:date="2022-10-13T14:17:00Z"/>
                <w:rFonts w:ascii="Cambria" w:eastAsiaTheme="minorEastAsia" w:hAnsi="Cambria"/>
              </w:rPr>
            </w:pPr>
            <w:ins w:id="3603" w:author="Bale,Cameron" w:date="2022-10-13T14:20:00Z">
              <w:r>
                <w:rPr>
                  <w:rFonts w:ascii="Cambria" w:eastAsiaTheme="minorEastAsia" w:hAnsi="Cambria"/>
                </w:rPr>
                <w:t>AR</w:t>
              </w:r>
            </w:ins>
            <w:ins w:id="3604" w:author="Bale,Cameron" w:date="2022-10-13T14:38:00Z">
              <w:r w:rsidR="00801957">
                <w:rPr>
                  <w:rFonts w:ascii="Cambria" w:eastAsiaTheme="minorEastAsia" w:hAnsi="Cambria"/>
                </w:rPr>
                <w:t xml:space="preserve"> (MAE of predicted attribute)</w:t>
              </w:r>
            </w:ins>
          </w:p>
        </w:tc>
        <w:tc>
          <w:tcPr>
            <w:tcW w:w="1335" w:type="dxa"/>
          </w:tcPr>
          <w:p w14:paraId="7F6CB938" w14:textId="624D0655" w:rsidR="00D17C81" w:rsidRPr="009625B9" w:rsidRDefault="0075007D" w:rsidP="007F5BFB">
            <w:pPr>
              <w:rPr>
                <w:ins w:id="3605" w:author="Bale,Cameron" w:date="2022-10-13T14:17:00Z"/>
                <w:rFonts w:ascii="Cambria" w:eastAsiaTheme="minorEastAsia" w:hAnsi="Cambria"/>
                <w:highlight w:val="yellow"/>
                <w:rPrChange w:id="3606" w:author="Bale,Cameron" w:date="2022-10-13T14:35:00Z">
                  <w:rPr>
                    <w:ins w:id="3607" w:author="Bale,Cameron" w:date="2022-10-13T14:17:00Z"/>
                    <w:rFonts w:ascii="Cambria" w:eastAsiaTheme="minorEastAsia" w:hAnsi="Cambria"/>
                  </w:rPr>
                </w:rPrChange>
              </w:rPr>
            </w:pPr>
            <w:ins w:id="3608" w:author="Bale,Cameron" w:date="2022-10-13T14:33:00Z">
              <w:r w:rsidRPr="009625B9">
                <w:rPr>
                  <w:rFonts w:ascii="Cambria" w:eastAsiaTheme="minorEastAsia" w:hAnsi="Cambria"/>
                  <w:highlight w:val="yellow"/>
                  <w:rPrChange w:id="3609" w:author="Bale,Cameron" w:date="2022-10-13T14:35:00Z">
                    <w:rPr>
                      <w:rFonts w:ascii="Cambria" w:eastAsiaTheme="minorEastAsia" w:hAnsi="Cambria"/>
                    </w:rPr>
                  </w:rPrChange>
                </w:rPr>
                <w:t>-</w:t>
              </w:r>
            </w:ins>
          </w:p>
        </w:tc>
        <w:tc>
          <w:tcPr>
            <w:tcW w:w="1336" w:type="dxa"/>
          </w:tcPr>
          <w:p w14:paraId="090A8758" w14:textId="6B7CACF1" w:rsidR="00D17C81" w:rsidRPr="009625B9" w:rsidRDefault="00683810" w:rsidP="007F5BFB">
            <w:pPr>
              <w:rPr>
                <w:ins w:id="3610" w:author="Bale,Cameron" w:date="2022-10-13T14:17:00Z"/>
                <w:rFonts w:ascii="Cambria" w:eastAsiaTheme="minorEastAsia" w:hAnsi="Cambria"/>
                <w:highlight w:val="yellow"/>
                <w:rPrChange w:id="3611" w:author="Bale,Cameron" w:date="2022-10-13T14:35:00Z">
                  <w:rPr>
                    <w:ins w:id="3612" w:author="Bale,Cameron" w:date="2022-10-13T14:17:00Z"/>
                    <w:rFonts w:ascii="Cambria" w:eastAsiaTheme="minorEastAsia" w:hAnsi="Cambria"/>
                  </w:rPr>
                </w:rPrChange>
              </w:rPr>
            </w:pPr>
            <w:ins w:id="3613" w:author="Bale,Cameron" w:date="2022-10-13T14:35:00Z">
              <w:r w:rsidRPr="009625B9">
                <w:rPr>
                  <w:rFonts w:ascii="Cambria" w:eastAsiaTheme="minorEastAsia" w:hAnsi="Cambria"/>
                  <w:highlight w:val="yellow"/>
                  <w:rPrChange w:id="3614" w:author="Bale,Cameron" w:date="2022-10-13T14:35:00Z">
                    <w:rPr>
                      <w:rFonts w:ascii="Cambria" w:eastAsiaTheme="minorEastAsia" w:hAnsi="Cambria"/>
                    </w:rPr>
                  </w:rPrChange>
                </w:rPr>
                <w:t>100</w:t>
              </w:r>
            </w:ins>
          </w:p>
        </w:tc>
        <w:tc>
          <w:tcPr>
            <w:tcW w:w="1336" w:type="dxa"/>
          </w:tcPr>
          <w:p w14:paraId="73F6E0F4" w14:textId="36C1EA92" w:rsidR="00D17C81" w:rsidRPr="009625B9" w:rsidRDefault="00683810" w:rsidP="007F5BFB">
            <w:pPr>
              <w:rPr>
                <w:ins w:id="3615" w:author="Bale,Cameron" w:date="2022-10-13T14:17:00Z"/>
                <w:rFonts w:ascii="Cambria" w:eastAsiaTheme="minorEastAsia" w:hAnsi="Cambria"/>
                <w:highlight w:val="yellow"/>
                <w:rPrChange w:id="3616" w:author="Bale,Cameron" w:date="2022-10-13T14:35:00Z">
                  <w:rPr>
                    <w:ins w:id="3617" w:author="Bale,Cameron" w:date="2022-10-13T14:17:00Z"/>
                    <w:rFonts w:ascii="Cambria" w:eastAsiaTheme="minorEastAsia" w:hAnsi="Cambria"/>
                  </w:rPr>
                </w:rPrChange>
              </w:rPr>
            </w:pPr>
            <w:ins w:id="3618" w:author="Bale,Cameron" w:date="2022-10-13T14:35:00Z">
              <w:r w:rsidRPr="009625B9">
                <w:rPr>
                  <w:rFonts w:ascii="Cambria" w:eastAsiaTheme="minorEastAsia" w:hAnsi="Cambria"/>
                  <w:highlight w:val="yellow"/>
                  <w:rPrChange w:id="3619" w:author="Bale,Cameron" w:date="2022-10-13T14:35:00Z">
                    <w:rPr>
                      <w:rFonts w:ascii="Cambria" w:eastAsiaTheme="minorEastAsia" w:hAnsi="Cambria"/>
                    </w:rPr>
                  </w:rPrChange>
                </w:rPr>
                <w:t>100</w:t>
              </w:r>
            </w:ins>
          </w:p>
        </w:tc>
        <w:tc>
          <w:tcPr>
            <w:tcW w:w="1336" w:type="dxa"/>
          </w:tcPr>
          <w:p w14:paraId="6120F45D" w14:textId="40769A4B" w:rsidR="00D17C81" w:rsidRPr="009625B9" w:rsidRDefault="00683810" w:rsidP="007F5BFB">
            <w:pPr>
              <w:rPr>
                <w:ins w:id="3620" w:author="Bale,Cameron" w:date="2022-10-13T14:17:00Z"/>
                <w:rFonts w:ascii="Cambria" w:eastAsiaTheme="minorEastAsia" w:hAnsi="Cambria"/>
                <w:highlight w:val="yellow"/>
                <w:rPrChange w:id="3621" w:author="Bale,Cameron" w:date="2022-10-13T14:35:00Z">
                  <w:rPr>
                    <w:ins w:id="3622" w:author="Bale,Cameron" w:date="2022-10-13T14:17:00Z"/>
                    <w:rFonts w:ascii="Cambria" w:eastAsiaTheme="minorEastAsia" w:hAnsi="Cambria"/>
                  </w:rPr>
                </w:rPrChange>
              </w:rPr>
            </w:pPr>
            <w:ins w:id="3623" w:author="Bale,Cameron" w:date="2022-10-13T14:35:00Z">
              <w:r w:rsidRPr="009625B9">
                <w:rPr>
                  <w:rFonts w:ascii="Cambria" w:eastAsiaTheme="minorEastAsia" w:hAnsi="Cambria"/>
                  <w:highlight w:val="yellow"/>
                  <w:rPrChange w:id="3624" w:author="Bale,Cameron" w:date="2022-10-13T14:35:00Z">
                    <w:rPr>
                      <w:rFonts w:ascii="Cambria" w:eastAsiaTheme="minorEastAsia" w:hAnsi="Cambria"/>
                    </w:rPr>
                  </w:rPrChange>
                </w:rPr>
                <w:t>1000</w:t>
              </w:r>
            </w:ins>
          </w:p>
        </w:tc>
        <w:tc>
          <w:tcPr>
            <w:tcW w:w="1336" w:type="dxa"/>
          </w:tcPr>
          <w:p w14:paraId="484B7A36" w14:textId="7D48AB32" w:rsidR="00D17C81" w:rsidRPr="009625B9" w:rsidRDefault="00683810" w:rsidP="007F5BFB">
            <w:pPr>
              <w:rPr>
                <w:ins w:id="3625" w:author="Bale,Cameron" w:date="2022-10-13T14:17:00Z"/>
                <w:rFonts w:ascii="Cambria" w:eastAsiaTheme="minorEastAsia" w:hAnsi="Cambria"/>
                <w:highlight w:val="yellow"/>
                <w:rPrChange w:id="3626" w:author="Bale,Cameron" w:date="2022-10-13T14:35:00Z">
                  <w:rPr>
                    <w:ins w:id="3627" w:author="Bale,Cameron" w:date="2022-10-13T14:17:00Z"/>
                    <w:rFonts w:ascii="Cambria" w:eastAsiaTheme="minorEastAsia" w:hAnsi="Cambria"/>
                  </w:rPr>
                </w:rPrChange>
              </w:rPr>
            </w:pPr>
            <w:ins w:id="3628" w:author="Bale,Cameron" w:date="2022-10-13T14:35:00Z">
              <w:r w:rsidRPr="009625B9">
                <w:rPr>
                  <w:rFonts w:ascii="Cambria" w:eastAsiaTheme="minorEastAsia" w:hAnsi="Cambria"/>
                  <w:highlight w:val="yellow"/>
                  <w:rPrChange w:id="3629" w:author="Bale,Cameron" w:date="2022-10-13T14:35:00Z">
                    <w:rPr>
                      <w:rFonts w:ascii="Cambria" w:eastAsiaTheme="minorEastAsia" w:hAnsi="Cambria"/>
                    </w:rPr>
                  </w:rPrChange>
                </w:rPr>
                <w:t>1500</w:t>
              </w:r>
            </w:ins>
          </w:p>
        </w:tc>
        <w:tc>
          <w:tcPr>
            <w:tcW w:w="1336" w:type="dxa"/>
          </w:tcPr>
          <w:p w14:paraId="129C4F13" w14:textId="56F51CC7" w:rsidR="00D17C81" w:rsidRPr="009625B9" w:rsidRDefault="00683810" w:rsidP="007F5BFB">
            <w:pPr>
              <w:rPr>
                <w:ins w:id="3630" w:author="Bale,Cameron" w:date="2022-10-13T14:17:00Z"/>
                <w:rFonts w:ascii="Cambria" w:eastAsiaTheme="minorEastAsia" w:hAnsi="Cambria"/>
                <w:highlight w:val="yellow"/>
                <w:rPrChange w:id="3631" w:author="Bale,Cameron" w:date="2022-10-13T14:35:00Z">
                  <w:rPr>
                    <w:ins w:id="3632" w:author="Bale,Cameron" w:date="2022-10-13T14:17:00Z"/>
                    <w:rFonts w:ascii="Cambria" w:eastAsiaTheme="minorEastAsia" w:hAnsi="Cambria"/>
                  </w:rPr>
                </w:rPrChange>
              </w:rPr>
            </w:pPr>
            <w:ins w:id="3633" w:author="Bale,Cameron" w:date="2022-10-13T14:35:00Z">
              <w:r w:rsidRPr="009625B9">
                <w:rPr>
                  <w:rFonts w:ascii="Cambria" w:eastAsiaTheme="minorEastAsia" w:hAnsi="Cambria"/>
                  <w:highlight w:val="yellow"/>
                  <w:rPrChange w:id="3634" w:author="Bale,Cameron" w:date="2022-10-13T14:35:00Z">
                    <w:rPr>
                      <w:rFonts w:ascii="Cambria" w:eastAsiaTheme="minorEastAsia" w:hAnsi="Cambria"/>
                    </w:rPr>
                  </w:rPrChange>
                </w:rPr>
                <w:t>2000</w:t>
              </w:r>
            </w:ins>
          </w:p>
        </w:tc>
      </w:tr>
    </w:tbl>
    <w:p w14:paraId="757E2D99" w14:textId="464C75F2" w:rsidR="007C2E66" w:rsidRDefault="007C2E66" w:rsidP="007F5BFB">
      <w:pPr>
        <w:rPr>
          <w:ins w:id="3635" w:author="Bale,Cameron" w:date="2022-10-13T14:06:00Z"/>
          <w:rFonts w:ascii="Cambria" w:eastAsiaTheme="minorEastAsia" w:hAnsi="Cambria"/>
        </w:rPr>
      </w:pPr>
    </w:p>
    <w:p w14:paraId="0B27D683" w14:textId="3CB33A85" w:rsidR="007C2E66" w:rsidRDefault="0075007D" w:rsidP="0075007D">
      <w:pPr>
        <w:rPr>
          <w:ins w:id="3636" w:author="Bale,Cameron" w:date="2022-10-13T14:35:00Z"/>
          <w:rFonts w:ascii="Cambria" w:eastAsiaTheme="minorEastAsia" w:hAnsi="Cambria"/>
        </w:rPr>
      </w:pPr>
      <w:ins w:id="3637" w:author="Bale,Cameron" w:date="2022-10-13T14:29:00Z">
        <w:r w:rsidRPr="0075007D">
          <w:rPr>
            <w:rFonts w:ascii="Cambria" w:eastAsiaTheme="minorEastAsia" w:hAnsi="Cambria"/>
          </w:rPr>
          <w:t>*</w:t>
        </w:r>
        <w:r>
          <w:rPr>
            <w:rFonts w:ascii="Cambria" w:eastAsiaTheme="minorEastAsia" w:hAnsi="Cambria"/>
          </w:rPr>
          <w:t xml:space="preserve">  The average across models for additive noise </w:t>
        </w:r>
      </w:ins>
      <w:ins w:id="3638" w:author="Bale,Cameron" w:date="2022-10-13T14:30:00Z">
        <w:r>
          <w:rPr>
            <w:rFonts w:ascii="Cambria" w:eastAsiaTheme="minorEastAsia" w:hAnsi="Cambria"/>
          </w:rPr>
          <w:t>and differential privacy excludes the VAR model error for AN (s = 1) and DP (</w:t>
        </w:r>
      </w:ins>
      <m:oMath>
        <m:r>
          <m:rPr>
            <m:sty m:val="p"/>
          </m:rPr>
          <w:rPr>
            <w:rFonts w:ascii="Cambria Math" w:eastAsiaTheme="minorEastAsia" w:hAnsi="Cambria Math"/>
          </w:rPr>
          <m:t>ϵ</m:t>
        </m:r>
        <m:r>
          <w:ins w:id="3639" w:author="Bale,Cameron" w:date="2022-10-13T14:30:00Z">
            <w:rPr>
              <w:rFonts w:ascii="Cambria Math" w:eastAsiaTheme="minorEastAsia" w:hAnsi="Cambria Math"/>
            </w:rPr>
            <m:t>= 0.1</m:t>
          </w:ins>
        </m:r>
      </m:oMath>
      <w:ins w:id="3640" w:author="Bale,Cameron" w:date="2022-10-13T14:30:00Z">
        <w:r>
          <w:rPr>
            <w:rFonts w:ascii="Cambria" w:eastAsiaTheme="minorEastAsia" w:hAnsi="Cambria"/>
          </w:rPr>
          <w:t xml:space="preserve">) </w:t>
        </w:r>
      </w:ins>
      <w:ins w:id="3641" w:author="Bale,Cameron" w:date="2022-10-13T14:31:00Z">
        <w:r>
          <w:rPr>
            <w:rFonts w:ascii="Cambria" w:eastAsiaTheme="minorEastAsia" w:hAnsi="Cambria"/>
          </w:rPr>
          <w:t xml:space="preserve">as the errors in these cases were </w:t>
        </w:r>
      </w:ins>
      <w:ins w:id="3642" w:author="Bale,Cameron" w:date="2022-10-13T14:32:00Z">
        <w:r>
          <w:rPr>
            <w:rFonts w:ascii="Cambria" w:eastAsiaTheme="minorEastAsia" w:hAnsi="Cambria"/>
          </w:rPr>
          <w:t>over 1000% larger than the error of any other model. The reasons for this will be explored in section -.</w:t>
        </w:r>
      </w:ins>
    </w:p>
    <w:p w14:paraId="42D8D596" w14:textId="58F03DC0" w:rsidR="009625B9" w:rsidRDefault="009625B9" w:rsidP="0075007D">
      <w:pPr>
        <w:rPr>
          <w:ins w:id="3643" w:author="Bale,Cameron" w:date="2022-10-13T14:37:00Z"/>
          <w:rFonts w:ascii="Cambria" w:eastAsiaTheme="minorEastAsia" w:hAnsi="Cambria"/>
        </w:rPr>
      </w:pPr>
      <w:ins w:id="3644" w:author="Bale,Cameron" w:date="2022-10-13T14:35:00Z">
        <w:r>
          <w:rPr>
            <w:rFonts w:ascii="Cambria" w:eastAsiaTheme="minorEastAsia" w:hAnsi="Cambria"/>
          </w:rPr>
          <w:t xml:space="preserve">* </w:t>
        </w:r>
      </w:ins>
      <w:ins w:id="3645" w:author="Bale,Cameron" w:date="2022-10-13T14:36:00Z">
        <w:r>
          <w:rPr>
            <w:rFonts w:ascii="Cambria" w:eastAsiaTheme="minorEastAsia" w:hAnsi="Cambria"/>
          </w:rPr>
          <w:t xml:space="preserve">The </w:t>
        </w:r>
        <w:r w:rsidRPr="009625B9">
          <w:rPr>
            <w:rFonts w:ascii="Cambria" w:eastAsiaTheme="minorEastAsia" w:hAnsi="Cambria"/>
            <w:highlight w:val="yellow"/>
            <w:rPrChange w:id="3646" w:author="Bale,Cameron" w:date="2022-10-13T14:36:00Z">
              <w:rPr>
                <w:rFonts w:ascii="Cambria" w:eastAsiaTheme="minorEastAsia" w:hAnsi="Cambria"/>
              </w:rPr>
            </w:rPrChange>
          </w:rPr>
          <w:t>highlighted</w:t>
        </w:r>
        <w:r>
          <w:rPr>
            <w:rFonts w:ascii="Cambria" w:eastAsiaTheme="minorEastAsia" w:hAnsi="Cambria"/>
          </w:rPr>
          <w:t xml:space="preserve"> results in this table are hypothetical, actual results will be computed once we finalize the privacy metrics.</w:t>
        </w:r>
      </w:ins>
    </w:p>
    <w:p w14:paraId="137DCD16" w14:textId="2C6478E3" w:rsidR="00801957" w:rsidRDefault="00801957" w:rsidP="0075007D">
      <w:pPr>
        <w:rPr>
          <w:ins w:id="3647" w:author="Bale,Cameron" w:date="2022-10-13T15:19:00Z"/>
          <w:rFonts w:ascii="Cambria" w:eastAsiaTheme="minorEastAsia" w:hAnsi="Cambria"/>
        </w:rPr>
      </w:pPr>
    </w:p>
    <w:p w14:paraId="257E6AEB" w14:textId="7AB16507" w:rsidR="009F6520" w:rsidRDefault="009F6520" w:rsidP="0075007D">
      <w:pPr>
        <w:rPr>
          <w:ins w:id="3648" w:author="Bale,Cameron" w:date="2022-10-13T15:19:00Z"/>
          <w:rFonts w:ascii="Cambria" w:eastAsiaTheme="minorEastAsia" w:hAnsi="Cambria"/>
        </w:rPr>
      </w:pPr>
    </w:p>
    <w:p w14:paraId="027DC312" w14:textId="14963CB7" w:rsidR="009F6520" w:rsidRDefault="009F6520" w:rsidP="0075007D">
      <w:pPr>
        <w:rPr>
          <w:ins w:id="3649" w:author="Bale,Cameron" w:date="2022-10-13T15:19:00Z"/>
          <w:rFonts w:ascii="Cambria" w:eastAsiaTheme="minorEastAsia" w:hAnsi="Cambria"/>
        </w:rPr>
      </w:pPr>
    </w:p>
    <w:p w14:paraId="62A3F878" w14:textId="6F34663F" w:rsidR="009F6520" w:rsidRDefault="009F6520" w:rsidP="0075007D">
      <w:pPr>
        <w:rPr>
          <w:ins w:id="3650" w:author="Bale,Cameron" w:date="2022-10-13T15:19:00Z"/>
          <w:rFonts w:ascii="Cambria" w:eastAsiaTheme="minorEastAsia" w:hAnsi="Cambria"/>
        </w:rPr>
      </w:pPr>
    </w:p>
    <w:p w14:paraId="484365C3" w14:textId="118C3252" w:rsidR="009F6520" w:rsidRDefault="009F6520" w:rsidP="0075007D">
      <w:pPr>
        <w:rPr>
          <w:ins w:id="3651" w:author="Bale,Cameron" w:date="2022-10-13T15:19:00Z"/>
          <w:rFonts w:ascii="Cambria" w:eastAsiaTheme="minorEastAsia" w:hAnsi="Cambria"/>
        </w:rPr>
      </w:pPr>
    </w:p>
    <w:p w14:paraId="4A733CC5" w14:textId="25C06F44" w:rsidR="009F6520" w:rsidRDefault="009F6520" w:rsidP="0075007D">
      <w:pPr>
        <w:rPr>
          <w:ins w:id="3652" w:author="Bale,Cameron" w:date="2022-10-13T15:19:00Z"/>
          <w:rFonts w:ascii="Cambria" w:eastAsiaTheme="minorEastAsia" w:hAnsi="Cambria"/>
        </w:rPr>
      </w:pPr>
    </w:p>
    <w:p w14:paraId="62795BE4" w14:textId="0C62963E" w:rsidR="009F6520" w:rsidRDefault="009F6520" w:rsidP="0075007D">
      <w:pPr>
        <w:rPr>
          <w:ins w:id="3653" w:author="Bale,Cameron" w:date="2022-10-13T15:19:00Z"/>
          <w:rFonts w:ascii="Cambria" w:eastAsiaTheme="minorEastAsia" w:hAnsi="Cambria"/>
        </w:rPr>
      </w:pPr>
    </w:p>
    <w:p w14:paraId="3D2A7D0C" w14:textId="62F829B2" w:rsidR="009F6520" w:rsidRDefault="009F6520" w:rsidP="0075007D">
      <w:pPr>
        <w:rPr>
          <w:ins w:id="3654" w:author="Bale,Cameron" w:date="2022-10-13T15:19:00Z"/>
          <w:rFonts w:ascii="Cambria" w:eastAsiaTheme="minorEastAsia" w:hAnsi="Cambria"/>
        </w:rPr>
      </w:pPr>
    </w:p>
    <w:p w14:paraId="65646C1A" w14:textId="54013CA4" w:rsidR="009F6520" w:rsidRDefault="009F6520" w:rsidP="0075007D">
      <w:pPr>
        <w:rPr>
          <w:ins w:id="3655" w:author="Bale,Cameron" w:date="2022-10-13T15:19:00Z"/>
          <w:rFonts w:ascii="Cambria" w:eastAsiaTheme="minorEastAsia" w:hAnsi="Cambria"/>
        </w:rPr>
      </w:pPr>
    </w:p>
    <w:p w14:paraId="4E803FEF" w14:textId="77777777" w:rsidR="009F6520" w:rsidRDefault="009F6520" w:rsidP="0075007D">
      <w:pPr>
        <w:rPr>
          <w:ins w:id="3656" w:author="Bale,Cameron" w:date="2022-10-13T14:37:00Z"/>
          <w:rFonts w:ascii="Cambria" w:eastAsiaTheme="minorEastAsia" w:hAnsi="Cambria"/>
        </w:rPr>
      </w:pPr>
    </w:p>
    <w:p w14:paraId="549510B8" w14:textId="74101BE0" w:rsidR="0075007D" w:rsidRPr="009F6520" w:rsidRDefault="009F6520" w:rsidP="0075007D">
      <w:pPr>
        <w:rPr>
          <w:ins w:id="3657" w:author="Bale,Cameron" w:date="2022-10-13T14:30:00Z"/>
          <w:rFonts w:ascii="Cambria" w:eastAsiaTheme="minorEastAsia" w:hAnsi="Cambria"/>
          <w:rPrChange w:id="3658" w:author="Bale,Cameron" w:date="2022-10-13T15:19:00Z">
            <w:rPr>
              <w:ins w:id="3659" w:author="Bale,Cameron" w:date="2022-10-13T14:30:00Z"/>
              <w:rFonts w:ascii="Cambria Math" w:eastAsiaTheme="minorEastAsia" w:hAnsi="Cambria Math"/>
              <w:i/>
            </w:rPr>
          </w:rPrChange>
        </w:rPr>
      </w:pPr>
      <w:ins w:id="3660" w:author="Bale,Cameron" w:date="2022-10-13T15:18:00Z">
        <w:r>
          <w:rPr>
            <w:rFonts w:ascii="Cambria" w:eastAsiaTheme="minorEastAsia" w:hAnsi="Cambria"/>
            <w:b/>
            <w:bCs/>
          </w:rPr>
          <w:lastRenderedPageBreak/>
          <w:t xml:space="preserve">Table 4: </w:t>
        </w:r>
      </w:ins>
      <w:ins w:id="3661" w:author="Bale,Cameron" w:date="2022-10-13T15:19:00Z">
        <w:r>
          <w:rPr>
            <w:rFonts w:ascii="Cambria" w:eastAsiaTheme="minorEastAsia" w:hAnsi="Cambria"/>
          </w:rPr>
          <w:t>the rank of each model in terms of MAE and forecast error variance on the original data vs. the average rank across protected datasets. Rightmost column contains the average of the protected MAE and error variance ranks.</w:t>
        </w:r>
      </w:ins>
    </w:p>
    <w:tbl>
      <w:tblPr>
        <w:tblStyle w:val="TableGrid"/>
        <w:tblW w:w="0" w:type="auto"/>
        <w:tblLook w:val="04A0" w:firstRow="1" w:lastRow="0" w:firstColumn="1" w:lastColumn="0" w:noHBand="0" w:noVBand="1"/>
        <w:tblPrChange w:id="3662" w:author="Bale,Cameron" w:date="2022-10-13T15:11:00Z">
          <w:tblPr>
            <w:tblStyle w:val="TableGrid"/>
            <w:tblW w:w="0" w:type="auto"/>
            <w:tblLook w:val="04A0" w:firstRow="1" w:lastRow="0" w:firstColumn="1" w:lastColumn="0" w:noHBand="0" w:noVBand="1"/>
          </w:tblPr>
        </w:tblPrChange>
      </w:tblPr>
      <w:tblGrid>
        <w:gridCol w:w="1557"/>
        <w:gridCol w:w="1558"/>
        <w:gridCol w:w="1558"/>
        <w:gridCol w:w="1559"/>
        <w:gridCol w:w="1559"/>
        <w:gridCol w:w="1559"/>
        <w:tblGridChange w:id="3663">
          <w:tblGrid>
            <w:gridCol w:w="1558"/>
            <w:gridCol w:w="1558"/>
            <w:gridCol w:w="1558"/>
            <w:gridCol w:w="1559"/>
            <w:gridCol w:w="1559"/>
            <w:gridCol w:w="1559"/>
          </w:tblGrid>
        </w:tblGridChange>
      </w:tblGrid>
      <w:tr w:rsidR="001A2C51" w14:paraId="17162FA7" w14:textId="5D6FED87" w:rsidTr="001A2C51">
        <w:trPr>
          <w:ins w:id="3664" w:author="Bale,Cameron" w:date="2022-10-13T14:56:00Z"/>
        </w:trPr>
        <w:tc>
          <w:tcPr>
            <w:tcW w:w="1557" w:type="dxa"/>
            <w:tcPrChange w:id="3665" w:author="Bale,Cameron" w:date="2022-10-13T15:11:00Z">
              <w:tcPr>
                <w:tcW w:w="1558" w:type="dxa"/>
              </w:tcPr>
            </w:tcPrChange>
          </w:tcPr>
          <w:p w14:paraId="353E99E0" w14:textId="574AC66E" w:rsidR="001A2C51" w:rsidRDefault="001A2C51" w:rsidP="001A2C51">
            <w:pPr>
              <w:jc w:val="center"/>
              <w:rPr>
                <w:ins w:id="3666" w:author="Bale,Cameron" w:date="2022-10-13T14:56:00Z"/>
                <w:rFonts w:ascii="Cambria" w:eastAsiaTheme="minorEastAsia" w:hAnsi="Cambria"/>
              </w:rPr>
            </w:pPr>
          </w:p>
        </w:tc>
        <w:tc>
          <w:tcPr>
            <w:tcW w:w="3116" w:type="dxa"/>
            <w:gridSpan w:val="2"/>
            <w:tcPrChange w:id="3667" w:author="Bale,Cameron" w:date="2022-10-13T15:11:00Z">
              <w:tcPr>
                <w:tcW w:w="3116" w:type="dxa"/>
                <w:gridSpan w:val="2"/>
              </w:tcPr>
            </w:tcPrChange>
          </w:tcPr>
          <w:p w14:paraId="1123E2CC" w14:textId="673C06F1" w:rsidR="001A2C51" w:rsidRDefault="001A2C51">
            <w:pPr>
              <w:jc w:val="center"/>
              <w:rPr>
                <w:ins w:id="3668" w:author="Bale,Cameron" w:date="2022-10-13T14:56:00Z"/>
                <w:rFonts w:ascii="Cambria" w:eastAsiaTheme="minorEastAsia" w:hAnsi="Cambria"/>
              </w:rPr>
              <w:pPrChange w:id="3669" w:author="Bale,Cameron" w:date="2022-10-13T14:57:00Z">
                <w:pPr/>
              </w:pPrChange>
            </w:pPr>
            <w:ins w:id="3670" w:author="Bale,Cameron" w:date="2022-10-13T15:08:00Z">
              <w:r>
                <w:rPr>
                  <w:rFonts w:ascii="Cambria" w:eastAsiaTheme="minorEastAsia" w:hAnsi="Cambria"/>
                </w:rPr>
                <w:t>MAE Ranks</w:t>
              </w:r>
            </w:ins>
          </w:p>
        </w:tc>
        <w:tc>
          <w:tcPr>
            <w:tcW w:w="3118" w:type="dxa"/>
            <w:gridSpan w:val="2"/>
            <w:tcPrChange w:id="3671" w:author="Bale,Cameron" w:date="2022-10-13T15:11:00Z">
              <w:tcPr>
                <w:tcW w:w="3118" w:type="dxa"/>
                <w:gridSpan w:val="2"/>
              </w:tcPr>
            </w:tcPrChange>
          </w:tcPr>
          <w:p w14:paraId="772665A4" w14:textId="1A5282F4" w:rsidR="001A2C51" w:rsidRDefault="001A2C51">
            <w:pPr>
              <w:jc w:val="center"/>
              <w:rPr>
                <w:ins w:id="3672" w:author="Bale,Cameron" w:date="2022-10-13T14:56:00Z"/>
                <w:rFonts w:ascii="Cambria" w:eastAsiaTheme="minorEastAsia" w:hAnsi="Cambria"/>
              </w:rPr>
              <w:pPrChange w:id="3673" w:author="Bale,Cameron" w:date="2022-10-13T14:57:00Z">
                <w:pPr/>
              </w:pPrChange>
            </w:pPr>
            <w:ins w:id="3674" w:author="Bale,Cameron" w:date="2022-10-13T15:08:00Z">
              <w:r>
                <w:rPr>
                  <w:rFonts w:ascii="Cambria" w:eastAsiaTheme="minorEastAsia" w:hAnsi="Cambria"/>
                </w:rPr>
                <w:t>Forecast Error Variance Ranks</w:t>
              </w:r>
            </w:ins>
          </w:p>
        </w:tc>
        <w:tc>
          <w:tcPr>
            <w:tcW w:w="1559" w:type="dxa"/>
            <w:tcPrChange w:id="3675" w:author="Bale,Cameron" w:date="2022-10-13T15:11:00Z">
              <w:tcPr>
                <w:tcW w:w="1559" w:type="dxa"/>
              </w:tcPr>
            </w:tcPrChange>
          </w:tcPr>
          <w:p w14:paraId="29F83214" w14:textId="21A27D9C" w:rsidR="001A2C51" w:rsidRDefault="001A2C51" w:rsidP="001A2C51">
            <w:pPr>
              <w:jc w:val="center"/>
              <w:rPr>
                <w:ins w:id="3676" w:author="Bale,Cameron" w:date="2022-10-13T15:11:00Z"/>
                <w:rFonts w:ascii="Cambria" w:eastAsiaTheme="minorEastAsia" w:hAnsi="Cambria"/>
              </w:rPr>
            </w:pPr>
            <w:ins w:id="3677" w:author="Bale,Cameron" w:date="2022-10-13T15:11:00Z">
              <w:r>
                <w:rPr>
                  <w:rFonts w:ascii="Cambria" w:eastAsiaTheme="minorEastAsia" w:hAnsi="Cambria"/>
                </w:rPr>
                <w:t>Average Rank</w:t>
              </w:r>
            </w:ins>
          </w:p>
        </w:tc>
      </w:tr>
      <w:tr w:rsidR="001A2C51" w14:paraId="55CDCDA7" w14:textId="31A60188" w:rsidTr="001A2C51">
        <w:trPr>
          <w:ins w:id="3678" w:author="Bale,Cameron" w:date="2022-10-13T14:56:00Z"/>
        </w:trPr>
        <w:tc>
          <w:tcPr>
            <w:tcW w:w="1557" w:type="dxa"/>
            <w:tcPrChange w:id="3679" w:author="Bale,Cameron" w:date="2022-10-13T15:11:00Z">
              <w:tcPr>
                <w:tcW w:w="1558" w:type="dxa"/>
              </w:tcPr>
            </w:tcPrChange>
          </w:tcPr>
          <w:p w14:paraId="492EE2DF" w14:textId="662C095A" w:rsidR="001A2C51" w:rsidRDefault="001A2C51" w:rsidP="001A2C51">
            <w:pPr>
              <w:rPr>
                <w:ins w:id="3680" w:author="Bale,Cameron" w:date="2022-10-13T14:56:00Z"/>
                <w:rFonts w:ascii="Cambria" w:eastAsiaTheme="minorEastAsia" w:hAnsi="Cambria"/>
              </w:rPr>
            </w:pPr>
            <w:ins w:id="3681" w:author="Bale,Cameron" w:date="2022-10-13T14:57:00Z">
              <w:r>
                <w:rPr>
                  <w:rFonts w:ascii="Cambria" w:eastAsiaTheme="minorEastAsia" w:hAnsi="Cambria"/>
                </w:rPr>
                <w:t>Model</w:t>
              </w:r>
            </w:ins>
          </w:p>
        </w:tc>
        <w:tc>
          <w:tcPr>
            <w:tcW w:w="1558" w:type="dxa"/>
            <w:tcPrChange w:id="3682" w:author="Bale,Cameron" w:date="2022-10-13T15:11:00Z">
              <w:tcPr>
                <w:tcW w:w="1558" w:type="dxa"/>
              </w:tcPr>
            </w:tcPrChange>
          </w:tcPr>
          <w:p w14:paraId="26C2709C" w14:textId="413B586A" w:rsidR="001A2C51" w:rsidRDefault="001A2C51" w:rsidP="001A2C51">
            <w:pPr>
              <w:rPr>
                <w:ins w:id="3683" w:author="Bale,Cameron" w:date="2022-10-13T14:56:00Z"/>
                <w:rFonts w:ascii="Cambria" w:eastAsiaTheme="minorEastAsia" w:hAnsi="Cambria"/>
              </w:rPr>
            </w:pPr>
            <w:ins w:id="3684" w:author="Bale,Cameron" w:date="2022-10-13T14:57:00Z">
              <w:r>
                <w:rPr>
                  <w:rFonts w:ascii="Cambria" w:eastAsiaTheme="minorEastAsia" w:hAnsi="Cambria"/>
                </w:rPr>
                <w:t>Original</w:t>
              </w:r>
            </w:ins>
          </w:p>
        </w:tc>
        <w:tc>
          <w:tcPr>
            <w:tcW w:w="1558" w:type="dxa"/>
            <w:tcPrChange w:id="3685" w:author="Bale,Cameron" w:date="2022-10-13T15:11:00Z">
              <w:tcPr>
                <w:tcW w:w="1558" w:type="dxa"/>
              </w:tcPr>
            </w:tcPrChange>
          </w:tcPr>
          <w:p w14:paraId="0C66E438" w14:textId="2BE28809" w:rsidR="001A2C51" w:rsidRDefault="001A2C51" w:rsidP="001A2C51">
            <w:pPr>
              <w:rPr>
                <w:ins w:id="3686" w:author="Bale,Cameron" w:date="2022-10-13T14:56:00Z"/>
                <w:rFonts w:ascii="Cambria" w:eastAsiaTheme="minorEastAsia" w:hAnsi="Cambria"/>
              </w:rPr>
            </w:pPr>
            <w:ins w:id="3687" w:author="Bale,Cameron" w:date="2022-10-13T14:57:00Z">
              <w:r>
                <w:rPr>
                  <w:rFonts w:ascii="Cambria" w:eastAsiaTheme="minorEastAsia" w:hAnsi="Cambria"/>
                </w:rPr>
                <w:t>Protected</w:t>
              </w:r>
            </w:ins>
          </w:p>
        </w:tc>
        <w:tc>
          <w:tcPr>
            <w:tcW w:w="1559" w:type="dxa"/>
            <w:tcPrChange w:id="3688" w:author="Bale,Cameron" w:date="2022-10-13T15:11:00Z">
              <w:tcPr>
                <w:tcW w:w="1559" w:type="dxa"/>
              </w:tcPr>
            </w:tcPrChange>
          </w:tcPr>
          <w:p w14:paraId="6567A5E9" w14:textId="5D912105" w:rsidR="001A2C51" w:rsidRDefault="001A2C51" w:rsidP="001A2C51">
            <w:pPr>
              <w:rPr>
                <w:ins w:id="3689" w:author="Bale,Cameron" w:date="2022-10-13T14:56:00Z"/>
                <w:rFonts w:ascii="Cambria" w:eastAsiaTheme="minorEastAsia" w:hAnsi="Cambria"/>
              </w:rPr>
            </w:pPr>
            <w:ins w:id="3690" w:author="Bale,Cameron" w:date="2022-10-13T14:58:00Z">
              <w:r>
                <w:rPr>
                  <w:rFonts w:ascii="Cambria" w:eastAsiaTheme="minorEastAsia" w:hAnsi="Cambria"/>
                </w:rPr>
                <w:t>Original</w:t>
              </w:r>
            </w:ins>
          </w:p>
        </w:tc>
        <w:tc>
          <w:tcPr>
            <w:tcW w:w="1559" w:type="dxa"/>
            <w:tcPrChange w:id="3691" w:author="Bale,Cameron" w:date="2022-10-13T15:11:00Z">
              <w:tcPr>
                <w:tcW w:w="1559" w:type="dxa"/>
              </w:tcPr>
            </w:tcPrChange>
          </w:tcPr>
          <w:p w14:paraId="5454D720" w14:textId="5C73A519" w:rsidR="001A2C51" w:rsidRDefault="001A2C51" w:rsidP="001A2C51">
            <w:pPr>
              <w:rPr>
                <w:ins w:id="3692" w:author="Bale,Cameron" w:date="2022-10-13T14:56:00Z"/>
                <w:rFonts w:ascii="Cambria" w:eastAsiaTheme="minorEastAsia" w:hAnsi="Cambria"/>
              </w:rPr>
            </w:pPr>
            <w:ins w:id="3693" w:author="Bale,Cameron" w:date="2022-10-13T14:58:00Z">
              <w:r>
                <w:rPr>
                  <w:rFonts w:ascii="Cambria" w:eastAsiaTheme="minorEastAsia" w:hAnsi="Cambria"/>
                </w:rPr>
                <w:t>Protecte</w:t>
              </w:r>
            </w:ins>
            <w:ins w:id="3694" w:author="Bale,Cameron" w:date="2022-10-13T14:59:00Z">
              <w:r>
                <w:rPr>
                  <w:rFonts w:ascii="Cambria" w:eastAsiaTheme="minorEastAsia" w:hAnsi="Cambria"/>
                </w:rPr>
                <w:t>d</w:t>
              </w:r>
            </w:ins>
          </w:p>
        </w:tc>
        <w:tc>
          <w:tcPr>
            <w:tcW w:w="1559" w:type="dxa"/>
            <w:tcPrChange w:id="3695" w:author="Bale,Cameron" w:date="2022-10-13T15:11:00Z">
              <w:tcPr>
                <w:tcW w:w="1559" w:type="dxa"/>
              </w:tcPr>
            </w:tcPrChange>
          </w:tcPr>
          <w:p w14:paraId="48959732" w14:textId="1294014B" w:rsidR="001A2C51" w:rsidRDefault="001A2C51" w:rsidP="001A2C51">
            <w:pPr>
              <w:rPr>
                <w:ins w:id="3696" w:author="Bale,Cameron" w:date="2022-10-13T15:11:00Z"/>
                <w:rFonts w:ascii="Cambria" w:eastAsiaTheme="minorEastAsia" w:hAnsi="Cambria"/>
              </w:rPr>
            </w:pPr>
            <w:ins w:id="3697" w:author="Bale,Cameron" w:date="2022-10-13T15:11:00Z">
              <w:r>
                <w:rPr>
                  <w:rFonts w:ascii="Cambria" w:eastAsiaTheme="minorEastAsia" w:hAnsi="Cambria"/>
                </w:rPr>
                <w:t>Protected</w:t>
              </w:r>
            </w:ins>
          </w:p>
        </w:tc>
      </w:tr>
      <w:tr w:rsidR="001A2C51" w14:paraId="47825260" w14:textId="2DD63C5F" w:rsidTr="001A2C51">
        <w:trPr>
          <w:ins w:id="3698" w:author="Bale,Cameron" w:date="2022-10-13T14:56:00Z"/>
        </w:trPr>
        <w:tc>
          <w:tcPr>
            <w:tcW w:w="1557" w:type="dxa"/>
            <w:tcPrChange w:id="3699" w:author="Bale,Cameron" w:date="2022-10-13T15:11:00Z">
              <w:tcPr>
                <w:tcW w:w="1558" w:type="dxa"/>
              </w:tcPr>
            </w:tcPrChange>
          </w:tcPr>
          <w:p w14:paraId="53575024" w14:textId="7ABC4523" w:rsidR="001A2C51" w:rsidRDefault="001A2C51" w:rsidP="001A2C51">
            <w:pPr>
              <w:rPr>
                <w:ins w:id="3700" w:author="Bale,Cameron" w:date="2022-10-13T14:56:00Z"/>
                <w:rFonts w:ascii="Cambria" w:eastAsiaTheme="minorEastAsia" w:hAnsi="Cambria"/>
              </w:rPr>
            </w:pPr>
            <w:ins w:id="3701" w:author="Bale,Cameron" w:date="2022-10-13T15:00:00Z">
              <w:r>
                <w:rPr>
                  <w:rFonts w:ascii="Cambria" w:eastAsiaTheme="minorEastAsia" w:hAnsi="Cambria"/>
                </w:rPr>
                <w:t>TES</w:t>
              </w:r>
            </w:ins>
          </w:p>
        </w:tc>
        <w:tc>
          <w:tcPr>
            <w:tcW w:w="1558" w:type="dxa"/>
            <w:tcPrChange w:id="3702" w:author="Bale,Cameron" w:date="2022-10-13T15:11:00Z">
              <w:tcPr>
                <w:tcW w:w="1558" w:type="dxa"/>
              </w:tcPr>
            </w:tcPrChange>
          </w:tcPr>
          <w:p w14:paraId="57AA5210" w14:textId="51998179" w:rsidR="001A2C51" w:rsidRDefault="001A2C51" w:rsidP="001A2C51">
            <w:pPr>
              <w:rPr>
                <w:ins w:id="3703" w:author="Bale,Cameron" w:date="2022-10-13T14:56:00Z"/>
                <w:rFonts w:ascii="Cambria" w:eastAsiaTheme="minorEastAsia" w:hAnsi="Cambria"/>
              </w:rPr>
            </w:pPr>
            <w:ins w:id="3704" w:author="Bale,Cameron" w:date="2022-10-13T15:01:00Z">
              <w:r>
                <w:rPr>
                  <w:rFonts w:ascii="Cambria" w:eastAsiaTheme="minorEastAsia" w:hAnsi="Cambria"/>
                </w:rPr>
                <w:t>1</w:t>
              </w:r>
            </w:ins>
          </w:p>
        </w:tc>
        <w:tc>
          <w:tcPr>
            <w:tcW w:w="1558" w:type="dxa"/>
            <w:tcPrChange w:id="3705" w:author="Bale,Cameron" w:date="2022-10-13T15:11:00Z">
              <w:tcPr>
                <w:tcW w:w="1558" w:type="dxa"/>
              </w:tcPr>
            </w:tcPrChange>
          </w:tcPr>
          <w:p w14:paraId="3C1B199D" w14:textId="099C8D9F" w:rsidR="001A2C51" w:rsidRDefault="001A2C51" w:rsidP="001A2C51">
            <w:pPr>
              <w:rPr>
                <w:ins w:id="3706" w:author="Bale,Cameron" w:date="2022-10-13T14:56:00Z"/>
                <w:rFonts w:ascii="Cambria" w:eastAsiaTheme="minorEastAsia" w:hAnsi="Cambria"/>
              </w:rPr>
            </w:pPr>
            <w:ins w:id="3707" w:author="Bale,Cameron" w:date="2022-10-13T15:03:00Z">
              <w:r>
                <w:rPr>
                  <w:rFonts w:ascii="Cambria" w:eastAsiaTheme="minorEastAsia" w:hAnsi="Cambria"/>
                </w:rPr>
                <w:t>3.6</w:t>
              </w:r>
            </w:ins>
          </w:p>
        </w:tc>
        <w:tc>
          <w:tcPr>
            <w:tcW w:w="1559" w:type="dxa"/>
            <w:tcPrChange w:id="3708" w:author="Bale,Cameron" w:date="2022-10-13T15:11:00Z">
              <w:tcPr>
                <w:tcW w:w="1559" w:type="dxa"/>
              </w:tcPr>
            </w:tcPrChange>
          </w:tcPr>
          <w:p w14:paraId="345E86B5" w14:textId="4866D5DA" w:rsidR="001A2C51" w:rsidRDefault="001A2C51" w:rsidP="001A2C51">
            <w:pPr>
              <w:rPr>
                <w:ins w:id="3709" w:author="Bale,Cameron" w:date="2022-10-13T14:56:00Z"/>
                <w:rFonts w:ascii="Cambria" w:eastAsiaTheme="minorEastAsia" w:hAnsi="Cambria"/>
              </w:rPr>
            </w:pPr>
            <w:ins w:id="3710" w:author="Bale,Cameron" w:date="2022-10-13T15:09:00Z">
              <w:r>
                <w:rPr>
                  <w:rFonts w:ascii="Cambria" w:eastAsiaTheme="minorEastAsia" w:hAnsi="Cambria"/>
                </w:rPr>
                <w:t>2</w:t>
              </w:r>
            </w:ins>
          </w:p>
        </w:tc>
        <w:tc>
          <w:tcPr>
            <w:tcW w:w="1559" w:type="dxa"/>
            <w:tcPrChange w:id="3711" w:author="Bale,Cameron" w:date="2022-10-13T15:11:00Z">
              <w:tcPr>
                <w:tcW w:w="1559" w:type="dxa"/>
              </w:tcPr>
            </w:tcPrChange>
          </w:tcPr>
          <w:p w14:paraId="29629F34" w14:textId="2B09E246" w:rsidR="001A2C51" w:rsidRDefault="001A2C51" w:rsidP="001A2C51">
            <w:pPr>
              <w:rPr>
                <w:ins w:id="3712" w:author="Bale,Cameron" w:date="2022-10-13T14:56:00Z"/>
                <w:rFonts w:ascii="Cambria" w:eastAsiaTheme="minorEastAsia" w:hAnsi="Cambria"/>
              </w:rPr>
            </w:pPr>
            <w:ins w:id="3713" w:author="Bale,Cameron" w:date="2022-10-13T15:10:00Z">
              <w:r>
                <w:rPr>
                  <w:rFonts w:ascii="Cambria" w:eastAsiaTheme="minorEastAsia" w:hAnsi="Cambria"/>
                </w:rPr>
                <w:t>3.6</w:t>
              </w:r>
            </w:ins>
          </w:p>
        </w:tc>
        <w:tc>
          <w:tcPr>
            <w:tcW w:w="1559" w:type="dxa"/>
            <w:tcPrChange w:id="3714" w:author="Bale,Cameron" w:date="2022-10-13T15:11:00Z">
              <w:tcPr>
                <w:tcW w:w="1559" w:type="dxa"/>
              </w:tcPr>
            </w:tcPrChange>
          </w:tcPr>
          <w:p w14:paraId="0ED6CEDF" w14:textId="5FC15612" w:rsidR="001A2C51" w:rsidRDefault="001A2C51" w:rsidP="001A2C51">
            <w:pPr>
              <w:rPr>
                <w:ins w:id="3715" w:author="Bale,Cameron" w:date="2022-10-13T15:11:00Z"/>
                <w:rFonts w:ascii="Cambria" w:eastAsiaTheme="minorEastAsia" w:hAnsi="Cambria"/>
              </w:rPr>
            </w:pPr>
            <w:ins w:id="3716" w:author="Bale,Cameron" w:date="2022-10-13T15:11:00Z">
              <w:r>
                <w:rPr>
                  <w:rFonts w:ascii="Cambria" w:eastAsiaTheme="minorEastAsia" w:hAnsi="Cambria"/>
                </w:rPr>
                <w:t>3.6</w:t>
              </w:r>
            </w:ins>
          </w:p>
        </w:tc>
      </w:tr>
      <w:tr w:rsidR="001A2C51" w14:paraId="35B4C188" w14:textId="61CB09FD" w:rsidTr="001A2C51">
        <w:trPr>
          <w:ins w:id="3717" w:author="Bale,Cameron" w:date="2022-10-13T14:56:00Z"/>
        </w:trPr>
        <w:tc>
          <w:tcPr>
            <w:tcW w:w="1557" w:type="dxa"/>
            <w:tcPrChange w:id="3718" w:author="Bale,Cameron" w:date="2022-10-13T15:11:00Z">
              <w:tcPr>
                <w:tcW w:w="1558" w:type="dxa"/>
              </w:tcPr>
            </w:tcPrChange>
          </w:tcPr>
          <w:p w14:paraId="6D9F0776" w14:textId="3F9E5EEB" w:rsidR="001A2C51" w:rsidRDefault="001A2C51" w:rsidP="001A2C51">
            <w:pPr>
              <w:rPr>
                <w:ins w:id="3719" w:author="Bale,Cameron" w:date="2022-10-13T14:56:00Z"/>
                <w:rFonts w:ascii="Cambria" w:eastAsiaTheme="minorEastAsia" w:hAnsi="Cambria"/>
              </w:rPr>
            </w:pPr>
            <w:ins w:id="3720" w:author="Bale,Cameron" w:date="2022-10-13T15:00:00Z">
              <w:r>
                <w:rPr>
                  <w:rFonts w:ascii="Cambria" w:eastAsiaTheme="minorEastAsia" w:hAnsi="Cambria"/>
                </w:rPr>
                <w:t>ARIMA</w:t>
              </w:r>
            </w:ins>
          </w:p>
        </w:tc>
        <w:tc>
          <w:tcPr>
            <w:tcW w:w="1558" w:type="dxa"/>
            <w:tcPrChange w:id="3721" w:author="Bale,Cameron" w:date="2022-10-13T15:11:00Z">
              <w:tcPr>
                <w:tcW w:w="1558" w:type="dxa"/>
              </w:tcPr>
            </w:tcPrChange>
          </w:tcPr>
          <w:p w14:paraId="08EE2ADD" w14:textId="3681B7C5" w:rsidR="001A2C51" w:rsidRDefault="001A2C51" w:rsidP="001A2C51">
            <w:pPr>
              <w:rPr>
                <w:ins w:id="3722" w:author="Bale,Cameron" w:date="2022-10-13T14:56:00Z"/>
                <w:rFonts w:ascii="Cambria" w:eastAsiaTheme="minorEastAsia" w:hAnsi="Cambria"/>
              </w:rPr>
            </w:pPr>
            <w:ins w:id="3723" w:author="Bale,Cameron" w:date="2022-10-13T15:01:00Z">
              <w:r>
                <w:rPr>
                  <w:rFonts w:ascii="Cambria" w:eastAsiaTheme="minorEastAsia" w:hAnsi="Cambria"/>
                </w:rPr>
                <w:t>2</w:t>
              </w:r>
            </w:ins>
          </w:p>
        </w:tc>
        <w:tc>
          <w:tcPr>
            <w:tcW w:w="1558" w:type="dxa"/>
            <w:tcPrChange w:id="3724" w:author="Bale,Cameron" w:date="2022-10-13T15:11:00Z">
              <w:tcPr>
                <w:tcW w:w="1558" w:type="dxa"/>
              </w:tcPr>
            </w:tcPrChange>
          </w:tcPr>
          <w:p w14:paraId="33EF1077" w14:textId="78D6DF46" w:rsidR="001A2C51" w:rsidRDefault="001A2C51" w:rsidP="001A2C51">
            <w:pPr>
              <w:rPr>
                <w:ins w:id="3725" w:author="Bale,Cameron" w:date="2022-10-13T14:56:00Z"/>
                <w:rFonts w:ascii="Cambria" w:eastAsiaTheme="minorEastAsia" w:hAnsi="Cambria"/>
              </w:rPr>
            </w:pPr>
            <w:ins w:id="3726" w:author="Bale,Cameron" w:date="2022-10-13T15:03:00Z">
              <w:r>
                <w:rPr>
                  <w:rFonts w:ascii="Cambria" w:eastAsiaTheme="minorEastAsia" w:hAnsi="Cambria"/>
                </w:rPr>
                <w:t>3.6</w:t>
              </w:r>
            </w:ins>
          </w:p>
        </w:tc>
        <w:tc>
          <w:tcPr>
            <w:tcW w:w="1559" w:type="dxa"/>
            <w:tcPrChange w:id="3727" w:author="Bale,Cameron" w:date="2022-10-13T15:11:00Z">
              <w:tcPr>
                <w:tcW w:w="1559" w:type="dxa"/>
              </w:tcPr>
            </w:tcPrChange>
          </w:tcPr>
          <w:p w14:paraId="3784D4CA" w14:textId="34623F52" w:rsidR="001A2C51" w:rsidRDefault="001A2C51" w:rsidP="001A2C51">
            <w:pPr>
              <w:rPr>
                <w:ins w:id="3728" w:author="Bale,Cameron" w:date="2022-10-13T14:56:00Z"/>
                <w:rFonts w:ascii="Cambria" w:eastAsiaTheme="minorEastAsia" w:hAnsi="Cambria"/>
              </w:rPr>
            </w:pPr>
            <w:ins w:id="3729" w:author="Bale,Cameron" w:date="2022-10-13T15:09:00Z">
              <w:r>
                <w:rPr>
                  <w:rFonts w:ascii="Cambria" w:eastAsiaTheme="minorEastAsia" w:hAnsi="Cambria"/>
                </w:rPr>
                <w:t>1</w:t>
              </w:r>
            </w:ins>
          </w:p>
        </w:tc>
        <w:tc>
          <w:tcPr>
            <w:tcW w:w="1559" w:type="dxa"/>
            <w:tcPrChange w:id="3730" w:author="Bale,Cameron" w:date="2022-10-13T15:11:00Z">
              <w:tcPr>
                <w:tcW w:w="1559" w:type="dxa"/>
              </w:tcPr>
            </w:tcPrChange>
          </w:tcPr>
          <w:p w14:paraId="7DE42D8F" w14:textId="272A454B" w:rsidR="001A2C51" w:rsidRDefault="001A2C51" w:rsidP="001A2C51">
            <w:pPr>
              <w:rPr>
                <w:ins w:id="3731" w:author="Bale,Cameron" w:date="2022-10-13T14:56:00Z"/>
                <w:rFonts w:ascii="Cambria" w:eastAsiaTheme="minorEastAsia" w:hAnsi="Cambria"/>
              </w:rPr>
            </w:pPr>
            <w:ins w:id="3732" w:author="Bale,Cameron" w:date="2022-10-13T15:09:00Z">
              <w:r>
                <w:rPr>
                  <w:rFonts w:ascii="Cambria" w:eastAsiaTheme="minorEastAsia" w:hAnsi="Cambria"/>
                </w:rPr>
                <w:t>3.</w:t>
              </w:r>
            </w:ins>
            <w:ins w:id="3733" w:author="Bale,Cameron" w:date="2022-10-13T15:10:00Z">
              <w:r>
                <w:rPr>
                  <w:rFonts w:ascii="Cambria" w:eastAsiaTheme="minorEastAsia" w:hAnsi="Cambria"/>
                </w:rPr>
                <w:t>0</w:t>
              </w:r>
            </w:ins>
          </w:p>
        </w:tc>
        <w:tc>
          <w:tcPr>
            <w:tcW w:w="1559" w:type="dxa"/>
            <w:tcPrChange w:id="3734" w:author="Bale,Cameron" w:date="2022-10-13T15:11:00Z">
              <w:tcPr>
                <w:tcW w:w="1559" w:type="dxa"/>
              </w:tcPr>
            </w:tcPrChange>
          </w:tcPr>
          <w:p w14:paraId="454B2BF7" w14:textId="74FE40C8" w:rsidR="001A2C51" w:rsidRDefault="001A2C51" w:rsidP="001A2C51">
            <w:pPr>
              <w:rPr>
                <w:ins w:id="3735" w:author="Bale,Cameron" w:date="2022-10-13T15:11:00Z"/>
                <w:rFonts w:ascii="Cambria" w:eastAsiaTheme="minorEastAsia" w:hAnsi="Cambria"/>
              </w:rPr>
            </w:pPr>
            <w:ins w:id="3736" w:author="Bale,Cameron" w:date="2022-10-13T15:11:00Z">
              <w:r>
                <w:rPr>
                  <w:rFonts w:ascii="Cambria" w:eastAsiaTheme="minorEastAsia" w:hAnsi="Cambria"/>
                </w:rPr>
                <w:t>3.3</w:t>
              </w:r>
            </w:ins>
          </w:p>
        </w:tc>
      </w:tr>
      <w:tr w:rsidR="001A2C51" w14:paraId="2BD48E8C" w14:textId="6FE282A3" w:rsidTr="001A2C51">
        <w:trPr>
          <w:ins w:id="3737" w:author="Bale,Cameron" w:date="2022-10-13T14:56:00Z"/>
        </w:trPr>
        <w:tc>
          <w:tcPr>
            <w:tcW w:w="1557" w:type="dxa"/>
            <w:tcPrChange w:id="3738" w:author="Bale,Cameron" w:date="2022-10-13T15:11:00Z">
              <w:tcPr>
                <w:tcW w:w="1558" w:type="dxa"/>
              </w:tcPr>
            </w:tcPrChange>
          </w:tcPr>
          <w:p w14:paraId="72715E89" w14:textId="5116934E" w:rsidR="001A2C51" w:rsidRDefault="001A2C51" w:rsidP="001A2C51">
            <w:pPr>
              <w:rPr>
                <w:ins w:id="3739" w:author="Bale,Cameron" w:date="2022-10-13T14:56:00Z"/>
                <w:rFonts w:ascii="Cambria" w:eastAsiaTheme="minorEastAsia" w:hAnsi="Cambria"/>
              </w:rPr>
            </w:pPr>
            <w:ins w:id="3740" w:author="Bale,Cameron" w:date="2022-10-13T15:01:00Z">
              <w:r>
                <w:rPr>
                  <w:rFonts w:ascii="Cambria" w:eastAsiaTheme="minorEastAsia" w:hAnsi="Cambria"/>
                </w:rPr>
                <w:t>RNN</w:t>
              </w:r>
            </w:ins>
          </w:p>
        </w:tc>
        <w:tc>
          <w:tcPr>
            <w:tcW w:w="1558" w:type="dxa"/>
            <w:tcPrChange w:id="3741" w:author="Bale,Cameron" w:date="2022-10-13T15:11:00Z">
              <w:tcPr>
                <w:tcW w:w="1558" w:type="dxa"/>
              </w:tcPr>
            </w:tcPrChange>
          </w:tcPr>
          <w:p w14:paraId="0244AFB3" w14:textId="703D4E76" w:rsidR="001A2C51" w:rsidRDefault="001A2C51" w:rsidP="001A2C51">
            <w:pPr>
              <w:rPr>
                <w:ins w:id="3742" w:author="Bale,Cameron" w:date="2022-10-13T14:56:00Z"/>
                <w:rFonts w:ascii="Cambria" w:eastAsiaTheme="minorEastAsia" w:hAnsi="Cambria"/>
              </w:rPr>
            </w:pPr>
            <w:ins w:id="3743" w:author="Bale,Cameron" w:date="2022-10-13T15:01:00Z">
              <w:r>
                <w:rPr>
                  <w:rFonts w:ascii="Cambria" w:eastAsiaTheme="minorEastAsia" w:hAnsi="Cambria"/>
                </w:rPr>
                <w:t>3</w:t>
              </w:r>
            </w:ins>
          </w:p>
        </w:tc>
        <w:tc>
          <w:tcPr>
            <w:tcW w:w="1558" w:type="dxa"/>
            <w:tcPrChange w:id="3744" w:author="Bale,Cameron" w:date="2022-10-13T15:11:00Z">
              <w:tcPr>
                <w:tcW w:w="1558" w:type="dxa"/>
              </w:tcPr>
            </w:tcPrChange>
          </w:tcPr>
          <w:p w14:paraId="2015184E" w14:textId="4B76E5AE" w:rsidR="001A2C51" w:rsidRDefault="001A2C51" w:rsidP="001A2C51">
            <w:pPr>
              <w:rPr>
                <w:ins w:id="3745" w:author="Bale,Cameron" w:date="2022-10-13T14:56:00Z"/>
                <w:rFonts w:ascii="Cambria" w:eastAsiaTheme="minorEastAsia" w:hAnsi="Cambria"/>
              </w:rPr>
            </w:pPr>
            <w:ins w:id="3746" w:author="Bale,Cameron" w:date="2022-10-13T15:02:00Z">
              <w:r>
                <w:rPr>
                  <w:rFonts w:ascii="Cambria" w:eastAsiaTheme="minorEastAsia" w:hAnsi="Cambria"/>
                </w:rPr>
                <w:t>2.8</w:t>
              </w:r>
            </w:ins>
          </w:p>
        </w:tc>
        <w:tc>
          <w:tcPr>
            <w:tcW w:w="1559" w:type="dxa"/>
            <w:tcPrChange w:id="3747" w:author="Bale,Cameron" w:date="2022-10-13T15:11:00Z">
              <w:tcPr>
                <w:tcW w:w="1559" w:type="dxa"/>
              </w:tcPr>
            </w:tcPrChange>
          </w:tcPr>
          <w:p w14:paraId="421248E9" w14:textId="7539AE9B" w:rsidR="001A2C51" w:rsidRDefault="001A2C51" w:rsidP="001A2C51">
            <w:pPr>
              <w:rPr>
                <w:ins w:id="3748" w:author="Bale,Cameron" w:date="2022-10-13T14:56:00Z"/>
                <w:rFonts w:ascii="Cambria" w:eastAsiaTheme="minorEastAsia" w:hAnsi="Cambria"/>
              </w:rPr>
            </w:pPr>
            <w:ins w:id="3749" w:author="Bale,Cameron" w:date="2022-10-13T15:09:00Z">
              <w:r>
                <w:rPr>
                  <w:rFonts w:ascii="Cambria" w:eastAsiaTheme="minorEastAsia" w:hAnsi="Cambria"/>
                </w:rPr>
                <w:t>5</w:t>
              </w:r>
            </w:ins>
          </w:p>
        </w:tc>
        <w:tc>
          <w:tcPr>
            <w:tcW w:w="1559" w:type="dxa"/>
            <w:tcPrChange w:id="3750" w:author="Bale,Cameron" w:date="2022-10-13T15:11:00Z">
              <w:tcPr>
                <w:tcW w:w="1559" w:type="dxa"/>
              </w:tcPr>
            </w:tcPrChange>
          </w:tcPr>
          <w:p w14:paraId="5283F82C" w14:textId="07E3552C" w:rsidR="001A2C51" w:rsidRDefault="001A2C51" w:rsidP="001A2C51">
            <w:pPr>
              <w:rPr>
                <w:ins w:id="3751" w:author="Bale,Cameron" w:date="2022-10-13T14:56:00Z"/>
                <w:rFonts w:ascii="Cambria" w:eastAsiaTheme="minorEastAsia" w:hAnsi="Cambria"/>
              </w:rPr>
            </w:pPr>
            <w:ins w:id="3752" w:author="Bale,Cameron" w:date="2022-10-13T15:10:00Z">
              <w:r>
                <w:rPr>
                  <w:rFonts w:ascii="Cambria" w:eastAsiaTheme="minorEastAsia" w:hAnsi="Cambria"/>
                </w:rPr>
                <w:t>3.4</w:t>
              </w:r>
            </w:ins>
          </w:p>
        </w:tc>
        <w:tc>
          <w:tcPr>
            <w:tcW w:w="1559" w:type="dxa"/>
            <w:tcPrChange w:id="3753" w:author="Bale,Cameron" w:date="2022-10-13T15:11:00Z">
              <w:tcPr>
                <w:tcW w:w="1559" w:type="dxa"/>
              </w:tcPr>
            </w:tcPrChange>
          </w:tcPr>
          <w:p w14:paraId="5FBA943C" w14:textId="2BC9DC0B" w:rsidR="001A2C51" w:rsidRDefault="001A2C51" w:rsidP="001A2C51">
            <w:pPr>
              <w:rPr>
                <w:ins w:id="3754" w:author="Bale,Cameron" w:date="2022-10-13T15:11:00Z"/>
                <w:rFonts w:ascii="Cambria" w:eastAsiaTheme="minorEastAsia" w:hAnsi="Cambria"/>
              </w:rPr>
            </w:pPr>
            <w:ins w:id="3755" w:author="Bale,Cameron" w:date="2022-10-13T15:11:00Z">
              <w:r>
                <w:rPr>
                  <w:rFonts w:ascii="Cambria" w:eastAsiaTheme="minorEastAsia" w:hAnsi="Cambria"/>
                </w:rPr>
                <w:t>3.1</w:t>
              </w:r>
            </w:ins>
          </w:p>
        </w:tc>
      </w:tr>
      <w:tr w:rsidR="001A2C51" w14:paraId="364606BE" w14:textId="13D5A6BA" w:rsidTr="001A2C51">
        <w:trPr>
          <w:ins w:id="3756" w:author="Bale,Cameron" w:date="2022-10-13T14:56:00Z"/>
        </w:trPr>
        <w:tc>
          <w:tcPr>
            <w:tcW w:w="1557" w:type="dxa"/>
            <w:tcPrChange w:id="3757" w:author="Bale,Cameron" w:date="2022-10-13T15:11:00Z">
              <w:tcPr>
                <w:tcW w:w="1558" w:type="dxa"/>
              </w:tcPr>
            </w:tcPrChange>
          </w:tcPr>
          <w:p w14:paraId="146D4D2E" w14:textId="0A9CF7A5" w:rsidR="001A2C51" w:rsidRDefault="001A2C51" w:rsidP="001A2C51">
            <w:pPr>
              <w:rPr>
                <w:ins w:id="3758" w:author="Bale,Cameron" w:date="2022-10-13T14:56:00Z"/>
                <w:rFonts w:ascii="Cambria" w:eastAsiaTheme="minorEastAsia" w:hAnsi="Cambria"/>
              </w:rPr>
            </w:pPr>
            <w:ins w:id="3759" w:author="Bale,Cameron" w:date="2022-10-13T15:01:00Z">
              <w:r>
                <w:rPr>
                  <w:rFonts w:ascii="Cambria" w:eastAsiaTheme="minorEastAsia" w:hAnsi="Cambria"/>
                </w:rPr>
                <w:t>DES</w:t>
              </w:r>
            </w:ins>
          </w:p>
        </w:tc>
        <w:tc>
          <w:tcPr>
            <w:tcW w:w="1558" w:type="dxa"/>
            <w:tcPrChange w:id="3760" w:author="Bale,Cameron" w:date="2022-10-13T15:11:00Z">
              <w:tcPr>
                <w:tcW w:w="1558" w:type="dxa"/>
              </w:tcPr>
            </w:tcPrChange>
          </w:tcPr>
          <w:p w14:paraId="403699A7" w14:textId="54DAA5E6" w:rsidR="001A2C51" w:rsidRDefault="001A2C51" w:rsidP="001A2C51">
            <w:pPr>
              <w:rPr>
                <w:ins w:id="3761" w:author="Bale,Cameron" w:date="2022-10-13T14:56:00Z"/>
                <w:rFonts w:ascii="Cambria" w:eastAsiaTheme="minorEastAsia" w:hAnsi="Cambria"/>
              </w:rPr>
            </w:pPr>
            <w:ins w:id="3762" w:author="Bale,Cameron" w:date="2022-10-13T15:01:00Z">
              <w:r>
                <w:rPr>
                  <w:rFonts w:ascii="Cambria" w:eastAsiaTheme="minorEastAsia" w:hAnsi="Cambria"/>
                </w:rPr>
                <w:t>4</w:t>
              </w:r>
            </w:ins>
          </w:p>
        </w:tc>
        <w:tc>
          <w:tcPr>
            <w:tcW w:w="1558" w:type="dxa"/>
            <w:tcPrChange w:id="3763" w:author="Bale,Cameron" w:date="2022-10-13T15:11:00Z">
              <w:tcPr>
                <w:tcW w:w="1558" w:type="dxa"/>
              </w:tcPr>
            </w:tcPrChange>
          </w:tcPr>
          <w:p w14:paraId="09B18180" w14:textId="3B411BAA" w:rsidR="001A2C51" w:rsidRDefault="001A2C51" w:rsidP="001A2C51">
            <w:pPr>
              <w:rPr>
                <w:ins w:id="3764" w:author="Bale,Cameron" w:date="2022-10-13T14:56:00Z"/>
                <w:rFonts w:ascii="Cambria" w:eastAsiaTheme="minorEastAsia" w:hAnsi="Cambria"/>
              </w:rPr>
            </w:pPr>
            <w:ins w:id="3765" w:author="Bale,Cameron" w:date="2022-10-13T15:02:00Z">
              <w:r>
                <w:rPr>
                  <w:rFonts w:ascii="Cambria" w:eastAsiaTheme="minorEastAsia" w:hAnsi="Cambria"/>
                </w:rPr>
                <w:t>3.2</w:t>
              </w:r>
            </w:ins>
          </w:p>
        </w:tc>
        <w:tc>
          <w:tcPr>
            <w:tcW w:w="1559" w:type="dxa"/>
            <w:tcPrChange w:id="3766" w:author="Bale,Cameron" w:date="2022-10-13T15:11:00Z">
              <w:tcPr>
                <w:tcW w:w="1559" w:type="dxa"/>
              </w:tcPr>
            </w:tcPrChange>
          </w:tcPr>
          <w:p w14:paraId="17EAF874" w14:textId="5554518E" w:rsidR="001A2C51" w:rsidRDefault="001A2C51" w:rsidP="001A2C51">
            <w:pPr>
              <w:rPr>
                <w:ins w:id="3767" w:author="Bale,Cameron" w:date="2022-10-13T14:56:00Z"/>
                <w:rFonts w:ascii="Cambria" w:eastAsiaTheme="minorEastAsia" w:hAnsi="Cambria"/>
              </w:rPr>
            </w:pPr>
            <w:ins w:id="3768" w:author="Bale,Cameron" w:date="2022-10-13T15:09:00Z">
              <w:r>
                <w:rPr>
                  <w:rFonts w:ascii="Cambria" w:eastAsiaTheme="minorEastAsia" w:hAnsi="Cambria"/>
                </w:rPr>
                <w:t>3</w:t>
              </w:r>
            </w:ins>
          </w:p>
        </w:tc>
        <w:tc>
          <w:tcPr>
            <w:tcW w:w="1559" w:type="dxa"/>
            <w:tcPrChange w:id="3769" w:author="Bale,Cameron" w:date="2022-10-13T15:11:00Z">
              <w:tcPr>
                <w:tcW w:w="1559" w:type="dxa"/>
              </w:tcPr>
            </w:tcPrChange>
          </w:tcPr>
          <w:p w14:paraId="2C4A37A9" w14:textId="7368768E" w:rsidR="001A2C51" w:rsidRDefault="001A2C51" w:rsidP="001A2C51">
            <w:pPr>
              <w:rPr>
                <w:ins w:id="3770" w:author="Bale,Cameron" w:date="2022-10-13T14:56:00Z"/>
                <w:rFonts w:ascii="Cambria" w:eastAsiaTheme="minorEastAsia" w:hAnsi="Cambria"/>
              </w:rPr>
            </w:pPr>
            <w:ins w:id="3771" w:author="Bale,Cameron" w:date="2022-10-13T15:09:00Z">
              <w:r>
                <w:rPr>
                  <w:rFonts w:ascii="Cambria" w:eastAsiaTheme="minorEastAsia" w:hAnsi="Cambria"/>
                </w:rPr>
                <w:t>2.4</w:t>
              </w:r>
            </w:ins>
          </w:p>
        </w:tc>
        <w:tc>
          <w:tcPr>
            <w:tcW w:w="1559" w:type="dxa"/>
            <w:tcPrChange w:id="3772" w:author="Bale,Cameron" w:date="2022-10-13T15:11:00Z">
              <w:tcPr>
                <w:tcW w:w="1559" w:type="dxa"/>
              </w:tcPr>
            </w:tcPrChange>
          </w:tcPr>
          <w:p w14:paraId="0669FAC0" w14:textId="4EAB71D6" w:rsidR="001A2C51" w:rsidRDefault="001A2C51" w:rsidP="001A2C51">
            <w:pPr>
              <w:rPr>
                <w:ins w:id="3773" w:author="Bale,Cameron" w:date="2022-10-13T15:11:00Z"/>
                <w:rFonts w:ascii="Cambria" w:eastAsiaTheme="minorEastAsia" w:hAnsi="Cambria"/>
              </w:rPr>
            </w:pPr>
            <w:ins w:id="3774" w:author="Bale,Cameron" w:date="2022-10-13T15:12:00Z">
              <w:r>
                <w:rPr>
                  <w:rFonts w:ascii="Cambria" w:eastAsiaTheme="minorEastAsia" w:hAnsi="Cambria"/>
                </w:rPr>
                <w:t>2.8</w:t>
              </w:r>
            </w:ins>
          </w:p>
        </w:tc>
      </w:tr>
      <w:tr w:rsidR="001A2C51" w14:paraId="1DBD0DB4" w14:textId="2AC54EAD" w:rsidTr="001A2C51">
        <w:trPr>
          <w:ins w:id="3775" w:author="Bale,Cameron" w:date="2022-10-13T14:56:00Z"/>
        </w:trPr>
        <w:tc>
          <w:tcPr>
            <w:tcW w:w="1557" w:type="dxa"/>
            <w:tcPrChange w:id="3776" w:author="Bale,Cameron" w:date="2022-10-13T15:11:00Z">
              <w:tcPr>
                <w:tcW w:w="1558" w:type="dxa"/>
              </w:tcPr>
            </w:tcPrChange>
          </w:tcPr>
          <w:p w14:paraId="377D7147" w14:textId="491F500E" w:rsidR="001A2C51" w:rsidRDefault="001A2C51" w:rsidP="001A2C51">
            <w:pPr>
              <w:rPr>
                <w:ins w:id="3777" w:author="Bale,Cameron" w:date="2022-10-13T14:56:00Z"/>
                <w:rFonts w:ascii="Cambria" w:eastAsiaTheme="minorEastAsia" w:hAnsi="Cambria"/>
              </w:rPr>
            </w:pPr>
            <w:ins w:id="3778" w:author="Bale,Cameron" w:date="2022-10-13T15:01:00Z">
              <w:r>
                <w:rPr>
                  <w:rFonts w:ascii="Cambria" w:eastAsiaTheme="minorEastAsia" w:hAnsi="Cambria"/>
                </w:rPr>
                <w:t>SES</w:t>
              </w:r>
            </w:ins>
          </w:p>
        </w:tc>
        <w:tc>
          <w:tcPr>
            <w:tcW w:w="1558" w:type="dxa"/>
            <w:tcPrChange w:id="3779" w:author="Bale,Cameron" w:date="2022-10-13T15:11:00Z">
              <w:tcPr>
                <w:tcW w:w="1558" w:type="dxa"/>
              </w:tcPr>
            </w:tcPrChange>
          </w:tcPr>
          <w:p w14:paraId="626F8ADB" w14:textId="653CDFCF" w:rsidR="001A2C51" w:rsidRDefault="001A2C51" w:rsidP="001A2C51">
            <w:pPr>
              <w:rPr>
                <w:ins w:id="3780" w:author="Bale,Cameron" w:date="2022-10-13T14:56:00Z"/>
                <w:rFonts w:ascii="Cambria" w:eastAsiaTheme="minorEastAsia" w:hAnsi="Cambria"/>
              </w:rPr>
            </w:pPr>
            <w:ins w:id="3781" w:author="Bale,Cameron" w:date="2022-10-13T15:01:00Z">
              <w:r>
                <w:rPr>
                  <w:rFonts w:ascii="Cambria" w:eastAsiaTheme="minorEastAsia" w:hAnsi="Cambria"/>
                </w:rPr>
                <w:t>5</w:t>
              </w:r>
            </w:ins>
          </w:p>
        </w:tc>
        <w:tc>
          <w:tcPr>
            <w:tcW w:w="1558" w:type="dxa"/>
            <w:tcPrChange w:id="3782" w:author="Bale,Cameron" w:date="2022-10-13T15:11:00Z">
              <w:tcPr>
                <w:tcW w:w="1558" w:type="dxa"/>
              </w:tcPr>
            </w:tcPrChange>
          </w:tcPr>
          <w:p w14:paraId="6C2EDA22" w14:textId="64CC983A" w:rsidR="001A2C51" w:rsidRDefault="001A2C51" w:rsidP="001A2C51">
            <w:pPr>
              <w:rPr>
                <w:ins w:id="3783" w:author="Bale,Cameron" w:date="2022-10-13T14:56:00Z"/>
                <w:rFonts w:ascii="Cambria" w:eastAsiaTheme="minorEastAsia" w:hAnsi="Cambria"/>
              </w:rPr>
            </w:pPr>
            <w:ins w:id="3784" w:author="Bale,Cameron" w:date="2022-10-13T15:02:00Z">
              <w:r>
                <w:rPr>
                  <w:rFonts w:ascii="Cambria" w:eastAsiaTheme="minorEastAsia" w:hAnsi="Cambria"/>
                </w:rPr>
                <w:t>3.4</w:t>
              </w:r>
            </w:ins>
          </w:p>
        </w:tc>
        <w:tc>
          <w:tcPr>
            <w:tcW w:w="1559" w:type="dxa"/>
            <w:tcPrChange w:id="3785" w:author="Bale,Cameron" w:date="2022-10-13T15:11:00Z">
              <w:tcPr>
                <w:tcW w:w="1559" w:type="dxa"/>
              </w:tcPr>
            </w:tcPrChange>
          </w:tcPr>
          <w:p w14:paraId="4C14715F" w14:textId="34995F54" w:rsidR="001A2C51" w:rsidRDefault="001A2C51" w:rsidP="001A2C51">
            <w:pPr>
              <w:rPr>
                <w:ins w:id="3786" w:author="Bale,Cameron" w:date="2022-10-13T14:56:00Z"/>
                <w:rFonts w:ascii="Cambria" w:eastAsiaTheme="minorEastAsia" w:hAnsi="Cambria"/>
              </w:rPr>
            </w:pPr>
            <w:ins w:id="3787" w:author="Bale,Cameron" w:date="2022-10-13T15:09:00Z">
              <w:r>
                <w:rPr>
                  <w:rFonts w:ascii="Cambria" w:eastAsiaTheme="minorEastAsia" w:hAnsi="Cambria"/>
                </w:rPr>
                <w:t>4</w:t>
              </w:r>
            </w:ins>
          </w:p>
        </w:tc>
        <w:tc>
          <w:tcPr>
            <w:tcW w:w="1559" w:type="dxa"/>
            <w:tcPrChange w:id="3788" w:author="Bale,Cameron" w:date="2022-10-13T15:11:00Z">
              <w:tcPr>
                <w:tcW w:w="1559" w:type="dxa"/>
              </w:tcPr>
            </w:tcPrChange>
          </w:tcPr>
          <w:p w14:paraId="474E3110" w14:textId="334CD674" w:rsidR="001A2C51" w:rsidRDefault="001A2C51" w:rsidP="001A2C51">
            <w:pPr>
              <w:rPr>
                <w:ins w:id="3789" w:author="Bale,Cameron" w:date="2022-10-13T14:56:00Z"/>
                <w:rFonts w:ascii="Cambria" w:eastAsiaTheme="minorEastAsia" w:hAnsi="Cambria"/>
              </w:rPr>
            </w:pPr>
            <w:ins w:id="3790" w:author="Bale,Cameron" w:date="2022-10-13T15:10:00Z">
              <w:r>
                <w:rPr>
                  <w:rFonts w:ascii="Cambria" w:eastAsiaTheme="minorEastAsia" w:hAnsi="Cambria"/>
                </w:rPr>
                <w:t>3.4</w:t>
              </w:r>
            </w:ins>
          </w:p>
        </w:tc>
        <w:tc>
          <w:tcPr>
            <w:tcW w:w="1559" w:type="dxa"/>
            <w:tcPrChange w:id="3791" w:author="Bale,Cameron" w:date="2022-10-13T15:11:00Z">
              <w:tcPr>
                <w:tcW w:w="1559" w:type="dxa"/>
              </w:tcPr>
            </w:tcPrChange>
          </w:tcPr>
          <w:p w14:paraId="6E67FBCA" w14:textId="79DB8AB2" w:rsidR="001A2C51" w:rsidRDefault="001A2C51" w:rsidP="001A2C51">
            <w:pPr>
              <w:rPr>
                <w:ins w:id="3792" w:author="Bale,Cameron" w:date="2022-10-13T15:11:00Z"/>
                <w:rFonts w:ascii="Cambria" w:eastAsiaTheme="minorEastAsia" w:hAnsi="Cambria"/>
              </w:rPr>
            </w:pPr>
            <w:ins w:id="3793" w:author="Bale,Cameron" w:date="2022-10-13T15:12:00Z">
              <w:r>
                <w:rPr>
                  <w:rFonts w:ascii="Cambria" w:eastAsiaTheme="minorEastAsia" w:hAnsi="Cambria"/>
                </w:rPr>
                <w:t>3.4</w:t>
              </w:r>
            </w:ins>
          </w:p>
        </w:tc>
      </w:tr>
      <w:tr w:rsidR="001A2C51" w14:paraId="58A25C99" w14:textId="26337663" w:rsidTr="001A2C51">
        <w:trPr>
          <w:ins w:id="3794" w:author="Bale,Cameron" w:date="2022-10-13T14:56:00Z"/>
        </w:trPr>
        <w:tc>
          <w:tcPr>
            <w:tcW w:w="1557" w:type="dxa"/>
            <w:tcPrChange w:id="3795" w:author="Bale,Cameron" w:date="2022-10-13T15:11:00Z">
              <w:tcPr>
                <w:tcW w:w="1558" w:type="dxa"/>
              </w:tcPr>
            </w:tcPrChange>
          </w:tcPr>
          <w:p w14:paraId="78C37287" w14:textId="4FCB9F6E" w:rsidR="001A2C51" w:rsidRDefault="001A2C51" w:rsidP="001A2C51">
            <w:pPr>
              <w:rPr>
                <w:ins w:id="3796" w:author="Bale,Cameron" w:date="2022-10-13T14:56:00Z"/>
                <w:rFonts w:ascii="Cambria" w:eastAsiaTheme="minorEastAsia" w:hAnsi="Cambria"/>
              </w:rPr>
            </w:pPr>
            <w:ins w:id="3797" w:author="Bale,Cameron" w:date="2022-10-13T15:01:00Z">
              <w:r>
                <w:rPr>
                  <w:rFonts w:ascii="Cambria" w:eastAsiaTheme="minorEastAsia" w:hAnsi="Cambria"/>
                </w:rPr>
                <w:t>LGBM</w:t>
              </w:r>
            </w:ins>
          </w:p>
        </w:tc>
        <w:tc>
          <w:tcPr>
            <w:tcW w:w="1558" w:type="dxa"/>
            <w:tcPrChange w:id="3798" w:author="Bale,Cameron" w:date="2022-10-13T15:11:00Z">
              <w:tcPr>
                <w:tcW w:w="1558" w:type="dxa"/>
              </w:tcPr>
            </w:tcPrChange>
          </w:tcPr>
          <w:p w14:paraId="7D0D9176" w14:textId="0D28C01B" w:rsidR="001A2C51" w:rsidRDefault="001A2C51" w:rsidP="001A2C51">
            <w:pPr>
              <w:rPr>
                <w:ins w:id="3799" w:author="Bale,Cameron" w:date="2022-10-13T14:56:00Z"/>
                <w:rFonts w:ascii="Cambria" w:eastAsiaTheme="minorEastAsia" w:hAnsi="Cambria"/>
              </w:rPr>
            </w:pPr>
            <w:ins w:id="3800" w:author="Bale,Cameron" w:date="2022-10-13T15:01:00Z">
              <w:r>
                <w:rPr>
                  <w:rFonts w:ascii="Cambria" w:eastAsiaTheme="minorEastAsia" w:hAnsi="Cambria"/>
                </w:rPr>
                <w:t>6</w:t>
              </w:r>
            </w:ins>
          </w:p>
        </w:tc>
        <w:tc>
          <w:tcPr>
            <w:tcW w:w="1558" w:type="dxa"/>
            <w:tcPrChange w:id="3801" w:author="Bale,Cameron" w:date="2022-10-13T15:11:00Z">
              <w:tcPr>
                <w:tcW w:w="1558" w:type="dxa"/>
              </w:tcPr>
            </w:tcPrChange>
          </w:tcPr>
          <w:p w14:paraId="0C9255C7" w14:textId="26E38A1F" w:rsidR="001A2C51" w:rsidRDefault="001A2C51" w:rsidP="001A2C51">
            <w:pPr>
              <w:rPr>
                <w:ins w:id="3802" w:author="Bale,Cameron" w:date="2022-10-13T14:56:00Z"/>
                <w:rFonts w:ascii="Cambria" w:eastAsiaTheme="minorEastAsia" w:hAnsi="Cambria"/>
              </w:rPr>
            </w:pPr>
            <w:ins w:id="3803" w:author="Bale,Cameron" w:date="2022-10-13T15:03:00Z">
              <w:r>
                <w:rPr>
                  <w:rFonts w:ascii="Cambria" w:eastAsiaTheme="minorEastAsia" w:hAnsi="Cambria"/>
                </w:rPr>
                <w:t>4.4</w:t>
              </w:r>
            </w:ins>
          </w:p>
        </w:tc>
        <w:tc>
          <w:tcPr>
            <w:tcW w:w="1559" w:type="dxa"/>
            <w:tcPrChange w:id="3804" w:author="Bale,Cameron" w:date="2022-10-13T15:11:00Z">
              <w:tcPr>
                <w:tcW w:w="1559" w:type="dxa"/>
              </w:tcPr>
            </w:tcPrChange>
          </w:tcPr>
          <w:p w14:paraId="1F0E4210" w14:textId="6E2498D7" w:rsidR="001A2C51" w:rsidRDefault="001A2C51" w:rsidP="001A2C51">
            <w:pPr>
              <w:rPr>
                <w:ins w:id="3805" w:author="Bale,Cameron" w:date="2022-10-13T14:56:00Z"/>
                <w:rFonts w:ascii="Cambria" w:eastAsiaTheme="minorEastAsia" w:hAnsi="Cambria"/>
              </w:rPr>
            </w:pPr>
            <w:ins w:id="3806" w:author="Bale,Cameron" w:date="2022-10-13T15:09:00Z">
              <w:r>
                <w:rPr>
                  <w:rFonts w:ascii="Cambria" w:eastAsiaTheme="minorEastAsia" w:hAnsi="Cambria"/>
                </w:rPr>
                <w:t>7</w:t>
              </w:r>
            </w:ins>
          </w:p>
        </w:tc>
        <w:tc>
          <w:tcPr>
            <w:tcW w:w="1559" w:type="dxa"/>
            <w:tcPrChange w:id="3807" w:author="Bale,Cameron" w:date="2022-10-13T15:11:00Z">
              <w:tcPr>
                <w:tcW w:w="1559" w:type="dxa"/>
              </w:tcPr>
            </w:tcPrChange>
          </w:tcPr>
          <w:p w14:paraId="010930D0" w14:textId="3D8AB8AA" w:rsidR="001A2C51" w:rsidRDefault="001A2C51" w:rsidP="001A2C51">
            <w:pPr>
              <w:rPr>
                <w:ins w:id="3808" w:author="Bale,Cameron" w:date="2022-10-13T14:56:00Z"/>
                <w:rFonts w:ascii="Cambria" w:eastAsiaTheme="minorEastAsia" w:hAnsi="Cambria"/>
              </w:rPr>
            </w:pPr>
            <w:ins w:id="3809" w:author="Bale,Cameron" w:date="2022-10-13T15:10:00Z">
              <w:r>
                <w:rPr>
                  <w:rFonts w:ascii="Cambria" w:eastAsiaTheme="minorEastAsia" w:hAnsi="Cambria"/>
                </w:rPr>
                <w:t>5.4</w:t>
              </w:r>
            </w:ins>
          </w:p>
        </w:tc>
        <w:tc>
          <w:tcPr>
            <w:tcW w:w="1559" w:type="dxa"/>
            <w:tcPrChange w:id="3810" w:author="Bale,Cameron" w:date="2022-10-13T15:11:00Z">
              <w:tcPr>
                <w:tcW w:w="1559" w:type="dxa"/>
              </w:tcPr>
            </w:tcPrChange>
          </w:tcPr>
          <w:p w14:paraId="1F516D23" w14:textId="6E83F29E" w:rsidR="001A2C51" w:rsidRDefault="001A2C51" w:rsidP="001A2C51">
            <w:pPr>
              <w:rPr>
                <w:ins w:id="3811" w:author="Bale,Cameron" w:date="2022-10-13T15:11:00Z"/>
                <w:rFonts w:ascii="Cambria" w:eastAsiaTheme="minorEastAsia" w:hAnsi="Cambria"/>
              </w:rPr>
            </w:pPr>
            <w:ins w:id="3812" w:author="Bale,Cameron" w:date="2022-10-13T15:12:00Z">
              <w:r>
                <w:rPr>
                  <w:rFonts w:ascii="Cambria" w:eastAsiaTheme="minorEastAsia" w:hAnsi="Cambria"/>
                </w:rPr>
                <w:t>4.9</w:t>
              </w:r>
            </w:ins>
          </w:p>
        </w:tc>
      </w:tr>
      <w:tr w:rsidR="001A2C51" w14:paraId="7AA2AABF" w14:textId="11D4A1E6" w:rsidTr="001A2C51">
        <w:trPr>
          <w:ins w:id="3813" w:author="Bale,Cameron" w:date="2022-10-13T14:56:00Z"/>
        </w:trPr>
        <w:tc>
          <w:tcPr>
            <w:tcW w:w="1557" w:type="dxa"/>
            <w:tcPrChange w:id="3814" w:author="Bale,Cameron" w:date="2022-10-13T15:11:00Z">
              <w:tcPr>
                <w:tcW w:w="1558" w:type="dxa"/>
              </w:tcPr>
            </w:tcPrChange>
          </w:tcPr>
          <w:p w14:paraId="1BD98414" w14:textId="5573818D" w:rsidR="001A2C51" w:rsidRDefault="001A2C51" w:rsidP="001A2C51">
            <w:pPr>
              <w:rPr>
                <w:ins w:id="3815" w:author="Bale,Cameron" w:date="2022-10-13T14:56:00Z"/>
                <w:rFonts w:ascii="Cambria" w:eastAsiaTheme="minorEastAsia" w:hAnsi="Cambria"/>
              </w:rPr>
            </w:pPr>
            <w:ins w:id="3816" w:author="Bale,Cameron" w:date="2022-10-13T15:01:00Z">
              <w:r>
                <w:rPr>
                  <w:rFonts w:ascii="Cambria" w:eastAsiaTheme="minorEastAsia" w:hAnsi="Cambria"/>
                </w:rPr>
                <w:t>VAR</w:t>
              </w:r>
            </w:ins>
          </w:p>
        </w:tc>
        <w:tc>
          <w:tcPr>
            <w:tcW w:w="1558" w:type="dxa"/>
            <w:tcPrChange w:id="3817" w:author="Bale,Cameron" w:date="2022-10-13T15:11:00Z">
              <w:tcPr>
                <w:tcW w:w="1558" w:type="dxa"/>
              </w:tcPr>
            </w:tcPrChange>
          </w:tcPr>
          <w:p w14:paraId="02ACC1A5" w14:textId="063D105C" w:rsidR="001A2C51" w:rsidRDefault="001A2C51" w:rsidP="001A2C51">
            <w:pPr>
              <w:rPr>
                <w:ins w:id="3818" w:author="Bale,Cameron" w:date="2022-10-13T14:56:00Z"/>
                <w:rFonts w:ascii="Cambria" w:eastAsiaTheme="minorEastAsia" w:hAnsi="Cambria"/>
              </w:rPr>
            </w:pPr>
            <w:ins w:id="3819" w:author="Bale,Cameron" w:date="2022-10-13T15:01:00Z">
              <w:r>
                <w:rPr>
                  <w:rFonts w:ascii="Cambria" w:eastAsiaTheme="minorEastAsia" w:hAnsi="Cambria"/>
                </w:rPr>
                <w:t>7</w:t>
              </w:r>
            </w:ins>
          </w:p>
        </w:tc>
        <w:tc>
          <w:tcPr>
            <w:tcW w:w="1558" w:type="dxa"/>
            <w:tcPrChange w:id="3820" w:author="Bale,Cameron" w:date="2022-10-13T15:11:00Z">
              <w:tcPr>
                <w:tcW w:w="1558" w:type="dxa"/>
              </w:tcPr>
            </w:tcPrChange>
          </w:tcPr>
          <w:p w14:paraId="388D8A45" w14:textId="06B0B1ED" w:rsidR="001A2C51" w:rsidRDefault="001A2C51" w:rsidP="001A2C51">
            <w:pPr>
              <w:rPr>
                <w:ins w:id="3821" w:author="Bale,Cameron" w:date="2022-10-13T14:56:00Z"/>
                <w:rFonts w:ascii="Cambria" w:eastAsiaTheme="minorEastAsia" w:hAnsi="Cambria"/>
              </w:rPr>
            </w:pPr>
            <w:ins w:id="3822" w:author="Bale,Cameron" w:date="2022-10-13T15:03:00Z">
              <w:r>
                <w:rPr>
                  <w:rFonts w:ascii="Cambria" w:eastAsiaTheme="minorEastAsia" w:hAnsi="Cambria"/>
                </w:rPr>
                <w:t>7.0</w:t>
              </w:r>
            </w:ins>
          </w:p>
        </w:tc>
        <w:tc>
          <w:tcPr>
            <w:tcW w:w="1559" w:type="dxa"/>
            <w:tcPrChange w:id="3823" w:author="Bale,Cameron" w:date="2022-10-13T15:11:00Z">
              <w:tcPr>
                <w:tcW w:w="1559" w:type="dxa"/>
              </w:tcPr>
            </w:tcPrChange>
          </w:tcPr>
          <w:p w14:paraId="3C6F7D1C" w14:textId="24FB10E2" w:rsidR="001A2C51" w:rsidRDefault="001A2C51" w:rsidP="001A2C51">
            <w:pPr>
              <w:rPr>
                <w:ins w:id="3824" w:author="Bale,Cameron" w:date="2022-10-13T14:56:00Z"/>
                <w:rFonts w:ascii="Cambria" w:eastAsiaTheme="minorEastAsia" w:hAnsi="Cambria"/>
              </w:rPr>
            </w:pPr>
            <w:ins w:id="3825" w:author="Bale,Cameron" w:date="2022-10-13T15:09:00Z">
              <w:r>
                <w:rPr>
                  <w:rFonts w:ascii="Cambria" w:eastAsiaTheme="minorEastAsia" w:hAnsi="Cambria"/>
                </w:rPr>
                <w:t>6</w:t>
              </w:r>
            </w:ins>
          </w:p>
        </w:tc>
        <w:tc>
          <w:tcPr>
            <w:tcW w:w="1559" w:type="dxa"/>
            <w:tcPrChange w:id="3826" w:author="Bale,Cameron" w:date="2022-10-13T15:11:00Z">
              <w:tcPr>
                <w:tcW w:w="1559" w:type="dxa"/>
              </w:tcPr>
            </w:tcPrChange>
          </w:tcPr>
          <w:p w14:paraId="1C1F5F95" w14:textId="7CAD2D0A" w:rsidR="001A2C51" w:rsidRDefault="001A2C51" w:rsidP="001A2C51">
            <w:pPr>
              <w:rPr>
                <w:ins w:id="3827" w:author="Bale,Cameron" w:date="2022-10-13T14:56:00Z"/>
                <w:rFonts w:ascii="Cambria" w:eastAsiaTheme="minorEastAsia" w:hAnsi="Cambria"/>
              </w:rPr>
            </w:pPr>
            <w:ins w:id="3828" w:author="Bale,Cameron" w:date="2022-10-13T15:10:00Z">
              <w:r>
                <w:rPr>
                  <w:rFonts w:ascii="Cambria" w:eastAsiaTheme="minorEastAsia" w:hAnsi="Cambria"/>
                </w:rPr>
                <w:t>6.8</w:t>
              </w:r>
            </w:ins>
          </w:p>
        </w:tc>
        <w:tc>
          <w:tcPr>
            <w:tcW w:w="1559" w:type="dxa"/>
            <w:tcPrChange w:id="3829" w:author="Bale,Cameron" w:date="2022-10-13T15:11:00Z">
              <w:tcPr>
                <w:tcW w:w="1559" w:type="dxa"/>
              </w:tcPr>
            </w:tcPrChange>
          </w:tcPr>
          <w:p w14:paraId="2553A14A" w14:textId="2FCC015C" w:rsidR="001A2C51" w:rsidRDefault="001A2C51" w:rsidP="001A2C51">
            <w:pPr>
              <w:rPr>
                <w:ins w:id="3830" w:author="Bale,Cameron" w:date="2022-10-13T15:11:00Z"/>
                <w:rFonts w:ascii="Cambria" w:eastAsiaTheme="minorEastAsia" w:hAnsi="Cambria"/>
              </w:rPr>
            </w:pPr>
            <w:ins w:id="3831" w:author="Bale,Cameron" w:date="2022-10-13T15:12:00Z">
              <w:r>
                <w:rPr>
                  <w:rFonts w:ascii="Cambria" w:eastAsiaTheme="minorEastAsia" w:hAnsi="Cambria"/>
                </w:rPr>
                <w:t>6.9</w:t>
              </w:r>
            </w:ins>
          </w:p>
        </w:tc>
      </w:tr>
    </w:tbl>
    <w:p w14:paraId="2F9A6BF9" w14:textId="77777777" w:rsidR="0075007D" w:rsidRPr="0075007D" w:rsidRDefault="0075007D" w:rsidP="0075007D">
      <w:pPr>
        <w:rPr>
          <w:ins w:id="3832" w:author="Bale,Cameron" w:date="2022-10-13T14:06:00Z"/>
          <w:rFonts w:ascii="Cambria" w:eastAsiaTheme="minorEastAsia" w:hAnsi="Cambria"/>
          <w:rPrChange w:id="3833" w:author="Bale,Cameron" w:date="2022-10-13T14:30:00Z">
            <w:rPr>
              <w:ins w:id="3834" w:author="Bale,Cameron" w:date="2022-10-13T14:06:00Z"/>
            </w:rPr>
          </w:rPrChange>
        </w:rPr>
      </w:pPr>
    </w:p>
    <w:p w14:paraId="1BC901B2" w14:textId="670AEB1C" w:rsidR="007C2E66" w:rsidRDefault="007C2E66" w:rsidP="007F5BFB">
      <w:pPr>
        <w:rPr>
          <w:ins w:id="3835" w:author="Bale,Cameron" w:date="2022-10-13T15:19:00Z"/>
          <w:rFonts w:ascii="Cambria" w:eastAsiaTheme="minorEastAsia" w:hAnsi="Cambria"/>
        </w:rPr>
      </w:pPr>
    </w:p>
    <w:p w14:paraId="28EA7F65" w14:textId="0B00B225" w:rsidR="009F6520" w:rsidRDefault="009F6520" w:rsidP="007F5BFB">
      <w:pPr>
        <w:rPr>
          <w:ins w:id="3836" w:author="Bale,Cameron" w:date="2022-10-13T15:24:00Z"/>
          <w:rFonts w:ascii="Cambria" w:eastAsiaTheme="minorEastAsia" w:hAnsi="Cambria"/>
        </w:rPr>
      </w:pPr>
      <w:ins w:id="3837" w:author="Bale,Cameron" w:date="2022-10-13T15:19:00Z">
        <w:r>
          <w:rPr>
            <w:rFonts w:ascii="Cambria" w:eastAsiaTheme="minorEastAsia" w:hAnsi="Cambria"/>
          </w:rPr>
          <w:t xml:space="preserve">In </w:t>
        </w:r>
        <w:r>
          <w:rPr>
            <w:rFonts w:ascii="Cambria" w:eastAsiaTheme="minorEastAsia" w:hAnsi="Cambria"/>
            <w:b/>
            <w:bCs/>
          </w:rPr>
          <w:t xml:space="preserve">Table </w:t>
        </w:r>
      </w:ins>
      <w:ins w:id="3838" w:author="Bale,Cameron" w:date="2022-10-13T15:20:00Z">
        <w:r>
          <w:rPr>
            <w:rFonts w:ascii="Cambria" w:eastAsiaTheme="minorEastAsia" w:hAnsi="Cambria"/>
            <w:b/>
            <w:bCs/>
          </w:rPr>
          <w:t xml:space="preserve">4, </w:t>
        </w:r>
      </w:ins>
      <w:ins w:id="3839" w:author="Bale,Cameron" w:date="2022-10-13T15:32:00Z">
        <w:r w:rsidR="00F4073A">
          <w:rPr>
            <w:rFonts w:ascii="Cambria" w:eastAsiaTheme="minorEastAsia" w:hAnsi="Cambria"/>
          </w:rPr>
          <w:t xml:space="preserve">the models are </w:t>
        </w:r>
        <w:proofErr w:type="gramStart"/>
        <w:r w:rsidR="00F4073A">
          <w:rPr>
            <w:rFonts w:ascii="Cambria" w:eastAsiaTheme="minorEastAsia" w:hAnsi="Cambria"/>
          </w:rPr>
          <w:t>rank-ordered</w:t>
        </w:r>
        <w:proofErr w:type="gramEnd"/>
        <w:r w:rsidR="00F4073A">
          <w:rPr>
            <w:rFonts w:ascii="Cambria" w:eastAsiaTheme="minorEastAsia" w:hAnsi="Cambria"/>
          </w:rPr>
          <w:t xml:space="preserve"> based on their MAE on the original data. W</w:t>
        </w:r>
      </w:ins>
      <w:ins w:id="3840" w:author="Bale,Cameron" w:date="2022-10-13T15:20:00Z">
        <w:r>
          <w:rPr>
            <w:rFonts w:ascii="Cambria" w:eastAsiaTheme="minorEastAsia" w:hAnsi="Cambria"/>
          </w:rPr>
          <w:t>e see that TES and ARIMA, which explicitly model the seasonality of the series, performed the best, consistent with the findings of the original M3 competition</w:t>
        </w:r>
      </w:ins>
      <w:ins w:id="3841" w:author="Bale,Cameron" w:date="2022-10-13T15:21:00Z">
        <w:r w:rsidR="002A3D2D">
          <w:rPr>
            <w:rFonts w:ascii="Cambria" w:eastAsiaTheme="minorEastAsia" w:hAnsi="Cambria"/>
          </w:rPr>
          <w:t xml:space="preserve"> (</w:t>
        </w:r>
        <w:proofErr w:type="spellStart"/>
        <w:r w:rsidR="002A3D2D">
          <w:rPr>
            <w:rFonts w:ascii="Cambria" w:eastAsiaTheme="minorEastAsia" w:hAnsi="Cambria"/>
          </w:rPr>
          <w:t>Makridakis</w:t>
        </w:r>
        <w:proofErr w:type="spellEnd"/>
        <w:r w:rsidR="002A3D2D">
          <w:rPr>
            <w:rFonts w:ascii="Cambria" w:eastAsiaTheme="minorEastAsia" w:hAnsi="Cambria"/>
          </w:rPr>
          <w:t xml:space="preserve"> &amp; </w:t>
        </w:r>
        <w:proofErr w:type="spellStart"/>
        <w:r w:rsidR="002A3D2D">
          <w:rPr>
            <w:rFonts w:ascii="Cambria" w:eastAsiaTheme="minorEastAsia" w:hAnsi="Cambria"/>
          </w:rPr>
          <w:t>Hibon</w:t>
        </w:r>
        <w:proofErr w:type="spellEnd"/>
        <w:r w:rsidR="002A3D2D">
          <w:rPr>
            <w:rFonts w:ascii="Cambria" w:eastAsiaTheme="minorEastAsia" w:hAnsi="Cambria"/>
          </w:rPr>
          <w:t xml:space="preserve">, 2000). </w:t>
        </w:r>
        <w:r w:rsidR="00A324CD">
          <w:rPr>
            <w:rFonts w:ascii="Cambria" w:eastAsiaTheme="minorEastAsia" w:hAnsi="Cambria"/>
          </w:rPr>
          <w:t>While our most complex model, the RNN, ranks third</w:t>
        </w:r>
      </w:ins>
      <w:ins w:id="3842" w:author="Bale,Cameron" w:date="2022-10-13T15:22:00Z">
        <w:r w:rsidR="00A324CD">
          <w:rPr>
            <w:rFonts w:ascii="Cambria" w:eastAsiaTheme="minorEastAsia" w:hAnsi="Cambria"/>
          </w:rPr>
          <w:t xml:space="preserve"> on the original data accuracy, it ranks first across the protected datasets. Furthermore, RNN, DES, and SES</w:t>
        </w:r>
      </w:ins>
      <w:ins w:id="3843" w:author="Bale,Cameron" w:date="2022-10-13T15:23:00Z">
        <w:r w:rsidR="00A324CD">
          <w:rPr>
            <w:rFonts w:ascii="Cambria" w:eastAsiaTheme="minorEastAsia" w:hAnsi="Cambria"/>
          </w:rPr>
          <w:t xml:space="preserve"> have higher ranks across the protected data than on the original </w:t>
        </w:r>
        <w:proofErr w:type="gramStart"/>
        <w:r w:rsidR="00A324CD">
          <w:rPr>
            <w:rFonts w:ascii="Cambria" w:eastAsiaTheme="minorEastAsia" w:hAnsi="Cambria"/>
          </w:rPr>
          <w:t>data, and</w:t>
        </w:r>
        <w:proofErr w:type="gramEnd"/>
        <w:r w:rsidR="00A324CD">
          <w:rPr>
            <w:rFonts w:ascii="Cambria" w:eastAsiaTheme="minorEastAsia" w:hAnsi="Cambria"/>
          </w:rPr>
          <w:t xml:space="preserve"> are the three most accurate models across the protected datasets</w:t>
        </w:r>
      </w:ins>
      <w:ins w:id="3844" w:author="Bale,Cameron" w:date="2022-10-13T15:27:00Z">
        <w:r w:rsidR="00A324CD">
          <w:rPr>
            <w:rFonts w:ascii="Cambria" w:eastAsiaTheme="minorEastAsia" w:hAnsi="Cambria"/>
          </w:rPr>
          <w:t>, beating out ARIMA and TES</w:t>
        </w:r>
      </w:ins>
      <w:ins w:id="3845" w:author="Bale,Cameron" w:date="2022-10-13T15:23:00Z">
        <w:r w:rsidR="00A324CD">
          <w:rPr>
            <w:rFonts w:ascii="Cambria" w:eastAsiaTheme="minorEastAsia" w:hAnsi="Cambria"/>
          </w:rPr>
          <w:t>.</w:t>
        </w:r>
      </w:ins>
      <w:ins w:id="3846" w:author="Bale,Cameron" w:date="2022-10-13T15:24:00Z">
        <w:r w:rsidR="00A324CD">
          <w:rPr>
            <w:rFonts w:ascii="Cambria" w:eastAsiaTheme="minorEastAsia" w:hAnsi="Cambria"/>
          </w:rPr>
          <w:t xml:space="preserve"> LGBM and VAR maintain the worst accuracy on the original and protected datasets.</w:t>
        </w:r>
      </w:ins>
    </w:p>
    <w:p w14:paraId="5F2CEA3F" w14:textId="70BAF871" w:rsidR="00A324CD" w:rsidRDefault="00A324CD" w:rsidP="007F5BFB">
      <w:pPr>
        <w:rPr>
          <w:ins w:id="3847" w:author="Bale,Cameron" w:date="2022-10-13T15:24:00Z"/>
          <w:rFonts w:ascii="Cambria" w:eastAsiaTheme="minorEastAsia" w:hAnsi="Cambria"/>
        </w:rPr>
      </w:pPr>
    </w:p>
    <w:p w14:paraId="17B44BF9" w14:textId="3E3ABBB3" w:rsidR="007C2E66" w:rsidRDefault="00A324CD" w:rsidP="007F5BFB">
      <w:pPr>
        <w:rPr>
          <w:ins w:id="3848" w:author="Bale,Cameron" w:date="2022-10-13T15:33:00Z"/>
          <w:rFonts w:ascii="Cambria" w:eastAsiaTheme="minorEastAsia" w:hAnsi="Cambria"/>
        </w:rPr>
      </w:pPr>
      <w:ins w:id="3849" w:author="Bale,Cameron" w:date="2022-10-13T15:24:00Z">
        <w:r>
          <w:rPr>
            <w:rFonts w:ascii="Cambria" w:eastAsiaTheme="minorEastAsia" w:hAnsi="Cambria"/>
          </w:rPr>
          <w:t xml:space="preserve">The results for the </w:t>
        </w:r>
      </w:ins>
      <w:ins w:id="3850" w:author="Bale,Cameron" w:date="2022-10-13T15:25:00Z">
        <w:r>
          <w:rPr>
            <w:rFonts w:ascii="Cambria" w:eastAsiaTheme="minorEastAsia" w:hAnsi="Cambria"/>
          </w:rPr>
          <w:t>error variance ranks are similar. ARIMA and TES have the lowest error variance on the original data</w:t>
        </w:r>
      </w:ins>
      <w:ins w:id="3851" w:author="Bale,Cameron" w:date="2022-10-13T15:27:00Z">
        <w:r>
          <w:rPr>
            <w:rFonts w:ascii="Cambria" w:eastAsiaTheme="minorEastAsia" w:hAnsi="Cambria"/>
          </w:rPr>
          <w:t xml:space="preserve">. </w:t>
        </w:r>
      </w:ins>
      <w:ins w:id="3852" w:author="Bale,Cameron" w:date="2022-10-13T15:28:00Z">
        <w:r>
          <w:rPr>
            <w:rFonts w:ascii="Cambria" w:eastAsiaTheme="minorEastAsia" w:hAnsi="Cambria"/>
          </w:rPr>
          <w:t xml:space="preserve">ARIMA is only outperformed by DES on protected error variance, TES </w:t>
        </w:r>
      </w:ins>
      <w:ins w:id="3853" w:author="Bale,Cameron" w:date="2022-10-13T15:29:00Z">
        <w:r>
          <w:rPr>
            <w:rFonts w:ascii="Cambria" w:eastAsiaTheme="minorEastAsia" w:hAnsi="Cambria"/>
          </w:rPr>
          <w:t xml:space="preserve">is outperformed by </w:t>
        </w:r>
      </w:ins>
      <w:ins w:id="3854" w:author="Bale,Cameron" w:date="2022-10-13T15:30:00Z">
        <w:r>
          <w:rPr>
            <w:rFonts w:ascii="Cambria" w:eastAsiaTheme="minorEastAsia" w:hAnsi="Cambria"/>
          </w:rPr>
          <w:t>three additional models: SES, DES, and RNN, all of which improve on their original rankings. LGBM and VAR maintain the highest error variance</w:t>
        </w:r>
      </w:ins>
      <w:ins w:id="3855" w:author="Bale,Cameron" w:date="2022-10-13T15:31:00Z">
        <w:r>
          <w:rPr>
            <w:rFonts w:ascii="Cambria" w:eastAsiaTheme="minorEastAsia" w:hAnsi="Cambria"/>
          </w:rPr>
          <w:t xml:space="preserve"> on the original and protected datasets. Overall, DES has the best average rank in terms of MAE and error variance, closely followed by RNN.</w:t>
        </w:r>
      </w:ins>
    </w:p>
    <w:p w14:paraId="6E3F9678" w14:textId="0AE02FFE" w:rsidR="002B324F" w:rsidRDefault="002B324F" w:rsidP="007F5BFB">
      <w:pPr>
        <w:rPr>
          <w:ins w:id="3856" w:author="Bale,Cameron" w:date="2022-10-13T15:33:00Z"/>
          <w:rFonts w:ascii="Cambria" w:eastAsiaTheme="minorEastAsia" w:hAnsi="Cambria"/>
        </w:rPr>
      </w:pPr>
    </w:p>
    <w:p w14:paraId="66A9DEC7" w14:textId="5B4A0F3A" w:rsidR="00F4073A" w:rsidRDefault="00F4073A" w:rsidP="007F5BFB">
      <w:pPr>
        <w:rPr>
          <w:ins w:id="3857" w:author="Bale,Cameron" w:date="2022-10-13T16:10:00Z"/>
          <w:rFonts w:ascii="Cambria" w:eastAsiaTheme="minorEastAsia" w:hAnsi="Cambria"/>
        </w:rPr>
      </w:pPr>
    </w:p>
    <w:p w14:paraId="1C882F52" w14:textId="20921209" w:rsidR="000F0205" w:rsidRDefault="000F0205" w:rsidP="007F5BFB">
      <w:pPr>
        <w:rPr>
          <w:ins w:id="3858" w:author="Bale,Cameron" w:date="2022-10-13T16:21:00Z"/>
          <w:rFonts w:ascii="Cambria" w:eastAsiaTheme="minorEastAsia" w:hAnsi="Cambria"/>
        </w:rPr>
      </w:pPr>
      <w:ins w:id="3859" w:author="Bale,Cameron" w:date="2022-10-13T16:10:00Z">
        <w:r>
          <w:rPr>
            <w:rFonts w:ascii="Cambria" w:eastAsiaTheme="minorEastAsia" w:hAnsi="Cambria"/>
          </w:rPr>
          <w:t>Similar to (</w:t>
        </w:r>
        <w:proofErr w:type="spellStart"/>
        <w:r>
          <w:rPr>
            <w:rFonts w:ascii="Cambria" w:eastAsiaTheme="minorEastAsia" w:hAnsi="Cambria"/>
          </w:rPr>
          <w:t>Spiliot</w:t>
        </w:r>
      </w:ins>
      <w:ins w:id="3860" w:author="Bale,Cameron" w:date="2022-10-13T16:11:00Z">
        <w:r>
          <w:rPr>
            <w:rFonts w:ascii="Cambria" w:eastAsiaTheme="minorEastAsia" w:hAnsi="Cambria"/>
          </w:rPr>
          <w:t>is</w:t>
        </w:r>
        <w:proofErr w:type="spellEnd"/>
        <w:r>
          <w:rPr>
            <w:rFonts w:ascii="Cambria" w:eastAsiaTheme="minorEastAsia" w:hAnsi="Cambria"/>
          </w:rPr>
          <w:t xml:space="preserve"> et al. 2020), we assess the </w:t>
        </w:r>
      </w:ins>
      <w:ins w:id="3861" w:author="Bale,Cameron" w:date="2022-10-13T17:20:00Z">
        <w:r w:rsidR="00071444">
          <w:rPr>
            <w:rFonts w:ascii="Cambria" w:eastAsiaTheme="minorEastAsia" w:hAnsi="Cambria"/>
          </w:rPr>
          <w:t>relationship between</w:t>
        </w:r>
      </w:ins>
      <w:ins w:id="3862" w:author="Bale,Cameron" w:date="2022-10-13T16:11:00Z">
        <w:r>
          <w:rPr>
            <w:rFonts w:ascii="Cambria" w:eastAsiaTheme="minorEastAsia" w:hAnsi="Cambria"/>
          </w:rPr>
          <w:t xml:space="preserve"> time series features</w:t>
        </w:r>
      </w:ins>
      <w:ins w:id="3863" w:author="Bale,Cameron" w:date="2022-10-13T17:20:00Z">
        <w:r w:rsidR="00071444">
          <w:rPr>
            <w:rFonts w:ascii="Cambria" w:eastAsiaTheme="minorEastAsia" w:hAnsi="Cambria"/>
          </w:rPr>
          <w:t xml:space="preserve"> and forecast accuracy</w:t>
        </w:r>
      </w:ins>
      <w:ins w:id="3864" w:author="Bale,Cameron" w:date="2022-10-13T16:11:00Z">
        <w:r>
          <w:rPr>
            <w:rFonts w:ascii="Cambria" w:eastAsiaTheme="minorEastAsia" w:hAnsi="Cambria"/>
          </w:rPr>
          <w:t xml:space="preserve"> using a multiple linear regression of the series-level MAE of </w:t>
        </w:r>
      </w:ins>
      <w:ins w:id="3865" w:author="Bale,Cameron" w:date="2022-10-13T16:19:00Z">
        <w:r>
          <w:rPr>
            <w:rFonts w:ascii="Cambria" w:eastAsiaTheme="minorEastAsia" w:hAnsi="Cambria"/>
          </w:rPr>
          <w:t xml:space="preserve">model </w:t>
        </w:r>
      </w:ins>
      <m:oMath>
        <m:r>
          <w:ins w:id="3866" w:author="Bale,Cameron" w:date="2022-10-13T16:19:00Z">
            <w:rPr>
              <w:rFonts w:ascii="Cambria Math" w:eastAsiaTheme="minorEastAsia" w:hAnsi="Cambria Math"/>
            </w:rPr>
            <m:t>m</m:t>
          </w:ins>
        </m:r>
      </m:oMath>
      <w:ins w:id="3867" w:author="Bale,Cameron" w:date="2022-10-13T16:19:00Z">
        <w:r>
          <w:rPr>
            <w:rFonts w:ascii="Cambria" w:eastAsiaTheme="minorEastAsia" w:hAnsi="Cambria"/>
          </w:rPr>
          <w:t xml:space="preserve"> from each</w:t>
        </w:r>
      </w:ins>
      <w:ins w:id="3868" w:author="Bale,Cameron" w:date="2022-10-13T16:11:00Z">
        <w:r>
          <w:rPr>
            <w:rFonts w:ascii="Cambria" w:eastAsiaTheme="minorEastAsia" w:hAnsi="Cambria"/>
          </w:rPr>
          <w:t xml:space="preserve"> data set on the nine </w:t>
        </w:r>
      </w:ins>
      <w:ins w:id="3869" w:author="Bale,Cameron" w:date="2022-10-13T16:19:00Z">
        <w:r>
          <w:rPr>
            <w:rFonts w:ascii="Cambria" w:eastAsiaTheme="minorEastAsia" w:hAnsi="Cambria"/>
          </w:rPr>
          <w:t>time series features and</w:t>
        </w:r>
      </w:ins>
      <w:ins w:id="3870" w:author="Bale,Cameron" w:date="2022-10-13T16:11:00Z">
        <w:r>
          <w:rPr>
            <w:rFonts w:ascii="Cambria" w:eastAsiaTheme="minorEastAsia" w:hAnsi="Cambria"/>
          </w:rPr>
          <w:t xml:space="preserve"> fixed effects for each privacy method par</w:t>
        </w:r>
      </w:ins>
      <w:ins w:id="3871" w:author="Bale,Cameron" w:date="2022-10-13T16:12:00Z">
        <w:r>
          <w:rPr>
            <w:rFonts w:ascii="Cambria" w:eastAsiaTheme="minorEastAsia" w:hAnsi="Cambria"/>
          </w:rPr>
          <w:t>ameter</w:t>
        </w:r>
      </w:ins>
      <w:ins w:id="3872" w:author="Bale,Cameron" w:date="2022-10-13T16:20:00Z">
        <w:r w:rsidR="00C904EE">
          <w:rPr>
            <w:rFonts w:ascii="Cambria" w:eastAsiaTheme="minorEastAsia" w:hAnsi="Cambria"/>
          </w:rPr>
          <w:t>, where the fixed effect for the original data is included in the intercept</w:t>
        </w:r>
      </w:ins>
      <w:ins w:id="3873" w:author="Bale,Cameron" w:date="2022-10-13T16:12:00Z">
        <w:r>
          <w:rPr>
            <w:rFonts w:ascii="Cambria" w:eastAsiaTheme="minorEastAsia" w:hAnsi="Cambria"/>
          </w:rPr>
          <w:t>.</w:t>
        </w:r>
      </w:ins>
      <w:ins w:id="3874" w:author="Bale,Cameron" w:date="2022-10-13T16:14:00Z">
        <w:r>
          <w:rPr>
            <w:rFonts w:ascii="Cambria" w:eastAsiaTheme="minorEastAsia" w:hAnsi="Cambria"/>
          </w:rPr>
          <w:t xml:space="preserve"> We perform a 1% trim for each variable to reduce the effect of outliers</w:t>
        </w:r>
      </w:ins>
      <w:ins w:id="3875" w:author="Bale,Cameron" w:date="2022-10-13T17:20:00Z">
        <w:r w:rsidR="00172B23">
          <w:rPr>
            <w:rFonts w:ascii="Cambria" w:eastAsiaTheme="minorEastAsia" w:hAnsi="Cambria"/>
          </w:rPr>
          <w:t xml:space="preserve"> </w:t>
        </w:r>
      </w:ins>
      <w:ins w:id="3876" w:author="Bale,Cameron" w:date="2022-10-13T16:14:00Z">
        <w:r>
          <w:rPr>
            <w:rFonts w:ascii="Cambria" w:eastAsiaTheme="minorEastAsia" w:hAnsi="Cambria"/>
          </w:rPr>
          <w:t xml:space="preserve">and take the log of the </w:t>
        </w:r>
      </w:ins>
      <w:ins w:id="3877" w:author="Bale,Cameron" w:date="2022-10-13T17:21:00Z">
        <w:r w:rsidR="00172B23">
          <w:rPr>
            <w:rFonts w:ascii="Cambria" w:eastAsiaTheme="minorEastAsia" w:hAnsi="Cambria"/>
          </w:rPr>
          <w:t>MAE</w:t>
        </w:r>
      </w:ins>
      <w:ins w:id="3878" w:author="Bale,Cameron" w:date="2022-10-13T16:14:00Z">
        <w:r>
          <w:rPr>
            <w:rFonts w:ascii="Cambria" w:eastAsiaTheme="minorEastAsia" w:hAnsi="Cambria"/>
          </w:rPr>
          <w:t xml:space="preserve"> as the dependent variable</w:t>
        </w:r>
      </w:ins>
      <w:ins w:id="3879" w:author="Bale,Cameron" w:date="2022-10-13T17:21:00Z">
        <w:r w:rsidR="00172B23">
          <w:rPr>
            <w:rFonts w:ascii="Cambria" w:eastAsiaTheme="minorEastAsia" w:hAnsi="Cambria"/>
          </w:rPr>
          <w:t xml:space="preserve"> to address a large</w:t>
        </w:r>
      </w:ins>
      <w:ins w:id="3880" w:author="Bale,Cameron" w:date="2022-10-13T16:15:00Z">
        <w:r>
          <w:rPr>
            <w:rFonts w:ascii="Cambria" w:eastAsiaTheme="minorEastAsia" w:hAnsi="Cambria"/>
          </w:rPr>
          <w:t xml:space="preserve"> right-skew</w:t>
        </w:r>
      </w:ins>
      <w:ins w:id="3881" w:author="Bale,Cameron" w:date="2022-10-13T16:20:00Z">
        <w:r w:rsidR="0023250B">
          <w:rPr>
            <w:rFonts w:ascii="Cambria" w:eastAsiaTheme="minorEastAsia" w:hAnsi="Cambria"/>
          </w:rPr>
          <w:t>.</w:t>
        </w:r>
      </w:ins>
      <w:ins w:id="3882" w:author="Bale,Cameron" w:date="2022-10-13T16:23:00Z">
        <w:r w:rsidR="00851B98">
          <w:rPr>
            <w:rFonts w:ascii="Cambria" w:eastAsiaTheme="minorEastAsia" w:hAnsi="Cambria"/>
          </w:rPr>
          <w:t xml:space="preserve"> All variables are then scaled to [0, 1] for </w:t>
        </w:r>
      </w:ins>
      <w:ins w:id="3883" w:author="Bale,Cameron" w:date="2022-10-13T17:21:00Z">
        <w:r w:rsidR="00D25585">
          <w:rPr>
            <w:rFonts w:ascii="Cambria" w:eastAsiaTheme="minorEastAsia" w:hAnsi="Cambria"/>
          </w:rPr>
          <w:t>comparability of the coefficients</w:t>
        </w:r>
      </w:ins>
      <w:ins w:id="3884" w:author="Bale,Cameron" w:date="2022-10-13T16:23:00Z">
        <w:r w:rsidR="00851B98">
          <w:rPr>
            <w:rFonts w:ascii="Cambria" w:eastAsiaTheme="minorEastAsia" w:hAnsi="Cambria"/>
          </w:rPr>
          <w:t>.</w:t>
        </w:r>
      </w:ins>
      <w:ins w:id="3885" w:author="Bale,Cameron" w:date="2022-10-13T16:20:00Z">
        <w:r w:rsidR="0023250B">
          <w:rPr>
            <w:rFonts w:ascii="Cambria" w:eastAsiaTheme="minorEastAsia" w:hAnsi="Cambria"/>
          </w:rPr>
          <w:t xml:space="preserve"> We </w:t>
        </w:r>
      </w:ins>
      <w:ins w:id="3886" w:author="Bale,Cameron" w:date="2022-10-13T16:21:00Z">
        <w:r w:rsidR="0023250B">
          <w:rPr>
            <w:rFonts w:ascii="Cambria" w:eastAsiaTheme="minorEastAsia" w:hAnsi="Cambria"/>
          </w:rPr>
          <w:t xml:space="preserve">calculate </w:t>
        </w:r>
      </w:ins>
      <m:oMath>
        <m:r>
          <w:ins w:id="3887" w:author="Bale,Cameron" w:date="2022-10-13T16:21:00Z">
            <w:rPr>
              <w:rFonts w:ascii="Cambria Math" w:eastAsiaTheme="minorEastAsia" w:hAnsi="Cambria Math"/>
            </w:rPr>
            <m:t>m</m:t>
          </w:ins>
        </m:r>
      </m:oMath>
      <w:ins w:id="3888" w:author="Bale,Cameron" w:date="2022-10-13T16:21:00Z">
        <w:r w:rsidR="0023250B">
          <w:rPr>
            <w:rFonts w:ascii="Cambria" w:eastAsiaTheme="minorEastAsia" w:hAnsi="Cambria"/>
          </w:rPr>
          <w:t xml:space="preserve"> models of the form,</w:t>
        </w:r>
      </w:ins>
    </w:p>
    <w:p w14:paraId="15AF2A58" w14:textId="77777777" w:rsidR="0023250B" w:rsidRDefault="0023250B" w:rsidP="007F5BFB">
      <w:pPr>
        <w:rPr>
          <w:ins w:id="3889" w:author="Bale,Cameron" w:date="2022-10-13T16:15:00Z"/>
          <w:rFonts w:ascii="Cambria" w:eastAsiaTheme="minorEastAsia" w:hAnsi="Cambria"/>
        </w:rPr>
      </w:pPr>
    </w:p>
    <w:p w14:paraId="53EAD0A0" w14:textId="4DA3F42E" w:rsidR="000F0205" w:rsidRPr="000F0205" w:rsidRDefault="000F0205" w:rsidP="007F5BFB">
      <w:pPr>
        <w:rPr>
          <w:ins w:id="3890" w:author="Bale,Cameron" w:date="2022-10-13T16:18:00Z"/>
          <w:rFonts w:ascii="Cambria" w:eastAsiaTheme="minorEastAsia" w:hAnsi="Cambria"/>
          <w:rPrChange w:id="3891" w:author="Bale,Cameron" w:date="2022-10-13T16:18:00Z">
            <w:rPr>
              <w:ins w:id="3892" w:author="Bale,Cameron" w:date="2022-10-13T16:18:00Z"/>
              <w:rFonts w:ascii="Cambria Math" w:eastAsiaTheme="minorEastAsia" w:hAnsi="Cambria Math"/>
            </w:rPr>
          </w:rPrChange>
        </w:rPr>
      </w:pPr>
      <m:oMathPara>
        <m:oMath>
          <m:r>
            <w:ins w:id="3893" w:author="Bale,Cameron" w:date="2022-10-13T16:15:00Z">
              <w:rPr>
                <w:rFonts w:ascii="Cambria Math" w:eastAsiaTheme="minorEastAsia" w:hAnsi="Cambria Math"/>
              </w:rPr>
              <m:t>log</m:t>
            </w:ins>
          </m:r>
          <m:d>
            <m:dPr>
              <m:ctrlPr>
                <w:ins w:id="3894" w:author="Bale,Cameron" w:date="2022-10-13T16:15:00Z">
                  <w:rPr>
                    <w:rFonts w:ascii="Cambria Math" w:eastAsiaTheme="minorEastAsia" w:hAnsi="Cambria Math"/>
                    <w:i/>
                  </w:rPr>
                </w:ins>
              </m:ctrlPr>
            </m:dPr>
            <m:e>
              <m:r>
                <w:ins w:id="3895" w:author="Bale,Cameron" w:date="2022-10-13T16:15:00Z">
                  <w:rPr>
                    <w:rFonts w:ascii="Cambria Math" w:eastAsiaTheme="minorEastAsia" w:hAnsi="Cambria Math"/>
                  </w:rPr>
                  <m:t>MA</m:t>
                </w:ins>
              </m:r>
              <m:sSub>
                <m:sSubPr>
                  <m:ctrlPr>
                    <w:ins w:id="3896" w:author="Bale,Cameron" w:date="2022-10-13T16:15:00Z">
                      <w:rPr>
                        <w:rFonts w:ascii="Cambria Math" w:eastAsiaTheme="minorEastAsia" w:hAnsi="Cambria Math"/>
                        <w:i/>
                      </w:rPr>
                    </w:ins>
                  </m:ctrlPr>
                </m:sSubPr>
                <m:e>
                  <m:r>
                    <w:ins w:id="3897" w:author="Bale,Cameron" w:date="2022-10-13T16:15:00Z">
                      <w:rPr>
                        <w:rFonts w:ascii="Cambria Math" w:eastAsiaTheme="minorEastAsia" w:hAnsi="Cambria Math"/>
                      </w:rPr>
                      <m:t>E</m:t>
                    </w:ins>
                  </m:r>
                </m:e>
                <m:sub>
                  <m:r>
                    <w:ins w:id="3898" w:author="Bale,Cameron" w:date="2022-10-13T16:15:00Z">
                      <w:rPr>
                        <w:rFonts w:ascii="Cambria Math" w:eastAsiaTheme="minorEastAsia" w:hAnsi="Cambria Math"/>
                      </w:rPr>
                      <m:t>m</m:t>
                    </w:ins>
                  </m:r>
                </m:sub>
              </m:sSub>
            </m:e>
          </m:d>
          <m:r>
            <w:ins w:id="3899" w:author="Bale,Cameron" w:date="2022-10-13T16:19:00Z">
              <w:rPr>
                <w:rFonts w:ascii="Cambria Math" w:eastAsiaTheme="minorEastAsia" w:hAnsi="Cambria Math"/>
              </w:rPr>
              <m:t xml:space="preserve"> </m:t>
            </w:ins>
          </m:r>
          <m:r>
            <w:ins w:id="3900" w:author="Bale,Cameron" w:date="2022-10-13T16:15:00Z">
              <w:rPr>
                <w:rFonts w:ascii="Cambria Math" w:eastAsiaTheme="minorEastAsia" w:hAnsi="Cambria Math"/>
              </w:rPr>
              <m:t>~</m:t>
            </w:ins>
          </m:r>
          <m:r>
            <w:ins w:id="3901" w:author="Bale,Cameron" w:date="2022-10-13T16:19:00Z">
              <w:rPr>
                <w:rFonts w:ascii="Cambria Math" w:eastAsiaTheme="minorEastAsia" w:hAnsi="Cambria Math"/>
              </w:rPr>
              <m:t xml:space="preserve"> </m:t>
            </w:ins>
          </m:r>
          <m:sSub>
            <m:sSubPr>
              <m:ctrlPr>
                <w:ins w:id="3902" w:author="Bale,Cameron" w:date="2022-10-13T16:15:00Z">
                  <w:rPr>
                    <w:rFonts w:ascii="Cambria Math" w:eastAsiaTheme="minorEastAsia" w:hAnsi="Cambria Math"/>
                    <w:i/>
                  </w:rPr>
                </w:ins>
              </m:ctrlPr>
            </m:sSubPr>
            <m:e>
              <m:r>
                <m:rPr>
                  <m:sty m:val="p"/>
                </m:rPr>
                <w:rPr>
                  <w:rFonts w:ascii="Cambria Math" w:eastAsiaTheme="minorEastAsia" w:hAnsi="Cambria Math"/>
                </w:rPr>
                <m:t>β</m:t>
              </m:r>
            </m:e>
            <m:sub>
              <m:r>
                <w:ins w:id="3903" w:author="Bale,Cameron" w:date="2022-10-13T16:15:00Z">
                  <w:rPr>
                    <w:rFonts w:ascii="Cambria Math" w:eastAsiaTheme="minorEastAsia" w:hAnsi="Cambria Math"/>
                  </w:rPr>
                  <m:t>0</m:t>
                </w:ins>
              </m:r>
            </m:sub>
          </m:sSub>
          <m:r>
            <w:ins w:id="3904" w:author="Bale,Cameron" w:date="2022-10-13T16:15:00Z">
              <w:rPr>
                <w:rFonts w:ascii="Cambria Math" w:eastAsiaTheme="minorEastAsia" w:hAnsi="Cambria Math"/>
              </w:rPr>
              <m:t>+</m:t>
            </w:ins>
          </m:r>
          <m:nary>
            <m:naryPr>
              <m:chr m:val="∑"/>
              <m:ctrlPr>
                <w:rPr>
                  <w:rFonts w:ascii="Cambria Math" w:eastAsiaTheme="minorEastAsia" w:hAnsi="Cambria Math"/>
                </w:rPr>
              </m:ctrlPr>
            </m:naryPr>
            <m:sub>
              <m:r>
                <w:ins w:id="3905" w:author="Bale,Cameron" w:date="2022-10-13T16:16:00Z">
                  <w:rPr>
                    <w:rFonts w:ascii="Cambria Math" w:eastAsiaTheme="minorEastAsia" w:hAnsi="Cambria Math"/>
                  </w:rPr>
                  <m:t>i</m:t>
                </w:ins>
              </m:r>
              <m:r>
                <w:ins w:id="3906" w:author="Bale,Cameron" w:date="2022-10-13T16:15:00Z">
                  <w:rPr>
                    <w:rFonts w:ascii="Cambria Math" w:eastAsiaTheme="minorEastAsia" w:hAnsi="Cambria Math"/>
                  </w:rPr>
                  <m:t>=1</m:t>
                </w:ins>
              </m:r>
              <m:ctrlPr>
                <w:rPr>
                  <w:rFonts w:ascii="Cambria Math" w:eastAsiaTheme="minorEastAsia" w:hAnsi="Cambria Math"/>
                  <w:i/>
                </w:rPr>
              </m:ctrlPr>
            </m:sub>
            <m:sup>
              <m:r>
                <w:ins w:id="3907" w:author="Bale,Cameron" w:date="2022-10-13T16:16:00Z">
                  <w:rPr>
                    <w:rFonts w:ascii="Cambria Math" w:eastAsiaTheme="minorEastAsia" w:hAnsi="Cambria Math"/>
                  </w:rPr>
                  <m:t>9</m:t>
                </w:ins>
              </m:r>
              <m:ctrlPr>
                <w:rPr>
                  <w:rFonts w:ascii="Cambria Math" w:eastAsiaTheme="minorEastAsia" w:hAnsi="Cambria Math"/>
                  <w:i/>
                </w:rPr>
              </m:ctrlPr>
            </m:sup>
            <m:e>
              <m:sSub>
                <m:sSubPr>
                  <m:ctrlPr>
                    <w:ins w:id="3908" w:author="Bale,Cameron" w:date="2022-10-13T16:16:00Z">
                      <w:rPr>
                        <w:rFonts w:ascii="Cambria Math" w:eastAsiaTheme="minorEastAsia" w:hAnsi="Cambria Math"/>
                        <w:i/>
                      </w:rPr>
                    </w:ins>
                  </m:ctrlPr>
                </m:sSubPr>
                <m:e>
                  <m:r>
                    <m:rPr>
                      <m:sty m:val="p"/>
                    </m:rPr>
                    <w:rPr>
                      <w:rFonts w:ascii="Cambria Math" w:eastAsiaTheme="minorEastAsia" w:hAnsi="Cambria Math"/>
                    </w:rPr>
                    <m:t>β</m:t>
                  </m:r>
                </m:e>
                <m:sub>
                  <m:r>
                    <w:ins w:id="3909" w:author="Bale,Cameron" w:date="2022-10-13T16:16:00Z">
                      <w:rPr>
                        <w:rFonts w:ascii="Cambria Math" w:eastAsiaTheme="minorEastAsia" w:hAnsi="Cambria Math"/>
                      </w:rPr>
                      <m:t>i</m:t>
                    </w:ins>
                  </m:r>
                </m:sub>
              </m:sSub>
              <m:sSub>
                <m:sSubPr>
                  <m:ctrlPr>
                    <w:ins w:id="3910" w:author="Bale,Cameron" w:date="2022-10-13T16:16:00Z">
                      <w:rPr>
                        <w:rFonts w:ascii="Cambria Math" w:eastAsiaTheme="minorEastAsia" w:hAnsi="Cambria Math"/>
                        <w:i/>
                      </w:rPr>
                    </w:ins>
                  </m:ctrlPr>
                </m:sSubPr>
                <m:e>
                  <m:r>
                    <w:ins w:id="3911" w:author="Bale,Cameron" w:date="2022-10-13T16:16:00Z">
                      <w:rPr>
                        <w:rFonts w:ascii="Cambria Math" w:eastAsiaTheme="minorEastAsia" w:hAnsi="Cambria Math"/>
                      </w:rPr>
                      <m:t>F</m:t>
                    </w:ins>
                  </m:r>
                </m:e>
                <m:sub>
                  <m:r>
                    <w:ins w:id="3912" w:author="Bale,Cameron" w:date="2022-10-13T16:16:00Z">
                      <w:rPr>
                        <w:rFonts w:ascii="Cambria Math" w:eastAsiaTheme="minorEastAsia" w:hAnsi="Cambria Math"/>
                      </w:rPr>
                      <m:t>i</m:t>
                    </w:ins>
                  </m:r>
                </m:sub>
              </m:sSub>
              <m:ctrlPr>
                <w:rPr>
                  <w:rFonts w:ascii="Cambria Math" w:eastAsiaTheme="minorEastAsia" w:hAnsi="Cambria Math"/>
                  <w:i/>
                </w:rPr>
              </m:ctrlPr>
            </m:e>
          </m:nary>
          <m:r>
            <w:ins w:id="3913" w:author="Bale,Cameron" w:date="2022-10-13T16:16:00Z">
              <w:rPr>
                <w:rFonts w:ascii="Cambria Math" w:eastAsiaTheme="minorEastAsia" w:hAnsi="Cambria Math"/>
              </w:rPr>
              <m:t>+</m:t>
            </w:ins>
          </m:r>
          <m:nary>
            <m:naryPr>
              <m:chr m:val="∑"/>
              <m:ctrlPr>
                <w:rPr>
                  <w:rFonts w:ascii="Cambria Math" w:eastAsiaTheme="minorEastAsia" w:hAnsi="Cambria Math"/>
                </w:rPr>
              </m:ctrlPr>
            </m:naryPr>
            <m:sub>
              <m:r>
                <w:ins w:id="3914" w:author="Bale,Cameron" w:date="2022-10-13T16:18:00Z">
                  <w:rPr>
                    <w:rFonts w:ascii="Cambria Math" w:eastAsiaTheme="minorEastAsia" w:hAnsi="Cambria Math"/>
                  </w:rPr>
                  <m:t>p=1</m:t>
                </w:ins>
              </m:r>
              <m:ctrlPr>
                <w:rPr>
                  <w:rFonts w:ascii="Cambria Math" w:eastAsiaTheme="minorEastAsia" w:hAnsi="Cambria Math"/>
                  <w:i/>
                </w:rPr>
              </m:ctrlPr>
            </m:sub>
            <m:sup>
              <m:r>
                <w:ins w:id="3915" w:author="Bale,Cameron" w:date="2022-10-13T16:18:00Z">
                  <w:rPr>
                    <w:rFonts w:ascii="Cambria Math" w:eastAsiaTheme="minorEastAsia" w:hAnsi="Cambria Math"/>
                  </w:rPr>
                  <m:t>18</m:t>
                </w:ins>
              </m:r>
              <m:nary>
                <m:naryPr>
                  <m:chr m:val="∑"/>
                  <m:ctrlPr>
                    <w:del w:id="3916" w:author="Bale,Cameron" w:date="2022-10-13T16:18:00Z">
                      <w:rPr>
                        <w:rFonts w:ascii="Cambria Math" w:eastAsiaTheme="minorEastAsia" w:hAnsi="Cambria Math"/>
                      </w:rPr>
                    </w:del>
                  </m:ctrlPr>
                </m:naryPr>
                <m:sub>
                  <m:ctrlPr>
                    <w:del w:id="3917" w:author="Bale,Cameron" w:date="2022-10-13T16:18:00Z">
                      <w:rPr>
                        <w:rFonts w:ascii="Cambria Math" w:eastAsiaTheme="minorEastAsia" w:hAnsi="Cambria Math"/>
                        <w:i/>
                      </w:rPr>
                    </w:del>
                  </m:ctrlPr>
                </m:sub>
                <m:sup>
                  <m:ctrlPr>
                    <w:del w:id="3918" w:author="Bale,Cameron" w:date="2022-10-13T16:18:00Z">
                      <w:rPr>
                        <w:rFonts w:ascii="Cambria Math" w:eastAsiaTheme="minorEastAsia" w:hAnsi="Cambria Math"/>
                        <w:i/>
                      </w:rPr>
                    </w:del>
                  </m:ctrlPr>
                </m:sup>
                <m:e>
                  <m:ctrlPr>
                    <w:del w:id="3919" w:author="Bale,Cameron" w:date="2022-10-13T16:18:00Z">
                      <w:rPr>
                        <w:rFonts w:ascii="Cambria Math" w:eastAsiaTheme="minorEastAsia" w:hAnsi="Cambria Math"/>
                        <w:i/>
                      </w:rPr>
                    </w:del>
                  </m:ctrlPr>
                </m:e>
              </m:nary>
              <m:ctrlPr>
                <w:rPr>
                  <w:rFonts w:ascii="Cambria Math" w:eastAsiaTheme="minorEastAsia" w:hAnsi="Cambria Math"/>
                  <w:i/>
                </w:rPr>
              </m:ctrlPr>
            </m:sup>
            <m:e>
              <m:r>
                <w:ins w:id="3920" w:author="Bale,Cameron" w:date="2022-10-13T16:17:00Z">
                  <w:rPr>
                    <w:rFonts w:ascii="Cambria Math" w:eastAsiaTheme="minorEastAsia" w:hAnsi="Cambria Math"/>
                  </w:rPr>
                  <m:t>Privac</m:t>
                </w:ins>
              </m:r>
              <m:r>
                <w:ins w:id="3921" w:author="Bale,Cameron" w:date="2022-10-13T16:18:00Z">
                  <w:rPr>
                    <w:rFonts w:ascii="Cambria Math" w:eastAsiaTheme="minorEastAsia" w:hAnsi="Cambria Math"/>
                  </w:rPr>
                  <m:t>yP</m:t>
                </w:ins>
              </m:r>
              <m:r>
                <w:ins w:id="3922" w:author="Bale,Cameron" w:date="2022-10-13T16:17:00Z">
                  <w:rPr>
                    <w:rFonts w:ascii="Cambria Math" w:eastAsiaTheme="minorEastAsia" w:hAnsi="Cambria Math"/>
                  </w:rPr>
                  <m:t>aramete</m:t>
                </w:ins>
              </m:r>
              <m:sSub>
                <m:sSubPr>
                  <m:ctrlPr>
                    <w:ins w:id="3923" w:author="Bale,Cameron" w:date="2022-10-13T16:17:00Z">
                      <w:rPr>
                        <w:rFonts w:ascii="Cambria Math" w:eastAsiaTheme="minorEastAsia" w:hAnsi="Cambria Math"/>
                        <w:i/>
                      </w:rPr>
                    </w:ins>
                  </m:ctrlPr>
                </m:sSubPr>
                <m:e>
                  <m:r>
                    <w:ins w:id="3924" w:author="Bale,Cameron" w:date="2022-10-13T16:17:00Z">
                      <w:rPr>
                        <w:rFonts w:ascii="Cambria Math" w:eastAsiaTheme="minorEastAsia" w:hAnsi="Cambria Math"/>
                      </w:rPr>
                      <m:t>r</m:t>
                    </w:ins>
                  </m:r>
                </m:e>
                <m:sub>
                  <m:r>
                    <w:ins w:id="3925" w:author="Bale,Cameron" w:date="2022-10-13T16:17:00Z">
                      <w:rPr>
                        <w:rFonts w:ascii="Cambria Math" w:eastAsiaTheme="minorEastAsia" w:hAnsi="Cambria Math"/>
                      </w:rPr>
                      <m:t>p</m:t>
                    </w:ins>
                  </m:r>
                </m:sub>
              </m:sSub>
              <m:ctrlPr>
                <w:rPr>
                  <w:rFonts w:ascii="Cambria Math" w:eastAsiaTheme="minorEastAsia" w:hAnsi="Cambria Math"/>
                  <w:i/>
                </w:rPr>
              </m:ctrlPr>
            </m:e>
          </m:nary>
          <m:r>
            <w:ins w:id="3926" w:author="Bale,Cameron" w:date="2022-10-13T16:17:00Z">
              <w:rPr>
                <w:rFonts w:ascii="Cambria Math" w:eastAsiaTheme="minorEastAsia" w:hAnsi="Cambria Math"/>
              </w:rPr>
              <m:t>+</m:t>
            </w:ins>
          </m:r>
          <m:r>
            <m:rPr>
              <m:sty m:val="p"/>
            </m:rPr>
            <w:rPr>
              <w:rFonts w:ascii="Cambria Math" w:eastAsiaTheme="minorEastAsia" w:hAnsi="Cambria Math"/>
            </w:rPr>
            <m:t>ϵ</m:t>
          </m:r>
        </m:oMath>
      </m:oMathPara>
    </w:p>
    <w:p w14:paraId="658CA7D4" w14:textId="0ED9B287" w:rsidR="000F0205" w:rsidRDefault="000F0205" w:rsidP="007F5BFB">
      <w:pPr>
        <w:rPr>
          <w:ins w:id="3927" w:author="Bale,Cameron" w:date="2022-10-13T17:05:00Z"/>
          <w:rFonts w:ascii="Cambria" w:eastAsiaTheme="minorEastAsia" w:hAnsi="Cambria"/>
        </w:rPr>
      </w:pPr>
    </w:p>
    <w:p w14:paraId="50A2AFD2" w14:textId="5D42B382" w:rsidR="004F673E" w:rsidRDefault="004F673E" w:rsidP="007F5BFB">
      <w:pPr>
        <w:rPr>
          <w:ins w:id="3928" w:author="Bale,Cameron" w:date="2022-10-13T17:05:00Z"/>
          <w:rFonts w:ascii="Cambria" w:eastAsiaTheme="minorEastAsia" w:hAnsi="Cambria"/>
        </w:rPr>
      </w:pPr>
    </w:p>
    <w:p w14:paraId="62ED6D26" w14:textId="016157D2" w:rsidR="004F673E" w:rsidRDefault="004F673E" w:rsidP="007F5BFB">
      <w:pPr>
        <w:rPr>
          <w:ins w:id="3929" w:author="Bale,Cameron" w:date="2022-10-13T17:05:00Z"/>
          <w:rFonts w:ascii="Cambria" w:eastAsiaTheme="minorEastAsia" w:hAnsi="Cambria"/>
        </w:rPr>
      </w:pPr>
    </w:p>
    <w:p w14:paraId="0E72BEE7" w14:textId="781D0CBA" w:rsidR="004F673E" w:rsidRDefault="004F673E" w:rsidP="007F5BFB">
      <w:pPr>
        <w:rPr>
          <w:ins w:id="3930" w:author="Bale,Cameron" w:date="2022-10-13T17:05:00Z"/>
          <w:rFonts w:ascii="Cambria" w:eastAsiaTheme="minorEastAsia" w:hAnsi="Cambria"/>
        </w:rPr>
      </w:pPr>
    </w:p>
    <w:p w14:paraId="0D7E236D" w14:textId="4CB8A7E6" w:rsidR="004F673E" w:rsidRDefault="004F673E" w:rsidP="007F5BFB">
      <w:pPr>
        <w:rPr>
          <w:ins w:id="3931" w:author="Bale,Cameron" w:date="2022-10-13T17:05:00Z"/>
          <w:rFonts w:ascii="Cambria" w:eastAsiaTheme="minorEastAsia" w:hAnsi="Cambria"/>
        </w:rPr>
      </w:pPr>
    </w:p>
    <w:p w14:paraId="630E0FB9" w14:textId="317F93ED" w:rsidR="004F673E" w:rsidRDefault="004F673E" w:rsidP="007F5BFB">
      <w:pPr>
        <w:rPr>
          <w:ins w:id="3932" w:author="Bale,Cameron" w:date="2022-10-13T17:05:00Z"/>
          <w:rFonts w:ascii="Cambria" w:eastAsiaTheme="minorEastAsia" w:hAnsi="Cambria"/>
        </w:rPr>
      </w:pPr>
    </w:p>
    <w:p w14:paraId="065AB3C8" w14:textId="4C637D82" w:rsidR="004F673E" w:rsidRDefault="004F673E" w:rsidP="007F5BFB">
      <w:pPr>
        <w:rPr>
          <w:ins w:id="3933" w:author="Bale,Cameron" w:date="2022-10-13T17:05:00Z"/>
          <w:rFonts w:ascii="Cambria" w:eastAsiaTheme="minorEastAsia" w:hAnsi="Cambria"/>
        </w:rPr>
      </w:pPr>
    </w:p>
    <w:p w14:paraId="1FD2C5A3" w14:textId="77777777" w:rsidR="004F673E" w:rsidRDefault="004F673E" w:rsidP="007F5BFB">
      <w:pPr>
        <w:rPr>
          <w:ins w:id="3934" w:author="Bale,Cameron" w:date="2022-10-13T16:15:00Z"/>
          <w:rFonts w:ascii="Cambria" w:eastAsiaTheme="minorEastAsia" w:hAnsi="Cambria"/>
        </w:rPr>
      </w:pPr>
    </w:p>
    <w:p w14:paraId="0DA5879C" w14:textId="069FA678" w:rsidR="00AE1A2E" w:rsidRPr="003236E2" w:rsidRDefault="000F0205" w:rsidP="007F5BFB">
      <w:pPr>
        <w:rPr>
          <w:ins w:id="3935" w:author="Bale,Cameron" w:date="2022-10-13T17:07:00Z"/>
          <w:rFonts w:ascii="Cambria" w:eastAsiaTheme="minorEastAsia" w:hAnsi="Cambria"/>
          <w:rPrChange w:id="3936" w:author="Bale,Cameron" w:date="2022-10-13T17:07:00Z">
            <w:rPr>
              <w:ins w:id="3937" w:author="Bale,Cameron" w:date="2022-10-13T17:07:00Z"/>
              <w:rFonts w:ascii="Cambria Math" w:eastAsiaTheme="minorEastAsia" w:hAnsi="Cambria Math"/>
              <w:i/>
            </w:rPr>
          </w:rPrChange>
        </w:rPr>
      </w:pPr>
      <w:commentRangeStart w:id="3938"/>
      <w:ins w:id="3939" w:author="Bale,Cameron" w:date="2022-10-13T16:12:00Z">
        <w:r>
          <w:rPr>
            <w:rFonts w:ascii="Cambria" w:eastAsiaTheme="minorEastAsia" w:hAnsi="Cambria"/>
            <w:b/>
            <w:bCs/>
          </w:rPr>
          <w:lastRenderedPageBreak/>
          <w:t>Table 5</w:t>
        </w:r>
        <w:r>
          <w:rPr>
            <w:rFonts w:ascii="Cambria" w:eastAsiaTheme="minorEastAsia" w:hAnsi="Cambria"/>
          </w:rPr>
          <w:t xml:space="preserve"> contains the coefficient estimates for the regression for each forecas</w:t>
        </w:r>
      </w:ins>
      <w:ins w:id="3940" w:author="Bale,Cameron" w:date="2022-10-13T16:13:00Z">
        <w:r>
          <w:rPr>
            <w:rFonts w:ascii="Cambria" w:eastAsiaTheme="minorEastAsia" w:hAnsi="Cambria"/>
          </w:rPr>
          <w:t>ting model.</w:t>
        </w:r>
      </w:ins>
      <w:commentRangeEnd w:id="3938"/>
      <w:ins w:id="3941" w:author="Bale,Cameron" w:date="2022-10-13T16:35:00Z">
        <w:r w:rsidR="00AE1A2E">
          <w:rPr>
            <w:rStyle w:val="CommentReference"/>
          </w:rPr>
          <w:commentReference w:id="3938"/>
        </w:r>
      </w:ins>
      <w:ins w:id="3942" w:author="Bale,Cameron" w:date="2022-10-13T17:06:00Z">
        <w:r w:rsidR="003236E2">
          <w:rPr>
            <w:rFonts w:ascii="Cambria" w:eastAsiaTheme="minorEastAsia" w:hAnsi="Cambria"/>
          </w:rPr>
          <w:t xml:space="preserve"> The </w:t>
        </w:r>
      </w:ins>
      <m:oMath>
        <m:sSup>
          <m:sSupPr>
            <m:ctrlPr>
              <w:ins w:id="3943" w:author="Bale,Cameron" w:date="2022-10-13T17:06:00Z">
                <w:rPr>
                  <w:rFonts w:ascii="Cambria Math" w:eastAsiaTheme="minorEastAsia" w:hAnsi="Cambria Math"/>
                  <w:i/>
                </w:rPr>
              </w:ins>
            </m:ctrlPr>
          </m:sSupPr>
          <m:e>
            <m:r>
              <w:ins w:id="3944" w:author="Bale,Cameron" w:date="2022-10-13T17:06:00Z">
                <w:rPr>
                  <w:rFonts w:ascii="Cambria Math" w:eastAsiaTheme="minorEastAsia" w:hAnsi="Cambria Math"/>
                </w:rPr>
                <m:t>R</m:t>
              </w:ins>
            </m:r>
          </m:e>
          <m:sup>
            <m:r>
              <w:ins w:id="3945" w:author="Bale,Cameron" w:date="2022-10-13T17:06:00Z">
                <w:rPr>
                  <w:rFonts w:ascii="Cambria Math" w:eastAsiaTheme="minorEastAsia" w:hAnsi="Cambria Math"/>
                </w:rPr>
                <m:t>2</m:t>
              </w:ins>
            </m:r>
          </m:sup>
        </m:sSup>
      </m:oMath>
      <w:ins w:id="3946" w:author="Bale,Cameron" w:date="2022-10-13T17:06:00Z">
        <w:r w:rsidR="003236E2">
          <w:rPr>
            <w:rFonts w:ascii="Cambria" w:eastAsiaTheme="minorEastAsia" w:hAnsi="Cambria"/>
          </w:rPr>
          <w:t xml:space="preserve"> For each model is relatively low, ranging from </w:t>
        </w:r>
      </w:ins>
      <m:oMath>
        <m:r>
          <w:ins w:id="3947" w:author="Bale,Cameron" w:date="2022-10-13T17:06:00Z">
            <w:rPr>
              <w:rFonts w:ascii="Cambria Math" w:eastAsiaTheme="minorEastAsia" w:hAnsi="Cambria Math"/>
            </w:rPr>
            <m:t>~ .19</m:t>
          </w:ins>
        </m:r>
      </m:oMath>
      <w:ins w:id="3948" w:author="Bale,Cameron" w:date="2022-10-13T17:06:00Z">
        <w:r w:rsidR="003236E2">
          <w:rPr>
            <w:rFonts w:ascii="Cambria" w:eastAsiaTheme="minorEastAsia" w:hAnsi="Cambria"/>
          </w:rPr>
          <w:t xml:space="preserve"> For the machine learning models to </w:t>
        </w:r>
      </w:ins>
      <m:oMath>
        <m:r>
          <w:ins w:id="3949" w:author="Bale,Cameron" w:date="2022-10-13T17:07:00Z">
            <w:rPr>
              <w:rFonts w:ascii="Cambria Math" w:eastAsiaTheme="minorEastAsia" w:hAnsi="Cambria Math"/>
            </w:rPr>
            <m:t>~ 0.26.</m:t>
          </w:ins>
        </m:r>
      </m:oMath>
    </w:p>
    <w:p w14:paraId="5C62F0E0" w14:textId="55C9F452" w:rsidR="000F0205" w:rsidRDefault="000F0205" w:rsidP="007F5BFB">
      <w:pPr>
        <w:rPr>
          <w:ins w:id="3950" w:author="Bale,Cameron" w:date="2022-10-13T16:13:00Z"/>
          <w:rFonts w:ascii="Cambria" w:eastAsiaTheme="minorEastAsia" w:hAnsi="Cambria"/>
        </w:rPr>
      </w:pPr>
    </w:p>
    <w:p w14:paraId="21508C71" w14:textId="77777777" w:rsidR="00AD0EFC" w:rsidRDefault="00AD0EFC" w:rsidP="00AD0EFC">
      <w:pPr>
        <w:pStyle w:val="ListParagraph"/>
        <w:numPr>
          <w:ilvl w:val="0"/>
          <w:numId w:val="5"/>
        </w:numPr>
        <w:rPr>
          <w:ins w:id="3951" w:author="Bale,Cameron" w:date="2022-10-13T16:22:00Z"/>
          <w:rFonts w:ascii="Cambria" w:eastAsiaTheme="minorEastAsia" w:hAnsi="Cambria"/>
        </w:rPr>
      </w:pPr>
      <w:ins w:id="3952" w:author="Bale,Cameron" w:date="2022-10-13T16:22:00Z">
        <w:r>
          <w:rPr>
            <w:rFonts w:ascii="Cambria" w:eastAsiaTheme="minorEastAsia" w:hAnsi="Cambria"/>
          </w:rPr>
          <w:t>Spectral entropy</w:t>
        </w:r>
      </w:ins>
    </w:p>
    <w:p w14:paraId="0718392E" w14:textId="6AFC0309" w:rsidR="00AD0EFC" w:rsidRDefault="000F0205" w:rsidP="00870C65">
      <w:pPr>
        <w:pStyle w:val="ListParagraph"/>
        <w:numPr>
          <w:ilvl w:val="1"/>
          <w:numId w:val="5"/>
        </w:numPr>
        <w:rPr>
          <w:ins w:id="3953" w:author="Bale,Cameron" w:date="2022-10-13T16:23:00Z"/>
          <w:rFonts w:ascii="Cambria" w:eastAsiaTheme="minorEastAsia" w:hAnsi="Cambria"/>
        </w:rPr>
      </w:pPr>
      <w:ins w:id="3954" w:author="Bale,Cameron" w:date="2022-10-13T16:13:00Z">
        <w:r w:rsidRPr="00AD0EFC">
          <w:rPr>
            <w:rFonts w:ascii="Cambria" w:eastAsiaTheme="minorEastAsia" w:hAnsi="Cambria"/>
            <w:rPrChange w:id="3955" w:author="Bale,Cameron" w:date="2022-10-13T16:22:00Z">
              <w:rPr/>
            </w:rPrChange>
          </w:rPr>
          <w:t>statistically significant effect only for the machine learning models</w:t>
        </w:r>
      </w:ins>
      <w:ins w:id="3956" w:author="Bale,Cameron" w:date="2022-10-13T16:23:00Z">
        <w:r w:rsidR="00870C65">
          <w:rPr>
            <w:rFonts w:ascii="Cambria" w:eastAsiaTheme="minorEastAsia" w:hAnsi="Cambria"/>
          </w:rPr>
          <w:t xml:space="preserve"> (the coefficients are similar in magnitude)</w:t>
        </w:r>
      </w:ins>
      <w:ins w:id="3957" w:author="Bale,Cameron" w:date="2022-10-13T16:13:00Z">
        <w:r w:rsidRPr="00AD0EFC">
          <w:rPr>
            <w:rFonts w:ascii="Cambria" w:eastAsiaTheme="minorEastAsia" w:hAnsi="Cambria"/>
            <w:rPrChange w:id="3958" w:author="Bale,Cameron" w:date="2022-10-13T16:22:00Z">
              <w:rPr/>
            </w:rPrChange>
          </w:rPr>
          <w:t>, where increased entropy increases forecast error.</w:t>
        </w:r>
      </w:ins>
    </w:p>
    <w:p w14:paraId="610D56D8" w14:textId="36BEAA58" w:rsidR="00870C65" w:rsidRDefault="00870C65" w:rsidP="00870C65">
      <w:pPr>
        <w:pStyle w:val="ListParagraph"/>
        <w:numPr>
          <w:ilvl w:val="0"/>
          <w:numId w:val="5"/>
        </w:numPr>
        <w:rPr>
          <w:ins w:id="3959" w:author="Bale,Cameron" w:date="2022-10-13T16:24:00Z"/>
          <w:rFonts w:ascii="Cambria" w:eastAsiaTheme="minorEastAsia" w:hAnsi="Cambria"/>
        </w:rPr>
      </w:pPr>
      <w:ins w:id="3960" w:author="Bale,Cameron" w:date="2022-10-13T16:24:00Z">
        <w:r>
          <w:rPr>
            <w:rFonts w:ascii="Cambria" w:eastAsiaTheme="minorEastAsia" w:hAnsi="Cambria"/>
          </w:rPr>
          <w:t>Hurst</w:t>
        </w:r>
      </w:ins>
    </w:p>
    <w:p w14:paraId="4B99C3F1" w14:textId="5C03498E" w:rsidR="00870C65" w:rsidRDefault="00870C65" w:rsidP="00870C65">
      <w:pPr>
        <w:pStyle w:val="ListParagraph"/>
        <w:numPr>
          <w:ilvl w:val="1"/>
          <w:numId w:val="5"/>
        </w:numPr>
        <w:rPr>
          <w:ins w:id="3961" w:author="Bale,Cameron" w:date="2022-10-13T16:24:00Z"/>
          <w:rFonts w:ascii="Cambria" w:eastAsiaTheme="minorEastAsia" w:hAnsi="Cambria"/>
        </w:rPr>
      </w:pPr>
      <w:ins w:id="3962" w:author="Bale,Cameron" w:date="2022-10-13T16:24:00Z">
        <w:r>
          <w:rPr>
            <w:rFonts w:ascii="Cambria" w:eastAsiaTheme="minorEastAsia" w:hAnsi="Cambria"/>
          </w:rPr>
          <w:t>Statistically significant effect on forecast accuracy (reduces accuracy) for SES, DES, and VAR</w:t>
        </w:r>
      </w:ins>
    </w:p>
    <w:p w14:paraId="0529C2C0" w14:textId="193123D0" w:rsidR="00870C65" w:rsidRDefault="00870C65" w:rsidP="00870C65">
      <w:pPr>
        <w:pStyle w:val="ListParagraph"/>
        <w:numPr>
          <w:ilvl w:val="0"/>
          <w:numId w:val="5"/>
        </w:numPr>
        <w:rPr>
          <w:ins w:id="3963" w:author="Bale,Cameron" w:date="2022-10-13T16:26:00Z"/>
          <w:rFonts w:ascii="Cambria" w:eastAsiaTheme="minorEastAsia" w:hAnsi="Cambria"/>
        </w:rPr>
      </w:pPr>
      <w:ins w:id="3964" w:author="Bale,Cameron" w:date="2022-10-13T16:25:00Z">
        <w:r>
          <w:rPr>
            <w:rFonts w:ascii="Cambria" w:eastAsiaTheme="minorEastAsia" w:hAnsi="Cambria"/>
          </w:rPr>
          <w:t>Ske</w:t>
        </w:r>
      </w:ins>
      <w:ins w:id="3965" w:author="Bale,Cameron" w:date="2022-10-13T16:26:00Z">
        <w:r>
          <w:rPr>
            <w:rFonts w:ascii="Cambria" w:eastAsiaTheme="minorEastAsia" w:hAnsi="Cambria"/>
          </w:rPr>
          <w:t>wness/Kurtosis</w:t>
        </w:r>
      </w:ins>
    </w:p>
    <w:p w14:paraId="0D37A387" w14:textId="2BF32878" w:rsidR="00870C65" w:rsidRDefault="00870C65" w:rsidP="00870C65">
      <w:pPr>
        <w:pStyle w:val="ListParagraph"/>
        <w:numPr>
          <w:ilvl w:val="1"/>
          <w:numId w:val="5"/>
        </w:numPr>
        <w:rPr>
          <w:ins w:id="3966" w:author="Bale,Cameron" w:date="2022-10-13T16:26:00Z"/>
          <w:rFonts w:ascii="Cambria" w:eastAsiaTheme="minorEastAsia" w:hAnsi="Cambria"/>
        </w:rPr>
      </w:pPr>
      <w:ins w:id="3967" w:author="Bale,Cameron" w:date="2022-10-13T16:26:00Z">
        <w:r>
          <w:rPr>
            <w:rFonts w:ascii="Cambria" w:eastAsiaTheme="minorEastAsia" w:hAnsi="Cambria"/>
          </w:rPr>
          <w:t>Increased skewness/kurtosis have statistically significant effect of improving forecast accuracy for all models</w:t>
        </w:r>
      </w:ins>
    </w:p>
    <w:p w14:paraId="2A644828" w14:textId="7F6B185D" w:rsidR="00870C65" w:rsidRDefault="00870C65" w:rsidP="00870C65">
      <w:pPr>
        <w:pStyle w:val="ListParagraph"/>
        <w:numPr>
          <w:ilvl w:val="1"/>
          <w:numId w:val="5"/>
        </w:numPr>
        <w:rPr>
          <w:ins w:id="3968" w:author="Bale,Cameron" w:date="2022-10-13T16:27:00Z"/>
          <w:rFonts w:ascii="Cambria" w:eastAsiaTheme="minorEastAsia" w:hAnsi="Cambria"/>
        </w:rPr>
      </w:pPr>
      <w:ins w:id="3969" w:author="Bale,Cameron" w:date="2022-10-13T16:26:00Z">
        <w:r>
          <w:rPr>
            <w:rFonts w:ascii="Cambria" w:eastAsiaTheme="minorEastAsia" w:hAnsi="Cambria"/>
          </w:rPr>
          <w:t>Opposite result for skewness compared to (</w:t>
        </w:r>
        <w:proofErr w:type="spellStart"/>
        <w:r>
          <w:rPr>
            <w:rFonts w:ascii="Cambria" w:eastAsiaTheme="minorEastAsia" w:hAnsi="Cambria"/>
          </w:rPr>
          <w:t>Spiliotis</w:t>
        </w:r>
        <w:proofErr w:type="spellEnd"/>
        <w:r>
          <w:rPr>
            <w:rFonts w:ascii="Cambria" w:eastAsiaTheme="minorEastAsia" w:hAnsi="Cambria"/>
          </w:rPr>
          <w:t xml:space="preserve"> et al. 2020) who found</w:t>
        </w:r>
      </w:ins>
      <w:ins w:id="3970" w:author="Bale,Cameron" w:date="2022-10-13T16:27:00Z">
        <w:r>
          <w:rPr>
            <w:rFonts w:ascii="Cambria" w:eastAsiaTheme="minorEastAsia" w:hAnsi="Cambria"/>
          </w:rPr>
          <w:t xml:space="preserve"> skewness hurt accuracy in the m4 data</w:t>
        </w:r>
      </w:ins>
    </w:p>
    <w:p w14:paraId="5AEE27F4" w14:textId="305D5026" w:rsidR="00870C65" w:rsidRDefault="00F308C6" w:rsidP="00870C65">
      <w:pPr>
        <w:pStyle w:val="ListParagraph"/>
        <w:numPr>
          <w:ilvl w:val="0"/>
          <w:numId w:val="5"/>
        </w:numPr>
        <w:rPr>
          <w:ins w:id="3971" w:author="Bale,Cameron" w:date="2022-10-13T16:42:00Z"/>
          <w:rFonts w:ascii="Cambria" w:eastAsiaTheme="minorEastAsia" w:hAnsi="Cambria"/>
        </w:rPr>
      </w:pPr>
      <w:ins w:id="3972" w:author="Bale,Cameron" w:date="2022-10-13T16:42:00Z">
        <w:r>
          <w:rPr>
            <w:rFonts w:ascii="Cambria" w:eastAsiaTheme="minorEastAsia" w:hAnsi="Cambria"/>
          </w:rPr>
          <w:t>Strength of Trend</w:t>
        </w:r>
      </w:ins>
    </w:p>
    <w:p w14:paraId="06D88C36" w14:textId="53EC6F7C" w:rsidR="00F308C6" w:rsidRDefault="00F308C6" w:rsidP="00F308C6">
      <w:pPr>
        <w:pStyle w:val="ListParagraph"/>
        <w:numPr>
          <w:ilvl w:val="1"/>
          <w:numId w:val="5"/>
        </w:numPr>
        <w:rPr>
          <w:ins w:id="3973" w:author="Bale,Cameron" w:date="2022-10-13T16:42:00Z"/>
          <w:rFonts w:ascii="Cambria" w:eastAsiaTheme="minorEastAsia" w:hAnsi="Cambria"/>
        </w:rPr>
      </w:pPr>
      <w:ins w:id="3974" w:author="Bale,Cameron" w:date="2022-10-13T16:42:00Z">
        <w:r>
          <w:rPr>
            <w:rFonts w:ascii="Cambria" w:eastAsiaTheme="minorEastAsia" w:hAnsi="Cambria"/>
          </w:rPr>
          <w:t>Statistically significant improvement in forecast accuracy for SES, DES, VAR</w:t>
        </w:r>
      </w:ins>
    </w:p>
    <w:p w14:paraId="44307635" w14:textId="16E35D1A" w:rsidR="007C2E66" w:rsidRDefault="00F308C6" w:rsidP="007F5BFB">
      <w:pPr>
        <w:pStyle w:val="ListParagraph"/>
        <w:numPr>
          <w:ilvl w:val="1"/>
          <w:numId w:val="5"/>
        </w:numPr>
        <w:rPr>
          <w:ins w:id="3975" w:author="Bale,Cameron" w:date="2022-10-13T16:43:00Z"/>
          <w:rFonts w:ascii="Cambria" w:eastAsiaTheme="minorEastAsia" w:hAnsi="Cambria"/>
        </w:rPr>
      </w:pPr>
      <w:commentRangeStart w:id="3976"/>
      <w:ins w:id="3977" w:author="Bale,Cameron" w:date="2022-10-13T16:42:00Z">
        <w:r>
          <w:rPr>
            <w:rFonts w:ascii="Cambria" w:eastAsiaTheme="minorEastAsia" w:hAnsi="Cambria"/>
          </w:rPr>
          <w:t>There seems to be something going on with Hurst/Strength of trend and these three models</w:t>
        </w:r>
      </w:ins>
      <w:commentRangeEnd w:id="3976"/>
      <w:ins w:id="3978" w:author="Bale,Cameron" w:date="2022-10-13T16:43:00Z">
        <w:r>
          <w:rPr>
            <w:rStyle w:val="CommentReference"/>
          </w:rPr>
          <w:commentReference w:id="3976"/>
        </w:r>
      </w:ins>
    </w:p>
    <w:p w14:paraId="2B777BB3" w14:textId="1DCE7511" w:rsidR="00F308C6" w:rsidRDefault="00F308C6" w:rsidP="00F308C6">
      <w:pPr>
        <w:pStyle w:val="ListParagraph"/>
        <w:numPr>
          <w:ilvl w:val="0"/>
          <w:numId w:val="5"/>
        </w:numPr>
        <w:rPr>
          <w:ins w:id="3979" w:author="Bale,Cameron" w:date="2022-10-13T16:43:00Z"/>
          <w:rFonts w:ascii="Cambria" w:eastAsiaTheme="minorEastAsia" w:hAnsi="Cambria"/>
        </w:rPr>
      </w:pPr>
      <w:ins w:id="3980" w:author="Bale,Cameron" w:date="2022-10-13T16:43:00Z">
        <w:r>
          <w:rPr>
            <w:rFonts w:ascii="Cambria" w:eastAsiaTheme="minorEastAsia" w:hAnsi="Cambria"/>
          </w:rPr>
          <w:t>Strength of Seasonality</w:t>
        </w:r>
      </w:ins>
    </w:p>
    <w:p w14:paraId="146DC886" w14:textId="6723D330" w:rsidR="00F308C6" w:rsidRDefault="00F308C6" w:rsidP="00F308C6">
      <w:pPr>
        <w:pStyle w:val="ListParagraph"/>
        <w:numPr>
          <w:ilvl w:val="1"/>
          <w:numId w:val="5"/>
        </w:numPr>
        <w:rPr>
          <w:ins w:id="3981" w:author="Bale,Cameron" w:date="2022-10-13T16:44:00Z"/>
          <w:rFonts w:ascii="Cambria" w:eastAsiaTheme="minorEastAsia" w:hAnsi="Cambria"/>
        </w:rPr>
      </w:pPr>
      <w:ins w:id="3982" w:author="Bale,Cameron" w:date="2022-10-13T16:44:00Z">
        <w:r>
          <w:rPr>
            <w:rFonts w:ascii="Cambria" w:eastAsiaTheme="minorEastAsia" w:hAnsi="Cambria"/>
          </w:rPr>
          <w:t>Only statistically significant for TES – improves accuracy</w:t>
        </w:r>
      </w:ins>
    </w:p>
    <w:p w14:paraId="6469B366" w14:textId="739CB9BB" w:rsidR="00F308C6" w:rsidRDefault="00F308C6" w:rsidP="00F308C6">
      <w:pPr>
        <w:pStyle w:val="ListParagraph"/>
        <w:numPr>
          <w:ilvl w:val="0"/>
          <w:numId w:val="5"/>
        </w:numPr>
        <w:rPr>
          <w:ins w:id="3983" w:author="Bale,Cameron" w:date="2022-10-13T16:44:00Z"/>
          <w:rFonts w:ascii="Cambria" w:eastAsiaTheme="minorEastAsia" w:hAnsi="Cambria"/>
        </w:rPr>
      </w:pPr>
      <w:ins w:id="3984" w:author="Bale,Cameron" w:date="2022-10-13T16:44:00Z">
        <w:r>
          <w:rPr>
            <w:rFonts w:ascii="Cambria" w:eastAsiaTheme="minorEastAsia" w:hAnsi="Cambria"/>
          </w:rPr>
          <w:t>E_acf1</w:t>
        </w:r>
      </w:ins>
    </w:p>
    <w:p w14:paraId="5E8E3D62" w14:textId="114A79E3" w:rsidR="00F308C6" w:rsidRDefault="00F308C6" w:rsidP="00F308C6">
      <w:pPr>
        <w:pStyle w:val="ListParagraph"/>
        <w:numPr>
          <w:ilvl w:val="1"/>
          <w:numId w:val="5"/>
        </w:numPr>
        <w:rPr>
          <w:ins w:id="3985" w:author="Bale,Cameron" w:date="2022-10-13T16:44:00Z"/>
          <w:rFonts w:ascii="Cambria" w:eastAsiaTheme="minorEastAsia" w:hAnsi="Cambria"/>
        </w:rPr>
      </w:pPr>
      <w:commentRangeStart w:id="3986"/>
      <w:ins w:id="3987" w:author="Bale,Cameron" w:date="2022-10-13T16:44:00Z">
        <w:r>
          <w:rPr>
            <w:rFonts w:ascii="Cambria" w:eastAsiaTheme="minorEastAsia" w:hAnsi="Cambria"/>
          </w:rPr>
          <w:t>Reduces accuracy for TES and ARIMA</w:t>
        </w:r>
      </w:ins>
    </w:p>
    <w:p w14:paraId="7132A200" w14:textId="6285ED7B" w:rsidR="00F308C6" w:rsidRDefault="00F308C6" w:rsidP="00F308C6">
      <w:pPr>
        <w:pStyle w:val="ListParagraph"/>
        <w:numPr>
          <w:ilvl w:val="1"/>
          <w:numId w:val="5"/>
        </w:numPr>
        <w:rPr>
          <w:ins w:id="3988" w:author="Bale,Cameron" w:date="2022-10-13T16:46:00Z"/>
          <w:rFonts w:ascii="Cambria" w:eastAsiaTheme="minorEastAsia" w:hAnsi="Cambria"/>
        </w:rPr>
      </w:pPr>
      <w:ins w:id="3989" w:author="Bale,Cameron" w:date="2022-10-13T16:44:00Z">
        <w:r>
          <w:rPr>
            <w:rFonts w:ascii="Cambria" w:eastAsiaTheme="minorEastAsia" w:hAnsi="Cambria"/>
          </w:rPr>
          <w:t>Improves a</w:t>
        </w:r>
      </w:ins>
      <w:ins w:id="3990" w:author="Bale,Cameron" w:date="2022-10-13T16:45:00Z">
        <w:r>
          <w:rPr>
            <w:rFonts w:ascii="Cambria" w:eastAsiaTheme="minorEastAsia" w:hAnsi="Cambria"/>
          </w:rPr>
          <w:t>ccuracy for machine learning models</w:t>
        </w:r>
      </w:ins>
      <w:commentRangeEnd w:id="3986"/>
      <w:ins w:id="3991" w:author="Bale,Cameron" w:date="2022-10-13T16:46:00Z">
        <w:r>
          <w:rPr>
            <w:rStyle w:val="CommentReference"/>
          </w:rPr>
          <w:commentReference w:id="3986"/>
        </w:r>
      </w:ins>
    </w:p>
    <w:p w14:paraId="46F46DA9" w14:textId="26C0D1A2" w:rsidR="00F308C6" w:rsidRDefault="00F308C6" w:rsidP="00F308C6">
      <w:pPr>
        <w:pStyle w:val="ListParagraph"/>
        <w:numPr>
          <w:ilvl w:val="0"/>
          <w:numId w:val="5"/>
        </w:numPr>
        <w:rPr>
          <w:ins w:id="3992" w:author="Bale,Cameron" w:date="2022-10-13T16:46:00Z"/>
          <w:rFonts w:ascii="Cambria" w:eastAsiaTheme="minorEastAsia" w:hAnsi="Cambria"/>
        </w:rPr>
      </w:pPr>
      <w:ins w:id="3993" w:author="Bale,Cameron" w:date="2022-10-13T16:46:00Z">
        <w:r>
          <w:rPr>
            <w:rFonts w:ascii="Cambria" w:eastAsiaTheme="minorEastAsia" w:hAnsi="Cambria"/>
          </w:rPr>
          <w:t>Mean/Variance</w:t>
        </w:r>
      </w:ins>
    </w:p>
    <w:p w14:paraId="4E370140" w14:textId="14E0A80A" w:rsidR="00F308C6" w:rsidRDefault="00F308C6" w:rsidP="00F308C6">
      <w:pPr>
        <w:pStyle w:val="ListParagraph"/>
        <w:numPr>
          <w:ilvl w:val="1"/>
          <w:numId w:val="5"/>
        </w:numPr>
        <w:rPr>
          <w:ins w:id="3994" w:author="Bale,Cameron" w:date="2022-10-13T16:54:00Z"/>
          <w:rFonts w:ascii="Cambria" w:eastAsiaTheme="minorEastAsia" w:hAnsi="Cambria"/>
        </w:rPr>
      </w:pPr>
      <w:ins w:id="3995" w:author="Bale,Cameron" w:date="2022-10-13T16:46:00Z">
        <w:r>
          <w:rPr>
            <w:rFonts w:ascii="Cambria" w:eastAsiaTheme="minorEastAsia" w:hAnsi="Cambria"/>
          </w:rPr>
          <w:t>Increased values reduce forecast accuracy</w:t>
        </w:r>
      </w:ins>
      <w:ins w:id="3996" w:author="Bale,Cameron" w:date="2022-10-13T16:47:00Z">
        <w:r>
          <w:rPr>
            <w:rFonts w:ascii="Cambria" w:eastAsiaTheme="minorEastAsia" w:hAnsi="Cambria"/>
          </w:rPr>
          <w:t xml:space="preserve"> for all models</w:t>
        </w:r>
      </w:ins>
      <w:ins w:id="3997" w:author="Bale,Cameron" w:date="2022-10-13T16:46:00Z">
        <w:r>
          <w:rPr>
            <w:rFonts w:ascii="Cambria" w:eastAsiaTheme="minorEastAsia" w:hAnsi="Cambria"/>
          </w:rPr>
          <w:t xml:space="preserve"> – makes sense intuitively for variance, </w:t>
        </w:r>
      </w:ins>
      <w:ins w:id="3998" w:author="Bale,Cameron" w:date="2022-10-13T16:51:00Z">
        <w:r w:rsidR="00281578">
          <w:rPr>
            <w:rFonts w:ascii="Cambria" w:eastAsiaTheme="minorEastAsia" w:hAnsi="Cambria"/>
          </w:rPr>
          <w:t xml:space="preserve">I </w:t>
        </w:r>
      </w:ins>
      <w:ins w:id="3999" w:author="Bale,Cameron" w:date="2022-10-13T16:52:00Z">
        <w:r w:rsidR="00281578">
          <w:rPr>
            <w:rFonts w:ascii="Cambria" w:eastAsiaTheme="minorEastAsia" w:hAnsi="Cambria"/>
          </w:rPr>
          <w:t>am wondering if this is due to using MAE – maybe we should select a s</w:t>
        </w:r>
      </w:ins>
      <w:ins w:id="4000" w:author="Bale,Cameron" w:date="2022-10-13T16:53:00Z">
        <w:r w:rsidR="00281578">
          <w:rPr>
            <w:rFonts w:ascii="Cambria" w:eastAsiaTheme="minorEastAsia" w:hAnsi="Cambria"/>
          </w:rPr>
          <w:t>cale-independent</w:t>
        </w:r>
      </w:ins>
      <w:ins w:id="4001" w:author="Bale,Cameron" w:date="2022-10-13T16:52:00Z">
        <w:r w:rsidR="00281578">
          <w:rPr>
            <w:rFonts w:ascii="Cambria" w:eastAsiaTheme="minorEastAsia" w:hAnsi="Cambria"/>
          </w:rPr>
          <w:t xml:space="preserve"> error measure instead? </w:t>
        </w:r>
      </w:ins>
      <w:ins w:id="4002" w:author="Bale,Cameron" w:date="2022-10-13T16:53:00Z">
        <w:r w:rsidR="000D233B">
          <w:rPr>
            <w:rFonts w:ascii="Cambria" w:eastAsiaTheme="minorEastAsia" w:hAnsi="Cambria"/>
          </w:rPr>
          <w:t>Although this is consistent with higher m</w:t>
        </w:r>
      </w:ins>
      <w:ins w:id="4003" w:author="Bale,Cameron" w:date="2022-10-13T16:54:00Z">
        <w:r w:rsidR="000D233B">
          <w:rPr>
            <w:rFonts w:ascii="Cambria" w:eastAsiaTheme="minorEastAsia" w:hAnsi="Cambria"/>
          </w:rPr>
          <w:t>ean being correlated with higher spectral entropy, which did not depend on any forecast accuracy.</w:t>
        </w:r>
      </w:ins>
    </w:p>
    <w:p w14:paraId="099B4FDE" w14:textId="756927D9" w:rsidR="000D233B" w:rsidRDefault="000D233B" w:rsidP="000D233B">
      <w:pPr>
        <w:pStyle w:val="ListParagraph"/>
        <w:numPr>
          <w:ilvl w:val="0"/>
          <w:numId w:val="5"/>
        </w:numPr>
        <w:rPr>
          <w:ins w:id="4004" w:author="Bale,Cameron" w:date="2022-10-13T16:54:00Z"/>
          <w:rFonts w:ascii="Cambria" w:eastAsiaTheme="minorEastAsia" w:hAnsi="Cambria"/>
        </w:rPr>
      </w:pPr>
      <w:ins w:id="4005" w:author="Bale,Cameron" w:date="2022-10-13T16:54:00Z">
        <w:r>
          <w:rPr>
            <w:rFonts w:ascii="Cambria" w:eastAsiaTheme="minorEastAsia" w:hAnsi="Cambria"/>
          </w:rPr>
          <w:t>Fixed Effects</w:t>
        </w:r>
      </w:ins>
    </w:p>
    <w:p w14:paraId="36A2E580" w14:textId="17E564AD" w:rsidR="000D233B" w:rsidRPr="000D233B" w:rsidRDefault="000D233B" w:rsidP="000D233B">
      <w:pPr>
        <w:pStyle w:val="ListParagraph"/>
        <w:numPr>
          <w:ilvl w:val="1"/>
          <w:numId w:val="5"/>
        </w:numPr>
        <w:rPr>
          <w:ins w:id="4006" w:author="Bale,Cameron" w:date="2022-10-13T16:57:00Z"/>
          <w:rFonts w:ascii="Cambria" w:eastAsiaTheme="minorEastAsia" w:hAnsi="Cambria"/>
          <w:rPrChange w:id="4007" w:author="Bale,Cameron" w:date="2022-10-13T16:57:00Z">
            <w:rPr>
              <w:ins w:id="4008" w:author="Bale,Cameron" w:date="2022-10-13T16:57:00Z"/>
              <w:rFonts w:ascii="Cambria Math" w:eastAsiaTheme="minorEastAsia" w:hAnsi="Cambria Math"/>
              <w:i/>
            </w:rPr>
          </w:rPrChange>
        </w:rPr>
      </w:pPr>
      <w:commentRangeStart w:id="4009"/>
      <w:ins w:id="4010" w:author="Bale,Cameron" w:date="2022-10-13T16:55:00Z">
        <w:r>
          <w:rPr>
            <w:rFonts w:ascii="Cambria" w:eastAsiaTheme="minorEastAsia" w:hAnsi="Cambria"/>
          </w:rPr>
          <w:t xml:space="preserve">Several privacy method parameters show improvements in forecast accuracy across all </w:t>
        </w:r>
      </w:ins>
      <w:ins w:id="4011" w:author="Bale,Cameron" w:date="2022-10-13T16:57:00Z">
        <w:r>
          <w:rPr>
            <w:rFonts w:ascii="Cambria" w:eastAsiaTheme="minorEastAsia" w:hAnsi="Cambria"/>
          </w:rPr>
          <w:t xml:space="preserve">most </w:t>
        </w:r>
      </w:ins>
      <w:ins w:id="4012" w:author="Bale,Cameron" w:date="2022-10-13T16:55:00Z">
        <w:r>
          <w:rPr>
            <w:rFonts w:ascii="Cambria" w:eastAsiaTheme="minorEastAsia" w:hAnsi="Cambria"/>
          </w:rPr>
          <w:t xml:space="preserve">models – top 10%, bottom 20% and 40%, </w:t>
        </w:r>
      </w:ins>
      <w:ins w:id="4013" w:author="Bale,Cameron" w:date="2022-10-13T16:56:00Z">
        <w:r>
          <w:rPr>
            <w:rFonts w:ascii="Cambria" w:eastAsiaTheme="minorEastAsia" w:hAnsi="Cambria"/>
          </w:rPr>
          <w:t>k-</w:t>
        </w:r>
        <w:proofErr w:type="spellStart"/>
        <w:r>
          <w:rPr>
            <w:rFonts w:ascii="Cambria" w:eastAsiaTheme="minorEastAsia" w:hAnsi="Cambria"/>
          </w:rPr>
          <w:t>nTS</w:t>
        </w:r>
        <w:proofErr w:type="spellEnd"/>
        <w:r>
          <w:rPr>
            <w:rFonts w:ascii="Cambria" w:eastAsiaTheme="minorEastAsia" w:hAnsi="Cambria"/>
          </w:rPr>
          <w:t xml:space="preserve"> with </w:t>
        </w:r>
      </w:ins>
      <m:oMath>
        <m:r>
          <w:ins w:id="4014" w:author="Bale,Cameron" w:date="2022-10-13T16:56:00Z">
            <w:rPr>
              <w:rFonts w:ascii="Cambria Math" w:eastAsiaTheme="minorEastAsia" w:hAnsi="Cambria Math"/>
            </w:rPr>
            <m:t>k = 10,</m:t>
          </w:ins>
        </m:r>
      </m:oMath>
      <w:ins w:id="4015" w:author="Bale,Cameron" w:date="2022-10-13T16:56:00Z">
        <w:r>
          <w:rPr>
            <w:rFonts w:ascii="Cambria" w:eastAsiaTheme="minorEastAsia" w:hAnsi="Cambria"/>
          </w:rPr>
          <w:t xml:space="preserve"> AN (s</w:t>
        </w:r>
      </w:ins>
      <w:ins w:id="4016" w:author="Bale,Cameron" w:date="2022-10-13T16:57:00Z">
        <w:r>
          <w:rPr>
            <w:rFonts w:ascii="Cambria" w:eastAsiaTheme="minorEastAsia" w:hAnsi="Cambria"/>
          </w:rPr>
          <w:t xml:space="preserve"> = 0.5), DP (</w:t>
        </w:r>
      </w:ins>
      <m:oMath>
        <m:r>
          <m:rPr>
            <m:sty m:val="p"/>
          </m:rPr>
          <w:rPr>
            <w:rFonts w:ascii="Cambria Math" w:eastAsiaTheme="minorEastAsia" w:hAnsi="Cambria Math"/>
          </w:rPr>
          <m:t>ϵ</m:t>
        </m:r>
        <m:r>
          <w:ins w:id="4017" w:author="Bale,Cameron" w:date="2022-10-13T16:57:00Z">
            <w:rPr>
              <w:rFonts w:ascii="Cambria Math" w:eastAsiaTheme="minorEastAsia" w:hAnsi="Cambria Math"/>
            </w:rPr>
            <m:t>= 20)</m:t>
          </w:ins>
        </m:r>
      </m:oMath>
    </w:p>
    <w:p w14:paraId="6BD55EA6" w14:textId="0F95CFB0" w:rsidR="000D233B" w:rsidRDefault="000D233B" w:rsidP="000D233B">
      <w:pPr>
        <w:pStyle w:val="ListParagraph"/>
        <w:numPr>
          <w:ilvl w:val="1"/>
          <w:numId w:val="5"/>
        </w:numPr>
        <w:rPr>
          <w:ins w:id="4018" w:author="Bale,Cameron" w:date="2022-10-13T16:57:00Z"/>
          <w:rFonts w:ascii="Cambria" w:eastAsiaTheme="minorEastAsia" w:hAnsi="Cambria"/>
        </w:rPr>
      </w:pPr>
      <w:ins w:id="4019" w:author="Bale,Cameron" w:date="2022-10-13T16:57:00Z">
        <w:r>
          <w:rPr>
            <w:rFonts w:ascii="Cambria" w:eastAsiaTheme="minorEastAsia" w:hAnsi="Cambria"/>
          </w:rPr>
          <w:t>Each level of top and bottom coding seems to have a consistent effect across models.</w:t>
        </w:r>
      </w:ins>
    </w:p>
    <w:p w14:paraId="4DD2B53D" w14:textId="77777777" w:rsidR="000D233B" w:rsidRDefault="000D233B" w:rsidP="000D233B">
      <w:pPr>
        <w:pStyle w:val="ListParagraph"/>
        <w:numPr>
          <w:ilvl w:val="1"/>
          <w:numId w:val="5"/>
        </w:numPr>
        <w:rPr>
          <w:ins w:id="4020" w:author="Bale,Cameron" w:date="2022-10-13T17:01:00Z"/>
          <w:rFonts w:ascii="Cambria" w:eastAsiaTheme="minorEastAsia" w:hAnsi="Cambria"/>
        </w:rPr>
      </w:pPr>
      <w:ins w:id="4021" w:author="Bale,Cameron" w:date="2022-10-13T16:58:00Z">
        <w:r>
          <w:rPr>
            <w:rFonts w:ascii="Cambria" w:eastAsiaTheme="minorEastAsia" w:hAnsi="Cambria"/>
          </w:rPr>
          <w:t>SES, LGBM, and RNN are most r</w:t>
        </w:r>
      </w:ins>
      <w:ins w:id="4022" w:author="Bale,Cameron" w:date="2022-10-13T16:59:00Z">
        <w:r>
          <w:rPr>
            <w:rFonts w:ascii="Cambria" w:eastAsiaTheme="minorEastAsia" w:hAnsi="Cambria"/>
          </w:rPr>
          <w:t>obust to random noise protection – for AN (s = 1) these models do not have statistically significant reductions in accuracy, while the other models do – For AN (</w:t>
        </w:r>
      </w:ins>
      <w:ins w:id="4023" w:author="Bale,Cameron" w:date="2022-10-13T17:00:00Z">
        <w:r>
          <w:rPr>
            <w:rFonts w:ascii="Cambria" w:eastAsiaTheme="minorEastAsia" w:hAnsi="Cambria"/>
          </w:rPr>
          <w:t>s = 1.5), these models actually show improved accuracy, and their accuracy under AN (s = 2) either does not have a statistically significant change (RNN) or is has a smaller reduction (SES, LGBM) than</w:t>
        </w:r>
      </w:ins>
      <w:ins w:id="4024" w:author="Bale,Cameron" w:date="2022-10-13T17:01:00Z">
        <w:r>
          <w:rPr>
            <w:rFonts w:ascii="Cambria" w:eastAsiaTheme="minorEastAsia" w:hAnsi="Cambria"/>
          </w:rPr>
          <w:t xml:space="preserve"> the other models.</w:t>
        </w:r>
      </w:ins>
    </w:p>
    <w:p w14:paraId="7416201C" w14:textId="4B75040E" w:rsidR="000D233B" w:rsidRDefault="000D233B" w:rsidP="00AB3784">
      <w:pPr>
        <w:pStyle w:val="ListParagraph"/>
        <w:numPr>
          <w:ilvl w:val="1"/>
          <w:numId w:val="5"/>
        </w:numPr>
        <w:rPr>
          <w:ins w:id="4025" w:author="Bale,Cameron" w:date="2022-10-13T17:03:00Z"/>
          <w:rFonts w:ascii="Cambria" w:eastAsiaTheme="minorEastAsia" w:hAnsi="Cambria"/>
        </w:rPr>
      </w:pPr>
      <w:ins w:id="4026" w:author="Bale,Cameron" w:date="2022-10-13T17:01:00Z">
        <w:r>
          <w:rPr>
            <w:rFonts w:ascii="Cambria" w:eastAsiaTheme="minorEastAsia" w:hAnsi="Cambria"/>
          </w:rPr>
          <w:t>For DP (</w:t>
        </w:r>
      </w:ins>
      <m:oMath>
        <m:r>
          <m:rPr>
            <m:sty m:val="p"/>
          </m:rPr>
          <w:rPr>
            <w:rFonts w:ascii="Cambria Math" w:eastAsiaTheme="minorEastAsia" w:hAnsi="Cambria Math"/>
          </w:rPr>
          <m:t>ϵ</m:t>
        </m:r>
        <m:r>
          <w:ins w:id="4027" w:author="Bale,Cameron" w:date="2022-10-13T17:01:00Z">
            <w:rPr>
              <w:rFonts w:ascii="Cambria Math" w:eastAsiaTheme="minorEastAsia" w:hAnsi="Cambria Math"/>
            </w:rPr>
            <m:t>= 0.1)</m:t>
          </w:ins>
        </m:r>
      </m:oMath>
      <w:ins w:id="4028" w:author="Bale,Cameron" w:date="2022-10-13T17:01:00Z">
        <w:r>
          <w:rPr>
            <w:rFonts w:ascii="Cambria" w:eastAsiaTheme="minorEastAsia" w:hAnsi="Cambria"/>
          </w:rPr>
          <w:t xml:space="preserve"> all models have large reductions </w:t>
        </w:r>
      </w:ins>
      <w:ins w:id="4029" w:author="Bale,Cameron" w:date="2022-10-13T17:02:00Z">
        <w:r>
          <w:rPr>
            <w:rFonts w:ascii="Cambria" w:eastAsiaTheme="minorEastAsia" w:hAnsi="Cambria"/>
          </w:rPr>
          <w:t xml:space="preserve">in accuracy, but </w:t>
        </w:r>
        <w:r w:rsidR="00AB3784">
          <w:rPr>
            <w:rFonts w:ascii="Cambria" w:eastAsiaTheme="minorEastAsia" w:hAnsi="Cambria"/>
          </w:rPr>
          <w:t xml:space="preserve">accuracy improves much more quickly for (LGBM, RNN) as </w:t>
        </w:r>
      </w:ins>
      <m:oMath>
        <m:r>
          <m:rPr>
            <m:sty m:val="p"/>
          </m:rPr>
          <w:rPr>
            <w:rFonts w:ascii="Cambria Math" w:eastAsiaTheme="minorEastAsia" w:hAnsi="Cambria Math"/>
          </w:rPr>
          <m:t>ϵ</m:t>
        </m:r>
      </m:oMath>
      <w:ins w:id="4030" w:author="Bale,Cameron" w:date="2022-10-13T17:03:00Z">
        <w:r w:rsidR="00AB3784">
          <w:rPr>
            <w:rFonts w:ascii="Cambria" w:eastAsiaTheme="minorEastAsia" w:hAnsi="Cambria"/>
          </w:rPr>
          <w:t xml:space="preserve"> increases.</w:t>
        </w:r>
      </w:ins>
      <m:oMath>
        <m:r>
          <w:del w:id="4031" w:author="Bale,Cameron" w:date="2022-10-13T17:03:00Z">
            <w:rPr>
              <w:rFonts w:ascii="Cambria Math" w:eastAsiaTheme="minorEastAsia" w:hAnsi="Cambria Math"/>
              <w:rPrChange w:id="4032" w:author="Bale,Cameron" w:date="2022-10-13T17:03:00Z">
                <w:rPr>
                  <w:rFonts w:ascii="Cambria Math" w:hAnsi="Cambria Math"/>
                </w:rPr>
              </w:rPrChange>
            </w:rPr>
            <m:t>ϵ</m:t>
          </w:del>
        </m:r>
      </m:oMath>
    </w:p>
    <w:p w14:paraId="12CD3604" w14:textId="5C56682E" w:rsidR="00AB3784" w:rsidRPr="00AB3784" w:rsidRDefault="00AB3784" w:rsidP="00AB3784">
      <w:pPr>
        <w:pStyle w:val="ListParagraph"/>
        <w:numPr>
          <w:ilvl w:val="1"/>
          <w:numId w:val="5"/>
        </w:numPr>
        <w:rPr>
          <w:ins w:id="4033" w:author="Bale,Cameron" w:date="2022-10-13T17:03:00Z"/>
          <w:rFonts w:ascii="Cambria" w:eastAsiaTheme="minorEastAsia" w:hAnsi="Cambria"/>
          <w:rPrChange w:id="4034" w:author="Bale,Cameron" w:date="2022-10-13T17:05:00Z">
            <w:rPr>
              <w:ins w:id="4035" w:author="Bale,Cameron" w:date="2022-10-13T17:03:00Z"/>
              <w:rFonts w:ascii="Cambria Math" w:eastAsiaTheme="minorEastAsia" w:hAnsi="Cambria Math"/>
              <w:i/>
            </w:rPr>
          </w:rPrChange>
        </w:rPr>
      </w:pPr>
      <w:ins w:id="4036" w:author="Bale,Cameron" w:date="2022-10-13T17:03:00Z">
        <w:r>
          <w:rPr>
            <w:rFonts w:ascii="Cambria" w:eastAsiaTheme="minorEastAsia" w:hAnsi="Cambria"/>
          </w:rPr>
          <w:t>For k-</w:t>
        </w:r>
        <w:proofErr w:type="spellStart"/>
        <w:r>
          <w:rPr>
            <w:rFonts w:ascii="Cambria" w:eastAsiaTheme="minorEastAsia" w:hAnsi="Cambria"/>
          </w:rPr>
          <w:t>nTS</w:t>
        </w:r>
        <w:proofErr w:type="spellEnd"/>
        <w:r>
          <w:rPr>
            <w:rFonts w:ascii="Cambria" w:eastAsiaTheme="minorEastAsia" w:hAnsi="Cambria"/>
          </w:rPr>
          <w:t xml:space="preserve">, </w:t>
        </w:r>
      </w:ins>
      <m:oMath>
        <m:r>
          <w:ins w:id="4037" w:author="Bale,Cameron" w:date="2022-10-13T17:03:00Z">
            <w:rPr>
              <w:rFonts w:ascii="Cambria Math" w:eastAsiaTheme="minorEastAsia" w:hAnsi="Cambria Math"/>
            </w:rPr>
            <m:t>k = 10</m:t>
          </w:ins>
        </m:r>
      </m:oMath>
      <w:ins w:id="4038" w:author="Bale,Cameron" w:date="2022-10-13T17:04:00Z">
        <w:r>
          <w:rPr>
            <w:rFonts w:ascii="Cambria" w:eastAsiaTheme="minorEastAsia" w:hAnsi="Cambria"/>
          </w:rPr>
          <w:t xml:space="preserve"> improves accuracy, whereas for </w:t>
        </w:r>
      </w:ins>
      <m:oMath>
        <m:r>
          <w:ins w:id="4039" w:author="Bale,Cameron" w:date="2022-10-13T17:04:00Z">
            <w:rPr>
              <w:rFonts w:ascii="Cambria Math" w:eastAsiaTheme="minorEastAsia" w:hAnsi="Cambria Math"/>
            </w:rPr>
            <m:t>k = 5</m:t>
          </w:ins>
        </m:r>
      </m:oMath>
      <w:ins w:id="4040" w:author="Bale,Cameron" w:date="2022-10-13T17:04:00Z">
        <w:r>
          <w:rPr>
            <w:rFonts w:ascii="Cambria" w:eastAsiaTheme="minorEastAsia" w:hAnsi="Cambria"/>
          </w:rPr>
          <w:t xml:space="preserve"> there are almost no statistically significant effects. Only for exponential smoothing does k-nTS (k = 15) improve accuracy</w:t>
        </w:r>
      </w:ins>
    </w:p>
    <w:p w14:paraId="172738BD" w14:textId="031213EF" w:rsidR="00AB3784" w:rsidRPr="00AB3784" w:rsidRDefault="00AB3784">
      <w:pPr>
        <w:rPr>
          <w:ins w:id="4041" w:author="Bale,Cameron" w:date="2022-10-13T17:01:00Z"/>
          <w:rFonts w:ascii="Cambria" w:eastAsiaTheme="minorEastAsia" w:hAnsi="Cambria"/>
          <w:rPrChange w:id="4042" w:author="Bale,Cameron" w:date="2022-10-13T17:03:00Z">
            <w:rPr>
              <w:ins w:id="4043" w:author="Bale,Cameron" w:date="2022-10-13T17:01:00Z"/>
              <w:rFonts w:ascii="Cambria Math" w:eastAsiaTheme="minorEastAsia" w:hAnsi="Cambria Math"/>
            </w:rPr>
          </w:rPrChange>
        </w:rPr>
        <w:pPrChange w:id="4044" w:author="Bale,Cameron" w:date="2022-10-13T17:03:00Z">
          <w:pPr>
            <w:pStyle w:val="ListParagraph"/>
            <w:numPr>
              <w:ilvl w:val="1"/>
              <w:numId w:val="5"/>
            </w:numPr>
            <w:ind w:left="1440" w:hanging="360"/>
          </w:pPr>
        </w:pPrChange>
      </w:pPr>
      <w:ins w:id="4045" w:author="Bale,Cameron" w:date="2022-10-13T17:03:00Z">
        <w:r>
          <w:rPr>
            <w:rFonts w:ascii="Cambria" w:eastAsiaTheme="minorEastAsia" w:hAnsi="Cambria"/>
          </w:rPr>
          <w:t xml:space="preserve"> </w:t>
        </w:r>
      </w:ins>
      <w:commentRangeEnd w:id="4009"/>
      <w:ins w:id="4046" w:author="Bale,Cameron" w:date="2022-10-13T17:05:00Z">
        <w:r>
          <w:rPr>
            <w:rStyle w:val="CommentReference"/>
          </w:rPr>
          <w:commentReference w:id="4009"/>
        </w:r>
      </w:ins>
    </w:p>
    <w:p w14:paraId="7D0C2EE3" w14:textId="6FBC7A4F" w:rsidR="000D233B" w:rsidRPr="000D233B" w:rsidRDefault="000D233B" w:rsidP="000D233B">
      <w:pPr>
        <w:rPr>
          <w:ins w:id="4047" w:author="Bale,Cameron" w:date="2022-10-13T14:06:00Z"/>
          <w:rFonts w:ascii="Cambria" w:eastAsiaTheme="minorEastAsia" w:hAnsi="Cambria"/>
          <w:rPrChange w:id="4048" w:author="Bale,Cameron" w:date="2022-10-13T17:01:00Z">
            <w:rPr>
              <w:ins w:id="4049" w:author="Bale,Cameron" w:date="2022-10-13T14:06:00Z"/>
            </w:rPr>
          </w:rPrChange>
        </w:rPr>
      </w:pPr>
      <w:ins w:id="4050" w:author="Bale,Cameron" w:date="2022-10-13T17:01:00Z">
        <w:r>
          <w:rPr>
            <w:rFonts w:ascii="Cambria" w:eastAsiaTheme="minorEastAsia" w:hAnsi="Cambria"/>
          </w:rPr>
          <w:t xml:space="preserve"> </w:t>
        </w:r>
      </w:ins>
    </w:p>
    <w:p w14:paraId="1A133B04" w14:textId="4430E9D1" w:rsidR="000F0205" w:rsidRDefault="000F0205" w:rsidP="007F5BFB">
      <w:pPr>
        <w:rPr>
          <w:ins w:id="4051" w:author="Bale,Cameron" w:date="2022-10-13T17:05:00Z"/>
          <w:rFonts w:ascii="Cambria" w:eastAsiaTheme="minorEastAsia" w:hAnsi="Cambria"/>
        </w:rPr>
      </w:pPr>
    </w:p>
    <w:p w14:paraId="2386CF91" w14:textId="4302A9F7" w:rsidR="004F673E" w:rsidRDefault="004F673E" w:rsidP="007F5BFB">
      <w:pPr>
        <w:rPr>
          <w:ins w:id="4052" w:author="Bale,Cameron" w:date="2022-10-13T17:05:00Z"/>
          <w:rFonts w:ascii="Cambria" w:eastAsiaTheme="minorEastAsia" w:hAnsi="Cambria"/>
        </w:rPr>
      </w:pPr>
    </w:p>
    <w:p w14:paraId="583F499D" w14:textId="58894ADF" w:rsidR="004F673E" w:rsidRDefault="004F673E" w:rsidP="007F5BFB">
      <w:pPr>
        <w:rPr>
          <w:ins w:id="4053" w:author="Bale,Cameron" w:date="2022-10-13T17:05:00Z"/>
          <w:rFonts w:ascii="Cambria" w:eastAsiaTheme="minorEastAsia" w:hAnsi="Cambria"/>
        </w:rPr>
      </w:pPr>
    </w:p>
    <w:p w14:paraId="12CD49C5" w14:textId="61DF8A18" w:rsidR="000F0205" w:rsidRDefault="000F0205" w:rsidP="007F5BFB">
      <w:pPr>
        <w:rPr>
          <w:ins w:id="4054" w:author="Bale,Cameron" w:date="2022-10-13T16:10:00Z"/>
          <w:rFonts w:ascii="Cambria" w:eastAsiaTheme="minorEastAsia" w:hAnsi="Cambria"/>
        </w:rPr>
      </w:pPr>
    </w:p>
    <w:tbl>
      <w:tblPr>
        <w:tblW w:w="0" w:type="auto"/>
        <w:tblCellMar>
          <w:top w:w="15" w:type="dxa"/>
          <w:left w:w="15" w:type="dxa"/>
          <w:bottom w:w="15" w:type="dxa"/>
          <w:right w:w="15" w:type="dxa"/>
        </w:tblCellMar>
        <w:tblLook w:val="04A0" w:firstRow="1" w:lastRow="0" w:firstColumn="1" w:lastColumn="0" w:noHBand="0" w:noVBand="1"/>
      </w:tblPr>
      <w:tblGrid>
        <w:gridCol w:w="1691"/>
        <w:gridCol w:w="1085"/>
        <w:gridCol w:w="1085"/>
        <w:gridCol w:w="1084"/>
        <w:gridCol w:w="1163"/>
        <w:gridCol w:w="1084"/>
        <w:gridCol w:w="1084"/>
        <w:gridCol w:w="1084"/>
      </w:tblGrid>
      <w:tr w:rsidR="000F0205" w:rsidRPr="000F0205" w14:paraId="3DED7500" w14:textId="77777777" w:rsidTr="000F0205">
        <w:trPr>
          <w:ins w:id="4055" w:author="Bale,Cameron" w:date="2022-10-13T16:10:00Z"/>
        </w:trPr>
        <w:tc>
          <w:tcPr>
            <w:tcW w:w="0" w:type="auto"/>
            <w:tcBorders>
              <w:top w:val="double" w:sz="6" w:space="0" w:color="auto"/>
            </w:tcBorders>
            <w:tcMar>
              <w:top w:w="113" w:type="dxa"/>
              <w:left w:w="113" w:type="dxa"/>
              <w:bottom w:w="113" w:type="dxa"/>
              <w:right w:w="113" w:type="dxa"/>
            </w:tcMar>
            <w:vAlign w:val="center"/>
            <w:hideMark/>
          </w:tcPr>
          <w:p w14:paraId="20D9ED80" w14:textId="77777777" w:rsidR="000F0205" w:rsidRPr="000F0205" w:rsidRDefault="000F0205" w:rsidP="000F0205">
            <w:pPr>
              <w:rPr>
                <w:ins w:id="4056" w:author="Bale,Cameron" w:date="2022-10-13T16:10:00Z"/>
                <w:rFonts w:ascii="Times New Roman" w:eastAsia="Times New Roman" w:hAnsi="Times New Roman" w:cs="Times New Roman"/>
                <w:b/>
                <w:bCs/>
                <w:sz w:val="24"/>
                <w:szCs w:val="24"/>
              </w:rPr>
            </w:pPr>
            <w:ins w:id="4057" w:author="Bale,Cameron" w:date="2022-10-13T16:10:00Z">
              <w:r w:rsidRPr="000F0205">
                <w:rPr>
                  <w:rFonts w:ascii="Times New Roman" w:eastAsia="Times New Roman" w:hAnsi="Times New Roman" w:cs="Times New Roman"/>
                  <w:b/>
                  <w:bCs/>
                  <w:sz w:val="24"/>
                  <w:szCs w:val="24"/>
                </w:rPr>
                <w:lastRenderedPageBreak/>
                <w:t> </w:t>
              </w:r>
            </w:ins>
          </w:p>
        </w:tc>
        <w:tc>
          <w:tcPr>
            <w:tcW w:w="0" w:type="auto"/>
            <w:tcBorders>
              <w:top w:val="double" w:sz="6" w:space="0" w:color="auto"/>
            </w:tcBorders>
            <w:tcMar>
              <w:top w:w="113" w:type="dxa"/>
              <w:left w:w="113" w:type="dxa"/>
              <w:bottom w:w="113" w:type="dxa"/>
              <w:right w:w="113" w:type="dxa"/>
            </w:tcMar>
            <w:vAlign w:val="center"/>
            <w:hideMark/>
          </w:tcPr>
          <w:p w14:paraId="63791918" w14:textId="77777777" w:rsidR="000F0205" w:rsidRPr="000F0205" w:rsidRDefault="000F0205" w:rsidP="000F0205">
            <w:pPr>
              <w:jc w:val="center"/>
              <w:rPr>
                <w:ins w:id="4058" w:author="Bale,Cameron" w:date="2022-10-13T16:10:00Z"/>
                <w:rFonts w:ascii="Times New Roman" w:eastAsia="Times New Roman" w:hAnsi="Times New Roman" w:cs="Times New Roman"/>
                <w:b/>
                <w:bCs/>
                <w:sz w:val="24"/>
                <w:szCs w:val="24"/>
              </w:rPr>
            </w:pPr>
            <w:ins w:id="4059" w:author="Bale,Cameron" w:date="2022-10-13T16:10:00Z">
              <w:r w:rsidRPr="000F0205">
                <w:rPr>
                  <w:rFonts w:ascii="Times New Roman" w:eastAsia="Times New Roman" w:hAnsi="Times New Roman" w:cs="Times New Roman"/>
                  <w:b/>
                  <w:bCs/>
                  <w:sz w:val="24"/>
                  <w:szCs w:val="24"/>
                </w:rPr>
                <w:t>SES</w:t>
              </w:r>
            </w:ins>
          </w:p>
        </w:tc>
        <w:tc>
          <w:tcPr>
            <w:tcW w:w="0" w:type="auto"/>
            <w:tcBorders>
              <w:top w:val="double" w:sz="6" w:space="0" w:color="auto"/>
            </w:tcBorders>
            <w:tcMar>
              <w:top w:w="113" w:type="dxa"/>
              <w:left w:w="113" w:type="dxa"/>
              <w:bottom w:w="113" w:type="dxa"/>
              <w:right w:w="113" w:type="dxa"/>
            </w:tcMar>
            <w:vAlign w:val="center"/>
            <w:hideMark/>
          </w:tcPr>
          <w:p w14:paraId="37C4A681" w14:textId="77777777" w:rsidR="000F0205" w:rsidRPr="000F0205" w:rsidRDefault="000F0205" w:rsidP="000F0205">
            <w:pPr>
              <w:jc w:val="center"/>
              <w:rPr>
                <w:ins w:id="4060" w:author="Bale,Cameron" w:date="2022-10-13T16:10:00Z"/>
                <w:rFonts w:ascii="Times New Roman" w:eastAsia="Times New Roman" w:hAnsi="Times New Roman" w:cs="Times New Roman"/>
                <w:b/>
                <w:bCs/>
                <w:sz w:val="24"/>
                <w:szCs w:val="24"/>
              </w:rPr>
            </w:pPr>
            <w:ins w:id="4061" w:author="Bale,Cameron" w:date="2022-10-13T16:10:00Z">
              <w:r w:rsidRPr="000F0205">
                <w:rPr>
                  <w:rFonts w:ascii="Times New Roman" w:eastAsia="Times New Roman" w:hAnsi="Times New Roman" w:cs="Times New Roman"/>
                  <w:b/>
                  <w:bCs/>
                  <w:sz w:val="24"/>
                  <w:szCs w:val="24"/>
                </w:rPr>
                <w:t>DES</w:t>
              </w:r>
            </w:ins>
          </w:p>
        </w:tc>
        <w:tc>
          <w:tcPr>
            <w:tcW w:w="0" w:type="auto"/>
            <w:tcBorders>
              <w:top w:val="double" w:sz="6" w:space="0" w:color="auto"/>
            </w:tcBorders>
            <w:tcMar>
              <w:top w:w="113" w:type="dxa"/>
              <w:left w:w="113" w:type="dxa"/>
              <w:bottom w:w="113" w:type="dxa"/>
              <w:right w:w="113" w:type="dxa"/>
            </w:tcMar>
            <w:vAlign w:val="center"/>
            <w:hideMark/>
          </w:tcPr>
          <w:p w14:paraId="0E347536" w14:textId="77777777" w:rsidR="000F0205" w:rsidRPr="000F0205" w:rsidRDefault="000F0205" w:rsidP="000F0205">
            <w:pPr>
              <w:jc w:val="center"/>
              <w:rPr>
                <w:ins w:id="4062" w:author="Bale,Cameron" w:date="2022-10-13T16:10:00Z"/>
                <w:rFonts w:ascii="Times New Roman" w:eastAsia="Times New Roman" w:hAnsi="Times New Roman" w:cs="Times New Roman"/>
                <w:b/>
                <w:bCs/>
                <w:sz w:val="24"/>
                <w:szCs w:val="24"/>
              </w:rPr>
            </w:pPr>
            <w:ins w:id="4063" w:author="Bale,Cameron" w:date="2022-10-13T16:10:00Z">
              <w:r w:rsidRPr="000F0205">
                <w:rPr>
                  <w:rFonts w:ascii="Times New Roman" w:eastAsia="Times New Roman" w:hAnsi="Times New Roman" w:cs="Times New Roman"/>
                  <w:b/>
                  <w:bCs/>
                  <w:sz w:val="24"/>
                  <w:szCs w:val="24"/>
                </w:rPr>
                <w:t>TES</w:t>
              </w:r>
            </w:ins>
          </w:p>
        </w:tc>
        <w:tc>
          <w:tcPr>
            <w:tcW w:w="0" w:type="auto"/>
            <w:tcBorders>
              <w:top w:val="double" w:sz="6" w:space="0" w:color="auto"/>
            </w:tcBorders>
            <w:tcMar>
              <w:top w:w="113" w:type="dxa"/>
              <w:left w:w="113" w:type="dxa"/>
              <w:bottom w:w="113" w:type="dxa"/>
              <w:right w:w="113" w:type="dxa"/>
            </w:tcMar>
            <w:vAlign w:val="center"/>
            <w:hideMark/>
          </w:tcPr>
          <w:p w14:paraId="0D816400" w14:textId="77777777" w:rsidR="000F0205" w:rsidRPr="000F0205" w:rsidRDefault="000F0205" w:rsidP="000F0205">
            <w:pPr>
              <w:jc w:val="center"/>
              <w:rPr>
                <w:ins w:id="4064" w:author="Bale,Cameron" w:date="2022-10-13T16:10:00Z"/>
                <w:rFonts w:ascii="Times New Roman" w:eastAsia="Times New Roman" w:hAnsi="Times New Roman" w:cs="Times New Roman"/>
                <w:b/>
                <w:bCs/>
                <w:sz w:val="24"/>
                <w:szCs w:val="24"/>
              </w:rPr>
            </w:pPr>
            <w:ins w:id="4065" w:author="Bale,Cameron" w:date="2022-10-13T16:10:00Z">
              <w:r w:rsidRPr="000F0205">
                <w:rPr>
                  <w:rFonts w:ascii="Times New Roman" w:eastAsia="Times New Roman" w:hAnsi="Times New Roman" w:cs="Times New Roman"/>
                  <w:b/>
                  <w:bCs/>
                  <w:sz w:val="24"/>
                  <w:szCs w:val="24"/>
                </w:rPr>
                <w:t>ARIMA</w:t>
              </w:r>
            </w:ins>
          </w:p>
        </w:tc>
        <w:tc>
          <w:tcPr>
            <w:tcW w:w="0" w:type="auto"/>
            <w:tcBorders>
              <w:top w:val="double" w:sz="6" w:space="0" w:color="auto"/>
            </w:tcBorders>
            <w:tcMar>
              <w:top w:w="113" w:type="dxa"/>
              <w:left w:w="113" w:type="dxa"/>
              <w:bottom w:w="113" w:type="dxa"/>
              <w:right w:w="113" w:type="dxa"/>
            </w:tcMar>
            <w:vAlign w:val="center"/>
            <w:hideMark/>
          </w:tcPr>
          <w:p w14:paraId="37E5FD23" w14:textId="77777777" w:rsidR="000F0205" w:rsidRPr="000F0205" w:rsidRDefault="000F0205" w:rsidP="000F0205">
            <w:pPr>
              <w:jc w:val="center"/>
              <w:rPr>
                <w:ins w:id="4066" w:author="Bale,Cameron" w:date="2022-10-13T16:10:00Z"/>
                <w:rFonts w:ascii="Times New Roman" w:eastAsia="Times New Roman" w:hAnsi="Times New Roman" w:cs="Times New Roman"/>
                <w:b/>
                <w:bCs/>
                <w:sz w:val="24"/>
                <w:szCs w:val="24"/>
              </w:rPr>
            </w:pPr>
            <w:ins w:id="4067" w:author="Bale,Cameron" w:date="2022-10-13T16:10:00Z">
              <w:r w:rsidRPr="000F0205">
                <w:rPr>
                  <w:rFonts w:ascii="Times New Roman" w:eastAsia="Times New Roman" w:hAnsi="Times New Roman" w:cs="Times New Roman"/>
                  <w:b/>
                  <w:bCs/>
                  <w:sz w:val="24"/>
                  <w:szCs w:val="24"/>
                </w:rPr>
                <w:t>VAR</w:t>
              </w:r>
            </w:ins>
          </w:p>
        </w:tc>
        <w:tc>
          <w:tcPr>
            <w:tcW w:w="0" w:type="auto"/>
            <w:tcBorders>
              <w:top w:val="double" w:sz="6" w:space="0" w:color="auto"/>
            </w:tcBorders>
            <w:tcMar>
              <w:top w:w="113" w:type="dxa"/>
              <w:left w:w="113" w:type="dxa"/>
              <w:bottom w:w="113" w:type="dxa"/>
              <w:right w:w="113" w:type="dxa"/>
            </w:tcMar>
            <w:vAlign w:val="center"/>
            <w:hideMark/>
          </w:tcPr>
          <w:p w14:paraId="0D2CF6D8" w14:textId="77777777" w:rsidR="000F0205" w:rsidRPr="000F0205" w:rsidRDefault="000F0205" w:rsidP="000F0205">
            <w:pPr>
              <w:jc w:val="center"/>
              <w:rPr>
                <w:ins w:id="4068" w:author="Bale,Cameron" w:date="2022-10-13T16:10:00Z"/>
                <w:rFonts w:ascii="Times New Roman" w:eastAsia="Times New Roman" w:hAnsi="Times New Roman" w:cs="Times New Roman"/>
                <w:b/>
                <w:bCs/>
                <w:sz w:val="24"/>
                <w:szCs w:val="24"/>
              </w:rPr>
            </w:pPr>
            <w:ins w:id="4069" w:author="Bale,Cameron" w:date="2022-10-13T16:10:00Z">
              <w:r w:rsidRPr="000F0205">
                <w:rPr>
                  <w:rFonts w:ascii="Times New Roman" w:eastAsia="Times New Roman" w:hAnsi="Times New Roman" w:cs="Times New Roman"/>
                  <w:b/>
                  <w:bCs/>
                  <w:sz w:val="24"/>
                  <w:szCs w:val="24"/>
                </w:rPr>
                <w:t>LGBM</w:t>
              </w:r>
            </w:ins>
          </w:p>
        </w:tc>
        <w:tc>
          <w:tcPr>
            <w:tcW w:w="0" w:type="auto"/>
            <w:tcBorders>
              <w:top w:val="double" w:sz="6" w:space="0" w:color="auto"/>
            </w:tcBorders>
            <w:tcMar>
              <w:top w:w="113" w:type="dxa"/>
              <w:left w:w="113" w:type="dxa"/>
              <w:bottom w:w="113" w:type="dxa"/>
              <w:right w:w="113" w:type="dxa"/>
            </w:tcMar>
            <w:vAlign w:val="center"/>
            <w:hideMark/>
          </w:tcPr>
          <w:p w14:paraId="110668C1" w14:textId="77777777" w:rsidR="000F0205" w:rsidRPr="000F0205" w:rsidRDefault="000F0205" w:rsidP="000F0205">
            <w:pPr>
              <w:jc w:val="center"/>
              <w:rPr>
                <w:ins w:id="4070" w:author="Bale,Cameron" w:date="2022-10-13T16:10:00Z"/>
                <w:rFonts w:ascii="Times New Roman" w:eastAsia="Times New Roman" w:hAnsi="Times New Roman" w:cs="Times New Roman"/>
                <w:b/>
                <w:bCs/>
                <w:sz w:val="24"/>
                <w:szCs w:val="24"/>
              </w:rPr>
            </w:pPr>
            <w:ins w:id="4071" w:author="Bale,Cameron" w:date="2022-10-13T16:10:00Z">
              <w:r w:rsidRPr="000F0205">
                <w:rPr>
                  <w:rFonts w:ascii="Times New Roman" w:eastAsia="Times New Roman" w:hAnsi="Times New Roman" w:cs="Times New Roman"/>
                  <w:b/>
                  <w:bCs/>
                  <w:sz w:val="24"/>
                  <w:szCs w:val="24"/>
                </w:rPr>
                <w:t>RNN</w:t>
              </w:r>
            </w:ins>
          </w:p>
        </w:tc>
      </w:tr>
      <w:tr w:rsidR="000F0205" w:rsidRPr="000F0205" w14:paraId="36F88A81" w14:textId="77777777" w:rsidTr="000F0205">
        <w:trPr>
          <w:ins w:id="4072" w:author="Bale,Cameron" w:date="2022-10-13T16:10:00Z"/>
        </w:trPr>
        <w:tc>
          <w:tcPr>
            <w:tcW w:w="0" w:type="auto"/>
            <w:tcBorders>
              <w:bottom w:val="single" w:sz="6" w:space="0" w:color="auto"/>
            </w:tcBorders>
            <w:vAlign w:val="center"/>
            <w:hideMark/>
          </w:tcPr>
          <w:p w14:paraId="59AE6660" w14:textId="77777777" w:rsidR="000F0205" w:rsidRPr="000F0205" w:rsidRDefault="000F0205" w:rsidP="000F0205">
            <w:pPr>
              <w:rPr>
                <w:ins w:id="4073" w:author="Bale,Cameron" w:date="2022-10-13T16:10:00Z"/>
                <w:rFonts w:ascii="Times New Roman" w:eastAsia="Times New Roman" w:hAnsi="Times New Roman" w:cs="Times New Roman"/>
                <w:i/>
                <w:iCs/>
                <w:sz w:val="24"/>
                <w:szCs w:val="24"/>
              </w:rPr>
            </w:pPr>
            <w:ins w:id="4074" w:author="Bale,Cameron" w:date="2022-10-13T16:10:00Z">
              <w:r w:rsidRPr="000F0205">
                <w:rPr>
                  <w:rFonts w:ascii="Times New Roman" w:eastAsia="Times New Roman" w:hAnsi="Times New Roman" w:cs="Times New Roman"/>
                  <w:i/>
                  <w:iCs/>
                  <w:sz w:val="24"/>
                  <w:szCs w:val="24"/>
                </w:rPr>
                <w:t>Predictors</w:t>
              </w:r>
            </w:ins>
          </w:p>
        </w:tc>
        <w:tc>
          <w:tcPr>
            <w:tcW w:w="0" w:type="auto"/>
            <w:tcBorders>
              <w:bottom w:val="single" w:sz="6" w:space="0" w:color="auto"/>
            </w:tcBorders>
            <w:vAlign w:val="center"/>
            <w:hideMark/>
          </w:tcPr>
          <w:p w14:paraId="129A67DD" w14:textId="77777777" w:rsidR="000F0205" w:rsidRPr="000F0205" w:rsidRDefault="000F0205" w:rsidP="000F0205">
            <w:pPr>
              <w:jc w:val="center"/>
              <w:rPr>
                <w:ins w:id="4075" w:author="Bale,Cameron" w:date="2022-10-13T16:10:00Z"/>
                <w:rFonts w:ascii="Times New Roman" w:eastAsia="Times New Roman" w:hAnsi="Times New Roman" w:cs="Times New Roman"/>
                <w:i/>
                <w:iCs/>
                <w:sz w:val="24"/>
                <w:szCs w:val="24"/>
              </w:rPr>
            </w:pPr>
            <w:ins w:id="4076" w:author="Bale,Cameron" w:date="2022-10-13T16:10:00Z">
              <w:r w:rsidRPr="000F0205">
                <w:rPr>
                  <w:rFonts w:ascii="Times New Roman" w:eastAsia="Times New Roman" w:hAnsi="Times New Roman" w:cs="Times New Roman"/>
                  <w:i/>
                  <w:iCs/>
                  <w:sz w:val="24"/>
                  <w:szCs w:val="24"/>
                </w:rPr>
                <w:t>Estimates</w:t>
              </w:r>
            </w:ins>
          </w:p>
        </w:tc>
        <w:tc>
          <w:tcPr>
            <w:tcW w:w="0" w:type="auto"/>
            <w:tcBorders>
              <w:bottom w:val="single" w:sz="6" w:space="0" w:color="auto"/>
            </w:tcBorders>
            <w:vAlign w:val="center"/>
            <w:hideMark/>
          </w:tcPr>
          <w:p w14:paraId="488F4DD8" w14:textId="77777777" w:rsidR="000F0205" w:rsidRPr="000F0205" w:rsidRDefault="000F0205" w:rsidP="000F0205">
            <w:pPr>
              <w:jc w:val="center"/>
              <w:rPr>
                <w:ins w:id="4077" w:author="Bale,Cameron" w:date="2022-10-13T16:10:00Z"/>
                <w:rFonts w:ascii="Times New Roman" w:eastAsia="Times New Roman" w:hAnsi="Times New Roman" w:cs="Times New Roman"/>
                <w:i/>
                <w:iCs/>
                <w:sz w:val="24"/>
                <w:szCs w:val="24"/>
              </w:rPr>
            </w:pPr>
            <w:ins w:id="4078" w:author="Bale,Cameron" w:date="2022-10-13T16:10:00Z">
              <w:r w:rsidRPr="000F0205">
                <w:rPr>
                  <w:rFonts w:ascii="Times New Roman" w:eastAsia="Times New Roman" w:hAnsi="Times New Roman" w:cs="Times New Roman"/>
                  <w:i/>
                  <w:iCs/>
                  <w:sz w:val="24"/>
                  <w:szCs w:val="24"/>
                </w:rPr>
                <w:t>Estimates</w:t>
              </w:r>
            </w:ins>
          </w:p>
        </w:tc>
        <w:tc>
          <w:tcPr>
            <w:tcW w:w="0" w:type="auto"/>
            <w:tcBorders>
              <w:bottom w:val="single" w:sz="6" w:space="0" w:color="auto"/>
            </w:tcBorders>
            <w:vAlign w:val="center"/>
            <w:hideMark/>
          </w:tcPr>
          <w:p w14:paraId="3CAA3907" w14:textId="77777777" w:rsidR="000F0205" w:rsidRPr="000F0205" w:rsidRDefault="000F0205" w:rsidP="000F0205">
            <w:pPr>
              <w:jc w:val="center"/>
              <w:rPr>
                <w:ins w:id="4079" w:author="Bale,Cameron" w:date="2022-10-13T16:10:00Z"/>
                <w:rFonts w:ascii="Times New Roman" w:eastAsia="Times New Roman" w:hAnsi="Times New Roman" w:cs="Times New Roman"/>
                <w:i/>
                <w:iCs/>
                <w:sz w:val="24"/>
                <w:szCs w:val="24"/>
              </w:rPr>
            </w:pPr>
            <w:ins w:id="4080" w:author="Bale,Cameron" w:date="2022-10-13T16:10:00Z">
              <w:r w:rsidRPr="000F0205">
                <w:rPr>
                  <w:rFonts w:ascii="Times New Roman" w:eastAsia="Times New Roman" w:hAnsi="Times New Roman" w:cs="Times New Roman"/>
                  <w:i/>
                  <w:iCs/>
                  <w:sz w:val="24"/>
                  <w:szCs w:val="24"/>
                </w:rPr>
                <w:t>Estimates</w:t>
              </w:r>
            </w:ins>
          </w:p>
        </w:tc>
        <w:tc>
          <w:tcPr>
            <w:tcW w:w="0" w:type="auto"/>
            <w:tcBorders>
              <w:bottom w:val="single" w:sz="6" w:space="0" w:color="auto"/>
            </w:tcBorders>
            <w:vAlign w:val="center"/>
            <w:hideMark/>
          </w:tcPr>
          <w:p w14:paraId="695A880C" w14:textId="77777777" w:rsidR="000F0205" w:rsidRPr="000F0205" w:rsidRDefault="000F0205" w:rsidP="000F0205">
            <w:pPr>
              <w:jc w:val="center"/>
              <w:rPr>
                <w:ins w:id="4081" w:author="Bale,Cameron" w:date="2022-10-13T16:10:00Z"/>
                <w:rFonts w:ascii="Times New Roman" w:eastAsia="Times New Roman" w:hAnsi="Times New Roman" w:cs="Times New Roman"/>
                <w:i/>
                <w:iCs/>
                <w:sz w:val="24"/>
                <w:szCs w:val="24"/>
              </w:rPr>
            </w:pPr>
            <w:ins w:id="4082" w:author="Bale,Cameron" w:date="2022-10-13T16:10:00Z">
              <w:r w:rsidRPr="000F0205">
                <w:rPr>
                  <w:rFonts w:ascii="Times New Roman" w:eastAsia="Times New Roman" w:hAnsi="Times New Roman" w:cs="Times New Roman"/>
                  <w:i/>
                  <w:iCs/>
                  <w:sz w:val="24"/>
                  <w:szCs w:val="24"/>
                </w:rPr>
                <w:t>Estimates</w:t>
              </w:r>
            </w:ins>
          </w:p>
        </w:tc>
        <w:tc>
          <w:tcPr>
            <w:tcW w:w="0" w:type="auto"/>
            <w:tcBorders>
              <w:bottom w:val="single" w:sz="6" w:space="0" w:color="auto"/>
            </w:tcBorders>
            <w:vAlign w:val="center"/>
            <w:hideMark/>
          </w:tcPr>
          <w:p w14:paraId="512231A4" w14:textId="77777777" w:rsidR="000F0205" w:rsidRPr="000F0205" w:rsidRDefault="000F0205" w:rsidP="000F0205">
            <w:pPr>
              <w:jc w:val="center"/>
              <w:rPr>
                <w:ins w:id="4083" w:author="Bale,Cameron" w:date="2022-10-13T16:10:00Z"/>
                <w:rFonts w:ascii="Times New Roman" w:eastAsia="Times New Roman" w:hAnsi="Times New Roman" w:cs="Times New Roman"/>
                <w:i/>
                <w:iCs/>
                <w:sz w:val="24"/>
                <w:szCs w:val="24"/>
              </w:rPr>
            </w:pPr>
            <w:ins w:id="4084" w:author="Bale,Cameron" w:date="2022-10-13T16:10:00Z">
              <w:r w:rsidRPr="000F0205">
                <w:rPr>
                  <w:rFonts w:ascii="Times New Roman" w:eastAsia="Times New Roman" w:hAnsi="Times New Roman" w:cs="Times New Roman"/>
                  <w:i/>
                  <w:iCs/>
                  <w:sz w:val="24"/>
                  <w:szCs w:val="24"/>
                </w:rPr>
                <w:t>Estimates</w:t>
              </w:r>
            </w:ins>
          </w:p>
        </w:tc>
        <w:tc>
          <w:tcPr>
            <w:tcW w:w="0" w:type="auto"/>
            <w:tcBorders>
              <w:bottom w:val="single" w:sz="6" w:space="0" w:color="auto"/>
            </w:tcBorders>
            <w:vAlign w:val="center"/>
            <w:hideMark/>
          </w:tcPr>
          <w:p w14:paraId="27D72F08" w14:textId="77777777" w:rsidR="000F0205" w:rsidRPr="000F0205" w:rsidRDefault="000F0205" w:rsidP="000F0205">
            <w:pPr>
              <w:jc w:val="center"/>
              <w:rPr>
                <w:ins w:id="4085" w:author="Bale,Cameron" w:date="2022-10-13T16:10:00Z"/>
                <w:rFonts w:ascii="Times New Roman" w:eastAsia="Times New Roman" w:hAnsi="Times New Roman" w:cs="Times New Roman"/>
                <w:i/>
                <w:iCs/>
                <w:sz w:val="24"/>
                <w:szCs w:val="24"/>
              </w:rPr>
            </w:pPr>
            <w:ins w:id="4086" w:author="Bale,Cameron" w:date="2022-10-13T16:10:00Z">
              <w:r w:rsidRPr="000F0205">
                <w:rPr>
                  <w:rFonts w:ascii="Times New Roman" w:eastAsia="Times New Roman" w:hAnsi="Times New Roman" w:cs="Times New Roman"/>
                  <w:i/>
                  <w:iCs/>
                  <w:sz w:val="24"/>
                  <w:szCs w:val="24"/>
                </w:rPr>
                <w:t>Estimates</w:t>
              </w:r>
            </w:ins>
          </w:p>
        </w:tc>
        <w:tc>
          <w:tcPr>
            <w:tcW w:w="0" w:type="auto"/>
            <w:tcBorders>
              <w:bottom w:val="single" w:sz="6" w:space="0" w:color="auto"/>
            </w:tcBorders>
            <w:vAlign w:val="center"/>
            <w:hideMark/>
          </w:tcPr>
          <w:p w14:paraId="05340034" w14:textId="77777777" w:rsidR="000F0205" w:rsidRPr="000F0205" w:rsidRDefault="000F0205" w:rsidP="000F0205">
            <w:pPr>
              <w:jc w:val="center"/>
              <w:rPr>
                <w:ins w:id="4087" w:author="Bale,Cameron" w:date="2022-10-13T16:10:00Z"/>
                <w:rFonts w:ascii="Times New Roman" w:eastAsia="Times New Roman" w:hAnsi="Times New Roman" w:cs="Times New Roman"/>
                <w:i/>
                <w:iCs/>
                <w:sz w:val="24"/>
                <w:szCs w:val="24"/>
              </w:rPr>
            </w:pPr>
            <w:ins w:id="4088" w:author="Bale,Cameron" w:date="2022-10-13T16:10:00Z">
              <w:r w:rsidRPr="000F0205">
                <w:rPr>
                  <w:rFonts w:ascii="Times New Roman" w:eastAsia="Times New Roman" w:hAnsi="Times New Roman" w:cs="Times New Roman"/>
                  <w:i/>
                  <w:iCs/>
                  <w:sz w:val="24"/>
                  <w:szCs w:val="24"/>
                </w:rPr>
                <w:t>Estimates</w:t>
              </w:r>
            </w:ins>
          </w:p>
        </w:tc>
      </w:tr>
      <w:tr w:rsidR="000F0205" w:rsidRPr="000F0205" w14:paraId="627E4DF2" w14:textId="77777777" w:rsidTr="000F0205">
        <w:trPr>
          <w:ins w:id="4089" w:author="Bale,Cameron" w:date="2022-10-13T16:10:00Z"/>
        </w:trPr>
        <w:tc>
          <w:tcPr>
            <w:tcW w:w="0" w:type="auto"/>
            <w:tcMar>
              <w:top w:w="113" w:type="dxa"/>
              <w:left w:w="113" w:type="dxa"/>
              <w:bottom w:w="113" w:type="dxa"/>
              <w:right w:w="113" w:type="dxa"/>
            </w:tcMar>
            <w:hideMark/>
          </w:tcPr>
          <w:p w14:paraId="77E658DE" w14:textId="77777777" w:rsidR="000F0205" w:rsidRPr="000F0205" w:rsidRDefault="000F0205" w:rsidP="000F0205">
            <w:pPr>
              <w:rPr>
                <w:ins w:id="4090" w:author="Bale,Cameron" w:date="2022-10-13T16:10:00Z"/>
                <w:rFonts w:ascii="Times New Roman" w:eastAsia="Times New Roman" w:hAnsi="Times New Roman" w:cs="Times New Roman"/>
                <w:sz w:val="24"/>
                <w:szCs w:val="24"/>
              </w:rPr>
            </w:pPr>
            <w:ins w:id="4091" w:author="Bale,Cameron" w:date="2022-10-13T16:10:00Z">
              <w:r w:rsidRPr="000F0205">
                <w:rPr>
                  <w:rFonts w:ascii="Times New Roman" w:eastAsia="Times New Roman" w:hAnsi="Times New Roman" w:cs="Times New Roman"/>
                  <w:sz w:val="24"/>
                  <w:szCs w:val="24"/>
                </w:rPr>
                <w:t>(Intercept)</w:t>
              </w:r>
            </w:ins>
          </w:p>
        </w:tc>
        <w:tc>
          <w:tcPr>
            <w:tcW w:w="0" w:type="auto"/>
            <w:tcMar>
              <w:top w:w="113" w:type="dxa"/>
              <w:left w:w="113" w:type="dxa"/>
              <w:bottom w:w="113" w:type="dxa"/>
              <w:right w:w="113" w:type="dxa"/>
            </w:tcMar>
            <w:hideMark/>
          </w:tcPr>
          <w:p w14:paraId="5AEC2CF7" w14:textId="77777777" w:rsidR="000F0205" w:rsidRPr="000F0205" w:rsidRDefault="000F0205" w:rsidP="000F0205">
            <w:pPr>
              <w:jc w:val="center"/>
              <w:rPr>
                <w:ins w:id="4092" w:author="Bale,Cameron" w:date="2022-10-13T16:10:00Z"/>
                <w:rFonts w:ascii="Times New Roman" w:eastAsia="Times New Roman" w:hAnsi="Times New Roman" w:cs="Times New Roman"/>
                <w:sz w:val="24"/>
                <w:szCs w:val="24"/>
              </w:rPr>
            </w:pPr>
            <w:ins w:id="4093" w:author="Bale,Cameron" w:date="2022-10-13T16:10:00Z">
              <w:r w:rsidRPr="000F0205">
                <w:rPr>
                  <w:rFonts w:ascii="Times New Roman" w:eastAsia="Times New Roman" w:hAnsi="Times New Roman" w:cs="Times New Roman"/>
                  <w:sz w:val="24"/>
                  <w:szCs w:val="24"/>
                </w:rPr>
                <w:t>0.66 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3185E45C" w14:textId="77777777" w:rsidR="000F0205" w:rsidRPr="000F0205" w:rsidRDefault="000F0205" w:rsidP="000F0205">
            <w:pPr>
              <w:jc w:val="center"/>
              <w:rPr>
                <w:ins w:id="4094" w:author="Bale,Cameron" w:date="2022-10-13T16:10:00Z"/>
                <w:rFonts w:ascii="Times New Roman" w:eastAsia="Times New Roman" w:hAnsi="Times New Roman" w:cs="Times New Roman"/>
                <w:sz w:val="24"/>
                <w:szCs w:val="24"/>
              </w:rPr>
            </w:pPr>
            <w:ins w:id="4095" w:author="Bale,Cameron" w:date="2022-10-13T16:10:00Z">
              <w:r w:rsidRPr="000F0205">
                <w:rPr>
                  <w:rFonts w:ascii="Times New Roman" w:eastAsia="Times New Roman" w:hAnsi="Times New Roman" w:cs="Times New Roman"/>
                  <w:sz w:val="24"/>
                  <w:szCs w:val="24"/>
                </w:rPr>
                <w:t>0.66 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78967516" w14:textId="77777777" w:rsidR="000F0205" w:rsidRPr="000F0205" w:rsidRDefault="000F0205" w:rsidP="000F0205">
            <w:pPr>
              <w:jc w:val="center"/>
              <w:rPr>
                <w:ins w:id="4096" w:author="Bale,Cameron" w:date="2022-10-13T16:10:00Z"/>
                <w:rFonts w:ascii="Times New Roman" w:eastAsia="Times New Roman" w:hAnsi="Times New Roman" w:cs="Times New Roman"/>
                <w:sz w:val="24"/>
                <w:szCs w:val="24"/>
              </w:rPr>
            </w:pPr>
            <w:ins w:id="4097" w:author="Bale,Cameron" w:date="2022-10-13T16:10:00Z">
              <w:r w:rsidRPr="000F0205">
                <w:rPr>
                  <w:rFonts w:ascii="Times New Roman" w:eastAsia="Times New Roman" w:hAnsi="Times New Roman" w:cs="Times New Roman"/>
                  <w:sz w:val="24"/>
                  <w:szCs w:val="24"/>
                </w:rPr>
                <w:t>0.60 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3F16BAC3" w14:textId="77777777" w:rsidR="000F0205" w:rsidRPr="000F0205" w:rsidRDefault="000F0205" w:rsidP="000F0205">
            <w:pPr>
              <w:jc w:val="center"/>
              <w:rPr>
                <w:ins w:id="4098" w:author="Bale,Cameron" w:date="2022-10-13T16:10:00Z"/>
                <w:rFonts w:ascii="Times New Roman" w:eastAsia="Times New Roman" w:hAnsi="Times New Roman" w:cs="Times New Roman"/>
                <w:sz w:val="24"/>
                <w:szCs w:val="24"/>
              </w:rPr>
            </w:pPr>
            <w:ins w:id="4099" w:author="Bale,Cameron" w:date="2022-10-13T16:10:00Z">
              <w:r w:rsidRPr="000F0205">
                <w:rPr>
                  <w:rFonts w:ascii="Times New Roman" w:eastAsia="Times New Roman" w:hAnsi="Times New Roman" w:cs="Times New Roman"/>
                  <w:sz w:val="24"/>
                  <w:szCs w:val="24"/>
                </w:rPr>
                <w:t>0.54 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6607A8B9" w14:textId="77777777" w:rsidR="000F0205" w:rsidRPr="000F0205" w:rsidRDefault="000F0205" w:rsidP="000F0205">
            <w:pPr>
              <w:jc w:val="center"/>
              <w:rPr>
                <w:ins w:id="4100" w:author="Bale,Cameron" w:date="2022-10-13T16:10:00Z"/>
                <w:rFonts w:ascii="Times New Roman" w:eastAsia="Times New Roman" w:hAnsi="Times New Roman" w:cs="Times New Roman"/>
                <w:sz w:val="24"/>
                <w:szCs w:val="24"/>
              </w:rPr>
            </w:pPr>
            <w:ins w:id="4101" w:author="Bale,Cameron" w:date="2022-10-13T16:10:00Z">
              <w:r w:rsidRPr="000F0205">
                <w:rPr>
                  <w:rFonts w:ascii="Times New Roman" w:eastAsia="Times New Roman" w:hAnsi="Times New Roman" w:cs="Times New Roman"/>
                  <w:sz w:val="24"/>
                  <w:szCs w:val="24"/>
                </w:rPr>
                <w:t>0.50 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4EE0B1E6" w14:textId="77777777" w:rsidR="000F0205" w:rsidRPr="000F0205" w:rsidRDefault="000F0205" w:rsidP="000F0205">
            <w:pPr>
              <w:jc w:val="center"/>
              <w:rPr>
                <w:ins w:id="4102" w:author="Bale,Cameron" w:date="2022-10-13T16:10:00Z"/>
                <w:rFonts w:ascii="Times New Roman" w:eastAsia="Times New Roman" w:hAnsi="Times New Roman" w:cs="Times New Roman"/>
                <w:sz w:val="24"/>
                <w:szCs w:val="24"/>
              </w:rPr>
            </w:pPr>
            <w:ins w:id="4103" w:author="Bale,Cameron" w:date="2022-10-13T16:10:00Z">
              <w:r w:rsidRPr="000F0205">
                <w:rPr>
                  <w:rFonts w:ascii="Times New Roman" w:eastAsia="Times New Roman" w:hAnsi="Times New Roman" w:cs="Times New Roman"/>
                  <w:sz w:val="24"/>
                  <w:szCs w:val="24"/>
                </w:rPr>
                <w:t>0.50 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1D15A597" w14:textId="77777777" w:rsidR="000F0205" w:rsidRPr="000F0205" w:rsidRDefault="000F0205" w:rsidP="000F0205">
            <w:pPr>
              <w:jc w:val="center"/>
              <w:rPr>
                <w:ins w:id="4104" w:author="Bale,Cameron" w:date="2022-10-13T16:10:00Z"/>
                <w:rFonts w:ascii="Times New Roman" w:eastAsia="Times New Roman" w:hAnsi="Times New Roman" w:cs="Times New Roman"/>
                <w:sz w:val="24"/>
                <w:szCs w:val="24"/>
              </w:rPr>
            </w:pPr>
            <w:ins w:id="4105" w:author="Bale,Cameron" w:date="2022-10-13T16:10:00Z">
              <w:r w:rsidRPr="000F0205">
                <w:rPr>
                  <w:rFonts w:ascii="Times New Roman" w:eastAsia="Times New Roman" w:hAnsi="Times New Roman" w:cs="Times New Roman"/>
                  <w:sz w:val="24"/>
                  <w:szCs w:val="24"/>
                </w:rPr>
                <w:t>0.46 </w:t>
              </w:r>
              <w:r w:rsidRPr="000F0205">
                <w:rPr>
                  <w:rFonts w:ascii="Times New Roman" w:eastAsia="Times New Roman" w:hAnsi="Times New Roman" w:cs="Times New Roman"/>
                  <w:sz w:val="24"/>
                  <w:szCs w:val="24"/>
                  <w:vertAlign w:val="superscript"/>
                </w:rPr>
                <w:t>***</w:t>
              </w:r>
            </w:ins>
          </w:p>
        </w:tc>
      </w:tr>
      <w:tr w:rsidR="000F0205" w:rsidRPr="000F0205" w14:paraId="4586FA26" w14:textId="77777777" w:rsidTr="000F0205">
        <w:trPr>
          <w:ins w:id="4106" w:author="Bale,Cameron" w:date="2022-10-13T16:10:00Z"/>
        </w:trPr>
        <w:tc>
          <w:tcPr>
            <w:tcW w:w="0" w:type="auto"/>
            <w:tcMar>
              <w:top w:w="113" w:type="dxa"/>
              <w:left w:w="113" w:type="dxa"/>
              <w:bottom w:w="113" w:type="dxa"/>
              <w:right w:w="113" w:type="dxa"/>
            </w:tcMar>
            <w:hideMark/>
          </w:tcPr>
          <w:p w14:paraId="228130AE" w14:textId="77777777" w:rsidR="000F0205" w:rsidRPr="000F0205" w:rsidRDefault="000F0205" w:rsidP="000F0205">
            <w:pPr>
              <w:rPr>
                <w:ins w:id="4107" w:author="Bale,Cameron" w:date="2022-10-13T16:10:00Z"/>
                <w:rFonts w:ascii="Times New Roman" w:eastAsia="Times New Roman" w:hAnsi="Times New Roman" w:cs="Times New Roman"/>
                <w:sz w:val="24"/>
                <w:szCs w:val="24"/>
              </w:rPr>
            </w:pPr>
            <w:ins w:id="4108" w:author="Bale,Cameron" w:date="2022-10-13T16:10:00Z">
              <w:r w:rsidRPr="000F0205">
                <w:rPr>
                  <w:rFonts w:ascii="Times New Roman" w:eastAsia="Times New Roman" w:hAnsi="Times New Roman" w:cs="Times New Roman"/>
                  <w:sz w:val="24"/>
                  <w:szCs w:val="24"/>
                </w:rPr>
                <w:t>Protection Parameter</w:t>
              </w:r>
              <w:r w:rsidRPr="000F0205">
                <w:rPr>
                  <w:rFonts w:ascii="Times New Roman" w:eastAsia="Times New Roman" w:hAnsi="Times New Roman" w:cs="Times New Roman"/>
                  <w:sz w:val="24"/>
                  <w:szCs w:val="24"/>
                </w:rPr>
                <w:br/>
                <w:t>[Top_0.1]</w:t>
              </w:r>
            </w:ins>
          </w:p>
        </w:tc>
        <w:tc>
          <w:tcPr>
            <w:tcW w:w="0" w:type="auto"/>
            <w:tcMar>
              <w:top w:w="113" w:type="dxa"/>
              <w:left w:w="113" w:type="dxa"/>
              <w:bottom w:w="113" w:type="dxa"/>
              <w:right w:w="113" w:type="dxa"/>
            </w:tcMar>
            <w:hideMark/>
          </w:tcPr>
          <w:p w14:paraId="51354F0A" w14:textId="77777777" w:rsidR="000F0205" w:rsidRPr="000F0205" w:rsidRDefault="000F0205" w:rsidP="000F0205">
            <w:pPr>
              <w:jc w:val="center"/>
              <w:rPr>
                <w:ins w:id="4109" w:author="Bale,Cameron" w:date="2022-10-13T16:10:00Z"/>
                <w:rFonts w:ascii="Times New Roman" w:eastAsia="Times New Roman" w:hAnsi="Times New Roman" w:cs="Times New Roman"/>
                <w:sz w:val="24"/>
                <w:szCs w:val="24"/>
              </w:rPr>
            </w:pPr>
            <w:ins w:id="4110" w:author="Bale,Cameron" w:date="2022-10-13T16:10:00Z">
              <w:r w:rsidRPr="000F0205">
                <w:rPr>
                  <w:rFonts w:ascii="Times New Roman" w:eastAsia="Times New Roman" w:hAnsi="Times New Roman" w:cs="Times New Roman"/>
                  <w:sz w:val="24"/>
                  <w:szCs w:val="24"/>
                </w:rPr>
                <w:t>-0.15 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05260595" w14:textId="77777777" w:rsidR="000F0205" w:rsidRPr="000F0205" w:rsidRDefault="000F0205" w:rsidP="000F0205">
            <w:pPr>
              <w:jc w:val="center"/>
              <w:rPr>
                <w:ins w:id="4111" w:author="Bale,Cameron" w:date="2022-10-13T16:10:00Z"/>
                <w:rFonts w:ascii="Times New Roman" w:eastAsia="Times New Roman" w:hAnsi="Times New Roman" w:cs="Times New Roman"/>
                <w:sz w:val="24"/>
                <w:szCs w:val="24"/>
              </w:rPr>
            </w:pPr>
            <w:ins w:id="4112" w:author="Bale,Cameron" w:date="2022-10-13T16:10:00Z">
              <w:r w:rsidRPr="000F0205">
                <w:rPr>
                  <w:rFonts w:ascii="Times New Roman" w:eastAsia="Times New Roman" w:hAnsi="Times New Roman" w:cs="Times New Roman"/>
                  <w:sz w:val="24"/>
                  <w:szCs w:val="24"/>
                </w:rPr>
                <w:t>-0.14 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1EB0DB87" w14:textId="77777777" w:rsidR="000F0205" w:rsidRPr="000F0205" w:rsidRDefault="000F0205" w:rsidP="000F0205">
            <w:pPr>
              <w:jc w:val="center"/>
              <w:rPr>
                <w:ins w:id="4113" w:author="Bale,Cameron" w:date="2022-10-13T16:10:00Z"/>
                <w:rFonts w:ascii="Times New Roman" w:eastAsia="Times New Roman" w:hAnsi="Times New Roman" w:cs="Times New Roman"/>
                <w:sz w:val="24"/>
                <w:szCs w:val="24"/>
              </w:rPr>
            </w:pPr>
            <w:ins w:id="4114" w:author="Bale,Cameron" w:date="2022-10-13T16:10:00Z">
              <w:r w:rsidRPr="000F0205">
                <w:rPr>
                  <w:rFonts w:ascii="Times New Roman" w:eastAsia="Times New Roman" w:hAnsi="Times New Roman" w:cs="Times New Roman"/>
                  <w:sz w:val="24"/>
                  <w:szCs w:val="24"/>
                </w:rPr>
                <w:t>-0.15 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01E29EF1" w14:textId="77777777" w:rsidR="000F0205" w:rsidRPr="000F0205" w:rsidRDefault="000F0205" w:rsidP="000F0205">
            <w:pPr>
              <w:jc w:val="center"/>
              <w:rPr>
                <w:ins w:id="4115" w:author="Bale,Cameron" w:date="2022-10-13T16:10:00Z"/>
                <w:rFonts w:ascii="Times New Roman" w:eastAsia="Times New Roman" w:hAnsi="Times New Roman" w:cs="Times New Roman"/>
                <w:sz w:val="24"/>
                <w:szCs w:val="24"/>
              </w:rPr>
            </w:pPr>
            <w:ins w:id="4116" w:author="Bale,Cameron" w:date="2022-10-13T16:10:00Z">
              <w:r w:rsidRPr="000F0205">
                <w:rPr>
                  <w:rFonts w:ascii="Times New Roman" w:eastAsia="Times New Roman" w:hAnsi="Times New Roman" w:cs="Times New Roman"/>
                  <w:sz w:val="24"/>
                  <w:szCs w:val="24"/>
                </w:rPr>
                <w:t>-0.14 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6DF82F4E" w14:textId="77777777" w:rsidR="000F0205" w:rsidRPr="000F0205" w:rsidRDefault="000F0205" w:rsidP="000F0205">
            <w:pPr>
              <w:jc w:val="center"/>
              <w:rPr>
                <w:ins w:id="4117" w:author="Bale,Cameron" w:date="2022-10-13T16:10:00Z"/>
                <w:rFonts w:ascii="Times New Roman" w:eastAsia="Times New Roman" w:hAnsi="Times New Roman" w:cs="Times New Roman"/>
                <w:sz w:val="24"/>
                <w:szCs w:val="24"/>
              </w:rPr>
            </w:pPr>
            <w:ins w:id="4118" w:author="Bale,Cameron" w:date="2022-10-13T16:10:00Z">
              <w:r w:rsidRPr="000F0205">
                <w:rPr>
                  <w:rFonts w:ascii="Times New Roman" w:eastAsia="Times New Roman" w:hAnsi="Times New Roman" w:cs="Times New Roman"/>
                  <w:sz w:val="24"/>
                  <w:szCs w:val="24"/>
                </w:rPr>
                <w:t>-0.11 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653BC689" w14:textId="77777777" w:rsidR="000F0205" w:rsidRPr="000F0205" w:rsidRDefault="000F0205" w:rsidP="000F0205">
            <w:pPr>
              <w:jc w:val="center"/>
              <w:rPr>
                <w:ins w:id="4119" w:author="Bale,Cameron" w:date="2022-10-13T16:10:00Z"/>
                <w:rFonts w:ascii="Times New Roman" w:eastAsia="Times New Roman" w:hAnsi="Times New Roman" w:cs="Times New Roman"/>
                <w:sz w:val="24"/>
                <w:szCs w:val="24"/>
              </w:rPr>
            </w:pPr>
            <w:ins w:id="4120" w:author="Bale,Cameron" w:date="2022-10-13T16:10:00Z">
              <w:r w:rsidRPr="000F0205">
                <w:rPr>
                  <w:rFonts w:ascii="Times New Roman" w:eastAsia="Times New Roman" w:hAnsi="Times New Roman" w:cs="Times New Roman"/>
                  <w:sz w:val="24"/>
                  <w:szCs w:val="24"/>
                </w:rPr>
                <w:t>-0.14 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413C68A3" w14:textId="77777777" w:rsidR="000F0205" w:rsidRPr="000F0205" w:rsidRDefault="000F0205" w:rsidP="000F0205">
            <w:pPr>
              <w:jc w:val="center"/>
              <w:rPr>
                <w:ins w:id="4121" w:author="Bale,Cameron" w:date="2022-10-13T16:10:00Z"/>
                <w:rFonts w:ascii="Times New Roman" w:eastAsia="Times New Roman" w:hAnsi="Times New Roman" w:cs="Times New Roman"/>
                <w:sz w:val="24"/>
                <w:szCs w:val="24"/>
              </w:rPr>
            </w:pPr>
            <w:ins w:id="4122" w:author="Bale,Cameron" w:date="2022-10-13T16:10:00Z">
              <w:r w:rsidRPr="000F0205">
                <w:rPr>
                  <w:rFonts w:ascii="Times New Roman" w:eastAsia="Times New Roman" w:hAnsi="Times New Roman" w:cs="Times New Roman"/>
                  <w:sz w:val="24"/>
                  <w:szCs w:val="24"/>
                </w:rPr>
                <w:t>-0.14 </w:t>
              </w:r>
              <w:r w:rsidRPr="000F0205">
                <w:rPr>
                  <w:rFonts w:ascii="Times New Roman" w:eastAsia="Times New Roman" w:hAnsi="Times New Roman" w:cs="Times New Roman"/>
                  <w:sz w:val="24"/>
                  <w:szCs w:val="24"/>
                  <w:vertAlign w:val="superscript"/>
                </w:rPr>
                <w:t>***</w:t>
              </w:r>
            </w:ins>
          </w:p>
        </w:tc>
      </w:tr>
      <w:tr w:rsidR="000F0205" w:rsidRPr="000F0205" w14:paraId="13FB2886" w14:textId="77777777" w:rsidTr="000F0205">
        <w:trPr>
          <w:ins w:id="4123" w:author="Bale,Cameron" w:date="2022-10-13T16:10:00Z"/>
        </w:trPr>
        <w:tc>
          <w:tcPr>
            <w:tcW w:w="0" w:type="auto"/>
            <w:tcMar>
              <w:top w:w="113" w:type="dxa"/>
              <w:left w:w="113" w:type="dxa"/>
              <w:bottom w:w="113" w:type="dxa"/>
              <w:right w:w="113" w:type="dxa"/>
            </w:tcMar>
            <w:hideMark/>
          </w:tcPr>
          <w:p w14:paraId="663761D6" w14:textId="77777777" w:rsidR="000F0205" w:rsidRPr="000F0205" w:rsidRDefault="000F0205" w:rsidP="000F0205">
            <w:pPr>
              <w:rPr>
                <w:ins w:id="4124" w:author="Bale,Cameron" w:date="2022-10-13T16:10:00Z"/>
                <w:rFonts w:ascii="Times New Roman" w:eastAsia="Times New Roman" w:hAnsi="Times New Roman" w:cs="Times New Roman"/>
                <w:sz w:val="24"/>
                <w:szCs w:val="24"/>
              </w:rPr>
            </w:pPr>
            <w:ins w:id="4125" w:author="Bale,Cameron" w:date="2022-10-13T16:10:00Z">
              <w:r w:rsidRPr="000F0205">
                <w:rPr>
                  <w:rFonts w:ascii="Times New Roman" w:eastAsia="Times New Roman" w:hAnsi="Times New Roman" w:cs="Times New Roman"/>
                  <w:sz w:val="24"/>
                  <w:szCs w:val="24"/>
                </w:rPr>
                <w:t>Protection Parameter</w:t>
              </w:r>
              <w:r w:rsidRPr="000F0205">
                <w:rPr>
                  <w:rFonts w:ascii="Times New Roman" w:eastAsia="Times New Roman" w:hAnsi="Times New Roman" w:cs="Times New Roman"/>
                  <w:sz w:val="24"/>
                  <w:szCs w:val="24"/>
                </w:rPr>
                <w:br/>
                <w:t>[Top_0.2]</w:t>
              </w:r>
            </w:ins>
          </w:p>
        </w:tc>
        <w:tc>
          <w:tcPr>
            <w:tcW w:w="0" w:type="auto"/>
            <w:tcMar>
              <w:top w:w="113" w:type="dxa"/>
              <w:left w:w="113" w:type="dxa"/>
              <w:bottom w:w="113" w:type="dxa"/>
              <w:right w:w="113" w:type="dxa"/>
            </w:tcMar>
            <w:hideMark/>
          </w:tcPr>
          <w:p w14:paraId="75B14D5E" w14:textId="77777777" w:rsidR="000F0205" w:rsidRPr="000F0205" w:rsidRDefault="000F0205" w:rsidP="000F0205">
            <w:pPr>
              <w:jc w:val="center"/>
              <w:rPr>
                <w:ins w:id="4126" w:author="Bale,Cameron" w:date="2022-10-13T16:10:00Z"/>
                <w:rFonts w:ascii="Times New Roman" w:eastAsia="Times New Roman" w:hAnsi="Times New Roman" w:cs="Times New Roman"/>
                <w:sz w:val="24"/>
                <w:szCs w:val="24"/>
              </w:rPr>
            </w:pPr>
            <w:ins w:id="4127" w:author="Bale,Cameron" w:date="2022-10-13T16:10:00Z">
              <w:r w:rsidRPr="000F0205">
                <w:rPr>
                  <w:rFonts w:ascii="Times New Roman" w:eastAsia="Times New Roman" w:hAnsi="Times New Roman" w:cs="Times New Roman"/>
                  <w:sz w:val="24"/>
                  <w:szCs w:val="24"/>
                </w:rPr>
                <w:t>0.01</w:t>
              </w:r>
            </w:ins>
          </w:p>
        </w:tc>
        <w:tc>
          <w:tcPr>
            <w:tcW w:w="0" w:type="auto"/>
            <w:tcMar>
              <w:top w:w="113" w:type="dxa"/>
              <w:left w:w="113" w:type="dxa"/>
              <w:bottom w:w="113" w:type="dxa"/>
              <w:right w:w="113" w:type="dxa"/>
            </w:tcMar>
            <w:hideMark/>
          </w:tcPr>
          <w:p w14:paraId="2DF20E4E" w14:textId="77777777" w:rsidR="000F0205" w:rsidRPr="000F0205" w:rsidRDefault="000F0205" w:rsidP="000F0205">
            <w:pPr>
              <w:jc w:val="center"/>
              <w:rPr>
                <w:ins w:id="4128" w:author="Bale,Cameron" w:date="2022-10-13T16:10:00Z"/>
                <w:rFonts w:ascii="Times New Roman" w:eastAsia="Times New Roman" w:hAnsi="Times New Roman" w:cs="Times New Roman"/>
                <w:sz w:val="24"/>
                <w:szCs w:val="24"/>
              </w:rPr>
            </w:pPr>
            <w:ins w:id="4129" w:author="Bale,Cameron" w:date="2022-10-13T16:10:00Z">
              <w:r w:rsidRPr="000F0205">
                <w:rPr>
                  <w:rFonts w:ascii="Times New Roman" w:eastAsia="Times New Roman" w:hAnsi="Times New Roman" w:cs="Times New Roman"/>
                  <w:sz w:val="24"/>
                  <w:szCs w:val="24"/>
                </w:rPr>
                <w:t>0.01</w:t>
              </w:r>
            </w:ins>
          </w:p>
        </w:tc>
        <w:tc>
          <w:tcPr>
            <w:tcW w:w="0" w:type="auto"/>
            <w:tcMar>
              <w:top w:w="113" w:type="dxa"/>
              <w:left w:w="113" w:type="dxa"/>
              <w:bottom w:w="113" w:type="dxa"/>
              <w:right w:w="113" w:type="dxa"/>
            </w:tcMar>
            <w:hideMark/>
          </w:tcPr>
          <w:p w14:paraId="3A1B8341" w14:textId="77777777" w:rsidR="000F0205" w:rsidRPr="000F0205" w:rsidRDefault="000F0205" w:rsidP="000F0205">
            <w:pPr>
              <w:jc w:val="center"/>
              <w:rPr>
                <w:ins w:id="4130" w:author="Bale,Cameron" w:date="2022-10-13T16:10:00Z"/>
                <w:rFonts w:ascii="Times New Roman" w:eastAsia="Times New Roman" w:hAnsi="Times New Roman" w:cs="Times New Roman"/>
                <w:sz w:val="24"/>
                <w:szCs w:val="24"/>
              </w:rPr>
            </w:pPr>
            <w:ins w:id="4131" w:author="Bale,Cameron" w:date="2022-10-13T16:10:00Z">
              <w:r w:rsidRPr="000F0205">
                <w:rPr>
                  <w:rFonts w:ascii="Times New Roman" w:eastAsia="Times New Roman" w:hAnsi="Times New Roman" w:cs="Times New Roman"/>
                  <w:sz w:val="24"/>
                  <w:szCs w:val="24"/>
                </w:rPr>
                <w:t>0.02</w:t>
              </w:r>
            </w:ins>
          </w:p>
        </w:tc>
        <w:tc>
          <w:tcPr>
            <w:tcW w:w="0" w:type="auto"/>
            <w:tcMar>
              <w:top w:w="113" w:type="dxa"/>
              <w:left w:w="113" w:type="dxa"/>
              <w:bottom w:w="113" w:type="dxa"/>
              <w:right w:w="113" w:type="dxa"/>
            </w:tcMar>
            <w:hideMark/>
          </w:tcPr>
          <w:p w14:paraId="4C8721F0" w14:textId="77777777" w:rsidR="000F0205" w:rsidRPr="000F0205" w:rsidRDefault="000F0205" w:rsidP="000F0205">
            <w:pPr>
              <w:jc w:val="center"/>
              <w:rPr>
                <w:ins w:id="4132" w:author="Bale,Cameron" w:date="2022-10-13T16:10:00Z"/>
                <w:rFonts w:ascii="Times New Roman" w:eastAsia="Times New Roman" w:hAnsi="Times New Roman" w:cs="Times New Roman"/>
                <w:sz w:val="24"/>
                <w:szCs w:val="24"/>
              </w:rPr>
            </w:pPr>
            <w:ins w:id="4133" w:author="Bale,Cameron" w:date="2022-10-13T16:10:00Z">
              <w:r w:rsidRPr="000F0205">
                <w:rPr>
                  <w:rFonts w:ascii="Times New Roman" w:eastAsia="Times New Roman" w:hAnsi="Times New Roman" w:cs="Times New Roman"/>
                  <w:sz w:val="24"/>
                  <w:szCs w:val="24"/>
                </w:rPr>
                <w:t>0.01</w:t>
              </w:r>
            </w:ins>
          </w:p>
        </w:tc>
        <w:tc>
          <w:tcPr>
            <w:tcW w:w="0" w:type="auto"/>
            <w:tcMar>
              <w:top w:w="113" w:type="dxa"/>
              <w:left w:w="113" w:type="dxa"/>
              <w:bottom w:w="113" w:type="dxa"/>
              <w:right w:w="113" w:type="dxa"/>
            </w:tcMar>
            <w:hideMark/>
          </w:tcPr>
          <w:p w14:paraId="772DDF68" w14:textId="77777777" w:rsidR="000F0205" w:rsidRPr="000F0205" w:rsidRDefault="000F0205" w:rsidP="000F0205">
            <w:pPr>
              <w:jc w:val="center"/>
              <w:rPr>
                <w:ins w:id="4134" w:author="Bale,Cameron" w:date="2022-10-13T16:10:00Z"/>
                <w:rFonts w:ascii="Times New Roman" w:eastAsia="Times New Roman" w:hAnsi="Times New Roman" w:cs="Times New Roman"/>
                <w:sz w:val="24"/>
                <w:szCs w:val="24"/>
              </w:rPr>
            </w:pPr>
            <w:ins w:id="4135" w:author="Bale,Cameron" w:date="2022-10-13T16:10:00Z">
              <w:r w:rsidRPr="000F0205">
                <w:rPr>
                  <w:rFonts w:ascii="Times New Roman" w:eastAsia="Times New Roman" w:hAnsi="Times New Roman" w:cs="Times New Roman"/>
                  <w:sz w:val="24"/>
                  <w:szCs w:val="24"/>
                </w:rPr>
                <w:t>0.01</w:t>
              </w:r>
            </w:ins>
          </w:p>
        </w:tc>
        <w:tc>
          <w:tcPr>
            <w:tcW w:w="0" w:type="auto"/>
            <w:tcMar>
              <w:top w:w="113" w:type="dxa"/>
              <w:left w:w="113" w:type="dxa"/>
              <w:bottom w:w="113" w:type="dxa"/>
              <w:right w:w="113" w:type="dxa"/>
            </w:tcMar>
            <w:hideMark/>
          </w:tcPr>
          <w:p w14:paraId="35E09636" w14:textId="77777777" w:rsidR="000F0205" w:rsidRPr="000F0205" w:rsidRDefault="000F0205" w:rsidP="000F0205">
            <w:pPr>
              <w:jc w:val="center"/>
              <w:rPr>
                <w:ins w:id="4136" w:author="Bale,Cameron" w:date="2022-10-13T16:10:00Z"/>
                <w:rFonts w:ascii="Times New Roman" w:eastAsia="Times New Roman" w:hAnsi="Times New Roman" w:cs="Times New Roman"/>
                <w:sz w:val="24"/>
                <w:szCs w:val="24"/>
              </w:rPr>
            </w:pPr>
            <w:ins w:id="4137" w:author="Bale,Cameron" w:date="2022-10-13T16:10:00Z">
              <w:r w:rsidRPr="000F0205">
                <w:rPr>
                  <w:rFonts w:ascii="Times New Roman" w:eastAsia="Times New Roman" w:hAnsi="Times New Roman" w:cs="Times New Roman"/>
                  <w:sz w:val="24"/>
                  <w:szCs w:val="24"/>
                </w:rPr>
                <w:t>0.02</w:t>
              </w:r>
            </w:ins>
          </w:p>
        </w:tc>
        <w:tc>
          <w:tcPr>
            <w:tcW w:w="0" w:type="auto"/>
            <w:tcMar>
              <w:top w:w="113" w:type="dxa"/>
              <w:left w:w="113" w:type="dxa"/>
              <w:bottom w:w="113" w:type="dxa"/>
              <w:right w:w="113" w:type="dxa"/>
            </w:tcMar>
            <w:hideMark/>
          </w:tcPr>
          <w:p w14:paraId="03EF7228" w14:textId="77777777" w:rsidR="000F0205" w:rsidRPr="000F0205" w:rsidRDefault="000F0205" w:rsidP="000F0205">
            <w:pPr>
              <w:jc w:val="center"/>
              <w:rPr>
                <w:ins w:id="4138" w:author="Bale,Cameron" w:date="2022-10-13T16:10:00Z"/>
                <w:rFonts w:ascii="Times New Roman" w:eastAsia="Times New Roman" w:hAnsi="Times New Roman" w:cs="Times New Roman"/>
                <w:sz w:val="24"/>
                <w:szCs w:val="24"/>
              </w:rPr>
            </w:pPr>
            <w:ins w:id="4139" w:author="Bale,Cameron" w:date="2022-10-13T16:10:00Z">
              <w:r w:rsidRPr="000F0205">
                <w:rPr>
                  <w:rFonts w:ascii="Times New Roman" w:eastAsia="Times New Roman" w:hAnsi="Times New Roman" w:cs="Times New Roman"/>
                  <w:sz w:val="24"/>
                  <w:szCs w:val="24"/>
                </w:rPr>
                <w:t>0.02</w:t>
              </w:r>
            </w:ins>
          </w:p>
        </w:tc>
      </w:tr>
      <w:tr w:rsidR="000F0205" w:rsidRPr="000F0205" w14:paraId="17A0E540" w14:textId="77777777" w:rsidTr="000F0205">
        <w:trPr>
          <w:ins w:id="4140" w:author="Bale,Cameron" w:date="2022-10-13T16:10:00Z"/>
        </w:trPr>
        <w:tc>
          <w:tcPr>
            <w:tcW w:w="0" w:type="auto"/>
            <w:tcMar>
              <w:top w:w="113" w:type="dxa"/>
              <w:left w:w="113" w:type="dxa"/>
              <w:bottom w:w="113" w:type="dxa"/>
              <w:right w:w="113" w:type="dxa"/>
            </w:tcMar>
            <w:hideMark/>
          </w:tcPr>
          <w:p w14:paraId="254E54CE" w14:textId="77777777" w:rsidR="000F0205" w:rsidRPr="000F0205" w:rsidRDefault="000F0205" w:rsidP="000F0205">
            <w:pPr>
              <w:rPr>
                <w:ins w:id="4141" w:author="Bale,Cameron" w:date="2022-10-13T16:10:00Z"/>
                <w:rFonts w:ascii="Times New Roman" w:eastAsia="Times New Roman" w:hAnsi="Times New Roman" w:cs="Times New Roman"/>
                <w:sz w:val="24"/>
                <w:szCs w:val="24"/>
              </w:rPr>
            </w:pPr>
            <w:ins w:id="4142" w:author="Bale,Cameron" w:date="2022-10-13T16:10:00Z">
              <w:r w:rsidRPr="000F0205">
                <w:rPr>
                  <w:rFonts w:ascii="Times New Roman" w:eastAsia="Times New Roman" w:hAnsi="Times New Roman" w:cs="Times New Roman"/>
                  <w:sz w:val="24"/>
                  <w:szCs w:val="24"/>
                </w:rPr>
                <w:t>Protection Parameter</w:t>
              </w:r>
              <w:r w:rsidRPr="000F0205">
                <w:rPr>
                  <w:rFonts w:ascii="Times New Roman" w:eastAsia="Times New Roman" w:hAnsi="Times New Roman" w:cs="Times New Roman"/>
                  <w:sz w:val="24"/>
                  <w:szCs w:val="24"/>
                </w:rPr>
                <w:br/>
                <w:t>[Top_0.4]</w:t>
              </w:r>
            </w:ins>
          </w:p>
        </w:tc>
        <w:tc>
          <w:tcPr>
            <w:tcW w:w="0" w:type="auto"/>
            <w:tcMar>
              <w:top w:w="113" w:type="dxa"/>
              <w:left w:w="113" w:type="dxa"/>
              <w:bottom w:w="113" w:type="dxa"/>
              <w:right w:w="113" w:type="dxa"/>
            </w:tcMar>
            <w:hideMark/>
          </w:tcPr>
          <w:p w14:paraId="4918182F" w14:textId="77777777" w:rsidR="000F0205" w:rsidRPr="000F0205" w:rsidRDefault="000F0205" w:rsidP="000F0205">
            <w:pPr>
              <w:jc w:val="center"/>
              <w:rPr>
                <w:ins w:id="4143" w:author="Bale,Cameron" w:date="2022-10-13T16:10:00Z"/>
                <w:rFonts w:ascii="Times New Roman" w:eastAsia="Times New Roman" w:hAnsi="Times New Roman" w:cs="Times New Roman"/>
                <w:sz w:val="24"/>
                <w:szCs w:val="24"/>
              </w:rPr>
            </w:pPr>
            <w:ins w:id="4144" w:author="Bale,Cameron" w:date="2022-10-13T16:10:00Z">
              <w:r w:rsidRPr="000F0205">
                <w:rPr>
                  <w:rFonts w:ascii="Times New Roman" w:eastAsia="Times New Roman" w:hAnsi="Times New Roman" w:cs="Times New Roman"/>
                  <w:sz w:val="24"/>
                  <w:szCs w:val="24"/>
                </w:rPr>
                <w:t>0.03 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3C64A980" w14:textId="77777777" w:rsidR="000F0205" w:rsidRPr="000F0205" w:rsidRDefault="000F0205" w:rsidP="000F0205">
            <w:pPr>
              <w:jc w:val="center"/>
              <w:rPr>
                <w:ins w:id="4145" w:author="Bale,Cameron" w:date="2022-10-13T16:10:00Z"/>
                <w:rFonts w:ascii="Times New Roman" w:eastAsia="Times New Roman" w:hAnsi="Times New Roman" w:cs="Times New Roman"/>
                <w:sz w:val="24"/>
                <w:szCs w:val="24"/>
              </w:rPr>
            </w:pPr>
            <w:ins w:id="4146" w:author="Bale,Cameron" w:date="2022-10-13T16:10:00Z">
              <w:r w:rsidRPr="000F0205">
                <w:rPr>
                  <w:rFonts w:ascii="Times New Roman" w:eastAsia="Times New Roman" w:hAnsi="Times New Roman" w:cs="Times New Roman"/>
                  <w:sz w:val="24"/>
                  <w:szCs w:val="24"/>
                </w:rPr>
                <w:t>0.02</w:t>
              </w:r>
            </w:ins>
          </w:p>
        </w:tc>
        <w:tc>
          <w:tcPr>
            <w:tcW w:w="0" w:type="auto"/>
            <w:tcMar>
              <w:top w:w="113" w:type="dxa"/>
              <w:left w:w="113" w:type="dxa"/>
              <w:bottom w:w="113" w:type="dxa"/>
              <w:right w:w="113" w:type="dxa"/>
            </w:tcMar>
            <w:hideMark/>
          </w:tcPr>
          <w:p w14:paraId="7CC778F3" w14:textId="77777777" w:rsidR="000F0205" w:rsidRPr="000F0205" w:rsidRDefault="000F0205" w:rsidP="000F0205">
            <w:pPr>
              <w:jc w:val="center"/>
              <w:rPr>
                <w:ins w:id="4147" w:author="Bale,Cameron" w:date="2022-10-13T16:10:00Z"/>
                <w:rFonts w:ascii="Times New Roman" w:eastAsia="Times New Roman" w:hAnsi="Times New Roman" w:cs="Times New Roman"/>
                <w:sz w:val="24"/>
                <w:szCs w:val="24"/>
              </w:rPr>
            </w:pPr>
            <w:ins w:id="4148" w:author="Bale,Cameron" w:date="2022-10-13T16:10:00Z">
              <w:r w:rsidRPr="000F0205">
                <w:rPr>
                  <w:rFonts w:ascii="Times New Roman" w:eastAsia="Times New Roman" w:hAnsi="Times New Roman" w:cs="Times New Roman"/>
                  <w:sz w:val="24"/>
                  <w:szCs w:val="24"/>
                </w:rPr>
                <w:t>0.04 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0B78003C" w14:textId="77777777" w:rsidR="000F0205" w:rsidRPr="000F0205" w:rsidRDefault="000F0205" w:rsidP="000F0205">
            <w:pPr>
              <w:jc w:val="center"/>
              <w:rPr>
                <w:ins w:id="4149" w:author="Bale,Cameron" w:date="2022-10-13T16:10:00Z"/>
                <w:rFonts w:ascii="Times New Roman" w:eastAsia="Times New Roman" w:hAnsi="Times New Roman" w:cs="Times New Roman"/>
                <w:sz w:val="24"/>
                <w:szCs w:val="24"/>
              </w:rPr>
            </w:pPr>
            <w:ins w:id="4150" w:author="Bale,Cameron" w:date="2022-10-13T16:10:00Z">
              <w:r w:rsidRPr="000F0205">
                <w:rPr>
                  <w:rFonts w:ascii="Times New Roman" w:eastAsia="Times New Roman" w:hAnsi="Times New Roman" w:cs="Times New Roman"/>
                  <w:sz w:val="24"/>
                  <w:szCs w:val="24"/>
                </w:rPr>
                <w:t>0.03 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15ADBE50" w14:textId="77777777" w:rsidR="000F0205" w:rsidRPr="000F0205" w:rsidRDefault="000F0205" w:rsidP="000F0205">
            <w:pPr>
              <w:jc w:val="center"/>
              <w:rPr>
                <w:ins w:id="4151" w:author="Bale,Cameron" w:date="2022-10-13T16:10:00Z"/>
                <w:rFonts w:ascii="Times New Roman" w:eastAsia="Times New Roman" w:hAnsi="Times New Roman" w:cs="Times New Roman"/>
                <w:sz w:val="24"/>
                <w:szCs w:val="24"/>
              </w:rPr>
            </w:pPr>
            <w:ins w:id="4152" w:author="Bale,Cameron" w:date="2022-10-13T16:10:00Z">
              <w:r w:rsidRPr="000F0205">
                <w:rPr>
                  <w:rFonts w:ascii="Times New Roman" w:eastAsia="Times New Roman" w:hAnsi="Times New Roman" w:cs="Times New Roman"/>
                  <w:sz w:val="24"/>
                  <w:szCs w:val="24"/>
                </w:rPr>
                <w:t>0.03 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456AC599" w14:textId="77777777" w:rsidR="000F0205" w:rsidRPr="000F0205" w:rsidRDefault="000F0205" w:rsidP="000F0205">
            <w:pPr>
              <w:jc w:val="center"/>
              <w:rPr>
                <w:ins w:id="4153" w:author="Bale,Cameron" w:date="2022-10-13T16:10:00Z"/>
                <w:rFonts w:ascii="Times New Roman" w:eastAsia="Times New Roman" w:hAnsi="Times New Roman" w:cs="Times New Roman"/>
                <w:sz w:val="24"/>
                <w:szCs w:val="24"/>
              </w:rPr>
            </w:pPr>
            <w:ins w:id="4154" w:author="Bale,Cameron" w:date="2022-10-13T16:10:00Z">
              <w:r w:rsidRPr="000F0205">
                <w:rPr>
                  <w:rFonts w:ascii="Times New Roman" w:eastAsia="Times New Roman" w:hAnsi="Times New Roman" w:cs="Times New Roman"/>
                  <w:sz w:val="24"/>
                  <w:szCs w:val="24"/>
                </w:rPr>
                <w:t>0.03 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2C2B63D0" w14:textId="77777777" w:rsidR="000F0205" w:rsidRPr="000F0205" w:rsidRDefault="000F0205" w:rsidP="000F0205">
            <w:pPr>
              <w:jc w:val="center"/>
              <w:rPr>
                <w:ins w:id="4155" w:author="Bale,Cameron" w:date="2022-10-13T16:10:00Z"/>
                <w:rFonts w:ascii="Times New Roman" w:eastAsia="Times New Roman" w:hAnsi="Times New Roman" w:cs="Times New Roman"/>
                <w:sz w:val="24"/>
                <w:szCs w:val="24"/>
              </w:rPr>
            </w:pPr>
            <w:ins w:id="4156" w:author="Bale,Cameron" w:date="2022-10-13T16:10:00Z">
              <w:r w:rsidRPr="000F0205">
                <w:rPr>
                  <w:rFonts w:ascii="Times New Roman" w:eastAsia="Times New Roman" w:hAnsi="Times New Roman" w:cs="Times New Roman"/>
                  <w:sz w:val="24"/>
                  <w:szCs w:val="24"/>
                </w:rPr>
                <w:t>0.05 </w:t>
              </w:r>
              <w:r w:rsidRPr="000F0205">
                <w:rPr>
                  <w:rFonts w:ascii="Times New Roman" w:eastAsia="Times New Roman" w:hAnsi="Times New Roman" w:cs="Times New Roman"/>
                  <w:sz w:val="24"/>
                  <w:szCs w:val="24"/>
                  <w:vertAlign w:val="superscript"/>
                </w:rPr>
                <w:t>***</w:t>
              </w:r>
            </w:ins>
          </w:p>
        </w:tc>
      </w:tr>
      <w:tr w:rsidR="000F0205" w:rsidRPr="000F0205" w14:paraId="68FD0658" w14:textId="77777777" w:rsidTr="000F0205">
        <w:trPr>
          <w:ins w:id="4157" w:author="Bale,Cameron" w:date="2022-10-13T16:10:00Z"/>
        </w:trPr>
        <w:tc>
          <w:tcPr>
            <w:tcW w:w="0" w:type="auto"/>
            <w:tcMar>
              <w:top w:w="113" w:type="dxa"/>
              <w:left w:w="113" w:type="dxa"/>
              <w:bottom w:w="113" w:type="dxa"/>
              <w:right w:w="113" w:type="dxa"/>
            </w:tcMar>
            <w:hideMark/>
          </w:tcPr>
          <w:p w14:paraId="1287950E" w14:textId="77777777" w:rsidR="000F0205" w:rsidRPr="000F0205" w:rsidRDefault="000F0205" w:rsidP="000F0205">
            <w:pPr>
              <w:rPr>
                <w:ins w:id="4158" w:author="Bale,Cameron" w:date="2022-10-13T16:10:00Z"/>
                <w:rFonts w:ascii="Times New Roman" w:eastAsia="Times New Roman" w:hAnsi="Times New Roman" w:cs="Times New Roman"/>
                <w:sz w:val="24"/>
                <w:szCs w:val="24"/>
              </w:rPr>
            </w:pPr>
            <w:ins w:id="4159" w:author="Bale,Cameron" w:date="2022-10-13T16:10:00Z">
              <w:r w:rsidRPr="000F0205">
                <w:rPr>
                  <w:rFonts w:ascii="Times New Roman" w:eastAsia="Times New Roman" w:hAnsi="Times New Roman" w:cs="Times New Roman"/>
                  <w:sz w:val="24"/>
                  <w:szCs w:val="24"/>
                </w:rPr>
                <w:t>Protection Parameter</w:t>
              </w:r>
              <w:r w:rsidRPr="000F0205">
                <w:rPr>
                  <w:rFonts w:ascii="Times New Roman" w:eastAsia="Times New Roman" w:hAnsi="Times New Roman" w:cs="Times New Roman"/>
                  <w:sz w:val="24"/>
                  <w:szCs w:val="24"/>
                </w:rPr>
                <w:br/>
                <w:t>[Bottom_0.1]</w:t>
              </w:r>
            </w:ins>
          </w:p>
        </w:tc>
        <w:tc>
          <w:tcPr>
            <w:tcW w:w="0" w:type="auto"/>
            <w:tcMar>
              <w:top w:w="113" w:type="dxa"/>
              <w:left w:w="113" w:type="dxa"/>
              <w:bottom w:w="113" w:type="dxa"/>
              <w:right w:w="113" w:type="dxa"/>
            </w:tcMar>
            <w:hideMark/>
          </w:tcPr>
          <w:p w14:paraId="766DF487" w14:textId="77777777" w:rsidR="000F0205" w:rsidRPr="000F0205" w:rsidRDefault="000F0205" w:rsidP="000F0205">
            <w:pPr>
              <w:jc w:val="center"/>
              <w:rPr>
                <w:ins w:id="4160" w:author="Bale,Cameron" w:date="2022-10-13T16:10:00Z"/>
                <w:rFonts w:ascii="Times New Roman" w:eastAsia="Times New Roman" w:hAnsi="Times New Roman" w:cs="Times New Roman"/>
                <w:sz w:val="24"/>
                <w:szCs w:val="24"/>
              </w:rPr>
            </w:pPr>
            <w:ins w:id="4161" w:author="Bale,Cameron" w:date="2022-10-13T16:10:00Z">
              <w:r w:rsidRPr="000F0205">
                <w:rPr>
                  <w:rFonts w:ascii="Times New Roman" w:eastAsia="Times New Roman" w:hAnsi="Times New Roman" w:cs="Times New Roman"/>
                  <w:sz w:val="24"/>
                  <w:szCs w:val="24"/>
                </w:rPr>
                <w:t>0.06 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734AD2F4" w14:textId="77777777" w:rsidR="000F0205" w:rsidRPr="000F0205" w:rsidRDefault="000F0205" w:rsidP="000F0205">
            <w:pPr>
              <w:jc w:val="center"/>
              <w:rPr>
                <w:ins w:id="4162" w:author="Bale,Cameron" w:date="2022-10-13T16:10:00Z"/>
                <w:rFonts w:ascii="Times New Roman" w:eastAsia="Times New Roman" w:hAnsi="Times New Roman" w:cs="Times New Roman"/>
                <w:sz w:val="24"/>
                <w:szCs w:val="24"/>
              </w:rPr>
            </w:pPr>
            <w:ins w:id="4163" w:author="Bale,Cameron" w:date="2022-10-13T16:10:00Z">
              <w:r w:rsidRPr="000F0205">
                <w:rPr>
                  <w:rFonts w:ascii="Times New Roman" w:eastAsia="Times New Roman" w:hAnsi="Times New Roman" w:cs="Times New Roman"/>
                  <w:sz w:val="24"/>
                  <w:szCs w:val="24"/>
                </w:rPr>
                <w:t>0.06 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188BDAD8" w14:textId="77777777" w:rsidR="000F0205" w:rsidRPr="000F0205" w:rsidRDefault="000F0205" w:rsidP="000F0205">
            <w:pPr>
              <w:jc w:val="center"/>
              <w:rPr>
                <w:ins w:id="4164" w:author="Bale,Cameron" w:date="2022-10-13T16:10:00Z"/>
                <w:rFonts w:ascii="Times New Roman" w:eastAsia="Times New Roman" w:hAnsi="Times New Roman" w:cs="Times New Roman"/>
                <w:sz w:val="24"/>
                <w:szCs w:val="24"/>
              </w:rPr>
            </w:pPr>
            <w:ins w:id="4165" w:author="Bale,Cameron" w:date="2022-10-13T16:10:00Z">
              <w:r w:rsidRPr="000F0205">
                <w:rPr>
                  <w:rFonts w:ascii="Times New Roman" w:eastAsia="Times New Roman" w:hAnsi="Times New Roman" w:cs="Times New Roman"/>
                  <w:sz w:val="24"/>
                  <w:szCs w:val="24"/>
                </w:rPr>
                <w:t>0.05 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48576237" w14:textId="77777777" w:rsidR="000F0205" w:rsidRPr="000F0205" w:rsidRDefault="000F0205" w:rsidP="000F0205">
            <w:pPr>
              <w:jc w:val="center"/>
              <w:rPr>
                <w:ins w:id="4166" w:author="Bale,Cameron" w:date="2022-10-13T16:10:00Z"/>
                <w:rFonts w:ascii="Times New Roman" w:eastAsia="Times New Roman" w:hAnsi="Times New Roman" w:cs="Times New Roman"/>
                <w:sz w:val="24"/>
                <w:szCs w:val="24"/>
              </w:rPr>
            </w:pPr>
            <w:ins w:id="4167" w:author="Bale,Cameron" w:date="2022-10-13T16:10:00Z">
              <w:r w:rsidRPr="000F0205">
                <w:rPr>
                  <w:rFonts w:ascii="Times New Roman" w:eastAsia="Times New Roman" w:hAnsi="Times New Roman" w:cs="Times New Roman"/>
                  <w:sz w:val="24"/>
                  <w:szCs w:val="24"/>
                </w:rPr>
                <w:t>0.05 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5B5FB856" w14:textId="77777777" w:rsidR="000F0205" w:rsidRPr="000F0205" w:rsidRDefault="000F0205" w:rsidP="000F0205">
            <w:pPr>
              <w:jc w:val="center"/>
              <w:rPr>
                <w:ins w:id="4168" w:author="Bale,Cameron" w:date="2022-10-13T16:10:00Z"/>
                <w:rFonts w:ascii="Times New Roman" w:eastAsia="Times New Roman" w:hAnsi="Times New Roman" w:cs="Times New Roman"/>
                <w:sz w:val="24"/>
                <w:szCs w:val="24"/>
              </w:rPr>
            </w:pPr>
            <w:ins w:id="4169" w:author="Bale,Cameron" w:date="2022-10-13T16:10:00Z">
              <w:r w:rsidRPr="000F0205">
                <w:rPr>
                  <w:rFonts w:ascii="Times New Roman" w:eastAsia="Times New Roman" w:hAnsi="Times New Roman" w:cs="Times New Roman"/>
                  <w:sz w:val="24"/>
                  <w:szCs w:val="24"/>
                </w:rPr>
                <w:t>0.03 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022FABB7" w14:textId="77777777" w:rsidR="000F0205" w:rsidRPr="000F0205" w:rsidRDefault="000F0205" w:rsidP="000F0205">
            <w:pPr>
              <w:jc w:val="center"/>
              <w:rPr>
                <w:ins w:id="4170" w:author="Bale,Cameron" w:date="2022-10-13T16:10:00Z"/>
                <w:rFonts w:ascii="Times New Roman" w:eastAsia="Times New Roman" w:hAnsi="Times New Roman" w:cs="Times New Roman"/>
                <w:sz w:val="24"/>
                <w:szCs w:val="24"/>
              </w:rPr>
            </w:pPr>
            <w:ins w:id="4171" w:author="Bale,Cameron" w:date="2022-10-13T16:10:00Z">
              <w:r w:rsidRPr="000F0205">
                <w:rPr>
                  <w:rFonts w:ascii="Times New Roman" w:eastAsia="Times New Roman" w:hAnsi="Times New Roman" w:cs="Times New Roman"/>
                  <w:sz w:val="24"/>
                  <w:szCs w:val="24"/>
                </w:rPr>
                <w:t>0.06 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79DB313E" w14:textId="77777777" w:rsidR="000F0205" w:rsidRPr="000F0205" w:rsidRDefault="000F0205" w:rsidP="000F0205">
            <w:pPr>
              <w:jc w:val="center"/>
              <w:rPr>
                <w:ins w:id="4172" w:author="Bale,Cameron" w:date="2022-10-13T16:10:00Z"/>
                <w:rFonts w:ascii="Times New Roman" w:eastAsia="Times New Roman" w:hAnsi="Times New Roman" w:cs="Times New Roman"/>
                <w:sz w:val="24"/>
                <w:szCs w:val="24"/>
              </w:rPr>
            </w:pPr>
            <w:ins w:id="4173" w:author="Bale,Cameron" w:date="2022-10-13T16:10:00Z">
              <w:r w:rsidRPr="000F0205">
                <w:rPr>
                  <w:rFonts w:ascii="Times New Roman" w:eastAsia="Times New Roman" w:hAnsi="Times New Roman" w:cs="Times New Roman"/>
                  <w:sz w:val="24"/>
                  <w:szCs w:val="24"/>
                </w:rPr>
                <w:t>0.06 </w:t>
              </w:r>
              <w:r w:rsidRPr="000F0205">
                <w:rPr>
                  <w:rFonts w:ascii="Times New Roman" w:eastAsia="Times New Roman" w:hAnsi="Times New Roman" w:cs="Times New Roman"/>
                  <w:sz w:val="24"/>
                  <w:szCs w:val="24"/>
                  <w:vertAlign w:val="superscript"/>
                </w:rPr>
                <w:t>***</w:t>
              </w:r>
            </w:ins>
          </w:p>
        </w:tc>
      </w:tr>
      <w:tr w:rsidR="000F0205" w:rsidRPr="000F0205" w14:paraId="2A7DA023" w14:textId="77777777" w:rsidTr="000F0205">
        <w:trPr>
          <w:ins w:id="4174" w:author="Bale,Cameron" w:date="2022-10-13T16:10:00Z"/>
        </w:trPr>
        <w:tc>
          <w:tcPr>
            <w:tcW w:w="0" w:type="auto"/>
            <w:tcMar>
              <w:top w:w="113" w:type="dxa"/>
              <w:left w:w="113" w:type="dxa"/>
              <w:bottom w:w="113" w:type="dxa"/>
              <w:right w:w="113" w:type="dxa"/>
            </w:tcMar>
            <w:hideMark/>
          </w:tcPr>
          <w:p w14:paraId="4DE94140" w14:textId="77777777" w:rsidR="000F0205" w:rsidRPr="000F0205" w:rsidRDefault="000F0205" w:rsidP="000F0205">
            <w:pPr>
              <w:rPr>
                <w:ins w:id="4175" w:author="Bale,Cameron" w:date="2022-10-13T16:10:00Z"/>
                <w:rFonts w:ascii="Times New Roman" w:eastAsia="Times New Roman" w:hAnsi="Times New Roman" w:cs="Times New Roman"/>
                <w:sz w:val="24"/>
                <w:szCs w:val="24"/>
              </w:rPr>
            </w:pPr>
            <w:ins w:id="4176" w:author="Bale,Cameron" w:date="2022-10-13T16:10:00Z">
              <w:r w:rsidRPr="000F0205">
                <w:rPr>
                  <w:rFonts w:ascii="Times New Roman" w:eastAsia="Times New Roman" w:hAnsi="Times New Roman" w:cs="Times New Roman"/>
                  <w:sz w:val="24"/>
                  <w:szCs w:val="24"/>
                </w:rPr>
                <w:t>Protection Parameter</w:t>
              </w:r>
              <w:r w:rsidRPr="000F0205">
                <w:rPr>
                  <w:rFonts w:ascii="Times New Roman" w:eastAsia="Times New Roman" w:hAnsi="Times New Roman" w:cs="Times New Roman"/>
                  <w:sz w:val="24"/>
                  <w:szCs w:val="24"/>
                </w:rPr>
                <w:br/>
                <w:t>[Bottom_0.2]</w:t>
              </w:r>
            </w:ins>
          </w:p>
        </w:tc>
        <w:tc>
          <w:tcPr>
            <w:tcW w:w="0" w:type="auto"/>
            <w:tcMar>
              <w:top w:w="113" w:type="dxa"/>
              <w:left w:w="113" w:type="dxa"/>
              <w:bottom w:w="113" w:type="dxa"/>
              <w:right w:w="113" w:type="dxa"/>
            </w:tcMar>
            <w:hideMark/>
          </w:tcPr>
          <w:p w14:paraId="08790194" w14:textId="77777777" w:rsidR="000F0205" w:rsidRPr="000F0205" w:rsidRDefault="000F0205" w:rsidP="000F0205">
            <w:pPr>
              <w:jc w:val="center"/>
              <w:rPr>
                <w:ins w:id="4177" w:author="Bale,Cameron" w:date="2022-10-13T16:10:00Z"/>
                <w:rFonts w:ascii="Times New Roman" w:eastAsia="Times New Roman" w:hAnsi="Times New Roman" w:cs="Times New Roman"/>
                <w:sz w:val="24"/>
                <w:szCs w:val="24"/>
              </w:rPr>
            </w:pPr>
            <w:ins w:id="4178" w:author="Bale,Cameron" w:date="2022-10-13T16:10:00Z">
              <w:r w:rsidRPr="000F0205">
                <w:rPr>
                  <w:rFonts w:ascii="Times New Roman" w:eastAsia="Times New Roman" w:hAnsi="Times New Roman" w:cs="Times New Roman"/>
                  <w:sz w:val="24"/>
                  <w:szCs w:val="24"/>
                </w:rPr>
                <w:t>-0.38 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253E4FA0" w14:textId="77777777" w:rsidR="000F0205" w:rsidRPr="000F0205" w:rsidRDefault="000F0205" w:rsidP="000F0205">
            <w:pPr>
              <w:jc w:val="center"/>
              <w:rPr>
                <w:ins w:id="4179" w:author="Bale,Cameron" w:date="2022-10-13T16:10:00Z"/>
                <w:rFonts w:ascii="Times New Roman" w:eastAsia="Times New Roman" w:hAnsi="Times New Roman" w:cs="Times New Roman"/>
                <w:sz w:val="24"/>
                <w:szCs w:val="24"/>
              </w:rPr>
            </w:pPr>
            <w:ins w:id="4180" w:author="Bale,Cameron" w:date="2022-10-13T16:10:00Z">
              <w:r w:rsidRPr="000F0205">
                <w:rPr>
                  <w:rFonts w:ascii="Times New Roman" w:eastAsia="Times New Roman" w:hAnsi="Times New Roman" w:cs="Times New Roman"/>
                  <w:sz w:val="24"/>
                  <w:szCs w:val="24"/>
                </w:rPr>
                <w:t>-0.38 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62818431" w14:textId="77777777" w:rsidR="000F0205" w:rsidRPr="000F0205" w:rsidRDefault="000F0205" w:rsidP="000F0205">
            <w:pPr>
              <w:jc w:val="center"/>
              <w:rPr>
                <w:ins w:id="4181" w:author="Bale,Cameron" w:date="2022-10-13T16:10:00Z"/>
                <w:rFonts w:ascii="Times New Roman" w:eastAsia="Times New Roman" w:hAnsi="Times New Roman" w:cs="Times New Roman"/>
                <w:sz w:val="24"/>
                <w:szCs w:val="24"/>
              </w:rPr>
            </w:pPr>
            <w:ins w:id="4182" w:author="Bale,Cameron" w:date="2022-10-13T16:10:00Z">
              <w:r w:rsidRPr="000F0205">
                <w:rPr>
                  <w:rFonts w:ascii="Times New Roman" w:eastAsia="Times New Roman" w:hAnsi="Times New Roman" w:cs="Times New Roman"/>
                  <w:sz w:val="24"/>
                  <w:szCs w:val="24"/>
                </w:rPr>
                <w:t>-0.38 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1DB92831" w14:textId="77777777" w:rsidR="000F0205" w:rsidRPr="000F0205" w:rsidRDefault="000F0205" w:rsidP="000F0205">
            <w:pPr>
              <w:jc w:val="center"/>
              <w:rPr>
                <w:ins w:id="4183" w:author="Bale,Cameron" w:date="2022-10-13T16:10:00Z"/>
                <w:rFonts w:ascii="Times New Roman" w:eastAsia="Times New Roman" w:hAnsi="Times New Roman" w:cs="Times New Roman"/>
                <w:sz w:val="24"/>
                <w:szCs w:val="24"/>
              </w:rPr>
            </w:pPr>
            <w:ins w:id="4184" w:author="Bale,Cameron" w:date="2022-10-13T16:10:00Z">
              <w:r w:rsidRPr="000F0205">
                <w:rPr>
                  <w:rFonts w:ascii="Times New Roman" w:eastAsia="Times New Roman" w:hAnsi="Times New Roman" w:cs="Times New Roman"/>
                  <w:sz w:val="24"/>
                  <w:szCs w:val="24"/>
                </w:rPr>
                <w:t>-0.38 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634791DA" w14:textId="77777777" w:rsidR="000F0205" w:rsidRPr="000F0205" w:rsidRDefault="000F0205" w:rsidP="000F0205">
            <w:pPr>
              <w:jc w:val="center"/>
              <w:rPr>
                <w:ins w:id="4185" w:author="Bale,Cameron" w:date="2022-10-13T16:10:00Z"/>
                <w:rFonts w:ascii="Times New Roman" w:eastAsia="Times New Roman" w:hAnsi="Times New Roman" w:cs="Times New Roman"/>
                <w:sz w:val="24"/>
                <w:szCs w:val="24"/>
              </w:rPr>
            </w:pPr>
            <w:ins w:id="4186" w:author="Bale,Cameron" w:date="2022-10-13T16:10:00Z">
              <w:r w:rsidRPr="000F0205">
                <w:rPr>
                  <w:rFonts w:ascii="Times New Roman" w:eastAsia="Times New Roman" w:hAnsi="Times New Roman" w:cs="Times New Roman"/>
                  <w:sz w:val="24"/>
                  <w:szCs w:val="24"/>
                </w:rPr>
                <w:t>-0.31 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4BB33EEC" w14:textId="77777777" w:rsidR="000F0205" w:rsidRPr="000F0205" w:rsidRDefault="000F0205" w:rsidP="000F0205">
            <w:pPr>
              <w:jc w:val="center"/>
              <w:rPr>
                <w:ins w:id="4187" w:author="Bale,Cameron" w:date="2022-10-13T16:10:00Z"/>
                <w:rFonts w:ascii="Times New Roman" w:eastAsia="Times New Roman" w:hAnsi="Times New Roman" w:cs="Times New Roman"/>
                <w:sz w:val="24"/>
                <w:szCs w:val="24"/>
              </w:rPr>
            </w:pPr>
            <w:ins w:id="4188" w:author="Bale,Cameron" w:date="2022-10-13T16:10:00Z">
              <w:r w:rsidRPr="000F0205">
                <w:rPr>
                  <w:rFonts w:ascii="Times New Roman" w:eastAsia="Times New Roman" w:hAnsi="Times New Roman" w:cs="Times New Roman"/>
                  <w:sz w:val="24"/>
                  <w:szCs w:val="24"/>
                </w:rPr>
                <w:t>-0.38 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3681BEB3" w14:textId="77777777" w:rsidR="000F0205" w:rsidRPr="000F0205" w:rsidRDefault="000F0205" w:rsidP="000F0205">
            <w:pPr>
              <w:jc w:val="center"/>
              <w:rPr>
                <w:ins w:id="4189" w:author="Bale,Cameron" w:date="2022-10-13T16:10:00Z"/>
                <w:rFonts w:ascii="Times New Roman" w:eastAsia="Times New Roman" w:hAnsi="Times New Roman" w:cs="Times New Roman"/>
                <w:sz w:val="24"/>
                <w:szCs w:val="24"/>
              </w:rPr>
            </w:pPr>
            <w:ins w:id="4190" w:author="Bale,Cameron" w:date="2022-10-13T16:10:00Z">
              <w:r w:rsidRPr="000F0205">
                <w:rPr>
                  <w:rFonts w:ascii="Times New Roman" w:eastAsia="Times New Roman" w:hAnsi="Times New Roman" w:cs="Times New Roman"/>
                  <w:sz w:val="24"/>
                  <w:szCs w:val="24"/>
                </w:rPr>
                <w:t>-0.41 </w:t>
              </w:r>
              <w:r w:rsidRPr="000F0205">
                <w:rPr>
                  <w:rFonts w:ascii="Times New Roman" w:eastAsia="Times New Roman" w:hAnsi="Times New Roman" w:cs="Times New Roman"/>
                  <w:sz w:val="24"/>
                  <w:szCs w:val="24"/>
                  <w:vertAlign w:val="superscript"/>
                </w:rPr>
                <w:t>***</w:t>
              </w:r>
            </w:ins>
          </w:p>
        </w:tc>
      </w:tr>
      <w:tr w:rsidR="000F0205" w:rsidRPr="000F0205" w14:paraId="55B7A397" w14:textId="77777777" w:rsidTr="000F0205">
        <w:trPr>
          <w:ins w:id="4191" w:author="Bale,Cameron" w:date="2022-10-13T16:10:00Z"/>
        </w:trPr>
        <w:tc>
          <w:tcPr>
            <w:tcW w:w="0" w:type="auto"/>
            <w:tcMar>
              <w:top w:w="113" w:type="dxa"/>
              <w:left w:w="113" w:type="dxa"/>
              <w:bottom w:w="113" w:type="dxa"/>
              <w:right w:w="113" w:type="dxa"/>
            </w:tcMar>
            <w:hideMark/>
          </w:tcPr>
          <w:p w14:paraId="307520A7" w14:textId="77777777" w:rsidR="000F0205" w:rsidRPr="000F0205" w:rsidRDefault="000F0205" w:rsidP="000F0205">
            <w:pPr>
              <w:rPr>
                <w:ins w:id="4192" w:author="Bale,Cameron" w:date="2022-10-13T16:10:00Z"/>
                <w:rFonts w:ascii="Times New Roman" w:eastAsia="Times New Roman" w:hAnsi="Times New Roman" w:cs="Times New Roman"/>
                <w:sz w:val="24"/>
                <w:szCs w:val="24"/>
              </w:rPr>
            </w:pPr>
            <w:ins w:id="4193" w:author="Bale,Cameron" w:date="2022-10-13T16:10:00Z">
              <w:r w:rsidRPr="000F0205">
                <w:rPr>
                  <w:rFonts w:ascii="Times New Roman" w:eastAsia="Times New Roman" w:hAnsi="Times New Roman" w:cs="Times New Roman"/>
                  <w:sz w:val="24"/>
                  <w:szCs w:val="24"/>
                </w:rPr>
                <w:t>Protection Parameter</w:t>
              </w:r>
              <w:r w:rsidRPr="000F0205">
                <w:rPr>
                  <w:rFonts w:ascii="Times New Roman" w:eastAsia="Times New Roman" w:hAnsi="Times New Roman" w:cs="Times New Roman"/>
                  <w:sz w:val="24"/>
                  <w:szCs w:val="24"/>
                </w:rPr>
                <w:br/>
                <w:t>[Bottom_0.4]</w:t>
              </w:r>
            </w:ins>
          </w:p>
        </w:tc>
        <w:tc>
          <w:tcPr>
            <w:tcW w:w="0" w:type="auto"/>
            <w:tcMar>
              <w:top w:w="113" w:type="dxa"/>
              <w:left w:w="113" w:type="dxa"/>
              <w:bottom w:w="113" w:type="dxa"/>
              <w:right w:w="113" w:type="dxa"/>
            </w:tcMar>
            <w:hideMark/>
          </w:tcPr>
          <w:p w14:paraId="18727A84" w14:textId="77777777" w:rsidR="000F0205" w:rsidRPr="000F0205" w:rsidRDefault="000F0205" w:rsidP="000F0205">
            <w:pPr>
              <w:jc w:val="center"/>
              <w:rPr>
                <w:ins w:id="4194" w:author="Bale,Cameron" w:date="2022-10-13T16:10:00Z"/>
                <w:rFonts w:ascii="Times New Roman" w:eastAsia="Times New Roman" w:hAnsi="Times New Roman" w:cs="Times New Roman"/>
                <w:sz w:val="24"/>
                <w:szCs w:val="24"/>
              </w:rPr>
            </w:pPr>
            <w:ins w:id="4195" w:author="Bale,Cameron" w:date="2022-10-13T16:10:00Z">
              <w:r w:rsidRPr="000F0205">
                <w:rPr>
                  <w:rFonts w:ascii="Times New Roman" w:eastAsia="Times New Roman" w:hAnsi="Times New Roman" w:cs="Times New Roman"/>
                  <w:sz w:val="24"/>
                  <w:szCs w:val="24"/>
                </w:rPr>
                <w:t>-0.19 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7AD2D73E" w14:textId="77777777" w:rsidR="000F0205" w:rsidRPr="000F0205" w:rsidRDefault="000F0205" w:rsidP="000F0205">
            <w:pPr>
              <w:jc w:val="center"/>
              <w:rPr>
                <w:ins w:id="4196" w:author="Bale,Cameron" w:date="2022-10-13T16:10:00Z"/>
                <w:rFonts w:ascii="Times New Roman" w:eastAsia="Times New Roman" w:hAnsi="Times New Roman" w:cs="Times New Roman"/>
                <w:sz w:val="24"/>
                <w:szCs w:val="24"/>
              </w:rPr>
            </w:pPr>
            <w:ins w:id="4197" w:author="Bale,Cameron" w:date="2022-10-13T16:10:00Z">
              <w:r w:rsidRPr="000F0205">
                <w:rPr>
                  <w:rFonts w:ascii="Times New Roman" w:eastAsia="Times New Roman" w:hAnsi="Times New Roman" w:cs="Times New Roman"/>
                  <w:sz w:val="24"/>
                  <w:szCs w:val="24"/>
                </w:rPr>
                <w:t>-0.18 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059855B2" w14:textId="77777777" w:rsidR="000F0205" w:rsidRPr="000F0205" w:rsidRDefault="000F0205" w:rsidP="000F0205">
            <w:pPr>
              <w:jc w:val="center"/>
              <w:rPr>
                <w:ins w:id="4198" w:author="Bale,Cameron" w:date="2022-10-13T16:10:00Z"/>
                <w:rFonts w:ascii="Times New Roman" w:eastAsia="Times New Roman" w:hAnsi="Times New Roman" w:cs="Times New Roman"/>
                <w:sz w:val="24"/>
                <w:szCs w:val="24"/>
              </w:rPr>
            </w:pPr>
            <w:ins w:id="4199" w:author="Bale,Cameron" w:date="2022-10-13T16:10:00Z">
              <w:r w:rsidRPr="000F0205">
                <w:rPr>
                  <w:rFonts w:ascii="Times New Roman" w:eastAsia="Times New Roman" w:hAnsi="Times New Roman" w:cs="Times New Roman"/>
                  <w:sz w:val="24"/>
                  <w:szCs w:val="24"/>
                </w:rPr>
                <w:t>-0.17 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401C3DFE" w14:textId="77777777" w:rsidR="000F0205" w:rsidRPr="000F0205" w:rsidRDefault="000F0205" w:rsidP="000F0205">
            <w:pPr>
              <w:jc w:val="center"/>
              <w:rPr>
                <w:ins w:id="4200" w:author="Bale,Cameron" w:date="2022-10-13T16:10:00Z"/>
                <w:rFonts w:ascii="Times New Roman" w:eastAsia="Times New Roman" w:hAnsi="Times New Roman" w:cs="Times New Roman"/>
                <w:sz w:val="24"/>
                <w:szCs w:val="24"/>
              </w:rPr>
            </w:pPr>
            <w:ins w:id="4201" w:author="Bale,Cameron" w:date="2022-10-13T16:10:00Z">
              <w:r w:rsidRPr="000F0205">
                <w:rPr>
                  <w:rFonts w:ascii="Times New Roman" w:eastAsia="Times New Roman" w:hAnsi="Times New Roman" w:cs="Times New Roman"/>
                  <w:sz w:val="24"/>
                  <w:szCs w:val="24"/>
                </w:rPr>
                <w:t>-0.16 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1683192F" w14:textId="77777777" w:rsidR="000F0205" w:rsidRPr="000F0205" w:rsidRDefault="000F0205" w:rsidP="000F0205">
            <w:pPr>
              <w:jc w:val="center"/>
              <w:rPr>
                <w:ins w:id="4202" w:author="Bale,Cameron" w:date="2022-10-13T16:10:00Z"/>
                <w:rFonts w:ascii="Times New Roman" w:eastAsia="Times New Roman" w:hAnsi="Times New Roman" w:cs="Times New Roman"/>
                <w:sz w:val="24"/>
                <w:szCs w:val="24"/>
              </w:rPr>
            </w:pPr>
            <w:ins w:id="4203" w:author="Bale,Cameron" w:date="2022-10-13T16:10:00Z">
              <w:r w:rsidRPr="000F0205">
                <w:rPr>
                  <w:rFonts w:ascii="Times New Roman" w:eastAsia="Times New Roman" w:hAnsi="Times New Roman" w:cs="Times New Roman"/>
                  <w:sz w:val="24"/>
                  <w:szCs w:val="24"/>
                </w:rPr>
                <w:t>-0.15 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3E69E6BB" w14:textId="77777777" w:rsidR="000F0205" w:rsidRPr="000F0205" w:rsidRDefault="000F0205" w:rsidP="000F0205">
            <w:pPr>
              <w:jc w:val="center"/>
              <w:rPr>
                <w:ins w:id="4204" w:author="Bale,Cameron" w:date="2022-10-13T16:10:00Z"/>
                <w:rFonts w:ascii="Times New Roman" w:eastAsia="Times New Roman" w:hAnsi="Times New Roman" w:cs="Times New Roman"/>
                <w:sz w:val="24"/>
                <w:szCs w:val="24"/>
              </w:rPr>
            </w:pPr>
            <w:ins w:id="4205" w:author="Bale,Cameron" w:date="2022-10-13T16:10:00Z">
              <w:r w:rsidRPr="000F0205">
                <w:rPr>
                  <w:rFonts w:ascii="Times New Roman" w:eastAsia="Times New Roman" w:hAnsi="Times New Roman" w:cs="Times New Roman"/>
                  <w:sz w:val="24"/>
                  <w:szCs w:val="24"/>
                </w:rPr>
                <w:t>-0.17 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7FC578C9" w14:textId="77777777" w:rsidR="000F0205" w:rsidRPr="000F0205" w:rsidRDefault="000F0205" w:rsidP="000F0205">
            <w:pPr>
              <w:jc w:val="center"/>
              <w:rPr>
                <w:ins w:id="4206" w:author="Bale,Cameron" w:date="2022-10-13T16:10:00Z"/>
                <w:rFonts w:ascii="Times New Roman" w:eastAsia="Times New Roman" w:hAnsi="Times New Roman" w:cs="Times New Roman"/>
                <w:sz w:val="24"/>
                <w:szCs w:val="24"/>
              </w:rPr>
            </w:pPr>
            <w:ins w:id="4207" w:author="Bale,Cameron" w:date="2022-10-13T16:10:00Z">
              <w:r w:rsidRPr="000F0205">
                <w:rPr>
                  <w:rFonts w:ascii="Times New Roman" w:eastAsia="Times New Roman" w:hAnsi="Times New Roman" w:cs="Times New Roman"/>
                  <w:sz w:val="24"/>
                  <w:szCs w:val="24"/>
                </w:rPr>
                <w:t>-0.17 </w:t>
              </w:r>
              <w:r w:rsidRPr="000F0205">
                <w:rPr>
                  <w:rFonts w:ascii="Times New Roman" w:eastAsia="Times New Roman" w:hAnsi="Times New Roman" w:cs="Times New Roman"/>
                  <w:sz w:val="24"/>
                  <w:szCs w:val="24"/>
                  <w:vertAlign w:val="superscript"/>
                </w:rPr>
                <w:t>***</w:t>
              </w:r>
            </w:ins>
          </w:p>
        </w:tc>
      </w:tr>
      <w:tr w:rsidR="000F0205" w:rsidRPr="000F0205" w14:paraId="43574182" w14:textId="77777777" w:rsidTr="000F0205">
        <w:trPr>
          <w:ins w:id="4208" w:author="Bale,Cameron" w:date="2022-10-13T16:10:00Z"/>
        </w:trPr>
        <w:tc>
          <w:tcPr>
            <w:tcW w:w="0" w:type="auto"/>
            <w:tcMar>
              <w:top w:w="113" w:type="dxa"/>
              <w:left w:w="113" w:type="dxa"/>
              <w:bottom w:w="113" w:type="dxa"/>
              <w:right w:w="113" w:type="dxa"/>
            </w:tcMar>
            <w:hideMark/>
          </w:tcPr>
          <w:p w14:paraId="010BB957" w14:textId="77777777" w:rsidR="000F0205" w:rsidRPr="000F0205" w:rsidRDefault="000F0205" w:rsidP="000F0205">
            <w:pPr>
              <w:rPr>
                <w:ins w:id="4209" w:author="Bale,Cameron" w:date="2022-10-13T16:10:00Z"/>
                <w:rFonts w:ascii="Times New Roman" w:eastAsia="Times New Roman" w:hAnsi="Times New Roman" w:cs="Times New Roman"/>
                <w:sz w:val="24"/>
                <w:szCs w:val="24"/>
              </w:rPr>
            </w:pPr>
            <w:ins w:id="4210" w:author="Bale,Cameron" w:date="2022-10-13T16:10:00Z">
              <w:r w:rsidRPr="000F0205">
                <w:rPr>
                  <w:rFonts w:ascii="Times New Roman" w:eastAsia="Times New Roman" w:hAnsi="Times New Roman" w:cs="Times New Roman"/>
                  <w:sz w:val="24"/>
                  <w:szCs w:val="24"/>
                </w:rPr>
                <w:t>Protection Parameter</w:t>
              </w:r>
              <w:r w:rsidRPr="000F0205">
                <w:rPr>
                  <w:rFonts w:ascii="Times New Roman" w:eastAsia="Times New Roman" w:hAnsi="Times New Roman" w:cs="Times New Roman"/>
                  <w:sz w:val="24"/>
                  <w:szCs w:val="24"/>
                </w:rPr>
                <w:br/>
                <w:t>[knts_5]</w:t>
              </w:r>
            </w:ins>
          </w:p>
        </w:tc>
        <w:tc>
          <w:tcPr>
            <w:tcW w:w="0" w:type="auto"/>
            <w:tcMar>
              <w:top w:w="113" w:type="dxa"/>
              <w:left w:w="113" w:type="dxa"/>
              <w:bottom w:w="113" w:type="dxa"/>
              <w:right w:w="113" w:type="dxa"/>
            </w:tcMar>
            <w:hideMark/>
          </w:tcPr>
          <w:p w14:paraId="39D1FE25" w14:textId="77777777" w:rsidR="000F0205" w:rsidRPr="000F0205" w:rsidRDefault="000F0205" w:rsidP="000F0205">
            <w:pPr>
              <w:jc w:val="center"/>
              <w:rPr>
                <w:ins w:id="4211" w:author="Bale,Cameron" w:date="2022-10-13T16:10:00Z"/>
                <w:rFonts w:ascii="Times New Roman" w:eastAsia="Times New Roman" w:hAnsi="Times New Roman" w:cs="Times New Roman"/>
                <w:sz w:val="24"/>
                <w:szCs w:val="24"/>
              </w:rPr>
            </w:pPr>
            <w:ins w:id="4212" w:author="Bale,Cameron" w:date="2022-10-13T16:10:00Z">
              <w:r w:rsidRPr="000F0205">
                <w:rPr>
                  <w:rFonts w:ascii="Times New Roman" w:eastAsia="Times New Roman" w:hAnsi="Times New Roman" w:cs="Times New Roman"/>
                  <w:sz w:val="24"/>
                  <w:szCs w:val="24"/>
                </w:rPr>
                <w:t>-0.00</w:t>
              </w:r>
            </w:ins>
          </w:p>
        </w:tc>
        <w:tc>
          <w:tcPr>
            <w:tcW w:w="0" w:type="auto"/>
            <w:tcMar>
              <w:top w:w="113" w:type="dxa"/>
              <w:left w:w="113" w:type="dxa"/>
              <w:bottom w:w="113" w:type="dxa"/>
              <w:right w:w="113" w:type="dxa"/>
            </w:tcMar>
            <w:hideMark/>
          </w:tcPr>
          <w:p w14:paraId="480FAC7B" w14:textId="77777777" w:rsidR="000F0205" w:rsidRPr="000F0205" w:rsidRDefault="000F0205" w:rsidP="000F0205">
            <w:pPr>
              <w:jc w:val="center"/>
              <w:rPr>
                <w:ins w:id="4213" w:author="Bale,Cameron" w:date="2022-10-13T16:10:00Z"/>
                <w:rFonts w:ascii="Times New Roman" w:eastAsia="Times New Roman" w:hAnsi="Times New Roman" w:cs="Times New Roman"/>
                <w:sz w:val="24"/>
                <w:szCs w:val="24"/>
              </w:rPr>
            </w:pPr>
            <w:ins w:id="4214" w:author="Bale,Cameron" w:date="2022-10-13T16:10:00Z">
              <w:r w:rsidRPr="000F0205">
                <w:rPr>
                  <w:rFonts w:ascii="Times New Roman" w:eastAsia="Times New Roman" w:hAnsi="Times New Roman" w:cs="Times New Roman"/>
                  <w:sz w:val="24"/>
                  <w:szCs w:val="24"/>
                </w:rPr>
                <w:t>0.00</w:t>
              </w:r>
            </w:ins>
          </w:p>
        </w:tc>
        <w:tc>
          <w:tcPr>
            <w:tcW w:w="0" w:type="auto"/>
            <w:tcMar>
              <w:top w:w="113" w:type="dxa"/>
              <w:left w:w="113" w:type="dxa"/>
              <w:bottom w:w="113" w:type="dxa"/>
              <w:right w:w="113" w:type="dxa"/>
            </w:tcMar>
            <w:hideMark/>
          </w:tcPr>
          <w:p w14:paraId="1C58C43A" w14:textId="77777777" w:rsidR="000F0205" w:rsidRPr="000F0205" w:rsidRDefault="000F0205" w:rsidP="000F0205">
            <w:pPr>
              <w:jc w:val="center"/>
              <w:rPr>
                <w:ins w:id="4215" w:author="Bale,Cameron" w:date="2022-10-13T16:10:00Z"/>
                <w:rFonts w:ascii="Times New Roman" w:eastAsia="Times New Roman" w:hAnsi="Times New Roman" w:cs="Times New Roman"/>
                <w:sz w:val="24"/>
                <w:szCs w:val="24"/>
              </w:rPr>
            </w:pPr>
            <w:ins w:id="4216" w:author="Bale,Cameron" w:date="2022-10-13T16:10:00Z">
              <w:r w:rsidRPr="000F0205">
                <w:rPr>
                  <w:rFonts w:ascii="Times New Roman" w:eastAsia="Times New Roman" w:hAnsi="Times New Roman" w:cs="Times New Roman"/>
                  <w:sz w:val="24"/>
                  <w:szCs w:val="24"/>
                </w:rPr>
                <w:t>0.02</w:t>
              </w:r>
            </w:ins>
          </w:p>
        </w:tc>
        <w:tc>
          <w:tcPr>
            <w:tcW w:w="0" w:type="auto"/>
            <w:tcMar>
              <w:top w:w="113" w:type="dxa"/>
              <w:left w:w="113" w:type="dxa"/>
              <w:bottom w:w="113" w:type="dxa"/>
              <w:right w:w="113" w:type="dxa"/>
            </w:tcMar>
            <w:hideMark/>
          </w:tcPr>
          <w:p w14:paraId="146C9ADF" w14:textId="77777777" w:rsidR="000F0205" w:rsidRPr="000F0205" w:rsidRDefault="000F0205" w:rsidP="000F0205">
            <w:pPr>
              <w:jc w:val="center"/>
              <w:rPr>
                <w:ins w:id="4217" w:author="Bale,Cameron" w:date="2022-10-13T16:10:00Z"/>
                <w:rFonts w:ascii="Times New Roman" w:eastAsia="Times New Roman" w:hAnsi="Times New Roman" w:cs="Times New Roman"/>
                <w:sz w:val="24"/>
                <w:szCs w:val="24"/>
              </w:rPr>
            </w:pPr>
            <w:ins w:id="4218" w:author="Bale,Cameron" w:date="2022-10-13T16:10:00Z">
              <w:r w:rsidRPr="000F0205">
                <w:rPr>
                  <w:rFonts w:ascii="Times New Roman" w:eastAsia="Times New Roman" w:hAnsi="Times New Roman" w:cs="Times New Roman"/>
                  <w:sz w:val="24"/>
                  <w:szCs w:val="24"/>
                </w:rPr>
                <w:t>0.02</w:t>
              </w:r>
            </w:ins>
          </w:p>
        </w:tc>
        <w:tc>
          <w:tcPr>
            <w:tcW w:w="0" w:type="auto"/>
            <w:tcMar>
              <w:top w:w="113" w:type="dxa"/>
              <w:left w:w="113" w:type="dxa"/>
              <w:bottom w:w="113" w:type="dxa"/>
              <w:right w:w="113" w:type="dxa"/>
            </w:tcMar>
            <w:hideMark/>
          </w:tcPr>
          <w:p w14:paraId="257E2086" w14:textId="77777777" w:rsidR="000F0205" w:rsidRPr="000F0205" w:rsidRDefault="000F0205" w:rsidP="000F0205">
            <w:pPr>
              <w:jc w:val="center"/>
              <w:rPr>
                <w:ins w:id="4219" w:author="Bale,Cameron" w:date="2022-10-13T16:10:00Z"/>
                <w:rFonts w:ascii="Times New Roman" w:eastAsia="Times New Roman" w:hAnsi="Times New Roman" w:cs="Times New Roman"/>
                <w:sz w:val="24"/>
                <w:szCs w:val="24"/>
              </w:rPr>
            </w:pPr>
            <w:ins w:id="4220" w:author="Bale,Cameron" w:date="2022-10-13T16:10:00Z">
              <w:r w:rsidRPr="000F0205">
                <w:rPr>
                  <w:rFonts w:ascii="Times New Roman" w:eastAsia="Times New Roman" w:hAnsi="Times New Roman" w:cs="Times New Roman"/>
                  <w:sz w:val="24"/>
                  <w:szCs w:val="24"/>
                </w:rPr>
                <w:t>0.01</w:t>
              </w:r>
            </w:ins>
          </w:p>
        </w:tc>
        <w:tc>
          <w:tcPr>
            <w:tcW w:w="0" w:type="auto"/>
            <w:tcMar>
              <w:top w:w="113" w:type="dxa"/>
              <w:left w:w="113" w:type="dxa"/>
              <w:bottom w:w="113" w:type="dxa"/>
              <w:right w:w="113" w:type="dxa"/>
            </w:tcMar>
            <w:hideMark/>
          </w:tcPr>
          <w:p w14:paraId="72B28167" w14:textId="77777777" w:rsidR="000F0205" w:rsidRPr="000F0205" w:rsidRDefault="000F0205" w:rsidP="000F0205">
            <w:pPr>
              <w:jc w:val="center"/>
              <w:rPr>
                <w:ins w:id="4221" w:author="Bale,Cameron" w:date="2022-10-13T16:10:00Z"/>
                <w:rFonts w:ascii="Times New Roman" w:eastAsia="Times New Roman" w:hAnsi="Times New Roman" w:cs="Times New Roman"/>
                <w:sz w:val="24"/>
                <w:szCs w:val="24"/>
              </w:rPr>
            </w:pPr>
            <w:ins w:id="4222" w:author="Bale,Cameron" w:date="2022-10-13T16:10:00Z">
              <w:r w:rsidRPr="000F0205">
                <w:rPr>
                  <w:rFonts w:ascii="Times New Roman" w:eastAsia="Times New Roman" w:hAnsi="Times New Roman" w:cs="Times New Roman"/>
                  <w:sz w:val="24"/>
                  <w:szCs w:val="24"/>
                </w:rPr>
                <w:t>0.02 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451B4C9F" w14:textId="77777777" w:rsidR="000F0205" w:rsidRPr="000F0205" w:rsidRDefault="000F0205" w:rsidP="000F0205">
            <w:pPr>
              <w:jc w:val="center"/>
              <w:rPr>
                <w:ins w:id="4223" w:author="Bale,Cameron" w:date="2022-10-13T16:10:00Z"/>
                <w:rFonts w:ascii="Times New Roman" w:eastAsia="Times New Roman" w:hAnsi="Times New Roman" w:cs="Times New Roman"/>
                <w:sz w:val="24"/>
                <w:szCs w:val="24"/>
              </w:rPr>
            </w:pPr>
            <w:ins w:id="4224" w:author="Bale,Cameron" w:date="2022-10-13T16:10:00Z">
              <w:r w:rsidRPr="000F0205">
                <w:rPr>
                  <w:rFonts w:ascii="Times New Roman" w:eastAsia="Times New Roman" w:hAnsi="Times New Roman" w:cs="Times New Roman"/>
                  <w:sz w:val="24"/>
                  <w:szCs w:val="24"/>
                </w:rPr>
                <w:t>0.01</w:t>
              </w:r>
            </w:ins>
          </w:p>
        </w:tc>
      </w:tr>
      <w:tr w:rsidR="000F0205" w:rsidRPr="000F0205" w14:paraId="69D47186" w14:textId="77777777" w:rsidTr="000F0205">
        <w:trPr>
          <w:ins w:id="4225" w:author="Bale,Cameron" w:date="2022-10-13T16:10:00Z"/>
        </w:trPr>
        <w:tc>
          <w:tcPr>
            <w:tcW w:w="0" w:type="auto"/>
            <w:tcMar>
              <w:top w:w="113" w:type="dxa"/>
              <w:left w:w="113" w:type="dxa"/>
              <w:bottom w:w="113" w:type="dxa"/>
              <w:right w:w="113" w:type="dxa"/>
            </w:tcMar>
            <w:hideMark/>
          </w:tcPr>
          <w:p w14:paraId="0578F897" w14:textId="77777777" w:rsidR="000F0205" w:rsidRPr="000F0205" w:rsidRDefault="000F0205" w:rsidP="000F0205">
            <w:pPr>
              <w:rPr>
                <w:ins w:id="4226" w:author="Bale,Cameron" w:date="2022-10-13T16:10:00Z"/>
                <w:rFonts w:ascii="Times New Roman" w:eastAsia="Times New Roman" w:hAnsi="Times New Roman" w:cs="Times New Roman"/>
                <w:sz w:val="24"/>
                <w:szCs w:val="24"/>
              </w:rPr>
            </w:pPr>
            <w:ins w:id="4227" w:author="Bale,Cameron" w:date="2022-10-13T16:10:00Z">
              <w:r w:rsidRPr="000F0205">
                <w:rPr>
                  <w:rFonts w:ascii="Times New Roman" w:eastAsia="Times New Roman" w:hAnsi="Times New Roman" w:cs="Times New Roman"/>
                  <w:sz w:val="24"/>
                  <w:szCs w:val="24"/>
                </w:rPr>
                <w:t>Protection Parameter</w:t>
              </w:r>
              <w:r w:rsidRPr="000F0205">
                <w:rPr>
                  <w:rFonts w:ascii="Times New Roman" w:eastAsia="Times New Roman" w:hAnsi="Times New Roman" w:cs="Times New Roman"/>
                  <w:sz w:val="24"/>
                  <w:szCs w:val="24"/>
                </w:rPr>
                <w:br/>
                <w:t>[knts_10]</w:t>
              </w:r>
            </w:ins>
          </w:p>
        </w:tc>
        <w:tc>
          <w:tcPr>
            <w:tcW w:w="0" w:type="auto"/>
            <w:tcMar>
              <w:top w:w="113" w:type="dxa"/>
              <w:left w:w="113" w:type="dxa"/>
              <w:bottom w:w="113" w:type="dxa"/>
              <w:right w:w="113" w:type="dxa"/>
            </w:tcMar>
            <w:hideMark/>
          </w:tcPr>
          <w:p w14:paraId="0CE55C9A" w14:textId="77777777" w:rsidR="000F0205" w:rsidRPr="000F0205" w:rsidRDefault="000F0205" w:rsidP="000F0205">
            <w:pPr>
              <w:jc w:val="center"/>
              <w:rPr>
                <w:ins w:id="4228" w:author="Bale,Cameron" w:date="2022-10-13T16:10:00Z"/>
                <w:rFonts w:ascii="Times New Roman" w:eastAsia="Times New Roman" w:hAnsi="Times New Roman" w:cs="Times New Roman"/>
                <w:sz w:val="24"/>
                <w:szCs w:val="24"/>
              </w:rPr>
            </w:pPr>
            <w:ins w:id="4229" w:author="Bale,Cameron" w:date="2022-10-13T16:10:00Z">
              <w:r w:rsidRPr="000F0205">
                <w:rPr>
                  <w:rFonts w:ascii="Times New Roman" w:eastAsia="Times New Roman" w:hAnsi="Times New Roman" w:cs="Times New Roman"/>
                  <w:sz w:val="24"/>
                  <w:szCs w:val="24"/>
                </w:rPr>
                <w:t>-0.07 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561E25B5" w14:textId="77777777" w:rsidR="000F0205" w:rsidRPr="000F0205" w:rsidRDefault="000F0205" w:rsidP="000F0205">
            <w:pPr>
              <w:jc w:val="center"/>
              <w:rPr>
                <w:ins w:id="4230" w:author="Bale,Cameron" w:date="2022-10-13T16:10:00Z"/>
                <w:rFonts w:ascii="Times New Roman" w:eastAsia="Times New Roman" w:hAnsi="Times New Roman" w:cs="Times New Roman"/>
                <w:sz w:val="24"/>
                <w:szCs w:val="24"/>
              </w:rPr>
            </w:pPr>
            <w:ins w:id="4231" w:author="Bale,Cameron" w:date="2022-10-13T16:10:00Z">
              <w:r w:rsidRPr="000F0205">
                <w:rPr>
                  <w:rFonts w:ascii="Times New Roman" w:eastAsia="Times New Roman" w:hAnsi="Times New Roman" w:cs="Times New Roman"/>
                  <w:sz w:val="24"/>
                  <w:szCs w:val="24"/>
                </w:rPr>
                <w:t>-0.07 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5D997F92" w14:textId="77777777" w:rsidR="000F0205" w:rsidRPr="000F0205" w:rsidRDefault="000F0205" w:rsidP="000F0205">
            <w:pPr>
              <w:jc w:val="center"/>
              <w:rPr>
                <w:ins w:id="4232" w:author="Bale,Cameron" w:date="2022-10-13T16:10:00Z"/>
                <w:rFonts w:ascii="Times New Roman" w:eastAsia="Times New Roman" w:hAnsi="Times New Roman" w:cs="Times New Roman"/>
                <w:sz w:val="24"/>
                <w:szCs w:val="24"/>
              </w:rPr>
            </w:pPr>
            <w:ins w:id="4233" w:author="Bale,Cameron" w:date="2022-10-13T16:10:00Z">
              <w:r w:rsidRPr="000F0205">
                <w:rPr>
                  <w:rFonts w:ascii="Times New Roman" w:eastAsia="Times New Roman" w:hAnsi="Times New Roman" w:cs="Times New Roman"/>
                  <w:sz w:val="24"/>
                  <w:szCs w:val="24"/>
                </w:rPr>
                <w:t>-0.05 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64BFF6AD" w14:textId="77777777" w:rsidR="000F0205" w:rsidRPr="000F0205" w:rsidRDefault="000F0205" w:rsidP="000F0205">
            <w:pPr>
              <w:jc w:val="center"/>
              <w:rPr>
                <w:ins w:id="4234" w:author="Bale,Cameron" w:date="2022-10-13T16:10:00Z"/>
                <w:rFonts w:ascii="Times New Roman" w:eastAsia="Times New Roman" w:hAnsi="Times New Roman" w:cs="Times New Roman"/>
                <w:sz w:val="24"/>
                <w:szCs w:val="24"/>
              </w:rPr>
            </w:pPr>
            <w:ins w:id="4235" w:author="Bale,Cameron" w:date="2022-10-13T16:10:00Z">
              <w:r w:rsidRPr="000F0205">
                <w:rPr>
                  <w:rFonts w:ascii="Times New Roman" w:eastAsia="Times New Roman" w:hAnsi="Times New Roman" w:cs="Times New Roman"/>
                  <w:sz w:val="24"/>
                  <w:szCs w:val="24"/>
                </w:rPr>
                <w:t>-0.05 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3367479B" w14:textId="77777777" w:rsidR="000F0205" w:rsidRPr="000F0205" w:rsidRDefault="000F0205" w:rsidP="000F0205">
            <w:pPr>
              <w:jc w:val="center"/>
              <w:rPr>
                <w:ins w:id="4236" w:author="Bale,Cameron" w:date="2022-10-13T16:10:00Z"/>
                <w:rFonts w:ascii="Times New Roman" w:eastAsia="Times New Roman" w:hAnsi="Times New Roman" w:cs="Times New Roman"/>
                <w:sz w:val="24"/>
                <w:szCs w:val="24"/>
              </w:rPr>
            </w:pPr>
            <w:ins w:id="4237" w:author="Bale,Cameron" w:date="2022-10-13T16:10:00Z">
              <w:r w:rsidRPr="000F0205">
                <w:rPr>
                  <w:rFonts w:ascii="Times New Roman" w:eastAsia="Times New Roman" w:hAnsi="Times New Roman" w:cs="Times New Roman"/>
                  <w:sz w:val="24"/>
                  <w:szCs w:val="24"/>
                </w:rPr>
                <w:t>-0.04 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1C32C959" w14:textId="77777777" w:rsidR="000F0205" w:rsidRPr="000F0205" w:rsidRDefault="000F0205" w:rsidP="000F0205">
            <w:pPr>
              <w:jc w:val="center"/>
              <w:rPr>
                <w:ins w:id="4238" w:author="Bale,Cameron" w:date="2022-10-13T16:10:00Z"/>
                <w:rFonts w:ascii="Times New Roman" w:eastAsia="Times New Roman" w:hAnsi="Times New Roman" w:cs="Times New Roman"/>
                <w:sz w:val="24"/>
                <w:szCs w:val="24"/>
              </w:rPr>
            </w:pPr>
            <w:ins w:id="4239" w:author="Bale,Cameron" w:date="2022-10-13T16:10:00Z">
              <w:r w:rsidRPr="000F0205">
                <w:rPr>
                  <w:rFonts w:ascii="Times New Roman" w:eastAsia="Times New Roman" w:hAnsi="Times New Roman" w:cs="Times New Roman"/>
                  <w:sz w:val="24"/>
                  <w:szCs w:val="24"/>
                </w:rPr>
                <w:t>-0.04 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63630C1C" w14:textId="77777777" w:rsidR="000F0205" w:rsidRPr="000F0205" w:rsidRDefault="000F0205" w:rsidP="000F0205">
            <w:pPr>
              <w:jc w:val="center"/>
              <w:rPr>
                <w:ins w:id="4240" w:author="Bale,Cameron" w:date="2022-10-13T16:10:00Z"/>
                <w:rFonts w:ascii="Times New Roman" w:eastAsia="Times New Roman" w:hAnsi="Times New Roman" w:cs="Times New Roman"/>
                <w:sz w:val="24"/>
                <w:szCs w:val="24"/>
              </w:rPr>
            </w:pPr>
            <w:ins w:id="4241" w:author="Bale,Cameron" w:date="2022-10-13T16:10:00Z">
              <w:r w:rsidRPr="000F0205">
                <w:rPr>
                  <w:rFonts w:ascii="Times New Roman" w:eastAsia="Times New Roman" w:hAnsi="Times New Roman" w:cs="Times New Roman"/>
                  <w:sz w:val="24"/>
                  <w:szCs w:val="24"/>
                </w:rPr>
                <w:t>-0.05 </w:t>
              </w:r>
              <w:r w:rsidRPr="000F0205">
                <w:rPr>
                  <w:rFonts w:ascii="Times New Roman" w:eastAsia="Times New Roman" w:hAnsi="Times New Roman" w:cs="Times New Roman"/>
                  <w:sz w:val="24"/>
                  <w:szCs w:val="24"/>
                  <w:vertAlign w:val="superscript"/>
                </w:rPr>
                <w:t>***</w:t>
              </w:r>
            </w:ins>
          </w:p>
        </w:tc>
      </w:tr>
      <w:tr w:rsidR="000F0205" w:rsidRPr="000F0205" w14:paraId="68025684" w14:textId="77777777" w:rsidTr="000F0205">
        <w:trPr>
          <w:ins w:id="4242" w:author="Bale,Cameron" w:date="2022-10-13T16:10:00Z"/>
        </w:trPr>
        <w:tc>
          <w:tcPr>
            <w:tcW w:w="0" w:type="auto"/>
            <w:tcMar>
              <w:top w:w="113" w:type="dxa"/>
              <w:left w:w="113" w:type="dxa"/>
              <w:bottom w:w="113" w:type="dxa"/>
              <w:right w:w="113" w:type="dxa"/>
            </w:tcMar>
            <w:hideMark/>
          </w:tcPr>
          <w:p w14:paraId="16141C57" w14:textId="77777777" w:rsidR="000F0205" w:rsidRPr="000F0205" w:rsidRDefault="000F0205" w:rsidP="000F0205">
            <w:pPr>
              <w:rPr>
                <w:ins w:id="4243" w:author="Bale,Cameron" w:date="2022-10-13T16:10:00Z"/>
                <w:rFonts w:ascii="Times New Roman" w:eastAsia="Times New Roman" w:hAnsi="Times New Roman" w:cs="Times New Roman"/>
                <w:sz w:val="24"/>
                <w:szCs w:val="24"/>
              </w:rPr>
            </w:pPr>
            <w:ins w:id="4244" w:author="Bale,Cameron" w:date="2022-10-13T16:10:00Z">
              <w:r w:rsidRPr="000F0205">
                <w:rPr>
                  <w:rFonts w:ascii="Times New Roman" w:eastAsia="Times New Roman" w:hAnsi="Times New Roman" w:cs="Times New Roman"/>
                  <w:sz w:val="24"/>
                  <w:szCs w:val="24"/>
                </w:rPr>
                <w:t>Protection Parameter</w:t>
              </w:r>
              <w:r w:rsidRPr="000F0205">
                <w:rPr>
                  <w:rFonts w:ascii="Times New Roman" w:eastAsia="Times New Roman" w:hAnsi="Times New Roman" w:cs="Times New Roman"/>
                  <w:sz w:val="24"/>
                  <w:szCs w:val="24"/>
                </w:rPr>
                <w:br/>
                <w:t>[knts_15]</w:t>
              </w:r>
            </w:ins>
          </w:p>
        </w:tc>
        <w:tc>
          <w:tcPr>
            <w:tcW w:w="0" w:type="auto"/>
            <w:tcMar>
              <w:top w:w="113" w:type="dxa"/>
              <w:left w:w="113" w:type="dxa"/>
              <w:bottom w:w="113" w:type="dxa"/>
              <w:right w:w="113" w:type="dxa"/>
            </w:tcMar>
            <w:hideMark/>
          </w:tcPr>
          <w:p w14:paraId="1C8FF659" w14:textId="77777777" w:rsidR="000F0205" w:rsidRPr="000F0205" w:rsidRDefault="000F0205" w:rsidP="000F0205">
            <w:pPr>
              <w:jc w:val="center"/>
              <w:rPr>
                <w:ins w:id="4245" w:author="Bale,Cameron" w:date="2022-10-13T16:10:00Z"/>
                <w:rFonts w:ascii="Times New Roman" w:eastAsia="Times New Roman" w:hAnsi="Times New Roman" w:cs="Times New Roman"/>
                <w:sz w:val="24"/>
                <w:szCs w:val="24"/>
              </w:rPr>
            </w:pPr>
            <w:ins w:id="4246" w:author="Bale,Cameron" w:date="2022-10-13T16:10:00Z">
              <w:r w:rsidRPr="000F0205">
                <w:rPr>
                  <w:rFonts w:ascii="Times New Roman" w:eastAsia="Times New Roman" w:hAnsi="Times New Roman" w:cs="Times New Roman"/>
                  <w:sz w:val="24"/>
                  <w:szCs w:val="24"/>
                </w:rPr>
                <w:t>-0.03 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59EA6569" w14:textId="77777777" w:rsidR="000F0205" w:rsidRPr="000F0205" w:rsidRDefault="000F0205" w:rsidP="000F0205">
            <w:pPr>
              <w:jc w:val="center"/>
              <w:rPr>
                <w:ins w:id="4247" w:author="Bale,Cameron" w:date="2022-10-13T16:10:00Z"/>
                <w:rFonts w:ascii="Times New Roman" w:eastAsia="Times New Roman" w:hAnsi="Times New Roman" w:cs="Times New Roman"/>
                <w:sz w:val="24"/>
                <w:szCs w:val="24"/>
              </w:rPr>
            </w:pPr>
            <w:ins w:id="4248" w:author="Bale,Cameron" w:date="2022-10-13T16:10:00Z">
              <w:r w:rsidRPr="000F0205">
                <w:rPr>
                  <w:rFonts w:ascii="Times New Roman" w:eastAsia="Times New Roman" w:hAnsi="Times New Roman" w:cs="Times New Roman"/>
                  <w:sz w:val="24"/>
                  <w:szCs w:val="24"/>
                </w:rPr>
                <w:t>-0.03 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10414603" w14:textId="77777777" w:rsidR="000F0205" w:rsidRPr="000F0205" w:rsidRDefault="000F0205" w:rsidP="000F0205">
            <w:pPr>
              <w:jc w:val="center"/>
              <w:rPr>
                <w:ins w:id="4249" w:author="Bale,Cameron" w:date="2022-10-13T16:10:00Z"/>
                <w:rFonts w:ascii="Times New Roman" w:eastAsia="Times New Roman" w:hAnsi="Times New Roman" w:cs="Times New Roman"/>
                <w:sz w:val="24"/>
                <w:szCs w:val="24"/>
              </w:rPr>
            </w:pPr>
            <w:ins w:id="4250" w:author="Bale,Cameron" w:date="2022-10-13T16:10:00Z">
              <w:r w:rsidRPr="000F0205">
                <w:rPr>
                  <w:rFonts w:ascii="Times New Roman" w:eastAsia="Times New Roman" w:hAnsi="Times New Roman" w:cs="Times New Roman"/>
                  <w:sz w:val="24"/>
                  <w:szCs w:val="24"/>
                </w:rPr>
                <w:t>-0.02 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3327A4E7" w14:textId="77777777" w:rsidR="000F0205" w:rsidRPr="000F0205" w:rsidRDefault="000F0205" w:rsidP="000F0205">
            <w:pPr>
              <w:jc w:val="center"/>
              <w:rPr>
                <w:ins w:id="4251" w:author="Bale,Cameron" w:date="2022-10-13T16:10:00Z"/>
                <w:rFonts w:ascii="Times New Roman" w:eastAsia="Times New Roman" w:hAnsi="Times New Roman" w:cs="Times New Roman"/>
                <w:sz w:val="24"/>
                <w:szCs w:val="24"/>
              </w:rPr>
            </w:pPr>
            <w:ins w:id="4252" w:author="Bale,Cameron" w:date="2022-10-13T16:10:00Z">
              <w:r w:rsidRPr="000F0205">
                <w:rPr>
                  <w:rFonts w:ascii="Times New Roman" w:eastAsia="Times New Roman" w:hAnsi="Times New Roman" w:cs="Times New Roman"/>
                  <w:sz w:val="24"/>
                  <w:szCs w:val="24"/>
                </w:rPr>
                <w:t>-0.01</w:t>
              </w:r>
            </w:ins>
          </w:p>
        </w:tc>
        <w:tc>
          <w:tcPr>
            <w:tcW w:w="0" w:type="auto"/>
            <w:tcMar>
              <w:top w:w="113" w:type="dxa"/>
              <w:left w:w="113" w:type="dxa"/>
              <w:bottom w:w="113" w:type="dxa"/>
              <w:right w:w="113" w:type="dxa"/>
            </w:tcMar>
            <w:hideMark/>
          </w:tcPr>
          <w:p w14:paraId="12EDF428" w14:textId="77777777" w:rsidR="000F0205" w:rsidRPr="000F0205" w:rsidRDefault="000F0205" w:rsidP="000F0205">
            <w:pPr>
              <w:jc w:val="center"/>
              <w:rPr>
                <w:ins w:id="4253" w:author="Bale,Cameron" w:date="2022-10-13T16:10:00Z"/>
                <w:rFonts w:ascii="Times New Roman" w:eastAsia="Times New Roman" w:hAnsi="Times New Roman" w:cs="Times New Roman"/>
                <w:sz w:val="24"/>
                <w:szCs w:val="24"/>
              </w:rPr>
            </w:pPr>
            <w:ins w:id="4254" w:author="Bale,Cameron" w:date="2022-10-13T16:10:00Z">
              <w:r w:rsidRPr="000F0205">
                <w:rPr>
                  <w:rFonts w:ascii="Times New Roman" w:eastAsia="Times New Roman" w:hAnsi="Times New Roman" w:cs="Times New Roman"/>
                  <w:sz w:val="24"/>
                  <w:szCs w:val="24"/>
                </w:rPr>
                <w:t>-0.01</w:t>
              </w:r>
            </w:ins>
          </w:p>
        </w:tc>
        <w:tc>
          <w:tcPr>
            <w:tcW w:w="0" w:type="auto"/>
            <w:tcMar>
              <w:top w:w="113" w:type="dxa"/>
              <w:left w:w="113" w:type="dxa"/>
              <w:bottom w:w="113" w:type="dxa"/>
              <w:right w:w="113" w:type="dxa"/>
            </w:tcMar>
            <w:hideMark/>
          </w:tcPr>
          <w:p w14:paraId="4DBC6BE3" w14:textId="77777777" w:rsidR="000F0205" w:rsidRPr="000F0205" w:rsidRDefault="000F0205" w:rsidP="000F0205">
            <w:pPr>
              <w:jc w:val="center"/>
              <w:rPr>
                <w:ins w:id="4255" w:author="Bale,Cameron" w:date="2022-10-13T16:10:00Z"/>
                <w:rFonts w:ascii="Times New Roman" w:eastAsia="Times New Roman" w:hAnsi="Times New Roman" w:cs="Times New Roman"/>
                <w:sz w:val="24"/>
                <w:szCs w:val="24"/>
              </w:rPr>
            </w:pPr>
            <w:ins w:id="4256" w:author="Bale,Cameron" w:date="2022-10-13T16:10:00Z">
              <w:r w:rsidRPr="000F0205">
                <w:rPr>
                  <w:rFonts w:ascii="Times New Roman" w:eastAsia="Times New Roman" w:hAnsi="Times New Roman" w:cs="Times New Roman"/>
                  <w:sz w:val="24"/>
                  <w:szCs w:val="24"/>
                </w:rPr>
                <w:t>-0.01</w:t>
              </w:r>
            </w:ins>
          </w:p>
        </w:tc>
        <w:tc>
          <w:tcPr>
            <w:tcW w:w="0" w:type="auto"/>
            <w:tcMar>
              <w:top w:w="113" w:type="dxa"/>
              <w:left w:w="113" w:type="dxa"/>
              <w:bottom w:w="113" w:type="dxa"/>
              <w:right w:w="113" w:type="dxa"/>
            </w:tcMar>
            <w:hideMark/>
          </w:tcPr>
          <w:p w14:paraId="5083B6A2" w14:textId="77777777" w:rsidR="000F0205" w:rsidRPr="000F0205" w:rsidRDefault="000F0205" w:rsidP="000F0205">
            <w:pPr>
              <w:jc w:val="center"/>
              <w:rPr>
                <w:ins w:id="4257" w:author="Bale,Cameron" w:date="2022-10-13T16:10:00Z"/>
                <w:rFonts w:ascii="Times New Roman" w:eastAsia="Times New Roman" w:hAnsi="Times New Roman" w:cs="Times New Roman"/>
                <w:sz w:val="24"/>
                <w:szCs w:val="24"/>
              </w:rPr>
            </w:pPr>
            <w:ins w:id="4258" w:author="Bale,Cameron" w:date="2022-10-13T16:10:00Z">
              <w:r w:rsidRPr="000F0205">
                <w:rPr>
                  <w:rFonts w:ascii="Times New Roman" w:eastAsia="Times New Roman" w:hAnsi="Times New Roman" w:cs="Times New Roman"/>
                  <w:sz w:val="24"/>
                  <w:szCs w:val="24"/>
                </w:rPr>
                <w:t>-0.01</w:t>
              </w:r>
            </w:ins>
          </w:p>
        </w:tc>
      </w:tr>
      <w:tr w:rsidR="000F0205" w:rsidRPr="000F0205" w14:paraId="76D30848" w14:textId="77777777" w:rsidTr="000F0205">
        <w:trPr>
          <w:ins w:id="4259" w:author="Bale,Cameron" w:date="2022-10-13T16:10:00Z"/>
        </w:trPr>
        <w:tc>
          <w:tcPr>
            <w:tcW w:w="0" w:type="auto"/>
            <w:tcMar>
              <w:top w:w="113" w:type="dxa"/>
              <w:left w:w="113" w:type="dxa"/>
              <w:bottom w:w="113" w:type="dxa"/>
              <w:right w:w="113" w:type="dxa"/>
            </w:tcMar>
            <w:hideMark/>
          </w:tcPr>
          <w:p w14:paraId="3CBDF4D9" w14:textId="77777777" w:rsidR="000F0205" w:rsidRPr="000F0205" w:rsidRDefault="000F0205" w:rsidP="000F0205">
            <w:pPr>
              <w:rPr>
                <w:ins w:id="4260" w:author="Bale,Cameron" w:date="2022-10-13T16:10:00Z"/>
                <w:rFonts w:ascii="Times New Roman" w:eastAsia="Times New Roman" w:hAnsi="Times New Roman" w:cs="Times New Roman"/>
                <w:sz w:val="24"/>
                <w:szCs w:val="24"/>
              </w:rPr>
            </w:pPr>
            <w:ins w:id="4261" w:author="Bale,Cameron" w:date="2022-10-13T16:10:00Z">
              <w:r w:rsidRPr="000F0205">
                <w:rPr>
                  <w:rFonts w:ascii="Times New Roman" w:eastAsia="Times New Roman" w:hAnsi="Times New Roman" w:cs="Times New Roman"/>
                  <w:sz w:val="24"/>
                  <w:szCs w:val="24"/>
                </w:rPr>
                <w:t>Protection Parameter</w:t>
              </w:r>
              <w:r w:rsidRPr="000F0205">
                <w:rPr>
                  <w:rFonts w:ascii="Times New Roman" w:eastAsia="Times New Roman" w:hAnsi="Times New Roman" w:cs="Times New Roman"/>
                  <w:sz w:val="24"/>
                  <w:szCs w:val="24"/>
                </w:rPr>
                <w:br/>
                <w:t>[AN_0.5]</w:t>
              </w:r>
            </w:ins>
          </w:p>
        </w:tc>
        <w:tc>
          <w:tcPr>
            <w:tcW w:w="0" w:type="auto"/>
            <w:tcMar>
              <w:top w:w="113" w:type="dxa"/>
              <w:left w:w="113" w:type="dxa"/>
              <w:bottom w:w="113" w:type="dxa"/>
              <w:right w:w="113" w:type="dxa"/>
            </w:tcMar>
            <w:hideMark/>
          </w:tcPr>
          <w:p w14:paraId="5E66FC13" w14:textId="77777777" w:rsidR="000F0205" w:rsidRPr="000F0205" w:rsidRDefault="000F0205" w:rsidP="000F0205">
            <w:pPr>
              <w:jc w:val="center"/>
              <w:rPr>
                <w:ins w:id="4262" w:author="Bale,Cameron" w:date="2022-10-13T16:10:00Z"/>
                <w:rFonts w:ascii="Times New Roman" w:eastAsia="Times New Roman" w:hAnsi="Times New Roman" w:cs="Times New Roman"/>
                <w:sz w:val="24"/>
                <w:szCs w:val="24"/>
              </w:rPr>
            </w:pPr>
            <w:ins w:id="4263" w:author="Bale,Cameron" w:date="2022-10-13T16:10:00Z">
              <w:r w:rsidRPr="000F0205">
                <w:rPr>
                  <w:rFonts w:ascii="Times New Roman" w:eastAsia="Times New Roman" w:hAnsi="Times New Roman" w:cs="Times New Roman"/>
                  <w:sz w:val="24"/>
                  <w:szCs w:val="24"/>
                </w:rPr>
                <w:t>-0.05 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2FE15D8A" w14:textId="77777777" w:rsidR="000F0205" w:rsidRPr="000F0205" w:rsidRDefault="000F0205" w:rsidP="000F0205">
            <w:pPr>
              <w:jc w:val="center"/>
              <w:rPr>
                <w:ins w:id="4264" w:author="Bale,Cameron" w:date="2022-10-13T16:10:00Z"/>
                <w:rFonts w:ascii="Times New Roman" w:eastAsia="Times New Roman" w:hAnsi="Times New Roman" w:cs="Times New Roman"/>
                <w:sz w:val="24"/>
                <w:szCs w:val="24"/>
              </w:rPr>
            </w:pPr>
            <w:ins w:id="4265" w:author="Bale,Cameron" w:date="2022-10-13T16:10:00Z">
              <w:r w:rsidRPr="000F0205">
                <w:rPr>
                  <w:rFonts w:ascii="Times New Roman" w:eastAsia="Times New Roman" w:hAnsi="Times New Roman" w:cs="Times New Roman"/>
                  <w:sz w:val="24"/>
                  <w:szCs w:val="24"/>
                </w:rPr>
                <w:t>-0.04 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73CE3B8A" w14:textId="77777777" w:rsidR="000F0205" w:rsidRPr="000F0205" w:rsidRDefault="000F0205" w:rsidP="000F0205">
            <w:pPr>
              <w:jc w:val="center"/>
              <w:rPr>
                <w:ins w:id="4266" w:author="Bale,Cameron" w:date="2022-10-13T16:10:00Z"/>
                <w:rFonts w:ascii="Times New Roman" w:eastAsia="Times New Roman" w:hAnsi="Times New Roman" w:cs="Times New Roman"/>
                <w:sz w:val="24"/>
                <w:szCs w:val="24"/>
              </w:rPr>
            </w:pPr>
            <w:ins w:id="4267" w:author="Bale,Cameron" w:date="2022-10-13T16:10:00Z">
              <w:r w:rsidRPr="000F0205">
                <w:rPr>
                  <w:rFonts w:ascii="Times New Roman" w:eastAsia="Times New Roman" w:hAnsi="Times New Roman" w:cs="Times New Roman"/>
                  <w:sz w:val="24"/>
                  <w:szCs w:val="24"/>
                </w:rPr>
                <w:t>-0.02 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49CF171E" w14:textId="77777777" w:rsidR="000F0205" w:rsidRPr="000F0205" w:rsidRDefault="000F0205" w:rsidP="000F0205">
            <w:pPr>
              <w:jc w:val="center"/>
              <w:rPr>
                <w:ins w:id="4268" w:author="Bale,Cameron" w:date="2022-10-13T16:10:00Z"/>
                <w:rFonts w:ascii="Times New Roman" w:eastAsia="Times New Roman" w:hAnsi="Times New Roman" w:cs="Times New Roman"/>
                <w:sz w:val="24"/>
                <w:szCs w:val="24"/>
              </w:rPr>
            </w:pPr>
            <w:ins w:id="4269" w:author="Bale,Cameron" w:date="2022-10-13T16:10:00Z">
              <w:r w:rsidRPr="000F0205">
                <w:rPr>
                  <w:rFonts w:ascii="Times New Roman" w:eastAsia="Times New Roman" w:hAnsi="Times New Roman" w:cs="Times New Roman"/>
                  <w:sz w:val="24"/>
                  <w:szCs w:val="24"/>
                </w:rPr>
                <w:t>-0.04 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28B6A8A6" w14:textId="77777777" w:rsidR="000F0205" w:rsidRPr="000F0205" w:rsidRDefault="000F0205" w:rsidP="000F0205">
            <w:pPr>
              <w:jc w:val="center"/>
              <w:rPr>
                <w:ins w:id="4270" w:author="Bale,Cameron" w:date="2022-10-13T16:10:00Z"/>
                <w:rFonts w:ascii="Times New Roman" w:eastAsia="Times New Roman" w:hAnsi="Times New Roman" w:cs="Times New Roman"/>
                <w:sz w:val="24"/>
                <w:szCs w:val="24"/>
              </w:rPr>
            </w:pPr>
            <w:ins w:id="4271" w:author="Bale,Cameron" w:date="2022-10-13T16:10:00Z">
              <w:r w:rsidRPr="000F0205">
                <w:rPr>
                  <w:rFonts w:ascii="Times New Roman" w:eastAsia="Times New Roman" w:hAnsi="Times New Roman" w:cs="Times New Roman"/>
                  <w:sz w:val="24"/>
                  <w:szCs w:val="24"/>
                </w:rPr>
                <w:t>-0.02 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0270BE7A" w14:textId="77777777" w:rsidR="000F0205" w:rsidRPr="000F0205" w:rsidRDefault="000F0205" w:rsidP="000F0205">
            <w:pPr>
              <w:jc w:val="center"/>
              <w:rPr>
                <w:ins w:id="4272" w:author="Bale,Cameron" w:date="2022-10-13T16:10:00Z"/>
                <w:rFonts w:ascii="Times New Roman" w:eastAsia="Times New Roman" w:hAnsi="Times New Roman" w:cs="Times New Roman"/>
                <w:sz w:val="24"/>
                <w:szCs w:val="24"/>
              </w:rPr>
            </w:pPr>
            <w:ins w:id="4273" w:author="Bale,Cameron" w:date="2022-10-13T16:10:00Z">
              <w:r w:rsidRPr="000F0205">
                <w:rPr>
                  <w:rFonts w:ascii="Times New Roman" w:eastAsia="Times New Roman" w:hAnsi="Times New Roman" w:cs="Times New Roman"/>
                  <w:sz w:val="24"/>
                  <w:szCs w:val="24"/>
                </w:rPr>
                <w:t>-0.06 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3A47FD73" w14:textId="77777777" w:rsidR="000F0205" w:rsidRPr="000F0205" w:rsidRDefault="000F0205" w:rsidP="000F0205">
            <w:pPr>
              <w:jc w:val="center"/>
              <w:rPr>
                <w:ins w:id="4274" w:author="Bale,Cameron" w:date="2022-10-13T16:10:00Z"/>
                <w:rFonts w:ascii="Times New Roman" w:eastAsia="Times New Roman" w:hAnsi="Times New Roman" w:cs="Times New Roman"/>
                <w:sz w:val="24"/>
                <w:szCs w:val="24"/>
              </w:rPr>
            </w:pPr>
            <w:ins w:id="4275" w:author="Bale,Cameron" w:date="2022-10-13T16:10:00Z">
              <w:r w:rsidRPr="000F0205">
                <w:rPr>
                  <w:rFonts w:ascii="Times New Roman" w:eastAsia="Times New Roman" w:hAnsi="Times New Roman" w:cs="Times New Roman"/>
                  <w:sz w:val="24"/>
                  <w:szCs w:val="24"/>
                </w:rPr>
                <w:t>-0.06 </w:t>
              </w:r>
              <w:r w:rsidRPr="000F0205">
                <w:rPr>
                  <w:rFonts w:ascii="Times New Roman" w:eastAsia="Times New Roman" w:hAnsi="Times New Roman" w:cs="Times New Roman"/>
                  <w:sz w:val="24"/>
                  <w:szCs w:val="24"/>
                  <w:vertAlign w:val="superscript"/>
                </w:rPr>
                <w:t>***</w:t>
              </w:r>
            </w:ins>
          </w:p>
        </w:tc>
      </w:tr>
      <w:tr w:rsidR="000F0205" w:rsidRPr="000F0205" w14:paraId="5D2BD8D2" w14:textId="77777777" w:rsidTr="000F0205">
        <w:trPr>
          <w:ins w:id="4276" w:author="Bale,Cameron" w:date="2022-10-13T16:10:00Z"/>
        </w:trPr>
        <w:tc>
          <w:tcPr>
            <w:tcW w:w="0" w:type="auto"/>
            <w:tcMar>
              <w:top w:w="113" w:type="dxa"/>
              <w:left w:w="113" w:type="dxa"/>
              <w:bottom w:w="113" w:type="dxa"/>
              <w:right w:w="113" w:type="dxa"/>
            </w:tcMar>
            <w:hideMark/>
          </w:tcPr>
          <w:p w14:paraId="18F1AB65" w14:textId="77777777" w:rsidR="000F0205" w:rsidRPr="000F0205" w:rsidRDefault="000F0205" w:rsidP="000F0205">
            <w:pPr>
              <w:rPr>
                <w:ins w:id="4277" w:author="Bale,Cameron" w:date="2022-10-13T16:10:00Z"/>
                <w:rFonts w:ascii="Times New Roman" w:eastAsia="Times New Roman" w:hAnsi="Times New Roman" w:cs="Times New Roman"/>
                <w:sz w:val="24"/>
                <w:szCs w:val="24"/>
              </w:rPr>
            </w:pPr>
            <w:ins w:id="4278" w:author="Bale,Cameron" w:date="2022-10-13T16:10:00Z">
              <w:r w:rsidRPr="000F0205">
                <w:rPr>
                  <w:rFonts w:ascii="Times New Roman" w:eastAsia="Times New Roman" w:hAnsi="Times New Roman" w:cs="Times New Roman"/>
                  <w:sz w:val="24"/>
                  <w:szCs w:val="24"/>
                </w:rPr>
                <w:t>Protection Parameter</w:t>
              </w:r>
              <w:r w:rsidRPr="000F0205">
                <w:rPr>
                  <w:rFonts w:ascii="Times New Roman" w:eastAsia="Times New Roman" w:hAnsi="Times New Roman" w:cs="Times New Roman"/>
                  <w:sz w:val="24"/>
                  <w:szCs w:val="24"/>
                </w:rPr>
                <w:br/>
                <w:t>[AN_1]</w:t>
              </w:r>
            </w:ins>
          </w:p>
        </w:tc>
        <w:tc>
          <w:tcPr>
            <w:tcW w:w="0" w:type="auto"/>
            <w:tcMar>
              <w:top w:w="113" w:type="dxa"/>
              <w:left w:w="113" w:type="dxa"/>
              <w:bottom w:w="113" w:type="dxa"/>
              <w:right w:w="113" w:type="dxa"/>
            </w:tcMar>
            <w:hideMark/>
          </w:tcPr>
          <w:p w14:paraId="0A48F146" w14:textId="77777777" w:rsidR="000F0205" w:rsidRPr="000F0205" w:rsidRDefault="000F0205" w:rsidP="000F0205">
            <w:pPr>
              <w:jc w:val="center"/>
              <w:rPr>
                <w:ins w:id="4279" w:author="Bale,Cameron" w:date="2022-10-13T16:10:00Z"/>
                <w:rFonts w:ascii="Times New Roman" w:eastAsia="Times New Roman" w:hAnsi="Times New Roman" w:cs="Times New Roman"/>
                <w:sz w:val="24"/>
                <w:szCs w:val="24"/>
              </w:rPr>
            </w:pPr>
            <w:ins w:id="4280" w:author="Bale,Cameron" w:date="2022-10-13T16:10:00Z">
              <w:r w:rsidRPr="000F0205">
                <w:rPr>
                  <w:rFonts w:ascii="Times New Roman" w:eastAsia="Times New Roman" w:hAnsi="Times New Roman" w:cs="Times New Roman"/>
                  <w:sz w:val="24"/>
                  <w:szCs w:val="24"/>
                </w:rPr>
                <w:t>0.01</w:t>
              </w:r>
            </w:ins>
          </w:p>
        </w:tc>
        <w:tc>
          <w:tcPr>
            <w:tcW w:w="0" w:type="auto"/>
            <w:tcMar>
              <w:top w:w="113" w:type="dxa"/>
              <w:left w:w="113" w:type="dxa"/>
              <w:bottom w:w="113" w:type="dxa"/>
              <w:right w:w="113" w:type="dxa"/>
            </w:tcMar>
            <w:hideMark/>
          </w:tcPr>
          <w:p w14:paraId="2B5CCB05" w14:textId="77777777" w:rsidR="000F0205" w:rsidRPr="000F0205" w:rsidRDefault="000F0205" w:rsidP="000F0205">
            <w:pPr>
              <w:jc w:val="center"/>
              <w:rPr>
                <w:ins w:id="4281" w:author="Bale,Cameron" w:date="2022-10-13T16:10:00Z"/>
                <w:rFonts w:ascii="Times New Roman" w:eastAsia="Times New Roman" w:hAnsi="Times New Roman" w:cs="Times New Roman"/>
                <w:sz w:val="24"/>
                <w:szCs w:val="24"/>
              </w:rPr>
            </w:pPr>
            <w:ins w:id="4282" w:author="Bale,Cameron" w:date="2022-10-13T16:10:00Z">
              <w:r w:rsidRPr="000F0205">
                <w:rPr>
                  <w:rFonts w:ascii="Times New Roman" w:eastAsia="Times New Roman" w:hAnsi="Times New Roman" w:cs="Times New Roman"/>
                  <w:sz w:val="24"/>
                  <w:szCs w:val="24"/>
                </w:rPr>
                <w:t>0.04 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21E54853" w14:textId="77777777" w:rsidR="000F0205" w:rsidRPr="000F0205" w:rsidRDefault="000F0205" w:rsidP="000F0205">
            <w:pPr>
              <w:jc w:val="center"/>
              <w:rPr>
                <w:ins w:id="4283" w:author="Bale,Cameron" w:date="2022-10-13T16:10:00Z"/>
                <w:rFonts w:ascii="Times New Roman" w:eastAsia="Times New Roman" w:hAnsi="Times New Roman" w:cs="Times New Roman"/>
                <w:sz w:val="24"/>
                <w:szCs w:val="24"/>
              </w:rPr>
            </w:pPr>
            <w:ins w:id="4284" w:author="Bale,Cameron" w:date="2022-10-13T16:10:00Z">
              <w:r w:rsidRPr="000F0205">
                <w:rPr>
                  <w:rFonts w:ascii="Times New Roman" w:eastAsia="Times New Roman" w:hAnsi="Times New Roman" w:cs="Times New Roman"/>
                  <w:sz w:val="24"/>
                  <w:szCs w:val="24"/>
                </w:rPr>
                <w:t>0.07 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741452E5" w14:textId="77777777" w:rsidR="000F0205" w:rsidRPr="000F0205" w:rsidRDefault="000F0205" w:rsidP="000F0205">
            <w:pPr>
              <w:jc w:val="center"/>
              <w:rPr>
                <w:ins w:id="4285" w:author="Bale,Cameron" w:date="2022-10-13T16:10:00Z"/>
                <w:rFonts w:ascii="Times New Roman" w:eastAsia="Times New Roman" w:hAnsi="Times New Roman" w:cs="Times New Roman"/>
                <w:sz w:val="24"/>
                <w:szCs w:val="24"/>
              </w:rPr>
            </w:pPr>
            <w:ins w:id="4286" w:author="Bale,Cameron" w:date="2022-10-13T16:10:00Z">
              <w:r w:rsidRPr="000F0205">
                <w:rPr>
                  <w:rFonts w:ascii="Times New Roman" w:eastAsia="Times New Roman" w:hAnsi="Times New Roman" w:cs="Times New Roman"/>
                  <w:sz w:val="24"/>
                  <w:szCs w:val="24"/>
                </w:rPr>
                <w:t>0.04 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4ABD049D" w14:textId="77777777" w:rsidR="000F0205" w:rsidRPr="000F0205" w:rsidRDefault="000F0205" w:rsidP="000F0205">
            <w:pPr>
              <w:jc w:val="center"/>
              <w:rPr>
                <w:ins w:id="4287" w:author="Bale,Cameron" w:date="2022-10-13T16:10:00Z"/>
                <w:rFonts w:ascii="Times New Roman" w:eastAsia="Times New Roman" w:hAnsi="Times New Roman" w:cs="Times New Roman"/>
                <w:sz w:val="24"/>
                <w:szCs w:val="24"/>
              </w:rPr>
            </w:pPr>
            <w:ins w:id="4288" w:author="Bale,Cameron" w:date="2022-10-13T16:10:00Z">
              <w:r w:rsidRPr="000F0205">
                <w:rPr>
                  <w:rFonts w:ascii="Times New Roman" w:eastAsia="Times New Roman" w:hAnsi="Times New Roman" w:cs="Times New Roman"/>
                  <w:sz w:val="24"/>
                  <w:szCs w:val="24"/>
                </w:rPr>
                <w:t>0.05 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5066EAC1" w14:textId="77777777" w:rsidR="000F0205" w:rsidRPr="000F0205" w:rsidRDefault="000F0205" w:rsidP="000F0205">
            <w:pPr>
              <w:jc w:val="center"/>
              <w:rPr>
                <w:ins w:id="4289" w:author="Bale,Cameron" w:date="2022-10-13T16:10:00Z"/>
                <w:rFonts w:ascii="Times New Roman" w:eastAsia="Times New Roman" w:hAnsi="Times New Roman" w:cs="Times New Roman"/>
                <w:sz w:val="24"/>
                <w:szCs w:val="24"/>
              </w:rPr>
            </w:pPr>
            <w:ins w:id="4290" w:author="Bale,Cameron" w:date="2022-10-13T16:10:00Z">
              <w:r w:rsidRPr="000F0205">
                <w:rPr>
                  <w:rFonts w:ascii="Times New Roman" w:eastAsia="Times New Roman" w:hAnsi="Times New Roman" w:cs="Times New Roman"/>
                  <w:sz w:val="24"/>
                  <w:szCs w:val="24"/>
                </w:rPr>
                <w:t>-0.00</w:t>
              </w:r>
            </w:ins>
          </w:p>
        </w:tc>
        <w:tc>
          <w:tcPr>
            <w:tcW w:w="0" w:type="auto"/>
            <w:tcMar>
              <w:top w:w="113" w:type="dxa"/>
              <w:left w:w="113" w:type="dxa"/>
              <w:bottom w:w="113" w:type="dxa"/>
              <w:right w:w="113" w:type="dxa"/>
            </w:tcMar>
            <w:hideMark/>
          </w:tcPr>
          <w:p w14:paraId="1748C149" w14:textId="77777777" w:rsidR="000F0205" w:rsidRPr="000F0205" w:rsidRDefault="000F0205" w:rsidP="000F0205">
            <w:pPr>
              <w:jc w:val="center"/>
              <w:rPr>
                <w:ins w:id="4291" w:author="Bale,Cameron" w:date="2022-10-13T16:10:00Z"/>
                <w:rFonts w:ascii="Times New Roman" w:eastAsia="Times New Roman" w:hAnsi="Times New Roman" w:cs="Times New Roman"/>
                <w:sz w:val="24"/>
                <w:szCs w:val="24"/>
              </w:rPr>
            </w:pPr>
            <w:ins w:id="4292" w:author="Bale,Cameron" w:date="2022-10-13T16:10:00Z">
              <w:r w:rsidRPr="000F0205">
                <w:rPr>
                  <w:rFonts w:ascii="Times New Roman" w:eastAsia="Times New Roman" w:hAnsi="Times New Roman" w:cs="Times New Roman"/>
                  <w:sz w:val="24"/>
                  <w:szCs w:val="24"/>
                </w:rPr>
                <w:t>-0.01</w:t>
              </w:r>
            </w:ins>
          </w:p>
        </w:tc>
      </w:tr>
      <w:tr w:rsidR="000F0205" w:rsidRPr="000F0205" w14:paraId="0BA66744" w14:textId="77777777" w:rsidTr="000F0205">
        <w:trPr>
          <w:ins w:id="4293" w:author="Bale,Cameron" w:date="2022-10-13T16:10:00Z"/>
        </w:trPr>
        <w:tc>
          <w:tcPr>
            <w:tcW w:w="0" w:type="auto"/>
            <w:tcMar>
              <w:top w:w="113" w:type="dxa"/>
              <w:left w:w="113" w:type="dxa"/>
              <w:bottom w:w="113" w:type="dxa"/>
              <w:right w:w="113" w:type="dxa"/>
            </w:tcMar>
            <w:hideMark/>
          </w:tcPr>
          <w:p w14:paraId="7629DF2E" w14:textId="77777777" w:rsidR="000F0205" w:rsidRPr="000F0205" w:rsidRDefault="000F0205" w:rsidP="000F0205">
            <w:pPr>
              <w:rPr>
                <w:ins w:id="4294" w:author="Bale,Cameron" w:date="2022-10-13T16:10:00Z"/>
                <w:rFonts w:ascii="Times New Roman" w:eastAsia="Times New Roman" w:hAnsi="Times New Roman" w:cs="Times New Roman"/>
                <w:sz w:val="24"/>
                <w:szCs w:val="24"/>
              </w:rPr>
            </w:pPr>
            <w:ins w:id="4295" w:author="Bale,Cameron" w:date="2022-10-13T16:10:00Z">
              <w:r w:rsidRPr="000F0205">
                <w:rPr>
                  <w:rFonts w:ascii="Times New Roman" w:eastAsia="Times New Roman" w:hAnsi="Times New Roman" w:cs="Times New Roman"/>
                  <w:sz w:val="24"/>
                  <w:szCs w:val="24"/>
                </w:rPr>
                <w:lastRenderedPageBreak/>
                <w:t>Protection Parameter</w:t>
              </w:r>
              <w:r w:rsidRPr="000F0205">
                <w:rPr>
                  <w:rFonts w:ascii="Times New Roman" w:eastAsia="Times New Roman" w:hAnsi="Times New Roman" w:cs="Times New Roman"/>
                  <w:sz w:val="24"/>
                  <w:szCs w:val="24"/>
                </w:rPr>
                <w:br/>
                <w:t>[AN_1.5]</w:t>
              </w:r>
            </w:ins>
          </w:p>
        </w:tc>
        <w:tc>
          <w:tcPr>
            <w:tcW w:w="0" w:type="auto"/>
            <w:tcMar>
              <w:top w:w="113" w:type="dxa"/>
              <w:left w:w="113" w:type="dxa"/>
              <w:bottom w:w="113" w:type="dxa"/>
              <w:right w:w="113" w:type="dxa"/>
            </w:tcMar>
            <w:hideMark/>
          </w:tcPr>
          <w:p w14:paraId="3F63E152" w14:textId="77777777" w:rsidR="000F0205" w:rsidRPr="000F0205" w:rsidRDefault="000F0205" w:rsidP="000F0205">
            <w:pPr>
              <w:jc w:val="center"/>
              <w:rPr>
                <w:ins w:id="4296" w:author="Bale,Cameron" w:date="2022-10-13T16:10:00Z"/>
                <w:rFonts w:ascii="Times New Roman" w:eastAsia="Times New Roman" w:hAnsi="Times New Roman" w:cs="Times New Roman"/>
                <w:sz w:val="24"/>
                <w:szCs w:val="24"/>
              </w:rPr>
            </w:pPr>
            <w:ins w:id="4297" w:author="Bale,Cameron" w:date="2022-10-13T16:10:00Z">
              <w:r w:rsidRPr="000F0205">
                <w:rPr>
                  <w:rFonts w:ascii="Times New Roman" w:eastAsia="Times New Roman" w:hAnsi="Times New Roman" w:cs="Times New Roman"/>
                  <w:sz w:val="24"/>
                  <w:szCs w:val="24"/>
                </w:rPr>
                <w:t>-0.05 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75C7D922" w14:textId="77777777" w:rsidR="000F0205" w:rsidRPr="000F0205" w:rsidRDefault="000F0205" w:rsidP="000F0205">
            <w:pPr>
              <w:jc w:val="center"/>
              <w:rPr>
                <w:ins w:id="4298" w:author="Bale,Cameron" w:date="2022-10-13T16:10:00Z"/>
                <w:rFonts w:ascii="Times New Roman" w:eastAsia="Times New Roman" w:hAnsi="Times New Roman" w:cs="Times New Roman"/>
                <w:sz w:val="24"/>
                <w:szCs w:val="24"/>
              </w:rPr>
            </w:pPr>
            <w:ins w:id="4299" w:author="Bale,Cameron" w:date="2022-10-13T16:10:00Z">
              <w:r w:rsidRPr="000F0205">
                <w:rPr>
                  <w:rFonts w:ascii="Times New Roman" w:eastAsia="Times New Roman" w:hAnsi="Times New Roman" w:cs="Times New Roman"/>
                  <w:sz w:val="24"/>
                  <w:szCs w:val="24"/>
                </w:rPr>
                <w:t>-0.01</w:t>
              </w:r>
            </w:ins>
          </w:p>
        </w:tc>
        <w:tc>
          <w:tcPr>
            <w:tcW w:w="0" w:type="auto"/>
            <w:tcMar>
              <w:top w:w="113" w:type="dxa"/>
              <w:left w:w="113" w:type="dxa"/>
              <w:bottom w:w="113" w:type="dxa"/>
              <w:right w:w="113" w:type="dxa"/>
            </w:tcMar>
            <w:hideMark/>
          </w:tcPr>
          <w:p w14:paraId="0EE1DF19" w14:textId="77777777" w:rsidR="000F0205" w:rsidRPr="000F0205" w:rsidRDefault="000F0205" w:rsidP="000F0205">
            <w:pPr>
              <w:jc w:val="center"/>
              <w:rPr>
                <w:ins w:id="4300" w:author="Bale,Cameron" w:date="2022-10-13T16:10:00Z"/>
                <w:rFonts w:ascii="Times New Roman" w:eastAsia="Times New Roman" w:hAnsi="Times New Roman" w:cs="Times New Roman"/>
                <w:sz w:val="24"/>
                <w:szCs w:val="24"/>
              </w:rPr>
            </w:pPr>
            <w:ins w:id="4301" w:author="Bale,Cameron" w:date="2022-10-13T16:10:00Z">
              <w:r w:rsidRPr="000F0205">
                <w:rPr>
                  <w:rFonts w:ascii="Times New Roman" w:eastAsia="Times New Roman" w:hAnsi="Times New Roman" w:cs="Times New Roman"/>
                  <w:sz w:val="24"/>
                  <w:szCs w:val="24"/>
                </w:rPr>
                <w:t>0.01</w:t>
              </w:r>
            </w:ins>
          </w:p>
        </w:tc>
        <w:tc>
          <w:tcPr>
            <w:tcW w:w="0" w:type="auto"/>
            <w:tcMar>
              <w:top w:w="113" w:type="dxa"/>
              <w:left w:w="113" w:type="dxa"/>
              <w:bottom w:w="113" w:type="dxa"/>
              <w:right w:w="113" w:type="dxa"/>
            </w:tcMar>
            <w:hideMark/>
          </w:tcPr>
          <w:p w14:paraId="0A386B5F" w14:textId="77777777" w:rsidR="000F0205" w:rsidRPr="000F0205" w:rsidRDefault="000F0205" w:rsidP="000F0205">
            <w:pPr>
              <w:jc w:val="center"/>
              <w:rPr>
                <w:ins w:id="4302" w:author="Bale,Cameron" w:date="2022-10-13T16:10:00Z"/>
                <w:rFonts w:ascii="Times New Roman" w:eastAsia="Times New Roman" w:hAnsi="Times New Roman" w:cs="Times New Roman"/>
                <w:sz w:val="24"/>
                <w:szCs w:val="24"/>
              </w:rPr>
            </w:pPr>
            <w:ins w:id="4303" w:author="Bale,Cameron" w:date="2022-10-13T16:10:00Z">
              <w:r w:rsidRPr="000F0205">
                <w:rPr>
                  <w:rFonts w:ascii="Times New Roman" w:eastAsia="Times New Roman" w:hAnsi="Times New Roman" w:cs="Times New Roman"/>
                  <w:sz w:val="24"/>
                  <w:szCs w:val="24"/>
                </w:rPr>
                <w:t>-0.02</w:t>
              </w:r>
            </w:ins>
          </w:p>
        </w:tc>
        <w:tc>
          <w:tcPr>
            <w:tcW w:w="0" w:type="auto"/>
            <w:tcMar>
              <w:top w:w="113" w:type="dxa"/>
              <w:left w:w="113" w:type="dxa"/>
              <w:bottom w:w="113" w:type="dxa"/>
              <w:right w:w="113" w:type="dxa"/>
            </w:tcMar>
            <w:hideMark/>
          </w:tcPr>
          <w:p w14:paraId="317BD236" w14:textId="77777777" w:rsidR="000F0205" w:rsidRPr="000F0205" w:rsidRDefault="000F0205" w:rsidP="000F0205">
            <w:pPr>
              <w:jc w:val="center"/>
              <w:rPr>
                <w:ins w:id="4304" w:author="Bale,Cameron" w:date="2022-10-13T16:10:00Z"/>
                <w:rFonts w:ascii="Times New Roman" w:eastAsia="Times New Roman" w:hAnsi="Times New Roman" w:cs="Times New Roman"/>
                <w:sz w:val="24"/>
                <w:szCs w:val="24"/>
              </w:rPr>
            </w:pPr>
            <w:ins w:id="4305" w:author="Bale,Cameron" w:date="2022-10-13T16:10:00Z">
              <w:r w:rsidRPr="000F0205">
                <w:rPr>
                  <w:rFonts w:ascii="Times New Roman" w:eastAsia="Times New Roman" w:hAnsi="Times New Roman" w:cs="Times New Roman"/>
                  <w:sz w:val="24"/>
                  <w:szCs w:val="24"/>
                </w:rPr>
                <w:t>0.01</w:t>
              </w:r>
            </w:ins>
          </w:p>
        </w:tc>
        <w:tc>
          <w:tcPr>
            <w:tcW w:w="0" w:type="auto"/>
            <w:tcMar>
              <w:top w:w="113" w:type="dxa"/>
              <w:left w:w="113" w:type="dxa"/>
              <w:bottom w:w="113" w:type="dxa"/>
              <w:right w:w="113" w:type="dxa"/>
            </w:tcMar>
            <w:hideMark/>
          </w:tcPr>
          <w:p w14:paraId="763C2C05" w14:textId="77777777" w:rsidR="000F0205" w:rsidRPr="000F0205" w:rsidRDefault="000F0205" w:rsidP="000F0205">
            <w:pPr>
              <w:jc w:val="center"/>
              <w:rPr>
                <w:ins w:id="4306" w:author="Bale,Cameron" w:date="2022-10-13T16:10:00Z"/>
                <w:rFonts w:ascii="Times New Roman" w:eastAsia="Times New Roman" w:hAnsi="Times New Roman" w:cs="Times New Roman"/>
                <w:sz w:val="24"/>
                <w:szCs w:val="24"/>
              </w:rPr>
            </w:pPr>
            <w:ins w:id="4307" w:author="Bale,Cameron" w:date="2022-10-13T16:10:00Z">
              <w:r w:rsidRPr="000F0205">
                <w:rPr>
                  <w:rFonts w:ascii="Times New Roman" w:eastAsia="Times New Roman" w:hAnsi="Times New Roman" w:cs="Times New Roman"/>
                  <w:sz w:val="24"/>
                  <w:szCs w:val="24"/>
                </w:rPr>
                <w:t>-0.07 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7D71A3D0" w14:textId="77777777" w:rsidR="000F0205" w:rsidRPr="000F0205" w:rsidRDefault="000F0205" w:rsidP="000F0205">
            <w:pPr>
              <w:jc w:val="center"/>
              <w:rPr>
                <w:ins w:id="4308" w:author="Bale,Cameron" w:date="2022-10-13T16:10:00Z"/>
                <w:rFonts w:ascii="Times New Roman" w:eastAsia="Times New Roman" w:hAnsi="Times New Roman" w:cs="Times New Roman"/>
                <w:sz w:val="24"/>
                <w:szCs w:val="24"/>
              </w:rPr>
            </w:pPr>
            <w:ins w:id="4309" w:author="Bale,Cameron" w:date="2022-10-13T16:10:00Z">
              <w:r w:rsidRPr="000F0205">
                <w:rPr>
                  <w:rFonts w:ascii="Times New Roman" w:eastAsia="Times New Roman" w:hAnsi="Times New Roman" w:cs="Times New Roman"/>
                  <w:sz w:val="24"/>
                  <w:szCs w:val="24"/>
                </w:rPr>
                <w:t>-0.08 </w:t>
              </w:r>
              <w:r w:rsidRPr="000F0205">
                <w:rPr>
                  <w:rFonts w:ascii="Times New Roman" w:eastAsia="Times New Roman" w:hAnsi="Times New Roman" w:cs="Times New Roman"/>
                  <w:sz w:val="24"/>
                  <w:szCs w:val="24"/>
                  <w:vertAlign w:val="superscript"/>
                </w:rPr>
                <w:t>***</w:t>
              </w:r>
            </w:ins>
          </w:p>
        </w:tc>
      </w:tr>
      <w:tr w:rsidR="000F0205" w:rsidRPr="000F0205" w14:paraId="1E4DC0B4" w14:textId="77777777" w:rsidTr="000F0205">
        <w:trPr>
          <w:ins w:id="4310" w:author="Bale,Cameron" w:date="2022-10-13T16:10:00Z"/>
        </w:trPr>
        <w:tc>
          <w:tcPr>
            <w:tcW w:w="0" w:type="auto"/>
            <w:tcMar>
              <w:top w:w="113" w:type="dxa"/>
              <w:left w:w="113" w:type="dxa"/>
              <w:bottom w:w="113" w:type="dxa"/>
              <w:right w:w="113" w:type="dxa"/>
            </w:tcMar>
            <w:hideMark/>
          </w:tcPr>
          <w:p w14:paraId="09D44332" w14:textId="77777777" w:rsidR="000F0205" w:rsidRPr="000F0205" w:rsidRDefault="000F0205" w:rsidP="000F0205">
            <w:pPr>
              <w:rPr>
                <w:ins w:id="4311" w:author="Bale,Cameron" w:date="2022-10-13T16:10:00Z"/>
                <w:rFonts w:ascii="Times New Roman" w:eastAsia="Times New Roman" w:hAnsi="Times New Roman" w:cs="Times New Roman"/>
                <w:sz w:val="24"/>
                <w:szCs w:val="24"/>
              </w:rPr>
            </w:pPr>
            <w:ins w:id="4312" w:author="Bale,Cameron" w:date="2022-10-13T16:10:00Z">
              <w:r w:rsidRPr="000F0205">
                <w:rPr>
                  <w:rFonts w:ascii="Times New Roman" w:eastAsia="Times New Roman" w:hAnsi="Times New Roman" w:cs="Times New Roman"/>
                  <w:sz w:val="24"/>
                  <w:szCs w:val="24"/>
                </w:rPr>
                <w:t>Protection Parameter</w:t>
              </w:r>
              <w:r w:rsidRPr="000F0205">
                <w:rPr>
                  <w:rFonts w:ascii="Times New Roman" w:eastAsia="Times New Roman" w:hAnsi="Times New Roman" w:cs="Times New Roman"/>
                  <w:sz w:val="24"/>
                  <w:szCs w:val="24"/>
                </w:rPr>
                <w:br/>
                <w:t>[AN_2]</w:t>
              </w:r>
            </w:ins>
          </w:p>
        </w:tc>
        <w:tc>
          <w:tcPr>
            <w:tcW w:w="0" w:type="auto"/>
            <w:tcMar>
              <w:top w:w="113" w:type="dxa"/>
              <w:left w:w="113" w:type="dxa"/>
              <w:bottom w:w="113" w:type="dxa"/>
              <w:right w:w="113" w:type="dxa"/>
            </w:tcMar>
            <w:hideMark/>
          </w:tcPr>
          <w:p w14:paraId="2F227E14" w14:textId="77777777" w:rsidR="000F0205" w:rsidRPr="000F0205" w:rsidRDefault="000F0205" w:rsidP="000F0205">
            <w:pPr>
              <w:jc w:val="center"/>
              <w:rPr>
                <w:ins w:id="4313" w:author="Bale,Cameron" w:date="2022-10-13T16:10:00Z"/>
                <w:rFonts w:ascii="Times New Roman" w:eastAsia="Times New Roman" w:hAnsi="Times New Roman" w:cs="Times New Roman"/>
                <w:sz w:val="24"/>
                <w:szCs w:val="24"/>
              </w:rPr>
            </w:pPr>
            <w:ins w:id="4314" w:author="Bale,Cameron" w:date="2022-10-13T16:10:00Z">
              <w:r w:rsidRPr="000F0205">
                <w:rPr>
                  <w:rFonts w:ascii="Times New Roman" w:eastAsia="Times New Roman" w:hAnsi="Times New Roman" w:cs="Times New Roman"/>
                  <w:sz w:val="24"/>
                  <w:szCs w:val="24"/>
                </w:rPr>
                <w:t>0.08 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594B7F7C" w14:textId="77777777" w:rsidR="000F0205" w:rsidRPr="000F0205" w:rsidRDefault="000F0205" w:rsidP="000F0205">
            <w:pPr>
              <w:jc w:val="center"/>
              <w:rPr>
                <w:ins w:id="4315" w:author="Bale,Cameron" w:date="2022-10-13T16:10:00Z"/>
                <w:rFonts w:ascii="Times New Roman" w:eastAsia="Times New Roman" w:hAnsi="Times New Roman" w:cs="Times New Roman"/>
                <w:sz w:val="24"/>
                <w:szCs w:val="24"/>
              </w:rPr>
            </w:pPr>
            <w:ins w:id="4316" w:author="Bale,Cameron" w:date="2022-10-13T16:10:00Z">
              <w:r w:rsidRPr="000F0205">
                <w:rPr>
                  <w:rFonts w:ascii="Times New Roman" w:eastAsia="Times New Roman" w:hAnsi="Times New Roman" w:cs="Times New Roman"/>
                  <w:sz w:val="24"/>
                  <w:szCs w:val="24"/>
                </w:rPr>
                <w:t>0.11 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4066970E" w14:textId="77777777" w:rsidR="000F0205" w:rsidRPr="000F0205" w:rsidRDefault="000F0205" w:rsidP="000F0205">
            <w:pPr>
              <w:jc w:val="center"/>
              <w:rPr>
                <w:ins w:id="4317" w:author="Bale,Cameron" w:date="2022-10-13T16:10:00Z"/>
                <w:rFonts w:ascii="Times New Roman" w:eastAsia="Times New Roman" w:hAnsi="Times New Roman" w:cs="Times New Roman"/>
                <w:sz w:val="24"/>
                <w:szCs w:val="24"/>
              </w:rPr>
            </w:pPr>
            <w:ins w:id="4318" w:author="Bale,Cameron" w:date="2022-10-13T16:10:00Z">
              <w:r w:rsidRPr="000F0205">
                <w:rPr>
                  <w:rFonts w:ascii="Times New Roman" w:eastAsia="Times New Roman" w:hAnsi="Times New Roman" w:cs="Times New Roman"/>
                  <w:sz w:val="24"/>
                  <w:szCs w:val="24"/>
                </w:rPr>
                <w:t>0.13 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3ABDDA37" w14:textId="77777777" w:rsidR="000F0205" w:rsidRPr="000F0205" w:rsidRDefault="000F0205" w:rsidP="000F0205">
            <w:pPr>
              <w:jc w:val="center"/>
              <w:rPr>
                <w:ins w:id="4319" w:author="Bale,Cameron" w:date="2022-10-13T16:10:00Z"/>
                <w:rFonts w:ascii="Times New Roman" w:eastAsia="Times New Roman" w:hAnsi="Times New Roman" w:cs="Times New Roman"/>
                <w:sz w:val="24"/>
                <w:szCs w:val="24"/>
              </w:rPr>
            </w:pPr>
            <w:ins w:id="4320" w:author="Bale,Cameron" w:date="2022-10-13T16:10:00Z">
              <w:r w:rsidRPr="000F0205">
                <w:rPr>
                  <w:rFonts w:ascii="Times New Roman" w:eastAsia="Times New Roman" w:hAnsi="Times New Roman" w:cs="Times New Roman"/>
                  <w:sz w:val="24"/>
                  <w:szCs w:val="24"/>
                </w:rPr>
                <w:t>0.09 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20693990" w14:textId="77777777" w:rsidR="000F0205" w:rsidRPr="000F0205" w:rsidRDefault="000F0205" w:rsidP="000F0205">
            <w:pPr>
              <w:jc w:val="center"/>
              <w:rPr>
                <w:ins w:id="4321" w:author="Bale,Cameron" w:date="2022-10-13T16:10:00Z"/>
                <w:rFonts w:ascii="Times New Roman" w:eastAsia="Times New Roman" w:hAnsi="Times New Roman" w:cs="Times New Roman"/>
                <w:sz w:val="24"/>
                <w:szCs w:val="24"/>
              </w:rPr>
            </w:pPr>
            <w:ins w:id="4322" w:author="Bale,Cameron" w:date="2022-10-13T16:10:00Z">
              <w:r w:rsidRPr="000F0205">
                <w:rPr>
                  <w:rFonts w:ascii="Times New Roman" w:eastAsia="Times New Roman" w:hAnsi="Times New Roman" w:cs="Times New Roman"/>
                  <w:sz w:val="24"/>
                  <w:szCs w:val="24"/>
                </w:rPr>
                <w:t>0.10 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7FD20B05" w14:textId="77777777" w:rsidR="000F0205" w:rsidRPr="000F0205" w:rsidRDefault="000F0205" w:rsidP="000F0205">
            <w:pPr>
              <w:jc w:val="center"/>
              <w:rPr>
                <w:ins w:id="4323" w:author="Bale,Cameron" w:date="2022-10-13T16:10:00Z"/>
                <w:rFonts w:ascii="Times New Roman" w:eastAsia="Times New Roman" w:hAnsi="Times New Roman" w:cs="Times New Roman"/>
                <w:sz w:val="24"/>
                <w:szCs w:val="24"/>
              </w:rPr>
            </w:pPr>
            <w:ins w:id="4324" w:author="Bale,Cameron" w:date="2022-10-13T16:10:00Z">
              <w:r w:rsidRPr="000F0205">
                <w:rPr>
                  <w:rFonts w:ascii="Times New Roman" w:eastAsia="Times New Roman" w:hAnsi="Times New Roman" w:cs="Times New Roman"/>
                  <w:sz w:val="24"/>
                  <w:szCs w:val="24"/>
                </w:rPr>
                <w:t>0.03 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37FDCA7C" w14:textId="77777777" w:rsidR="000F0205" w:rsidRPr="000F0205" w:rsidRDefault="000F0205" w:rsidP="000F0205">
            <w:pPr>
              <w:jc w:val="center"/>
              <w:rPr>
                <w:ins w:id="4325" w:author="Bale,Cameron" w:date="2022-10-13T16:10:00Z"/>
                <w:rFonts w:ascii="Times New Roman" w:eastAsia="Times New Roman" w:hAnsi="Times New Roman" w:cs="Times New Roman"/>
                <w:sz w:val="24"/>
                <w:szCs w:val="24"/>
              </w:rPr>
            </w:pPr>
            <w:ins w:id="4326" w:author="Bale,Cameron" w:date="2022-10-13T16:10:00Z">
              <w:r w:rsidRPr="000F0205">
                <w:rPr>
                  <w:rFonts w:ascii="Times New Roman" w:eastAsia="Times New Roman" w:hAnsi="Times New Roman" w:cs="Times New Roman"/>
                  <w:sz w:val="24"/>
                  <w:szCs w:val="24"/>
                </w:rPr>
                <w:t>0.01</w:t>
              </w:r>
            </w:ins>
          </w:p>
        </w:tc>
      </w:tr>
      <w:tr w:rsidR="000F0205" w:rsidRPr="000F0205" w14:paraId="224EF4FA" w14:textId="77777777" w:rsidTr="000F0205">
        <w:trPr>
          <w:ins w:id="4327" w:author="Bale,Cameron" w:date="2022-10-13T16:10:00Z"/>
        </w:trPr>
        <w:tc>
          <w:tcPr>
            <w:tcW w:w="0" w:type="auto"/>
            <w:tcMar>
              <w:top w:w="113" w:type="dxa"/>
              <w:left w:w="113" w:type="dxa"/>
              <w:bottom w:w="113" w:type="dxa"/>
              <w:right w:w="113" w:type="dxa"/>
            </w:tcMar>
            <w:hideMark/>
          </w:tcPr>
          <w:p w14:paraId="27E68213" w14:textId="77777777" w:rsidR="000F0205" w:rsidRPr="000F0205" w:rsidRDefault="000F0205" w:rsidP="000F0205">
            <w:pPr>
              <w:rPr>
                <w:ins w:id="4328" w:author="Bale,Cameron" w:date="2022-10-13T16:10:00Z"/>
                <w:rFonts w:ascii="Times New Roman" w:eastAsia="Times New Roman" w:hAnsi="Times New Roman" w:cs="Times New Roman"/>
                <w:sz w:val="24"/>
                <w:szCs w:val="24"/>
              </w:rPr>
            </w:pPr>
            <w:ins w:id="4329" w:author="Bale,Cameron" w:date="2022-10-13T16:10:00Z">
              <w:r w:rsidRPr="000F0205">
                <w:rPr>
                  <w:rFonts w:ascii="Times New Roman" w:eastAsia="Times New Roman" w:hAnsi="Times New Roman" w:cs="Times New Roman"/>
                  <w:sz w:val="24"/>
                  <w:szCs w:val="24"/>
                </w:rPr>
                <w:t>Protection Parameter</w:t>
              </w:r>
              <w:r w:rsidRPr="000F0205">
                <w:rPr>
                  <w:rFonts w:ascii="Times New Roman" w:eastAsia="Times New Roman" w:hAnsi="Times New Roman" w:cs="Times New Roman"/>
                  <w:sz w:val="24"/>
                  <w:szCs w:val="24"/>
                </w:rPr>
                <w:br/>
                <w:t>[DP_0.1]</w:t>
              </w:r>
            </w:ins>
          </w:p>
        </w:tc>
        <w:tc>
          <w:tcPr>
            <w:tcW w:w="0" w:type="auto"/>
            <w:tcMar>
              <w:top w:w="113" w:type="dxa"/>
              <w:left w:w="113" w:type="dxa"/>
              <w:bottom w:w="113" w:type="dxa"/>
              <w:right w:w="113" w:type="dxa"/>
            </w:tcMar>
            <w:hideMark/>
          </w:tcPr>
          <w:p w14:paraId="5118CDB8" w14:textId="77777777" w:rsidR="000F0205" w:rsidRPr="000F0205" w:rsidRDefault="000F0205" w:rsidP="000F0205">
            <w:pPr>
              <w:jc w:val="center"/>
              <w:rPr>
                <w:ins w:id="4330" w:author="Bale,Cameron" w:date="2022-10-13T16:10:00Z"/>
                <w:rFonts w:ascii="Times New Roman" w:eastAsia="Times New Roman" w:hAnsi="Times New Roman" w:cs="Times New Roman"/>
                <w:sz w:val="24"/>
                <w:szCs w:val="24"/>
              </w:rPr>
            </w:pPr>
            <w:ins w:id="4331" w:author="Bale,Cameron" w:date="2022-10-13T16:10:00Z">
              <w:r w:rsidRPr="000F0205">
                <w:rPr>
                  <w:rFonts w:ascii="Times New Roman" w:eastAsia="Times New Roman" w:hAnsi="Times New Roman" w:cs="Times New Roman"/>
                  <w:sz w:val="24"/>
                  <w:szCs w:val="24"/>
                </w:rPr>
                <w:t>0.25 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3F98FC3D" w14:textId="77777777" w:rsidR="000F0205" w:rsidRPr="000F0205" w:rsidRDefault="000F0205" w:rsidP="000F0205">
            <w:pPr>
              <w:jc w:val="center"/>
              <w:rPr>
                <w:ins w:id="4332" w:author="Bale,Cameron" w:date="2022-10-13T16:10:00Z"/>
                <w:rFonts w:ascii="Times New Roman" w:eastAsia="Times New Roman" w:hAnsi="Times New Roman" w:cs="Times New Roman"/>
                <w:sz w:val="24"/>
                <w:szCs w:val="24"/>
              </w:rPr>
            </w:pPr>
            <w:ins w:id="4333" w:author="Bale,Cameron" w:date="2022-10-13T16:10:00Z">
              <w:r w:rsidRPr="000F0205">
                <w:rPr>
                  <w:rFonts w:ascii="Times New Roman" w:eastAsia="Times New Roman" w:hAnsi="Times New Roman" w:cs="Times New Roman"/>
                  <w:sz w:val="24"/>
                  <w:szCs w:val="24"/>
                </w:rPr>
                <w:t>0.25 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6B117551" w14:textId="77777777" w:rsidR="000F0205" w:rsidRPr="000F0205" w:rsidRDefault="000F0205" w:rsidP="000F0205">
            <w:pPr>
              <w:jc w:val="center"/>
              <w:rPr>
                <w:ins w:id="4334" w:author="Bale,Cameron" w:date="2022-10-13T16:10:00Z"/>
                <w:rFonts w:ascii="Times New Roman" w:eastAsia="Times New Roman" w:hAnsi="Times New Roman" w:cs="Times New Roman"/>
                <w:sz w:val="24"/>
                <w:szCs w:val="24"/>
              </w:rPr>
            </w:pPr>
            <w:ins w:id="4335" w:author="Bale,Cameron" w:date="2022-10-13T16:10:00Z">
              <w:r w:rsidRPr="000F0205">
                <w:rPr>
                  <w:rFonts w:ascii="Times New Roman" w:eastAsia="Times New Roman" w:hAnsi="Times New Roman" w:cs="Times New Roman"/>
                  <w:sz w:val="24"/>
                  <w:szCs w:val="24"/>
                </w:rPr>
                <w:t>0.25 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17CE975E" w14:textId="77777777" w:rsidR="000F0205" w:rsidRPr="000F0205" w:rsidRDefault="000F0205" w:rsidP="000F0205">
            <w:pPr>
              <w:jc w:val="center"/>
              <w:rPr>
                <w:ins w:id="4336" w:author="Bale,Cameron" w:date="2022-10-13T16:10:00Z"/>
                <w:rFonts w:ascii="Times New Roman" w:eastAsia="Times New Roman" w:hAnsi="Times New Roman" w:cs="Times New Roman"/>
                <w:sz w:val="24"/>
                <w:szCs w:val="24"/>
              </w:rPr>
            </w:pPr>
            <w:ins w:id="4337" w:author="Bale,Cameron" w:date="2022-10-13T16:10:00Z">
              <w:r w:rsidRPr="000F0205">
                <w:rPr>
                  <w:rFonts w:ascii="Times New Roman" w:eastAsia="Times New Roman" w:hAnsi="Times New Roman" w:cs="Times New Roman"/>
                  <w:sz w:val="24"/>
                  <w:szCs w:val="24"/>
                </w:rPr>
                <w:t>0.26 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6B91BD33" w14:textId="77777777" w:rsidR="000F0205" w:rsidRPr="000F0205" w:rsidRDefault="000F0205" w:rsidP="000F0205">
            <w:pPr>
              <w:jc w:val="center"/>
              <w:rPr>
                <w:ins w:id="4338" w:author="Bale,Cameron" w:date="2022-10-13T16:10:00Z"/>
                <w:rFonts w:ascii="Times New Roman" w:eastAsia="Times New Roman" w:hAnsi="Times New Roman" w:cs="Times New Roman"/>
                <w:sz w:val="24"/>
                <w:szCs w:val="24"/>
              </w:rPr>
            </w:pPr>
            <w:ins w:id="4339" w:author="Bale,Cameron" w:date="2022-10-13T16:10:00Z">
              <w:r w:rsidRPr="000F0205">
                <w:rPr>
                  <w:rFonts w:ascii="Times New Roman" w:eastAsia="Times New Roman" w:hAnsi="Times New Roman" w:cs="Times New Roman"/>
                  <w:sz w:val="24"/>
                  <w:szCs w:val="24"/>
                </w:rPr>
                <w:t>0.21 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51143561" w14:textId="77777777" w:rsidR="000F0205" w:rsidRPr="000F0205" w:rsidRDefault="000F0205" w:rsidP="000F0205">
            <w:pPr>
              <w:jc w:val="center"/>
              <w:rPr>
                <w:ins w:id="4340" w:author="Bale,Cameron" w:date="2022-10-13T16:10:00Z"/>
                <w:rFonts w:ascii="Times New Roman" w:eastAsia="Times New Roman" w:hAnsi="Times New Roman" w:cs="Times New Roman"/>
                <w:sz w:val="24"/>
                <w:szCs w:val="24"/>
              </w:rPr>
            </w:pPr>
            <w:ins w:id="4341" w:author="Bale,Cameron" w:date="2022-10-13T16:10:00Z">
              <w:r w:rsidRPr="000F0205">
                <w:rPr>
                  <w:rFonts w:ascii="Times New Roman" w:eastAsia="Times New Roman" w:hAnsi="Times New Roman" w:cs="Times New Roman"/>
                  <w:sz w:val="24"/>
                  <w:szCs w:val="24"/>
                </w:rPr>
                <w:t>0.24 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0F509ACA" w14:textId="77777777" w:rsidR="000F0205" w:rsidRPr="000F0205" w:rsidRDefault="000F0205" w:rsidP="000F0205">
            <w:pPr>
              <w:jc w:val="center"/>
              <w:rPr>
                <w:ins w:id="4342" w:author="Bale,Cameron" w:date="2022-10-13T16:10:00Z"/>
                <w:rFonts w:ascii="Times New Roman" w:eastAsia="Times New Roman" w:hAnsi="Times New Roman" w:cs="Times New Roman"/>
                <w:sz w:val="24"/>
                <w:szCs w:val="24"/>
              </w:rPr>
            </w:pPr>
            <w:ins w:id="4343" w:author="Bale,Cameron" w:date="2022-10-13T16:10:00Z">
              <w:r w:rsidRPr="000F0205">
                <w:rPr>
                  <w:rFonts w:ascii="Times New Roman" w:eastAsia="Times New Roman" w:hAnsi="Times New Roman" w:cs="Times New Roman"/>
                  <w:sz w:val="24"/>
                  <w:szCs w:val="24"/>
                </w:rPr>
                <w:t>0.22 </w:t>
              </w:r>
              <w:r w:rsidRPr="000F0205">
                <w:rPr>
                  <w:rFonts w:ascii="Times New Roman" w:eastAsia="Times New Roman" w:hAnsi="Times New Roman" w:cs="Times New Roman"/>
                  <w:sz w:val="24"/>
                  <w:szCs w:val="24"/>
                  <w:vertAlign w:val="superscript"/>
                </w:rPr>
                <w:t>***</w:t>
              </w:r>
            </w:ins>
          </w:p>
        </w:tc>
      </w:tr>
      <w:tr w:rsidR="000F0205" w:rsidRPr="000F0205" w14:paraId="6B767647" w14:textId="77777777" w:rsidTr="000F0205">
        <w:trPr>
          <w:ins w:id="4344" w:author="Bale,Cameron" w:date="2022-10-13T16:10:00Z"/>
        </w:trPr>
        <w:tc>
          <w:tcPr>
            <w:tcW w:w="0" w:type="auto"/>
            <w:tcMar>
              <w:top w:w="113" w:type="dxa"/>
              <w:left w:w="113" w:type="dxa"/>
              <w:bottom w:w="113" w:type="dxa"/>
              <w:right w:w="113" w:type="dxa"/>
            </w:tcMar>
            <w:hideMark/>
          </w:tcPr>
          <w:p w14:paraId="4A18DA22" w14:textId="77777777" w:rsidR="000F0205" w:rsidRPr="000F0205" w:rsidRDefault="000F0205" w:rsidP="000F0205">
            <w:pPr>
              <w:rPr>
                <w:ins w:id="4345" w:author="Bale,Cameron" w:date="2022-10-13T16:10:00Z"/>
                <w:rFonts w:ascii="Times New Roman" w:eastAsia="Times New Roman" w:hAnsi="Times New Roman" w:cs="Times New Roman"/>
                <w:sz w:val="24"/>
                <w:szCs w:val="24"/>
              </w:rPr>
            </w:pPr>
            <w:ins w:id="4346" w:author="Bale,Cameron" w:date="2022-10-13T16:10:00Z">
              <w:r w:rsidRPr="000F0205">
                <w:rPr>
                  <w:rFonts w:ascii="Times New Roman" w:eastAsia="Times New Roman" w:hAnsi="Times New Roman" w:cs="Times New Roman"/>
                  <w:sz w:val="24"/>
                  <w:szCs w:val="24"/>
                </w:rPr>
                <w:t>Protection Parameter</w:t>
              </w:r>
              <w:r w:rsidRPr="000F0205">
                <w:rPr>
                  <w:rFonts w:ascii="Times New Roman" w:eastAsia="Times New Roman" w:hAnsi="Times New Roman" w:cs="Times New Roman"/>
                  <w:sz w:val="24"/>
                  <w:szCs w:val="24"/>
                </w:rPr>
                <w:br/>
                <w:t>[DP_1]</w:t>
              </w:r>
            </w:ins>
          </w:p>
        </w:tc>
        <w:tc>
          <w:tcPr>
            <w:tcW w:w="0" w:type="auto"/>
            <w:tcMar>
              <w:top w:w="113" w:type="dxa"/>
              <w:left w:w="113" w:type="dxa"/>
              <w:bottom w:w="113" w:type="dxa"/>
              <w:right w:w="113" w:type="dxa"/>
            </w:tcMar>
            <w:hideMark/>
          </w:tcPr>
          <w:p w14:paraId="367536D9" w14:textId="77777777" w:rsidR="000F0205" w:rsidRPr="000F0205" w:rsidRDefault="000F0205" w:rsidP="000F0205">
            <w:pPr>
              <w:jc w:val="center"/>
              <w:rPr>
                <w:ins w:id="4347" w:author="Bale,Cameron" w:date="2022-10-13T16:10:00Z"/>
                <w:rFonts w:ascii="Times New Roman" w:eastAsia="Times New Roman" w:hAnsi="Times New Roman" w:cs="Times New Roman"/>
                <w:sz w:val="24"/>
                <w:szCs w:val="24"/>
              </w:rPr>
            </w:pPr>
            <w:ins w:id="4348" w:author="Bale,Cameron" w:date="2022-10-13T16:10:00Z">
              <w:r w:rsidRPr="000F0205">
                <w:rPr>
                  <w:rFonts w:ascii="Times New Roman" w:eastAsia="Times New Roman" w:hAnsi="Times New Roman" w:cs="Times New Roman"/>
                  <w:sz w:val="24"/>
                  <w:szCs w:val="24"/>
                </w:rPr>
                <w:t>0.21 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49C5FD45" w14:textId="77777777" w:rsidR="000F0205" w:rsidRPr="000F0205" w:rsidRDefault="000F0205" w:rsidP="000F0205">
            <w:pPr>
              <w:jc w:val="center"/>
              <w:rPr>
                <w:ins w:id="4349" w:author="Bale,Cameron" w:date="2022-10-13T16:10:00Z"/>
                <w:rFonts w:ascii="Times New Roman" w:eastAsia="Times New Roman" w:hAnsi="Times New Roman" w:cs="Times New Roman"/>
                <w:sz w:val="24"/>
                <w:szCs w:val="24"/>
              </w:rPr>
            </w:pPr>
            <w:ins w:id="4350" w:author="Bale,Cameron" w:date="2022-10-13T16:10:00Z">
              <w:r w:rsidRPr="000F0205">
                <w:rPr>
                  <w:rFonts w:ascii="Times New Roman" w:eastAsia="Times New Roman" w:hAnsi="Times New Roman" w:cs="Times New Roman"/>
                  <w:sz w:val="24"/>
                  <w:szCs w:val="24"/>
                </w:rPr>
                <w:t>0.22 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4B92231F" w14:textId="77777777" w:rsidR="000F0205" w:rsidRPr="000F0205" w:rsidRDefault="000F0205" w:rsidP="000F0205">
            <w:pPr>
              <w:jc w:val="center"/>
              <w:rPr>
                <w:ins w:id="4351" w:author="Bale,Cameron" w:date="2022-10-13T16:10:00Z"/>
                <w:rFonts w:ascii="Times New Roman" w:eastAsia="Times New Roman" w:hAnsi="Times New Roman" w:cs="Times New Roman"/>
                <w:sz w:val="24"/>
                <w:szCs w:val="24"/>
              </w:rPr>
            </w:pPr>
            <w:ins w:id="4352" w:author="Bale,Cameron" w:date="2022-10-13T16:10:00Z">
              <w:r w:rsidRPr="000F0205">
                <w:rPr>
                  <w:rFonts w:ascii="Times New Roman" w:eastAsia="Times New Roman" w:hAnsi="Times New Roman" w:cs="Times New Roman"/>
                  <w:sz w:val="24"/>
                  <w:szCs w:val="24"/>
                </w:rPr>
                <w:t>0.22 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405A3B0C" w14:textId="77777777" w:rsidR="000F0205" w:rsidRPr="000F0205" w:rsidRDefault="000F0205" w:rsidP="000F0205">
            <w:pPr>
              <w:jc w:val="center"/>
              <w:rPr>
                <w:ins w:id="4353" w:author="Bale,Cameron" w:date="2022-10-13T16:10:00Z"/>
                <w:rFonts w:ascii="Times New Roman" w:eastAsia="Times New Roman" w:hAnsi="Times New Roman" w:cs="Times New Roman"/>
                <w:sz w:val="24"/>
                <w:szCs w:val="24"/>
              </w:rPr>
            </w:pPr>
            <w:ins w:id="4354" w:author="Bale,Cameron" w:date="2022-10-13T16:10:00Z">
              <w:r w:rsidRPr="000F0205">
                <w:rPr>
                  <w:rFonts w:ascii="Times New Roman" w:eastAsia="Times New Roman" w:hAnsi="Times New Roman" w:cs="Times New Roman"/>
                  <w:sz w:val="24"/>
                  <w:szCs w:val="24"/>
                </w:rPr>
                <w:t>0.22 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60980C94" w14:textId="77777777" w:rsidR="000F0205" w:rsidRPr="000F0205" w:rsidRDefault="000F0205" w:rsidP="000F0205">
            <w:pPr>
              <w:jc w:val="center"/>
              <w:rPr>
                <w:ins w:id="4355" w:author="Bale,Cameron" w:date="2022-10-13T16:10:00Z"/>
                <w:rFonts w:ascii="Times New Roman" w:eastAsia="Times New Roman" w:hAnsi="Times New Roman" w:cs="Times New Roman"/>
                <w:sz w:val="24"/>
                <w:szCs w:val="24"/>
              </w:rPr>
            </w:pPr>
            <w:ins w:id="4356" w:author="Bale,Cameron" w:date="2022-10-13T16:10:00Z">
              <w:r w:rsidRPr="000F0205">
                <w:rPr>
                  <w:rFonts w:ascii="Times New Roman" w:eastAsia="Times New Roman" w:hAnsi="Times New Roman" w:cs="Times New Roman"/>
                  <w:sz w:val="24"/>
                  <w:szCs w:val="24"/>
                </w:rPr>
                <w:t>0.18 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44278612" w14:textId="77777777" w:rsidR="000F0205" w:rsidRPr="000F0205" w:rsidRDefault="000F0205" w:rsidP="000F0205">
            <w:pPr>
              <w:jc w:val="center"/>
              <w:rPr>
                <w:ins w:id="4357" w:author="Bale,Cameron" w:date="2022-10-13T16:10:00Z"/>
                <w:rFonts w:ascii="Times New Roman" w:eastAsia="Times New Roman" w:hAnsi="Times New Roman" w:cs="Times New Roman"/>
                <w:sz w:val="24"/>
                <w:szCs w:val="24"/>
              </w:rPr>
            </w:pPr>
            <w:ins w:id="4358" w:author="Bale,Cameron" w:date="2022-10-13T16:10:00Z">
              <w:r w:rsidRPr="000F0205">
                <w:rPr>
                  <w:rFonts w:ascii="Times New Roman" w:eastAsia="Times New Roman" w:hAnsi="Times New Roman" w:cs="Times New Roman"/>
                  <w:sz w:val="24"/>
                  <w:szCs w:val="24"/>
                </w:rPr>
                <w:t>0.08 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3B4F477E" w14:textId="77777777" w:rsidR="000F0205" w:rsidRPr="000F0205" w:rsidRDefault="000F0205" w:rsidP="000F0205">
            <w:pPr>
              <w:jc w:val="center"/>
              <w:rPr>
                <w:ins w:id="4359" w:author="Bale,Cameron" w:date="2022-10-13T16:10:00Z"/>
                <w:rFonts w:ascii="Times New Roman" w:eastAsia="Times New Roman" w:hAnsi="Times New Roman" w:cs="Times New Roman"/>
                <w:sz w:val="24"/>
                <w:szCs w:val="24"/>
              </w:rPr>
            </w:pPr>
            <w:ins w:id="4360" w:author="Bale,Cameron" w:date="2022-10-13T16:10:00Z">
              <w:r w:rsidRPr="000F0205">
                <w:rPr>
                  <w:rFonts w:ascii="Times New Roman" w:eastAsia="Times New Roman" w:hAnsi="Times New Roman" w:cs="Times New Roman"/>
                  <w:sz w:val="24"/>
                  <w:szCs w:val="24"/>
                </w:rPr>
                <w:t>0.07 </w:t>
              </w:r>
              <w:r w:rsidRPr="000F0205">
                <w:rPr>
                  <w:rFonts w:ascii="Times New Roman" w:eastAsia="Times New Roman" w:hAnsi="Times New Roman" w:cs="Times New Roman"/>
                  <w:sz w:val="24"/>
                  <w:szCs w:val="24"/>
                  <w:vertAlign w:val="superscript"/>
                </w:rPr>
                <w:t>***</w:t>
              </w:r>
            </w:ins>
          </w:p>
        </w:tc>
      </w:tr>
      <w:tr w:rsidR="000F0205" w:rsidRPr="000F0205" w14:paraId="313E27B3" w14:textId="77777777" w:rsidTr="000F0205">
        <w:trPr>
          <w:ins w:id="4361" w:author="Bale,Cameron" w:date="2022-10-13T16:10:00Z"/>
        </w:trPr>
        <w:tc>
          <w:tcPr>
            <w:tcW w:w="0" w:type="auto"/>
            <w:tcMar>
              <w:top w:w="113" w:type="dxa"/>
              <w:left w:w="113" w:type="dxa"/>
              <w:bottom w:w="113" w:type="dxa"/>
              <w:right w:w="113" w:type="dxa"/>
            </w:tcMar>
            <w:hideMark/>
          </w:tcPr>
          <w:p w14:paraId="3AA462E7" w14:textId="77777777" w:rsidR="000F0205" w:rsidRPr="000F0205" w:rsidRDefault="000F0205" w:rsidP="000F0205">
            <w:pPr>
              <w:rPr>
                <w:ins w:id="4362" w:author="Bale,Cameron" w:date="2022-10-13T16:10:00Z"/>
                <w:rFonts w:ascii="Times New Roman" w:eastAsia="Times New Roman" w:hAnsi="Times New Roman" w:cs="Times New Roman"/>
                <w:sz w:val="24"/>
                <w:szCs w:val="24"/>
              </w:rPr>
            </w:pPr>
            <w:ins w:id="4363" w:author="Bale,Cameron" w:date="2022-10-13T16:10:00Z">
              <w:r w:rsidRPr="000F0205">
                <w:rPr>
                  <w:rFonts w:ascii="Times New Roman" w:eastAsia="Times New Roman" w:hAnsi="Times New Roman" w:cs="Times New Roman"/>
                  <w:sz w:val="24"/>
                  <w:szCs w:val="24"/>
                </w:rPr>
                <w:t>Protection Parameter</w:t>
              </w:r>
              <w:r w:rsidRPr="000F0205">
                <w:rPr>
                  <w:rFonts w:ascii="Times New Roman" w:eastAsia="Times New Roman" w:hAnsi="Times New Roman" w:cs="Times New Roman"/>
                  <w:sz w:val="24"/>
                  <w:szCs w:val="24"/>
                </w:rPr>
                <w:br/>
                <w:t>[DP_4.6]</w:t>
              </w:r>
            </w:ins>
          </w:p>
        </w:tc>
        <w:tc>
          <w:tcPr>
            <w:tcW w:w="0" w:type="auto"/>
            <w:tcMar>
              <w:top w:w="113" w:type="dxa"/>
              <w:left w:w="113" w:type="dxa"/>
              <w:bottom w:w="113" w:type="dxa"/>
              <w:right w:w="113" w:type="dxa"/>
            </w:tcMar>
            <w:hideMark/>
          </w:tcPr>
          <w:p w14:paraId="4F72FAFA" w14:textId="77777777" w:rsidR="000F0205" w:rsidRPr="000F0205" w:rsidRDefault="000F0205" w:rsidP="000F0205">
            <w:pPr>
              <w:jc w:val="center"/>
              <w:rPr>
                <w:ins w:id="4364" w:author="Bale,Cameron" w:date="2022-10-13T16:10:00Z"/>
                <w:rFonts w:ascii="Times New Roman" w:eastAsia="Times New Roman" w:hAnsi="Times New Roman" w:cs="Times New Roman"/>
                <w:sz w:val="24"/>
                <w:szCs w:val="24"/>
              </w:rPr>
            </w:pPr>
            <w:ins w:id="4365" w:author="Bale,Cameron" w:date="2022-10-13T16:10:00Z">
              <w:r w:rsidRPr="000F0205">
                <w:rPr>
                  <w:rFonts w:ascii="Times New Roman" w:eastAsia="Times New Roman" w:hAnsi="Times New Roman" w:cs="Times New Roman"/>
                  <w:sz w:val="24"/>
                  <w:szCs w:val="24"/>
                </w:rPr>
                <w:t>0.04 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09133878" w14:textId="77777777" w:rsidR="000F0205" w:rsidRPr="000F0205" w:rsidRDefault="000F0205" w:rsidP="000F0205">
            <w:pPr>
              <w:jc w:val="center"/>
              <w:rPr>
                <w:ins w:id="4366" w:author="Bale,Cameron" w:date="2022-10-13T16:10:00Z"/>
                <w:rFonts w:ascii="Times New Roman" w:eastAsia="Times New Roman" w:hAnsi="Times New Roman" w:cs="Times New Roman"/>
                <w:sz w:val="24"/>
                <w:szCs w:val="24"/>
              </w:rPr>
            </w:pPr>
            <w:ins w:id="4367" w:author="Bale,Cameron" w:date="2022-10-13T16:10:00Z">
              <w:r w:rsidRPr="000F0205">
                <w:rPr>
                  <w:rFonts w:ascii="Times New Roman" w:eastAsia="Times New Roman" w:hAnsi="Times New Roman" w:cs="Times New Roman"/>
                  <w:sz w:val="24"/>
                  <w:szCs w:val="24"/>
                </w:rPr>
                <w:t>0.07 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4169F96F" w14:textId="77777777" w:rsidR="000F0205" w:rsidRPr="000F0205" w:rsidRDefault="000F0205" w:rsidP="000F0205">
            <w:pPr>
              <w:jc w:val="center"/>
              <w:rPr>
                <w:ins w:id="4368" w:author="Bale,Cameron" w:date="2022-10-13T16:10:00Z"/>
                <w:rFonts w:ascii="Times New Roman" w:eastAsia="Times New Roman" w:hAnsi="Times New Roman" w:cs="Times New Roman"/>
                <w:sz w:val="24"/>
                <w:szCs w:val="24"/>
              </w:rPr>
            </w:pPr>
            <w:ins w:id="4369" w:author="Bale,Cameron" w:date="2022-10-13T16:10:00Z">
              <w:r w:rsidRPr="000F0205">
                <w:rPr>
                  <w:rFonts w:ascii="Times New Roman" w:eastAsia="Times New Roman" w:hAnsi="Times New Roman" w:cs="Times New Roman"/>
                  <w:sz w:val="24"/>
                  <w:szCs w:val="24"/>
                </w:rPr>
                <w:t>0.10 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1992E6C0" w14:textId="77777777" w:rsidR="000F0205" w:rsidRPr="000F0205" w:rsidRDefault="000F0205" w:rsidP="000F0205">
            <w:pPr>
              <w:jc w:val="center"/>
              <w:rPr>
                <w:ins w:id="4370" w:author="Bale,Cameron" w:date="2022-10-13T16:10:00Z"/>
                <w:rFonts w:ascii="Times New Roman" w:eastAsia="Times New Roman" w:hAnsi="Times New Roman" w:cs="Times New Roman"/>
                <w:sz w:val="24"/>
                <w:szCs w:val="24"/>
              </w:rPr>
            </w:pPr>
            <w:ins w:id="4371" w:author="Bale,Cameron" w:date="2022-10-13T16:10:00Z">
              <w:r w:rsidRPr="000F0205">
                <w:rPr>
                  <w:rFonts w:ascii="Times New Roman" w:eastAsia="Times New Roman" w:hAnsi="Times New Roman" w:cs="Times New Roman"/>
                  <w:sz w:val="24"/>
                  <w:szCs w:val="24"/>
                </w:rPr>
                <w:t>0.06 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33AB1BE8" w14:textId="77777777" w:rsidR="000F0205" w:rsidRPr="000F0205" w:rsidRDefault="000F0205" w:rsidP="000F0205">
            <w:pPr>
              <w:jc w:val="center"/>
              <w:rPr>
                <w:ins w:id="4372" w:author="Bale,Cameron" w:date="2022-10-13T16:10:00Z"/>
                <w:rFonts w:ascii="Times New Roman" w:eastAsia="Times New Roman" w:hAnsi="Times New Roman" w:cs="Times New Roman"/>
                <w:sz w:val="24"/>
                <w:szCs w:val="24"/>
              </w:rPr>
            </w:pPr>
            <w:ins w:id="4373" w:author="Bale,Cameron" w:date="2022-10-13T16:10:00Z">
              <w:r w:rsidRPr="000F0205">
                <w:rPr>
                  <w:rFonts w:ascii="Times New Roman" w:eastAsia="Times New Roman" w:hAnsi="Times New Roman" w:cs="Times New Roman"/>
                  <w:sz w:val="24"/>
                  <w:szCs w:val="24"/>
                </w:rPr>
                <w:t>0.07 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465A6A0C" w14:textId="77777777" w:rsidR="000F0205" w:rsidRPr="000F0205" w:rsidRDefault="000F0205" w:rsidP="000F0205">
            <w:pPr>
              <w:jc w:val="center"/>
              <w:rPr>
                <w:ins w:id="4374" w:author="Bale,Cameron" w:date="2022-10-13T16:10:00Z"/>
                <w:rFonts w:ascii="Times New Roman" w:eastAsia="Times New Roman" w:hAnsi="Times New Roman" w:cs="Times New Roman"/>
                <w:sz w:val="24"/>
                <w:szCs w:val="24"/>
              </w:rPr>
            </w:pPr>
            <w:ins w:id="4375" w:author="Bale,Cameron" w:date="2022-10-13T16:10:00Z">
              <w:r w:rsidRPr="000F0205">
                <w:rPr>
                  <w:rFonts w:ascii="Times New Roman" w:eastAsia="Times New Roman" w:hAnsi="Times New Roman" w:cs="Times New Roman"/>
                  <w:sz w:val="24"/>
                  <w:szCs w:val="24"/>
                </w:rPr>
                <w:t>0.01</w:t>
              </w:r>
            </w:ins>
          </w:p>
        </w:tc>
        <w:tc>
          <w:tcPr>
            <w:tcW w:w="0" w:type="auto"/>
            <w:tcMar>
              <w:top w:w="113" w:type="dxa"/>
              <w:left w:w="113" w:type="dxa"/>
              <w:bottom w:w="113" w:type="dxa"/>
              <w:right w:w="113" w:type="dxa"/>
            </w:tcMar>
            <w:hideMark/>
          </w:tcPr>
          <w:p w14:paraId="15A3353D" w14:textId="77777777" w:rsidR="000F0205" w:rsidRPr="000F0205" w:rsidRDefault="000F0205" w:rsidP="000F0205">
            <w:pPr>
              <w:jc w:val="center"/>
              <w:rPr>
                <w:ins w:id="4376" w:author="Bale,Cameron" w:date="2022-10-13T16:10:00Z"/>
                <w:rFonts w:ascii="Times New Roman" w:eastAsia="Times New Roman" w:hAnsi="Times New Roman" w:cs="Times New Roman"/>
                <w:sz w:val="24"/>
                <w:szCs w:val="24"/>
              </w:rPr>
            </w:pPr>
            <w:ins w:id="4377" w:author="Bale,Cameron" w:date="2022-10-13T16:10:00Z">
              <w:r w:rsidRPr="000F0205">
                <w:rPr>
                  <w:rFonts w:ascii="Times New Roman" w:eastAsia="Times New Roman" w:hAnsi="Times New Roman" w:cs="Times New Roman"/>
                  <w:sz w:val="24"/>
                  <w:szCs w:val="24"/>
                </w:rPr>
                <w:t>-0.01</w:t>
              </w:r>
            </w:ins>
          </w:p>
        </w:tc>
      </w:tr>
      <w:tr w:rsidR="000F0205" w:rsidRPr="000F0205" w14:paraId="5C4BF2CE" w14:textId="77777777" w:rsidTr="000F0205">
        <w:trPr>
          <w:ins w:id="4378" w:author="Bale,Cameron" w:date="2022-10-13T16:10:00Z"/>
        </w:trPr>
        <w:tc>
          <w:tcPr>
            <w:tcW w:w="0" w:type="auto"/>
            <w:tcMar>
              <w:top w:w="113" w:type="dxa"/>
              <w:left w:w="113" w:type="dxa"/>
              <w:bottom w:w="113" w:type="dxa"/>
              <w:right w:w="113" w:type="dxa"/>
            </w:tcMar>
            <w:hideMark/>
          </w:tcPr>
          <w:p w14:paraId="3885BCE5" w14:textId="77777777" w:rsidR="000F0205" w:rsidRPr="000F0205" w:rsidRDefault="000F0205" w:rsidP="000F0205">
            <w:pPr>
              <w:rPr>
                <w:ins w:id="4379" w:author="Bale,Cameron" w:date="2022-10-13T16:10:00Z"/>
                <w:rFonts w:ascii="Times New Roman" w:eastAsia="Times New Roman" w:hAnsi="Times New Roman" w:cs="Times New Roman"/>
                <w:sz w:val="24"/>
                <w:szCs w:val="24"/>
              </w:rPr>
            </w:pPr>
            <w:ins w:id="4380" w:author="Bale,Cameron" w:date="2022-10-13T16:10:00Z">
              <w:r w:rsidRPr="000F0205">
                <w:rPr>
                  <w:rFonts w:ascii="Times New Roman" w:eastAsia="Times New Roman" w:hAnsi="Times New Roman" w:cs="Times New Roman"/>
                  <w:sz w:val="24"/>
                  <w:szCs w:val="24"/>
                </w:rPr>
                <w:t>Protection Parameter</w:t>
              </w:r>
              <w:r w:rsidRPr="000F0205">
                <w:rPr>
                  <w:rFonts w:ascii="Times New Roman" w:eastAsia="Times New Roman" w:hAnsi="Times New Roman" w:cs="Times New Roman"/>
                  <w:sz w:val="24"/>
                  <w:szCs w:val="24"/>
                </w:rPr>
                <w:br/>
                <w:t>[DP_10]</w:t>
              </w:r>
            </w:ins>
          </w:p>
        </w:tc>
        <w:tc>
          <w:tcPr>
            <w:tcW w:w="0" w:type="auto"/>
            <w:tcMar>
              <w:top w:w="113" w:type="dxa"/>
              <w:left w:w="113" w:type="dxa"/>
              <w:bottom w:w="113" w:type="dxa"/>
              <w:right w:w="113" w:type="dxa"/>
            </w:tcMar>
            <w:hideMark/>
          </w:tcPr>
          <w:p w14:paraId="7DAC5FE0" w14:textId="77777777" w:rsidR="000F0205" w:rsidRPr="000F0205" w:rsidRDefault="000F0205" w:rsidP="000F0205">
            <w:pPr>
              <w:jc w:val="center"/>
              <w:rPr>
                <w:ins w:id="4381" w:author="Bale,Cameron" w:date="2022-10-13T16:10:00Z"/>
                <w:rFonts w:ascii="Times New Roman" w:eastAsia="Times New Roman" w:hAnsi="Times New Roman" w:cs="Times New Roman"/>
                <w:sz w:val="24"/>
                <w:szCs w:val="24"/>
              </w:rPr>
            </w:pPr>
            <w:ins w:id="4382" w:author="Bale,Cameron" w:date="2022-10-13T16:10:00Z">
              <w:r w:rsidRPr="000F0205">
                <w:rPr>
                  <w:rFonts w:ascii="Times New Roman" w:eastAsia="Times New Roman" w:hAnsi="Times New Roman" w:cs="Times New Roman"/>
                  <w:sz w:val="24"/>
                  <w:szCs w:val="24"/>
                </w:rPr>
                <w:t>-0.02</w:t>
              </w:r>
            </w:ins>
          </w:p>
        </w:tc>
        <w:tc>
          <w:tcPr>
            <w:tcW w:w="0" w:type="auto"/>
            <w:tcMar>
              <w:top w:w="113" w:type="dxa"/>
              <w:left w:w="113" w:type="dxa"/>
              <w:bottom w:w="113" w:type="dxa"/>
              <w:right w:w="113" w:type="dxa"/>
            </w:tcMar>
            <w:hideMark/>
          </w:tcPr>
          <w:p w14:paraId="58E7078A" w14:textId="77777777" w:rsidR="000F0205" w:rsidRPr="000F0205" w:rsidRDefault="000F0205" w:rsidP="000F0205">
            <w:pPr>
              <w:jc w:val="center"/>
              <w:rPr>
                <w:ins w:id="4383" w:author="Bale,Cameron" w:date="2022-10-13T16:10:00Z"/>
                <w:rFonts w:ascii="Times New Roman" w:eastAsia="Times New Roman" w:hAnsi="Times New Roman" w:cs="Times New Roman"/>
                <w:sz w:val="24"/>
                <w:szCs w:val="24"/>
              </w:rPr>
            </w:pPr>
            <w:ins w:id="4384" w:author="Bale,Cameron" w:date="2022-10-13T16:10:00Z">
              <w:r w:rsidRPr="000F0205">
                <w:rPr>
                  <w:rFonts w:ascii="Times New Roman" w:eastAsia="Times New Roman" w:hAnsi="Times New Roman" w:cs="Times New Roman"/>
                  <w:sz w:val="24"/>
                  <w:szCs w:val="24"/>
                </w:rPr>
                <w:t>0.01</w:t>
              </w:r>
            </w:ins>
          </w:p>
        </w:tc>
        <w:tc>
          <w:tcPr>
            <w:tcW w:w="0" w:type="auto"/>
            <w:tcMar>
              <w:top w:w="113" w:type="dxa"/>
              <w:left w:w="113" w:type="dxa"/>
              <w:bottom w:w="113" w:type="dxa"/>
              <w:right w:w="113" w:type="dxa"/>
            </w:tcMar>
            <w:hideMark/>
          </w:tcPr>
          <w:p w14:paraId="32191A04" w14:textId="77777777" w:rsidR="000F0205" w:rsidRPr="000F0205" w:rsidRDefault="000F0205" w:rsidP="000F0205">
            <w:pPr>
              <w:jc w:val="center"/>
              <w:rPr>
                <w:ins w:id="4385" w:author="Bale,Cameron" w:date="2022-10-13T16:10:00Z"/>
                <w:rFonts w:ascii="Times New Roman" w:eastAsia="Times New Roman" w:hAnsi="Times New Roman" w:cs="Times New Roman"/>
                <w:sz w:val="24"/>
                <w:szCs w:val="24"/>
              </w:rPr>
            </w:pPr>
            <w:ins w:id="4386" w:author="Bale,Cameron" w:date="2022-10-13T16:10:00Z">
              <w:r w:rsidRPr="000F0205">
                <w:rPr>
                  <w:rFonts w:ascii="Times New Roman" w:eastAsia="Times New Roman" w:hAnsi="Times New Roman" w:cs="Times New Roman"/>
                  <w:sz w:val="24"/>
                  <w:szCs w:val="24"/>
                </w:rPr>
                <w:t>0.02</w:t>
              </w:r>
            </w:ins>
          </w:p>
        </w:tc>
        <w:tc>
          <w:tcPr>
            <w:tcW w:w="0" w:type="auto"/>
            <w:tcMar>
              <w:top w:w="113" w:type="dxa"/>
              <w:left w:w="113" w:type="dxa"/>
              <w:bottom w:w="113" w:type="dxa"/>
              <w:right w:w="113" w:type="dxa"/>
            </w:tcMar>
            <w:hideMark/>
          </w:tcPr>
          <w:p w14:paraId="0807DFFA" w14:textId="77777777" w:rsidR="000F0205" w:rsidRPr="000F0205" w:rsidRDefault="000F0205" w:rsidP="000F0205">
            <w:pPr>
              <w:jc w:val="center"/>
              <w:rPr>
                <w:ins w:id="4387" w:author="Bale,Cameron" w:date="2022-10-13T16:10:00Z"/>
                <w:rFonts w:ascii="Times New Roman" w:eastAsia="Times New Roman" w:hAnsi="Times New Roman" w:cs="Times New Roman"/>
                <w:sz w:val="24"/>
                <w:szCs w:val="24"/>
              </w:rPr>
            </w:pPr>
            <w:ins w:id="4388" w:author="Bale,Cameron" w:date="2022-10-13T16:10:00Z">
              <w:r w:rsidRPr="000F0205">
                <w:rPr>
                  <w:rFonts w:ascii="Times New Roman" w:eastAsia="Times New Roman" w:hAnsi="Times New Roman" w:cs="Times New Roman"/>
                  <w:sz w:val="24"/>
                  <w:szCs w:val="24"/>
                </w:rPr>
                <w:t>0.01</w:t>
              </w:r>
            </w:ins>
          </w:p>
        </w:tc>
        <w:tc>
          <w:tcPr>
            <w:tcW w:w="0" w:type="auto"/>
            <w:tcMar>
              <w:top w:w="113" w:type="dxa"/>
              <w:left w:w="113" w:type="dxa"/>
              <w:bottom w:w="113" w:type="dxa"/>
              <w:right w:w="113" w:type="dxa"/>
            </w:tcMar>
            <w:hideMark/>
          </w:tcPr>
          <w:p w14:paraId="3128291A" w14:textId="77777777" w:rsidR="000F0205" w:rsidRPr="000F0205" w:rsidRDefault="000F0205" w:rsidP="000F0205">
            <w:pPr>
              <w:jc w:val="center"/>
              <w:rPr>
                <w:ins w:id="4389" w:author="Bale,Cameron" w:date="2022-10-13T16:10:00Z"/>
                <w:rFonts w:ascii="Times New Roman" w:eastAsia="Times New Roman" w:hAnsi="Times New Roman" w:cs="Times New Roman"/>
                <w:sz w:val="24"/>
                <w:szCs w:val="24"/>
              </w:rPr>
            </w:pPr>
            <w:ins w:id="4390" w:author="Bale,Cameron" w:date="2022-10-13T16:10:00Z">
              <w:r w:rsidRPr="000F0205">
                <w:rPr>
                  <w:rFonts w:ascii="Times New Roman" w:eastAsia="Times New Roman" w:hAnsi="Times New Roman" w:cs="Times New Roman"/>
                  <w:sz w:val="24"/>
                  <w:szCs w:val="24"/>
                </w:rPr>
                <w:t>0.02</w:t>
              </w:r>
            </w:ins>
          </w:p>
        </w:tc>
        <w:tc>
          <w:tcPr>
            <w:tcW w:w="0" w:type="auto"/>
            <w:tcMar>
              <w:top w:w="113" w:type="dxa"/>
              <w:left w:w="113" w:type="dxa"/>
              <w:bottom w:w="113" w:type="dxa"/>
              <w:right w:w="113" w:type="dxa"/>
            </w:tcMar>
            <w:hideMark/>
          </w:tcPr>
          <w:p w14:paraId="6CBD9585" w14:textId="77777777" w:rsidR="000F0205" w:rsidRPr="000F0205" w:rsidRDefault="000F0205" w:rsidP="000F0205">
            <w:pPr>
              <w:jc w:val="center"/>
              <w:rPr>
                <w:ins w:id="4391" w:author="Bale,Cameron" w:date="2022-10-13T16:10:00Z"/>
                <w:rFonts w:ascii="Times New Roman" w:eastAsia="Times New Roman" w:hAnsi="Times New Roman" w:cs="Times New Roman"/>
                <w:sz w:val="24"/>
                <w:szCs w:val="24"/>
              </w:rPr>
            </w:pPr>
            <w:ins w:id="4392" w:author="Bale,Cameron" w:date="2022-10-13T16:10:00Z">
              <w:r w:rsidRPr="000F0205">
                <w:rPr>
                  <w:rFonts w:ascii="Times New Roman" w:eastAsia="Times New Roman" w:hAnsi="Times New Roman" w:cs="Times New Roman"/>
                  <w:sz w:val="24"/>
                  <w:szCs w:val="24"/>
                </w:rPr>
                <w:t>-0.01</w:t>
              </w:r>
            </w:ins>
          </w:p>
        </w:tc>
        <w:tc>
          <w:tcPr>
            <w:tcW w:w="0" w:type="auto"/>
            <w:tcMar>
              <w:top w:w="113" w:type="dxa"/>
              <w:left w:w="113" w:type="dxa"/>
              <w:bottom w:w="113" w:type="dxa"/>
              <w:right w:w="113" w:type="dxa"/>
            </w:tcMar>
            <w:hideMark/>
          </w:tcPr>
          <w:p w14:paraId="401E0FAB" w14:textId="77777777" w:rsidR="000F0205" w:rsidRPr="000F0205" w:rsidRDefault="000F0205" w:rsidP="000F0205">
            <w:pPr>
              <w:jc w:val="center"/>
              <w:rPr>
                <w:ins w:id="4393" w:author="Bale,Cameron" w:date="2022-10-13T16:10:00Z"/>
                <w:rFonts w:ascii="Times New Roman" w:eastAsia="Times New Roman" w:hAnsi="Times New Roman" w:cs="Times New Roman"/>
                <w:sz w:val="24"/>
                <w:szCs w:val="24"/>
              </w:rPr>
            </w:pPr>
            <w:ins w:id="4394" w:author="Bale,Cameron" w:date="2022-10-13T16:10:00Z">
              <w:r w:rsidRPr="000F0205">
                <w:rPr>
                  <w:rFonts w:ascii="Times New Roman" w:eastAsia="Times New Roman" w:hAnsi="Times New Roman" w:cs="Times New Roman"/>
                  <w:sz w:val="24"/>
                  <w:szCs w:val="24"/>
                </w:rPr>
                <w:t>-0.02 </w:t>
              </w:r>
              <w:r w:rsidRPr="000F0205">
                <w:rPr>
                  <w:rFonts w:ascii="Times New Roman" w:eastAsia="Times New Roman" w:hAnsi="Times New Roman" w:cs="Times New Roman"/>
                  <w:sz w:val="24"/>
                  <w:szCs w:val="24"/>
                  <w:vertAlign w:val="superscript"/>
                </w:rPr>
                <w:t>*</w:t>
              </w:r>
            </w:ins>
          </w:p>
        </w:tc>
      </w:tr>
      <w:tr w:rsidR="000F0205" w:rsidRPr="000F0205" w14:paraId="6DED65DF" w14:textId="77777777" w:rsidTr="000F0205">
        <w:trPr>
          <w:ins w:id="4395" w:author="Bale,Cameron" w:date="2022-10-13T16:10:00Z"/>
        </w:trPr>
        <w:tc>
          <w:tcPr>
            <w:tcW w:w="0" w:type="auto"/>
            <w:tcMar>
              <w:top w:w="113" w:type="dxa"/>
              <w:left w:w="113" w:type="dxa"/>
              <w:bottom w:w="113" w:type="dxa"/>
              <w:right w:w="113" w:type="dxa"/>
            </w:tcMar>
            <w:hideMark/>
          </w:tcPr>
          <w:p w14:paraId="68AEA0F3" w14:textId="77777777" w:rsidR="000F0205" w:rsidRPr="000F0205" w:rsidRDefault="000F0205" w:rsidP="000F0205">
            <w:pPr>
              <w:rPr>
                <w:ins w:id="4396" w:author="Bale,Cameron" w:date="2022-10-13T16:10:00Z"/>
                <w:rFonts w:ascii="Times New Roman" w:eastAsia="Times New Roman" w:hAnsi="Times New Roman" w:cs="Times New Roman"/>
                <w:sz w:val="24"/>
                <w:szCs w:val="24"/>
              </w:rPr>
            </w:pPr>
            <w:ins w:id="4397" w:author="Bale,Cameron" w:date="2022-10-13T16:10:00Z">
              <w:r w:rsidRPr="000F0205">
                <w:rPr>
                  <w:rFonts w:ascii="Times New Roman" w:eastAsia="Times New Roman" w:hAnsi="Times New Roman" w:cs="Times New Roman"/>
                  <w:sz w:val="24"/>
                  <w:szCs w:val="24"/>
                </w:rPr>
                <w:t>Protection Parameter</w:t>
              </w:r>
              <w:r w:rsidRPr="000F0205">
                <w:rPr>
                  <w:rFonts w:ascii="Times New Roman" w:eastAsia="Times New Roman" w:hAnsi="Times New Roman" w:cs="Times New Roman"/>
                  <w:sz w:val="24"/>
                  <w:szCs w:val="24"/>
                </w:rPr>
                <w:br/>
                <w:t>[DP_20]</w:t>
              </w:r>
            </w:ins>
          </w:p>
        </w:tc>
        <w:tc>
          <w:tcPr>
            <w:tcW w:w="0" w:type="auto"/>
            <w:tcMar>
              <w:top w:w="113" w:type="dxa"/>
              <w:left w:w="113" w:type="dxa"/>
              <w:bottom w:w="113" w:type="dxa"/>
              <w:right w:w="113" w:type="dxa"/>
            </w:tcMar>
            <w:hideMark/>
          </w:tcPr>
          <w:p w14:paraId="0E617B7F" w14:textId="77777777" w:rsidR="000F0205" w:rsidRPr="000F0205" w:rsidRDefault="000F0205" w:rsidP="000F0205">
            <w:pPr>
              <w:jc w:val="center"/>
              <w:rPr>
                <w:ins w:id="4398" w:author="Bale,Cameron" w:date="2022-10-13T16:10:00Z"/>
                <w:rFonts w:ascii="Times New Roman" w:eastAsia="Times New Roman" w:hAnsi="Times New Roman" w:cs="Times New Roman"/>
                <w:sz w:val="24"/>
                <w:szCs w:val="24"/>
              </w:rPr>
            </w:pPr>
            <w:ins w:id="4399" w:author="Bale,Cameron" w:date="2022-10-13T16:10:00Z">
              <w:r w:rsidRPr="000F0205">
                <w:rPr>
                  <w:rFonts w:ascii="Times New Roman" w:eastAsia="Times New Roman" w:hAnsi="Times New Roman" w:cs="Times New Roman"/>
                  <w:sz w:val="24"/>
                  <w:szCs w:val="24"/>
                </w:rPr>
                <w:t>-0.06 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4CCB7C38" w14:textId="77777777" w:rsidR="000F0205" w:rsidRPr="000F0205" w:rsidRDefault="000F0205" w:rsidP="000F0205">
            <w:pPr>
              <w:jc w:val="center"/>
              <w:rPr>
                <w:ins w:id="4400" w:author="Bale,Cameron" w:date="2022-10-13T16:10:00Z"/>
                <w:rFonts w:ascii="Times New Roman" w:eastAsia="Times New Roman" w:hAnsi="Times New Roman" w:cs="Times New Roman"/>
                <w:sz w:val="24"/>
                <w:szCs w:val="24"/>
              </w:rPr>
            </w:pPr>
            <w:ins w:id="4401" w:author="Bale,Cameron" w:date="2022-10-13T16:10:00Z">
              <w:r w:rsidRPr="000F0205">
                <w:rPr>
                  <w:rFonts w:ascii="Times New Roman" w:eastAsia="Times New Roman" w:hAnsi="Times New Roman" w:cs="Times New Roman"/>
                  <w:sz w:val="24"/>
                  <w:szCs w:val="24"/>
                </w:rPr>
                <w:t>-0.04 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35695C51" w14:textId="77777777" w:rsidR="000F0205" w:rsidRPr="000F0205" w:rsidRDefault="000F0205" w:rsidP="000F0205">
            <w:pPr>
              <w:jc w:val="center"/>
              <w:rPr>
                <w:ins w:id="4402" w:author="Bale,Cameron" w:date="2022-10-13T16:10:00Z"/>
                <w:rFonts w:ascii="Times New Roman" w:eastAsia="Times New Roman" w:hAnsi="Times New Roman" w:cs="Times New Roman"/>
                <w:sz w:val="24"/>
                <w:szCs w:val="24"/>
              </w:rPr>
            </w:pPr>
            <w:ins w:id="4403" w:author="Bale,Cameron" w:date="2022-10-13T16:10:00Z">
              <w:r w:rsidRPr="000F0205">
                <w:rPr>
                  <w:rFonts w:ascii="Times New Roman" w:eastAsia="Times New Roman" w:hAnsi="Times New Roman" w:cs="Times New Roman"/>
                  <w:sz w:val="24"/>
                  <w:szCs w:val="24"/>
                </w:rPr>
                <w:t>-0.02 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26075F73" w14:textId="77777777" w:rsidR="000F0205" w:rsidRPr="000F0205" w:rsidRDefault="000F0205" w:rsidP="000F0205">
            <w:pPr>
              <w:jc w:val="center"/>
              <w:rPr>
                <w:ins w:id="4404" w:author="Bale,Cameron" w:date="2022-10-13T16:10:00Z"/>
                <w:rFonts w:ascii="Times New Roman" w:eastAsia="Times New Roman" w:hAnsi="Times New Roman" w:cs="Times New Roman"/>
                <w:sz w:val="24"/>
                <w:szCs w:val="24"/>
              </w:rPr>
            </w:pPr>
            <w:ins w:id="4405" w:author="Bale,Cameron" w:date="2022-10-13T16:10:00Z">
              <w:r w:rsidRPr="000F0205">
                <w:rPr>
                  <w:rFonts w:ascii="Times New Roman" w:eastAsia="Times New Roman" w:hAnsi="Times New Roman" w:cs="Times New Roman"/>
                  <w:sz w:val="24"/>
                  <w:szCs w:val="24"/>
                </w:rPr>
                <w:t>-0.03 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03E59852" w14:textId="77777777" w:rsidR="000F0205" w:rsidRPr="000F0205" w:rsidRDefault="000F0205" w:rsidP="000F0205">
            <w:pPr>
              <w:jc w:val="center"/>
              <w:rPr>
                <w:ins w:id="4406" w:author="Bale,Cameron" w:date="2022-10-13T16:10:00Z"/>
                <w:rFonts w:ascii="Times New Roman" w:eastAsia="Times New Roman" w:hAnsi="Times New Roman" w:cs="Times New Roman"/>
                <w:sz w:val="24"/>
                <w:szCs w:val="24"/>
              </w:rPr>
            </w:pPr>
            <w:ins w:id="4407" w:author="Bale,Cameron" w:date="2022-10-13T16:10:00Z">
              <w:r w:rsidRPr="000F0205">
                <w:rPr>
                  <w:rFonts w:ascii="Times New Roman" w:eastAsia="Times New Roman" w:hAnsi="Times New Roman" w:cs="Times New Roman"/>
                  <w:sz w:val="24"/>
                  <w:szCs w:val="24"/>
                </w:rPr>
                <w:t>-0.02</w:t>
              </w:r>
            </w:ins>
          </w:p>
        </w:tc>
        <w:tc>
          <w:tcPr>
            <w:tcW w:w="0" w:type="auto"/>
            <w:tcMar>
              <w:top w:w="113" w:type="dxa"/>
              <w:left w:w="113" w:type="dxa"/>
              <w:bottom w:w="113" w:type="dxa"/>
              <w:right w:w="113" w:type="dxa"/>
            </w:tcMar>
            <w:hideMark/>
          </w:tcPr>
          <w:p w14:paraId="1A113797" w14:textId="77777777" w:rsidR="000F0205" w:rsidRPr="000F0205" w:rsidRDefault="000F0205" w:rsidP="000F0205">
            <w:pPr>
              <w:jc w:val="center"/>
              <w:rPr>
                <w:ins w:id="4408" w:author="Bale,Cameron" w:date="2022-10-13T16:10:00Z"/>
                <w:rFonts w:ascii="Times New Roman" w:eastAsia="Times New Roman" w:hAnsi="Times New Roman" w:cs="Times New Roman"/>
                <w:sz w:val="24"/>
                <w:szCs w:val="24"/>
              </w:rPr>
            </w:pPr>
            <w:ins w:id="4409" w:author="Bale,Cameron" w:date="2022-10-13T16:10:00Z">
              <w:r w:rsidRPr="000F0205">
                <w:rPr>
                  <w:rFonts w:ascii="Times New Roman" w:eastAsia="Times New Roman" w:hAnsi="Times New Roman" w:cs="Times New Roman"/>
                  <w:sz w:val="24"/>
                  <w:szCs w:val="24"/>
                </w:rPr>
                <w:t>-0.05 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218E5F5E" w14:textId="77777777" w:rsidR="000F0205" w:rsidRPr="000F0205" w:rsidRDefault="000F0205" w:rsidP="000F0205">
            <w:pPr>
              <w:jc w:val="center"/>
              <w:rPr>
                <w:ins w:id="4410" w:author="Bale,Cameron" w:date="2022-10-13T16:10:00Z"/>
                <w:rFonts w:ascii="Times New Roman" w:eastAsia="Times New Roman" w:hAnsi="Times New Roman" w:cs="Times New Roman"/>
                <w:sz w:val="24"/>
                <w:szCs w:val="24"/>
              </w:rPr>
            </w:pPr>
            <w:ins w:id="4411" w:author="Bale,Cameron" w:date="2022-10-13T16:10:00Z">
              <w:r w:rsidRPr="000F0205">
                <w:rPr>
                  <w:rFonts w:ascii="Times New Roman" w:eastAsia="Times New Roman" w:hAnsi="Times New Roman" w:cs="Times New Roman"/>
                  <w:sz w:val="24"/>
                  <w:szCs w:val="24"/>
                </w:rPr>
                <w:t>-0.05 </w:t>
              </w:r>
              <w:r w:rsidRPr="000F0205">
                <w:rPr>
                  <w:rFonts w:ascii="Times New Roman" w:eastAsia="Times New Roman" w:hAnsi="Times New Roman" w:cs="Times New Roman"/>
                  <w:sz w:val="24"/>
                  <w:szCs w:val="24"/>
                  <w:vertAlign w:val="superscript"/>
                </w:rPr>
                <w:t>***</w:t>
              </w:r>
            </w:ins>
          </w:p>
        </w:tc>
      </w:tr>
      <w:tr w:rsidR="000F0205" w:rsidRPr="000F0205" w14:paraId="110A01D5" w14:textId="77777777" w:rsidTr="000F0205">
        <w:trPr>
          <w:ins w:id="4412" w:author="Bale,Cameron" w:date="2022-10-13T16:10:00Z"/>
        </w:trPr>
        <w:tc>
          <w:tcPr>
            <w:tcW w:w="0" w:type="auto"/>
            <w:tcMar>
              <w:top w:w="113" w:type="dxa"/>
              <w:left w:w="113" w:type="dxa"/>
              <w:bottom w:w="113" w:type="dxa"/>
              <w:right w:w="113" w:type="dxa"/>
            </w:tcMar>
            <w:hideMark/>
          </w:tcPr>
          <w:p w14:paraId="476A1C37" w14:textId="77777777" w:rsidR="000F0205" w:rsidRPr="000F0205" w:rsidRDefault="000F0205" w:rsidP="000F0205">
            <w:pPr>
              <w:rPr>
                <w:ins w:id="4413" w:author="Bale,Cameron" w:date="2022-10-13T16:10:00Z"/>
                <w:rFonts w:ascii="Times New Roman" w:eastAsia="Times New Roman" w:hAnsi="Times New Roman" w:cs="Times New Roman"/>
                <w:sz w:val="24"/>
                <w:szCs w:val="24"/>
              </w:rPr>
            </w:pPr>
            <w:ins w:id="4414" w:author="Bale,Cameron" w:date="2022-10-13T16:10:00Z">
              <w:r w:rsidRPr="000F0205">
                <w:rPr>
                  <w:rFonts w:ascii="Times New Roman" w:eastAsia="Times New Roman" w:hAnsi="Times New Roman" w:cs="Times New Roman"/>
                  <w:sz w:val="24"/>
                  <w:szCs w:val="24"/>
                </w:rPr>
                <w:t>entropy</w:t>
              </w:r>
            </w:ins>
          </w:p>
        </w:tc>
        <w:tc>
          <w:tcPr>
            <w:tcW w:w="0" w:type="auto"/>
            <w:tcMar>
              <w:top w:w="113" w:type="dxa"/>
              <w:left w:w="113" w:type="dxa"/>
              <w:bottom w:w="113" w:type="dxa"/>
              <w:right w:w="113" w:type="dxa"/>
            </w:tcMar>
            <w:hideMark/>
          </w:tcPr>
          <w:p w14:paraId="4CC93BBA" w14:textId="77777777" w:rsidR="000F0205" w:rsidRPr="000F0205" w:rsidRDefault="000F0205" w:rsidP="000F0205">
            <w:pPr>
              <w:jc w:val="center"/>
              <w:rPr>
                <w:ins w:id="4415" w:author="Bale,Cameron" w:date="2022-10-13T16:10:00Z"/>
                <w:rFonts w:ascii="Times New Roman" w:eastAsia="Times New Roman" w:hAnsi="Times New Roman" w:cs="Times New Roman"/>
                <w:sz w:val="24"/>
                <w:szCs w:val="24"/>
              </w:rPr>
            </w:pPr>
            <w:ins w:id="4416" w:author="Bale,Cameron" w:date="2022-10-13T16:10:00Z">
              <w:r w:rsidRPr="000F0205">
                <w:rPr>
                  <w:rFonts w:ascii="Times New Roman" w:eastAsia="Times New Roman" w:hAnsi="Times New Roman" w:cs="Times New Roman"/>
                  <w:sz w:val="24"/>
                  <w:szCs w:val="24"/>
                </w:rPr>
                <w:t>0.02</w:t>
              </w:r>
            </w:ins>
          </w:p>
        </w:tc>
        <w:tc>
          <w:tcPr>
            <w:tcW w:w="0" w:type="auto"/>
            <w:tcMar>
              <w:top w:w="113" w:type="dxa"/>
              <w:left w:w="113" w:type="dxa"/>
              <w:bottom w:w="113" w:type="dxa"/>
              <w:right w:w="113" w:type="dxa"/>
            </w:tcMar>
            <w:hideMark/>
          </w:tcPr>
          <w:p w14:paraId="5F052EED" w14:textId="77777777" w:rsidR="000F0205" w:rsidRPr="000F0205" w:rsidRDefault="000F0205" w:rsidP="000F0205">
            <w:pPr>
              <w:jc w:val="center"/>
              <w:rPr>
                <w:ins w:id="4417" w:author="Bale,Cameron" w:date="2022-10-13T16:10:00Z"/>
                <w:rFonts w:ascii="Times New Roman" w:eastAsia="Times New Roman" w:hAnsi="Times New Roman" w:cs="Times New Roman"/>
                <w:sz w:val="24"/>
                <w:szCs w:val="24"/>
              </w:rPr>
            </w:pPr>
            <w:ins w:id="4418" w:author="Bale,Cameron" w:date="2022-10-13T16:10:00Z">
              <w:r w:rsidRPr="000F0205">
                <w:rPr>
                  <w:rFonts w:ascii="Times New Roman" w:eastAsia="Times New Roman" w:hAnsi="Times New Roman" w:cs="Times New Roman"/>
                  <w:sz w:val="24"/>
                  <w:szCs w:val="24"/>
                </w:rPr>
                <w:t>-0.02</w:t>
              </w:r>
            </w:ins>
          </w:p>
        </w:tc>
        <w:tc>
          <w:tcPr>
            <w:tcW w:w="0" w:type="auto"/>
            <w:tcMar>
              <w:top w:w="113" w:type="dxa"/>
              <w:left w:w="113" w:type="dxa"/>
              <w:bottom w:w="113" w:type="dxa"/>
              <w:right w:w="113" w:type="dxa"/>
            </w:tcMar>
            <w:hideMark/>
          </w:tcPr>
          <w:p w14:paraId="64E62A90" w14:textId="77777777" w:rsidR="000F0205" w:rsidRPr="000F0205" w:rsidRDefault="000F0205" w:rsidP="000F0205">
            <w:pPr>
              <w:jc w:val="center"/>
              <w:rPr>
                <w:ins w:id="4419" w:author="Bale,Cameron" w:date="2022-10-13T16:10:00Z"/>
                <w:rFonts w:ascii="Times New Roman" w:eastAsia="Times New Roman" w:hAnsi="Times New Roman" w:cs="Times New Roman"/>
                <w:sz w:val="24"/>
                <w:szCs w:val="24"/>
              </w:rPr>
            </w:pPr>
            <w:ins w:id="4420" w:author="Bale,Cameron" w:date="2022-10-13T16:10:00Z">
              <w:r w:rsidRPr="000F0205">
                <w:rPr>
                  <w:rFonts w:ascii="Times New Roman" w:eastAsia="Times New Roman" w:hAnsi="Times New Roman" w:cs="Times New Roman"/>
                  <w:sz w:val="24"/>
                  <w:szCs w:val="24"/>
                </w:rPr>
                <w:t>0.01</w:t>
              </w:r>
            </w:ins>
          </w:p>
        </w:tc>
        <w:tc>
          <w:tcPr>
            <w:tcW w:w="0" w:type="auto"/>
            <w:tcMar>
              <w:top w:w="113" w:type="dxa"/>
              <w:left w:w="113" w:type="dxa"/>
              <w:bottom w:w="113" w:type="dxa"/>
              <w:right w:w="113" w:type="dxa"/>
            </w:tcMar>
            <w:hideMark/>
          </w:tcPr>
          <w:p w14:paraId="6CFBC8CD" w14:textId="77777777" w:rsidR="000F0205" w:rsidRPr="000F0205" w:rsidRDefault="000F0205" w:rsidP="000F0205">
            <w:pPr>
              <w:jc w:val="center"/>
              <w:rPr>
                <w:ins w:id="4421" w:author="Bale,Cameron" w:date="2022-10-13T16:10:00Z"/>
                <w:rFonts w:ascii="Times New Roman" w:eastAsia="Times New Roman" w:hAnsi="Times New Roman" w:cs="Times New Roman"/>
                <w:sz w:val="24"/>
                <w:szCs w:val="24"/>
              </w:rPr>
            </w:pPr>
            <w:ins w:id="4422" w:author="Bale,Cameron" w:date="2022-10-13T16:10:00Z">
              <w:r w:rsidRPr="000F0205">
                <w:rPr>
                  <w:rFonts w:ascii="Times New Roman" w:eastAsia="Times New Roman" w:hAnsi="Times New Roman" w:cs="Times New Roman"/>
                  <w:sz w:val="24"/>
                  <w:szCs w:val="24"/>
                </w:rPr>
                <w:t>0.02</w:t>
              </w:r>
            </w:ins>
          </w:p>
        </w:tc>
        <w:tc>
          <w:tcPr>
            <w:tcW w:w="0" w:type="auto"/>
            <w:tcMar>
              <w:top w:w="113" w:type="dxa"/>
              <w:left w:w="113" w:type="dxa"/>
              <w:bottom w:w="113" w:type="dxa"/>
              <w:right w:w="113" w:type="dxa"/>
            </w:tcMar>
            <w:hideMark/>
          </w:tcPr>
          <w:p w14:paraId="12534F4B" w14:textId="77777777" w:rsidR="000F0205" w:rsidRPr="000F0205" w:rsidRDefault="000F0205" w:rsidP="000F0205">
            <w:pPr>
              <w:jc w:val="center"/>
              <w:rPr>
                <w:ins w:id="4423" w:author="Bale,Cameron" w:date="2022-10-13T16:10:00Z"/>
                <w:rFonts w:ascii="Times New Roman" w:eastAsia="Times New Roman" w:hAnsi="Times New Roman" w:cs="Times New Roman"/>
                <w:sz w:val="24"/>
                <w:szCs w:val="24"/>
              </w:rPr>
            </w:pPr>
            <w:ins w:id="4424" w:author="Bale,Cameron" w:date="2022-10-13T16:10:00Z">
              <w:r w:rsidRPr="000F0205">
                <w:rPr>
                  <w:rFonts w:ascii="Times New Roman" w:eastAsia="Times New Roman" w:hAnsi="Times New Roman" w:cs="Times New Roman"/>
                  <w:sz w:val="24"/>
                  <w:szCs w:val="24"/>
                </w:rPr>
                <w:t>0.01</w:t>
              </w:r>
            </w:ins>
          </w:p>
        </w:tc>
        <w:tc>
          <w:tcPr>
            <w:tcW w:w="0" w:type="auto"/>
            <w:tcMar>
              <w:top w:w="113" w:type="dxa"/>
              <w:left w:w="113" w:type="dxa"/>
              <w:bottom w:w="113" w:type="dxa"/>
              <w:right w:w="113" w:type="dxa"/>
            </w:tcMar>
            <w:hideMark/>
          </w:tcPr>
          <w:p w14:paraId="2115BC9A" w14:textId="77777777" w:rsidR="000F0205" w:rsidRPr="000F0205" w:rsidRDefault="000F0205" w:rsidP="000F0205">
            <w:pPr>
              <w:jc w:val="center"/>
              <w:rPr>
                <w:ins w:id="4425" w:author="Bale,Cameron" w:date="2022-10-13T16:10:00Z"/>
                <w:rFonts w:ascii="Times New Roman" w:eastAsia="Times New Roman" w:hAnsi="Times New Roman" w:cs="Times New Roman"/>
                <w:sz w:val="24"/>
                <w:szCs w:val="24"/>
              </w:rPr>
            </w:pPr>
            <w:ins w:id="4426" w:author="Bale,Cameron" w:date="2022-10-13T16:10:00Z">
              <w:r w:rsidRPr="000F0205">
                <w:rPr>
                  <w:rFonts w:ascii="Times New Roman" w:eastAsia="Times New Roman" w:hAnsi="Times New Roman" w:cs="Times New Roman"/>
                  <w:sz w:val="24"/>
                  <w:szCs w:val="24"/>
                </w:rPr>
                <w:t>0.09 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59F116F1" w14:textId="77777777" w:rsidR="000F0205" w:rsidRPr="000F0205" w:rsidRDefault="000F0205" w:rsidP="000F0205">
            <w:pPr>
              <w:jc w:val="center"/>
              <w:rPr>
                <w:ins w:id="4427" w:author="Bale,Cameron" w:date="2022-10-13T16:10:00Z"/>
                <w:rFonts w:ascii="Times New Roman" w:eastAsia="Times New Roman" w:hAnsi="Times New Roman" w:cs="Times New Roman"/>
                <w:sz w:val="24"/>
                <w:szCs w:val="24"/>
              </w:rPr>
            </w:pPr>
            <w:ins w:id="4428" w:author="Bale,Cameron" w:date="2022-10-13T16:10:00Z">
              <w:r w:rsidRPr="000F0205">
                <w:rPr>
                  <w:rFonts w:ascii="Times New Roman" w:eastAsia="Times New Roman" w:hAnsi="Times New Roman" w:cs="Times New Roman"/>
                  <w:sz w:val="24"/>
                  <w:szCs w:val="24"/>
                </w:rPr>
                <w:t>0.10 </w:t>
              </w:r>
              <w:r w:rsidRPr="000F0205">
                <w:rPr>
                  <w:rFonts w:ascii="Times New Roman" w:eastAsia="Times New Roman" w:hAnsi="Times New Roman" w:cs="Times New Roman"/>
                  <w:sz w:val="24"/>
                  <w:szCs w:val="24"/>
                  <w:vertAlign w:val="superscript"/>
                </w:rPr>
                <w:t>***</w:t>
              </w:r>
            </w:ins>
          </w:p>
        </w:tc>
      </w:tr>
      <w:tr w:rsidR="000F0205" w:rsidRPr="000F0205" w14:paraId="04811D6D" w14:textId="77777777" w:rsidTr="000F0205">
        <w:trPr>
          <w:ins w:id="4429" w:author="Bale,Cameron" w:date="2022-10-13T16:10:00Z"/>
        </w:trPr>
        <w:tc>
          <w:tcPr>
            <w:tcW w:w="0" w:type="auto"/>
            <w:tcMar>
              <w:top w:w="113" w:type="dxa"/>
              <w:left w:w="113" w:type="dxa"/>
              <w:bottom w:w="113" w:type="dxa"/>
              <w:right w:w="113" w:type="dxa"/>
            </w:tcMar>
            <w:hideMark/>
          </w:tcPr>
          <w:p w14:paraId="47F4F988" w14:textId="77777777" w:rsidR="000F0205" w:rsidRPr="000F0205" w:rsidRDefault="000F0205" w:rsidP="000F0205">
            <w:pPr>
              <w:rPr>
                <w:ins w:id="4430" w:author="Bale,Cameron" w:date="2022-10-13T16:10:00Z"/>
                <w:rFonts w:ascii="Times New Roman" w:eastAsia="Times New Roman" w:hAnsi="Times New Roman" w:cs="Times New Roman"/>
                <w:sz w:val="24"/>
                <w:szCs w:val="24"/>
              </w:rPr>
            </w:pPr>
            <w:ins w:id="4431" w:author="Bale,Cameron" w:date="2022-10-13T16:10:00Z">
              <w:r w:rsidRPr="000F0205">
                <w:rPr>
                  <w:rFonts w:ascii="Times New Roman" w:eastAsia="Times New Roman" w:hAnsi="Times New Roman" w:cs="Times New Roman"/>
                  <w:sz w:val="24"/>
                  <w:szCs w:val="24"/>
                </w:rPr>
                <w:t>hurst</w:t>
              </w:r>
            </w:ins>
          </w:p>
        </w:tc>
        <w:tc>
          <w:tcPr>
            <w:tcW w:w="0" w:type="auto"/>
            <w:tcMar>
              <w:top w:w="113" w:type="dxa"/>
              <w:left w:w="113" w:type="dxa"/>
              <w:bottom w:w="113" w:type="dxa"/>
              <w:right w:w="113" w:type="dxa"/>
            </w:tcMar>
            <w:hideMark/>
          </w:tcPr>
          <w:p w14:paraId="1C15B63E" w14:textId="77777777" w:rsidR="000F0205" w:rsidRPr="000F0205" w:rsidRDefault="000F0205" w:rsidP="000F0205">
            <w:pPr>
              <w:jc w:val="center"/>
              <w:rPr>
                <w:ins w:id="4432" w:author="Bale,Cameron" w:date="2022-10-13T16:10:00Z"/>
                <w:rFonts w:ascii="Times New Roman" w:eastAsia="Times New Roman" w:hAnsi="Times New Roman" w:cs="Times New Roman"/>
                <w:sz w:val="24"/>
                <w:szCs w:val="24"/>
              </w:rPr>
            </w:pPr>
            <w:ins w:id="4433" w:author="Bale,Cameron" w:date="2022-10-13T16:10:00Z">
              <w:r w:rsidRPr="000F0205">
                <w:rPr>
                  <w:rFonts w:ascii="Times New Roman" w:eastAsia="Times New Roman" w:hAnsi="Times New Roman" w:cs="Times New Roman"/>
                  <w:sz w:val="24"/>
                  <w:szCs w:val="24"/>
                </w:rPr>
                <w:t>0.04 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07FD2837" w14:textId="77777777" w:rsidR="000F0205" w:rsidRPr="000F0205" w:rsidRDefault="000F0205" w:rsidP="000F0205">
            <w:pPr>
              <w:jc w:val="center"/>
              <w:rPr>
                <w:ins w:id="4434" w:author="Bale,Cameron" w:date="2022-10-13T16:10:00Z"/>
                <w:rFonts w:ascii="Times New Roman" w:eastAsia="Times New Roman" w:hAnsi="Times New Roman" w:cs="Times New Roman"/>
                <w:sz w:val="24"/>
                <w:szCs w:val="24"/>
              </w:rPr>
            </w:pPr>
            <w:ins w:id="4435" w:author="Bale,Cameron" w:date="2022-10-13T16:10:00Z">
              <w:r w:rsidRPr="000F0205">
                <w:rPr>
                  <w:rFonts w:ascii="Times New Roman" w:eastAsia="Times New Roman" w:hAnsi="Times New Roman" w:cs="Times New Roman"/>
                  <w:sz w:val="24"/>
                  <w:szCs w:val="24"/>
                </w:rPr>
                <w:t>0.04 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15FC8898" w14:textId="77777777" w:rsidR="000F0205" w:rsidRPr="000F0205" w:rsidRDefault="000F0205" w:rsidP="000F0205">
            <w:pPr>
              <w:jc w:val="center"/>
              <w:rPr>
                <w:ins w:id="4436" w:author="Bale,Cameron" w:date="2022-10-13T16:10:00Z"/>
                <w:rFonts w:ascii="Times New Roman" w:eastAsia="Times New Roman" w:hAnsi="Times New Roman" w:cs="Times New Roman"/>
                <w:sz w:val="24"/>
                <w:szCs w:val="24"/>
              </w:rPr>
            </w:pPr>
            <w:ins w:id="4437" w:author="Bale,Cameron" w:date="2022-10-13T16:10:00Z">
              <w:r w:rsidRPr="000F0205">
                <w:rPr>
                  <w:rFonts w:ascii="Times New Roman" w:eastAsia="Times New Roman" w:hAnsi="Times New Roman" w:cs="Times New Roman"/>
                  <w:sz w:val="24"/>
                  <w:szCs w:val="24"/>
                </w:rPr>
                <w:t>0.00</w:t>
              </w:r>
            </w:ins>
          </w:p>
        </w:tc>
        <w:tc>
          <w:tcPr>
            <w:tcW w:w="0" w:type="auto"/>
            <w:tcMar>
              <w:top w:w="113" w:type="dxa"/>
              <w:left w:w="113" w:type="dxa"/>
              <w:bottom w:w="113" w:type="dxa"/>
              <w:right w:w="113" w:type="dxa"/>
            </w:tcMar>
            <w:hideMark/>
          </w:tcPr>
          <w:p w14:paraId="1410F50E" w14:textId="77777777" w:rsidR="000F0205" w:rsidRPr="000F0205" w:rsidRDefault="000F0205" w:rsidP="000F0205">
            <w:pPr>
              <w:jc w:val="center"/>
              <w:rPr>
                <w:ins w:id="4438" w:author="Bale,Cameron" w:date="2022-10-13T16:10:00Z"/>
                <w:rFonts w:ascii="Times New Roman" w:eastAsia="Times New Roman" w:hAnsi="Times New Roman" w:cs="Times New Roman"/>
                <w:sz w:val="24"/>
                <w:szCs w:val="24"/>
              </w:rPr>
            </w:pPr>
            <w:ins w:id="4439" w:author="Bale,Cameron" w:date="2022-10-13T16:10:00Z">
              <w:r w:rsidRPr="000F0205">
                <w:rPr>
                  <w:rFonts w:ascii="Times New Roman" w:eastAsia="Times New Roman" w:hAnsi="Times New Roman" w:cs="Times New Roman"/>
                  <w:sz w:val="24"/>
                  <w:szCs w:val="24"/>
                </w:rPr>
                <w:t>-0.02</w:t>
              </w:r>
            </w:ins>
          </w:p>
        </w:tc>
        <w:tc>
          <w:tcPr>
            <w:tcW w:w="0" w:type="auto"/>
            <w:tcMar>
              <w:top w:w="113" w:type="dxa"/>
              <w:left w:w="113" w:type="dxa"/>
              <w:bottom w:w="113" w:type="dxa"/>
              <w:right w:w="113" w:type="dxa"/>
            </w:tcMar>
            <w:hideMark/>
          </w:tcPr>
          <w:p w14:paraId="6995D8A6" w14:textId="77777777" w:rsidR="000F0205" w:rsidRPr="000F0205" w:rsidRDefault="000F0205" w:rsidP="000F0205">
            <w:pPr>
              <w:jc w:val="center"/>
              <w:rPr>
                <w:ins w:id="4440" w:author="Bale,Cameron" w:date="2022-10-13T16:10:00Z"/>
                <w:rFonts w:ascii="Times New Roman" w:eastAsia="Times New Roman" w:hAnsi="Times New Roman" w:cs="Times New Roman"/>
                <w:sz w:val="24"/>
                <w:szCs w:val="24"/>
              </w:rPr>
            </w:pPr>
            <w:ins w:id="4441" w:author="Bale,Cameron" w:date="2022-10-13T16:10:00Z">
              <w:r w:rsidRPr="000F0205">
                <w:rPr>
                  <w:rFonts w:ascii="Times New Roman" w:eastAsia="Times New Roman" w:hAnsi="Times New Roman" w:cs="Times New Roman"/>
                  <w:sz w:val="24"/>
                  <w:szCs w:val="24"/>
                </w:rPr>
                <w:t>0.06 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34A54BD8" w14:textId="77777777" w:rsidR="000F0205" w:rsidRPr="000F0205" w:rsidRDefault="000F0205" w:rsidP="000F0205">
            <w:pPr>
              <w:jc w:val="center"/>
              <w:rPr>
                <w:ins w:id="4442" w:author="Bale,Cameron" w:date="2022-10-13T16:10:00Z"/>
                <w:rFonts w:ascii="Times New Roman" w:eastAsia="Times New Roman" w:hAnsi="Times New Roman" w:cs="Times New Roman"/>
                <w:sz w:val="24"/>
                <w:szCs w:val="24"/>
              </w:rPr>
            </w:pPr>
            <w:ins w:id="4443" w:author="Bale,Cameron" w:date="2022-10-13T16:10:00Z">
              <w:r w:rsidRPr="000F0205">
                <w:rPr>
                  <w:rFonts w:ascii="Times New Roman" w:eastAsia="Times New Roman" w:hAnsi="Times New Roman" w:cs="Times New Roman"/>
                  <w:sz w:val="24"/>
                  <w:szCs w:val="24"/>
                </w:rPr>
                <w:t>0.02</w:t>
              </w:r>
            </w:ins>
          </w:p>
        </w:tc>
        <w:tc>
          <w:tcPr>
            <w:tcW w:w="0" w:type="auto"/>
            <w:tcMar>
              <w:top w:w="113" w:type="dxa"/>
              <w:left w:w="113" w:type="dxa"/>
              <w:bottom w:w="113" w:type="dxa"/>
              <w:right w:w="113" w:type="dxa"/>
            </w:tcMar>
            <w:hideMark/>
          </w:tcPr>
          <w:p w14:paraId="445B7AC1" w14:textId="77777777" w:rsidR="000F0205" w:rsidRPr="000F0205" w:rsidRDefault="000F0205" w:rsidP="000F0205">
            <w:pPr>
              <w:jc w:val="center"/>
              <w:rPr>
                <w:ins w:id="4444" w:author="Bale,Cameron" w:date="2022-10-13T16:10:00Z"/>
                <w:rFonts w:ascii="Times New Roman" w:eastAsia="Times New Roman" w:hAnsi="Times New Roman" w:cs="Times New Roman"/>
                <w:sz w:val="24"/>
                <w:szCs w:val="24"/>
              </w:rPr>
            </w:pPr>
            <w:ins w:id="4445" w:author="Bale,Cameron" w:date="2022-10-13T16:10:00Z">
              <w:r w:rsidRPr="000F0205">
                <w:rPr>
                  <w:rFonts w:ascii="Times New Roman" w:eastAsia="Times New Roman" w:hAnsi="Times New Roman" w:cs="Times New Roman"/>
                  <w:sz w:val="24"/>
                  <w:szCs w:val="24"/>
                </w:rPr>
                <w:t>0.01</w:t>
              </w:r>
            </w:ins>
          </w:p>
        </w:tc>
      </w:tr>
      <w:tr w:rsidR="000F0205" w:rsidRPr="000F0205" w14:paraId="16DB4578" w14:textId="77777777" w:rsidTr="000F0205">
        <w:trPr>
          <w:ins w:id="4446" w:author="Bale,Cameron" w:date="2022-10-13T16:10:00Z"/>
        </w:trPr>
        <w:tc>
          <w:tcPr>
            <w:tcW w:w="0" w:type="auto"/>
            <w:tcMar>
              <w:top w:w="113" w:type="dxa"/>
              <w:left w:w="113" w:type="dxa"/>
              <w:bottom w:w="113" w:type="dxa"/>
              <w:right w:w="113" w:type="dxa"/>
            </w:tcMar>
            <w:hideMark/>
          </w:tcPr>
          <w:p w14:paraId="685293DF" w14:textId="77777777" w:rsidR="000F0205" w:rsidRPr="000F0205" w:rsidRDefault="000F0205" w:rsidP="000F0205">
            <w:pPr>
              <w:rPr>
                <w:ins w:id="4447" w:author="Bale,Cameron" w:date="2022-10-13T16:10:00Z"/>
                <w:rFonts w:ascii="Times New Roman" w:eastAsia="Times New Roman" w:hAnsi="Times New Roman" w:cs="Times New Roman"/>
                <w:sz w:val="24"/>
                <w:szCs w:val="24"/>
              </w:rPr>
            </w:pPr>
            <w:ins w:id="4448" w:author="Bale,Cameron" w:date="2022-10-13T16:10:00Z">
              <w:r w:rsidRPr="000F0205">
                <w:rPr>
                  <w:rFonts w:ascii="Times New Roman" w:eastAsia="Times New Roman" w:hAnsi="Times New Roman" w:cs="Times New Roman"/>
                  <w:sz w:val="24"/>
                  <w:szCs w:val="24"/>
                </w:rPr>
                <w:t>skewness</w:t>
              </w:r>
            </w:ins>
          </w:p>
        </w:tc>
        <w:tc>
          <w:tcPr>
            <w:tcW w:w="0" w:type="auto"/>
            <w:tcMar>
              <w:top w:w="113" w:type="dxa"/>
              <w:left w:w="113" w:type="dxa"/>
              <w:bottom w:w="113" w:type="dxa"/>
              <w:right w:w="113" w:type="dxa"/>
            </w:tcMar>
            <w:hideMark/>
          </w:tcPr>
          <w:p w14:paraId="42FFB178" w14:textId="77777777" w:rsidR="000F0205" w:rsidRPr="000F0205" w:rsidRDefault="000F0205" w:rsidP="000F0205">
            <w:pPr>
              <w:jc w:val="center"/>
              <w:rPr>
                <w:ins w:id="4449" w:author="Bale,Cameron" w:date="2022-10-13T16:10:00Z"/>
                <w:rFonts w:ascii="Times New Roman" w:eastAsia="Times New Roman" w:hAnsi="Times New Roman" w:cs="Times New Roman"/>
                <w:sz w:val="24"/>
                <w:szCs w:val="24"/>
              </w:rPr>
            </w:pPr>
            <w:ins w:id="4450" w:author="Bale,Cameron" w:date="2022-10-13T16:10:00Z">
              <w:r w:rsidRPr="000F0205">
                <w:rPr>
                  <w:rFonts w:ascii="Times New Roman" w:eastAsia="Times New Roman" w:hAnsi="Times New Roman" w:cs="Times New Roman"/>
                  <w:sz w:val="24"/>
                  <w:szCs w:val="24"/>
                </w:rPr>
                <w:t>-0.41 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6648322A" w14:textId="77777777" w:rsidR="000F0205" w:rsidRPr="000F0205" w:rsidRDefault="000F0205" w:rsidP="000F0205">
            <w:pPr>
              <w:jc w:val="center"/>
              <w:rPr>
                <w:ins w:id="4451" w:author="Bale,Cameron" w:date="2022-10-13T16:10:00Z"/>
                <w:rFonts w:ascii="Times New Roman" w:eastAsia="Times New Roman" w:hAnsi="Times New Roman" w:cs="Times New Roman"/>
                <w:sz w:val="24"/>
                <w:szCs w:val="24"/>
              </w:rPr>
            </w:pPr>
            <w:ins w:id="4452" w:author="Bale,Cameron" w:date="2022-10-13T16:10:00Z">
              <w:r w:rsidRPr="000F0205">
                <w:rPr>
                  <w:rFonts w:ascii="Times New Roman" w:eastAsia="Times New Roman" w:hAnsi="Times New Roman" w:cs="Times New Roman"/>
                  <w:sz w:val="24"/>
                  <w:szCs w:val="24"/>
                </w:rPr>
                <w:t>-0.36 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7AB972D6" w14:textId="77777777" w:rsidR="000F0205" w:rsidRPr="000F0205" w:rsidRDefault="000F0205" w:rsidP="000F0205">
            <w:pPr>
              <w:jc w:val="center"/>
              <w:rPr>
                <w:ins w:id="4453" w:author="Bale,Cameron" w:date="2022-10-13T16:10:00Z"/>
                <w:rFonts w:ascii="Times New Roman" w:eastAsia="Times New Roman" w:hAnsi="Times New Roman" w:cs="Times New Roman"/>
                <w:sz w:val="24"/>
                <w:szCs w:val="24"/>
              </w:rPr>
            </w:pPr>
            <w:ins w:id="4454" w:author="Bale,Cameron" w:date="2022-10-13T16:10:00Z">
              <w:r w:rsidRPr="000F0205">
                <w:rPr>
                  <w:rFonts w:ascii="Times New Roman" w:eastAsia="Times New Roman" w:hAnsi="Times New Roman" w:cs="Times New Roman"/>
                  <w:sz w:val="24"/>
                  <w:szCs w:val="24"/>
                </w:rPr>
                <w:t>-0.37 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37776611" w14:textId="77777777" w:rsidR="000F0205" w:rsidRPr="000F0205" w:rsidRDefault="000F0205" w:rsidP="000F0205">
            <w:pPr>
              <w:jc w:val="center"/>
              <w:rPr>
                <w:ins w:id="4455" w:author="Bale,Cameron" w:date="2022-10-13T16:10:00Z"/>
                <w:rFonts w:ascii="Times New Roman" w:eastAsia="Times New Roman" w:hAnsi="Times New Roman" w:cs="Times New Roman"/>
                <w:sz w:val="24"/>
                <w:szCs w:val="24"/>
              </w:rPr>
            </w:pPr>
            <w:ins w:id="4456" w:author="Bale,Cameron" w:date="2022-10-13T16:10:00Z">
              <w:r w:rsidRPr="000F0205">
                <w:rPr>
                  <w:rFonts w:ascii="Times New Roman" w:eastAsia="Times New Roman" w:hAnsi="Times New Roman" w:cs="Times New Roman"/>
                  <w:sz w:val="24"/>
                  <w:szCs w:val="24"/>
                </w:rPr>
                <w:t>-0.31 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7A936A6C" w14:textId="77777777" w:rsidR="000F0205" w:rsidRPr="000F0205" w:rsidRDefault="000F0205" w:rsidP="000F0205">
            <w:pPr>
              <w:jc w:val="center"/>
              <w:rPr>
                <w:ins w:id="4457" w:author="Bale,Cameron" w:date="2022-10-13T16:10:00Z"/>
                <w:rFonts w:ascii="Times New Roman" w:eastAsia="Times New Roman" w:hAnsi="Times New Roman" w:cs="Times New Roman"/>
                <w:sz w:val="24"/>
                <w:szCs w:val="24"/>
              </w:rPr>
            </w:pPr>
            <w:ins w:id="4458" w:author="Bale,Cameron" w:date="2022-10-13T16:10:00Z">
              <w:r w:rsidRPr="000F0205">
                <w:rPr>
                  <w:rFonts w:ascii="Times New Roman" w:eastAsia="Times New Roman" w:hAnsi="Times New Roman" w:cs="Times New Roman"/>
                  <w:sz w:val="24"/>
                  <w:szCs w:val="24"/>
                </w:rPr>
                <w:t>-0.28 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04669FAF" w14:textId="77777777" w:rsidR="000F0205" w:rsidRPr="000F0205" w:rsidRDefault="000F0205" w:rsidP="000F0205">
            <w:pPr>
              <w:jc w:val="center"/>
              <w:rPr>
                <w:ins w:id="4459" w:author="Bale,Cameron" w:date="2022-10-13T16:10:00Z"/>
                <w:rFonts w:ascii="Times New Roman" w:eastAsia="Times New Roman" w:hAnsi="Times New Roman" w:cs="Times New Roman"/>
                <w:sz w:val="24"/>
                <w:szCs w:val="24"/>
              </w:rPr>
            </w:pPr>
            <w:ins w:id="4460" w:author="Bale,Cameron" w:date="2022-10-13T16:10:00Z">
              <w:r w:rsidRPr="000F0205">
                <w:rPr>
                  <w:rFonts w:ascii="Times New Roman" w:eastAsia="Times New Roman" w:hAnsi="Times New Roman" w:cs="Times New Roman"/>
                  <w:sz w:val="24"/>
                  <w:szCs w:val="24"/>
                </w:rPr>
                <w:t>-0.37 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7008A628" w14:textId="77777777" w:rsidR="000F0205" w:rsidRPr="000F0205" w:rsidRDefault="000F0205" w:rsidP="000F0205">
            <w:pPr>
              <w:jc w:val="center"/>
              <w:rPr>
                <w:ins w:id="4461" w:author="Bale,Cameron" w:date="2022-10-13T16:10:00Z"/>
                <w:rFonts w:ascii="Times New Roman" w:eastAsia="Times New Roman" w:hAnsi="Times New Roman" w:cs="Times New Roman"/>
                <w:sz w:val="24"/>
                <w:szCs w:val="24"/>
              </w:rPr>
            </w:pPr>
            <w:ins w:id="4462" w:author="Bale,Cameron" w:date="2022-10-13T16:10:00Z">
              <w:r w:rsidRPr="000F0205">
                <w:rPr>
                  <w:rFonts w:ascii="Times New Roman" w:eastAsia="Times New Roman" w:hAnsi="Times New Roman" w:cs="Times New Roman"/>
                  <w:sz w:val="24"/>
                  <w:szCs w:val="24"/>
                </w:rPr>
                <w:t>-0.38 </w:t>
              </w:r>
              <w:r w:rsidRPr="000F0205">
                <w:rPr>
                  <w:rFonts w:ascii="Times New Roman" w:eastAsia="Times New Roman" w:hAnsi="Times New Roman" w:cs="Times New Roman"/>
                  <w:sz w:val="24"/>
                  <w:szCs w:val="24"/>
                  <w:vertAlign w:val="superscript"/>
                </w:rPr>
                <w:t>***</w:t>
              </w:r>
            </w:ins>
          </w:p>
        </w:tc>
      </w:tr>
      <w:tr w:rsidR="000F0205" w:rsidRPr="000F0205" w14:paraId="52713E69" w14:textId="77777777" w:rsidTr="000F0205">
        <w:trPr>
          <w:ins w:id="4463" w:author="Bale,Cameron" w:date="2022-10-13T16:10:00Z"/>
        </w:trPr>
        <w:tc>
          <w:tcPr>
            <w:tcW w:w="0" w:type="auto"/>
            <w:tcMar>
              <w:top w:w="113" w:type="dxa"/>
              <w:left w:w="113" w:type="dxa"/>
              <w:bottom w:w="113" w:type="dxa"/>
              <w:right w:w="113" w:type="dxa"/>
            </w:tcMar>
            <w:hideMark/>
          </w:tcPr>
          <w:p w14:paraId="7504C6A9" w14:textId="77777777" w:rsidR="000F0205" w:rsidRPr="000F0205" w:rsidRDefault="000F0205" w:rsidP="000F0205">
            <w:pPr>
              <w:rPr>
                <w:ins w:id="4464" w:author="Bale,Cameron" w:date="2022-10-13T16:10:00Z"/>
                <w:rFonts w:ascii="Times New Roman" w:eastAsia="Times New Roman" w:hAnsi="Times New Roman" w:cs="Times New Roman"/>
                <w:sz w:val="24"/>
                <w:szCs w:val="24"/>
              </w:rPr>
            </w:pPr>
            <w:ins w:id="4465" w:author="Bale,Cameron" w:date="2022-10-13T16:10:00Z">
              <w:r w:rsidRPr="000F0205">
                <w:rPr>
                  <w:rFonts w:ascii="Times New Roman" w:eastAsia="Times New Roman" w:hAnsi="Times New Roman" w:cs="Times New Roman"/>
                  <w:sz w:val="24"/>
                  <w:szCs w:val="24"/>
                </w:rPr>
                <w:t>kurtosis</w:t>
              </w:r>
            </w:ins>
          </w:p>
        </w:tc>
        <w:tc>
          <w:tcPr>
            <w:tcW w:w="0" w:type="auto"/>
            <w:tcMar>
              <w:top w:w="113" w:type="dxa"/>
              <w:left w:w="113" w:type="dxa"/>
              <w:bottom w:w="113" w:type="dxa"/>
              <w:right w:w="113" w:type="dxa"/>
            </w:tcMar>
            <w:hideMark/>
          </w:tcPr>
          <w:p w14:paraId="534638D4" w14:textId="77777777" w:rsidR="000F0205" w:rsidRPr="000F0205" w:rsidRDefault="000F0205" w:rsidP="000F0205">
            <w:pPr>
              <w:jc w:val="center"/>
              <w:rPr>
                <w:ins w:id="4466" w:author="Bale,Cameron" w:date="2022-10-13T16:10:00Z"/>
                <w:rFonts w:ascii="Times New Roman" w:eastAsia="Times New Roman" w:hAnsi="Times New Roman" w:cs="Times New Roman"/>
                <w:sz w:val="24"/>
                <w:szCs w:val="24"/>
              </w:rPr>
            </w:pPr>
            <w:ins w:id="4467" w:author="Bale,Cameron" w:date="2022-10-13T16:10:00Z">
              <w:r w:rsidRPr="000F0205">
                <w:rPr>
                  <w:rFonts w:ascii="Times New Roman" w:eastAsia="Times New Roman" w:hAnsi="Times New Roman" w:cs="Times New Roman"/>
                  <w:sz w:val="24"/>
                  <w:szCs w:val="24"/>
                </w:rPr>
                <w:t>-0.27 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47FF0B89" w14:textId="77777777" w:rsidR="000F0205" w:rsidRPr="000F0205" w:rsidRDefault="000F0205" w:rsidP="000F0205">
            <w:pPr>
              <w:jc w:val="center"/>
              <w:rPr>
                <w:ins w:id="4468" w:author="Bale,Cameron" w:date="2022-10-13T16:10:00Z"/>
                <w:rFonts w:ascii="Times New Roman" w:eastAsia="Times New Roman" w:hAnsi="Times New Roman" w:cs="Times New Roman"/>
                <w:sz w:val="24"/>
                <w:szCs w:val="24"/>
              </w:rPr>
            </w:pPr>
            <w:ins w:id="4469" w:author="Bale,Cameron" w:date="2022-10-13T16:10:00Z">
              <w:r w:rsidRPr="000F0205">
                <w:rPr>
                  <w:rFonts w:ascii="Times New Roman" w:eastAsia="Times New Roman" w:hAnsi="Times New Roman" w:cs="Times New Roman"/>
                  <w:sz w:val="24"/>
                  <w:szCs w:val="24"/>
                </w:rPr>
                <w:t>-0.23 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1E6A5D8A" w14:textId="77777777" w:rsidR="000F0205" w:rsidRPr="000F0205" w:rsidRDefault="000F0205" w:rsidP="000F0205">
            <w:pPr>
              <w:jc w:val="center"/>
              <w:rPr>
                <w:ins w:id="4470" w:author="Bale,Cameron" w:date="2022-10-13T16:10:00Z"/>
                <w:rFonts w:ascii="Times New Roman" w:eastAsia="Times New Roman" w:hAnsi="Times New Roman" w:cs="Times New Roman"/>
                <w:sz w:val="24"/>
                <w:szCs w:val="24"/>
              </w:rPr>
            </w:pPr>
            <w:ins w:id="4471" w:author="Bale,Cameron" w:date="2022-10-13T16:10:00Z">
              <w:r w:rsidRPr="000F0205">
                <w:rPr>
                  <w:rFonts w:ascii="Times New Roman" w:eastAsia="Times New Roman" w:hAnsi="Times New Roman" w:cs="Times New Roman"/>
                  <w:sz w:val="24"/>
                  <w:szCs w:val="24"/>
                </w:rPr>
                <w:t>-0.23 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719337A5" w14:textId="77777777" w:rsidR="000F0205" w:rsidRPr="000F0205" w:rsidRDefault="000F0205" w:rsidP="000F0205">
            <w:pPr>
              <w:jc w:val="center"/>
              <w:rPr>
                <w:ins w:id="4472" w:author="Bale,Cameron" w:date="2022-10-13T16:10:00Z"/>
                <w:rFonts w:ascii="Times New Roman" w:eastAsia="Times New Roman" w:hAnsi="Times New Roman" w:cs="Times New Roman"/>
                <w:sz w:val="24"/>
                <w:szCs w:val="24"/>
              </w:rPr>
            </w:pPr>
            <w:ins w:id="4473" w:author="Bale,Cameron" w:date="2022-10-13T16:10:00Z">
              <w:r w:rsidRPr="000F0205">
                <w:rPr>
                  <w:rFonts w:ascii="Times New Roman" w:eastAsia="Times New Roman" w:hAnsi="Times New Roman" w:cs="Times New Roman"/>
                  <w:sz w:val="24"/>
                  <w:szCs w:val="24"/>
                </w:rPr>
                <w:t>-0.19 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37CA9DD8" w14:textId="77777777" w:rsidR="000F0205" w:rsidRPr="000F0205" w:rsidRDefault="000F0205" w:rsidP="000F0205">
            <w:pPr>
              <w:jc w:val="center"/>
              <w:rPr>
                <w:ins w:id="4474" w:author="Bale,Cameron" w:date="2022-10-13T16:10:00Z"/>
                <w:rFonts w:ascii="Times New Roman" w:eastAsia="Times New Roman" w:hAnsi="Times New Roman" w:cs="Times New Roman"/>
                <w:sz w:val="24"/>
                <w:szCs w:val="24"/>
              </w:rPr>
            </w:pPr>
            <w:ins w:id="4475" w:author="Bale,Cameron" w:date="2022-10-13T16:10:00Z">
              <w:r w:rsidRPr="000F0205">
                <w:rPr>
                  <w:rFonts w:ascii="Times New Roman" w:eastAsia="Times New Roman" w:hAnsi="Times New Roman" w:cs="Times New Roman"/>
                  <w:sz w:val="24"/>
                  <w:szCs w:val="24"/>
                </w:rPr>
                <w:t>-0.16 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73162655" w14:textId="77777777" w:rsidR="000F0205" w:rsidRPr="000F0205" w:rsidRDefault="000F0205" w:rsidP="000F0205">
            <w:pPr>
              <w:jc w:val="center"/>
              <w:rPr>
                <w:ins w:id="4476" w:author="Bale,Cameron" w:date="2022-10-13T16:10:00Z"/>
                <w:rFonts w:ascii="Times New Roman" w:eastAsia="Times New Roman" w:hAnsi="Times New Roman" w:cs="Times New Roman"/>
                <w:sz w:val="24"/>
                <w:szCs w:val="24"/>
              </w:rPr>
            </w:pPr>
            <w:ins w:id="4477" w:author="Bale,Cameron" w:date="2022-10-13T16:10:00Z">
              <w:r w:rsidRPr="000F0205">
                <w:rPr>
                  <w:rFonts w:ascii="Times New Roman" w:eastAsia="Times New Roman" w:hAnsi="Times New Roman" w:cs="Times New Roman"/>
                  <w:sz w:val="24"/>
                  <w:szCs w:val="24"/>
                </w:rPr>
                <w:t>-0.25 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33C973EE" w14:textId="77777777" w:rsidR="000F0205" w:rsidRPr="000F0205" w:rsidRDefault="000F0205" w:rsidP="000F0205">
            <w:pPr>
              <w:jc w:val="center"/>
              <w:rPr>
                <w:ins w:id="4478" w:author="Bale,Cameron" w:date="2022-10-13T16:10:00Z"/>
                <w:rFonts w:ascii="Times New Roman" w:eastAsia="Times New Roman" w:hAnsi="Times New Roman" w:cs="Times New Roman"/>
                <w:sz w:val="24"/>
                <w:szCs w:val="24"/>
              </w:rPr>
            </w:pPr>
            <w:ins w:id="4479" w:author="Bale,Cameron" w:date="2022-10-13T16:10:00Z">
              <w:r w:rsidRPr="000F0205">
                <w:rPr>
                  <w:rFonts w:ascii="Times New Roman" w:eastAsia="Times New Roman" w:hAnsi="Times New Roman" w:cs="Times New Roman"/>
                  <w:sz w:val="24"/>
                  <w:szCs w:val="24"/>
                </w:rPr>
                <w:t>-0.26 </w:t>
              </w:r>
              <w:r w:rsidRPr="000F0205">
                <w:rPr>
                  <w:rFonts w:ascii="Times New Roman" w:eastAsia="Times New Roman" w:hAnsi="Times New Roman" w:cs="Times New Roman"/>
                  <w:sz w:val="24"/>
                  <w:szCs w:val="24"/>
                  <w:vertAlign w:val="superscript"/>
                </w:rPr>
                <w:t>***</w:t>
              </w:r>
            </w:ins>
          </w:p>
        </w:tc>
      </w:tr>
      <w:tr w:rsidR="000F0205" w:rsidRPr="000F0205" w14:paraId="65CDD964" w14:textId="77777777" w:rsidTr="000F0205">
        <w:trPr>
          <w:ins w:id="4480" w:author="Bale,Cameron" w:date="2022-10-13T16:10:00Z"/>
        </w:trPr>
        <w:tc>
          <w:tcPr>
            <w:tcW w:w="0" w:type="auto"/>
            <w:tcMar>
              <w:top w:w="113" w:type="dxa"/>
              <w:left w:w="113" w:type="dxa"/>
              <w:bottom w:w="113" w:type="dxa"/>
              <w:right w:w="113" w:type="dxa"/>
            </w:tcMar>
            <w:hideMark/>
          </w:tcPr>
          <w:p w14:paraId="5D7430E3" w14:textId="77777777" w:rsidR="000F0205" w:rsidRPr="000F0205" w:rsidRDefault="000F0205" w:rsidP="000F0205">
            <w:pPr>
              <w:rPr>
                <w:ins w:id="4481" w:author="Bale,Cameron" w:date="2022-10-13T16:10:00Z"/>
                <w:rFonts w:ascii="Times New Roman" w:eastAsia="Times New Roman" w:hAnsi="Times New Roman" w:cs="Times New Roman"/>
                <w:sz w:val="24"/>
                <w:szCs w:val="24"/>
              </w:rPr>
            </w:pPr>
            <w:ins w:id="4482" w:author="Bale,Cameron" w:date="2022-10-13T16:10:00Z">
              <w:r w:rsidRPr="000F0205">
                <w:rPr>
                  <w:rFonts w:ascii="Times New Roman" w:eastAsia="Times New Roman" w:hAnsi="Times New Roman" w:cs="Times New Roman"/>
                  <w:sz w:val="24"/>
                  <w:szCs w:val="24"/>
                </w:rPr>
                <w:t>trend</w:t>
              </w:r>
            </w:ins>
          </w:p>
        </w:tc>
        <w:tc>
          <w:tcPr>
            <w:tcW w:w="0" w:type="auto"/>
            <w:tcMar>
              <w:top w:w="113" w:type="dxa"/>
              <w:left w:w="113" w:type="dxa"/>
              <w:bottom w:w="113" w:type="dxa"/>
              <w:right w:w="113" w:type="dxa"/>
            </w:tcMar>
            <w:hideMark/>
          </w:tcPr>
          <w:p w14:paraId="4D846023" w14:textId="77777777" w:rsidR="000F0205" w:rsidRPr="000F0205" w:rsidRDefault="000F0205" w:rsidP="000F0205">
            <w:pPr>
              <w:jc w:val="center"/>
              <w:rPr>
                <w:ins w:id="4483" w:author="Bale,Cameron" w:date="2022-10-13T16:10:00Z"/>
                <w:rFonts w:ascii="Times New Roman" w:eastAsia="Times New Roman" w:hAnsi="Times New Roman" w:cs="Times New Roman"/>
                <w:sz w:val="24"/>
                <w:szCs w:val="24"/>
              </w:rPr>
            </w:pPr>
            <w:ins w:id="4484" w:author="Bale,Cameron" w:date="2022-10-13T16:10:00Z">
              <w:r w:rsidRPr="000F0205">
                <w:rPr>
                  <w:rFonts w:ascii="Times New Roman" w:eastAsia="Times New Roman" w:hAnsi="Times New Roman" w:cs="Times New Roman"/>
                  <w:sz w:val="24"/>
                  <w:szCs w:val="24"/>
                </w:rPr>
                <w:t>-0.09 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6A68F93A" w14:textId="77777777" w:rsidR="000F0205" w:rsidRPr="000F0205" w:rsidRDefault="000F0205" w:rsidP="000F0205">
            <w:pPr>
              <w:jc w:val="center"/>
              <w:rPr>
                <w:ins w:id="4485" w:author="Bale,Cameron" w:date="2022-10-13T16:10:00Z"/>
                <w:rFonts w:ascii="Times New Roman" w:eastAsia="Times New Roman" w:hAnsi="Times New Roman" w:cs="Times New Roman"/>
                <w:sz w:val="24"/>
                <w:szCs w:val="24"/>
              </w:rPr>
            </w:pPr>
            <w:ins w:id="4486" w:author="Bale,Cameron" w:date="2022-10-13T16:10:00Z">
              <w:r w:rsidRPr="000F0205">
                <w:rPr>
                  <w:rFonts w:ascii="Times New Roman" w:eastAsia="Times New Roman" w:hAnsi="Times New Roman" w:cs="Times New Roman"/>
                  <w:sz w:val="24"/>
                  <w:szCs w:val="24"/>
                </w:rPr>
                <w:t>-0.11 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582E1018" w14:textId="77777777" w:rsidR="000F0205" w:rsidRPr="000F0205" w:rsidRDefault="000F0205" w:rsidP="000F0205">
            <w:pPr>
              <w:jc w:val="center"/>
              <w:rPr>
                <w:ins w:id="4487" w:author="Bale,Cameron" w:date="2022-10-13T16:10:00Z"/>
                <w:rFonts w:ascii="Times New Roman" w:eastAsia="Times New Roman" w:hAnsi="Times New Roman" w:cs="Times New Roman"/>
                <w:sz w:val="24"/>
                <w:szCs w:val="24"/>
              </w:rPr>
            </w:pPr>
            <w:ins w:id="4488" w:author="Bale,Cameron" w:date="2022-10-13T16:10:00Z">
              <w:r w:rsidRPr="000F0205">
                <w:rPr>
                  <w:rFonts w:ascii="Times New Roman" w:eastAsia="Times New Roman" w:hAnsi="Times New Roman" w:cs="Times New Roman"/>
                  <w:sz w:val="24"/>
                  <w:szCs w:val="24"/>
                </w:rPr>
                <w:t>-0.03</w:t>
              </w:r>
            </w:ins>
          </w:p>
        </w:tc>
        <w:tc>
          <w:tcPr>
            <w:tcW w:w="0" w:type="auto"/>
            <w:tcMar>
              <w:top w:w="113" w:type="dxa"/>
              <w:left w:w="113" w:type="dxa"/>
              <w:bottom w:w="113" w:type="dxa"/>
              <w:right w:w="113" w:type="dxa"/>
            </w:tcMar>
            <w:hideMark/>
          </w:tcPr>
          <w:p w14:paraId="7A2C4361" w14:textId="77777777" w:rsidR="000F0205" w:rsidRPr="000F0205" w:rsidRDefault="000F0205" w:rsidP="000F0205">
            <w:pPr>
              <w:jc w:val="center"/>
              <w:rPr>
                <w:ins w:id="4489" w:author="Bale,Cameron" w:date="2022-10-13T16:10:00Z"/>
                <w:rFonts w:ascii="Times New Roman" w:eastAsia="Times New Roman" w:hAnsi="Times New Roman" w:cs="Times New Roman"/>
                <w:sz w:val="24"/>
                <w:szCs w:val="24"/>
              </w:rPr>
            </w:pPr>
            <w:ins w:id="4490" w:author="Bale,Cameron" w:date="2022-10-13T16:10:00Z">
              <w:r w:rsidRPr="000F0205">
                <w:rPr>
                  <w:rFonts w:ascii="Times New Roman" w:eastAsia="Times New Roman" w:hAnsi="Times New Roman" w:cs="Times New Roman"/>
                  <w:sz w:val="24"/>
                  <w:szCs w:val="24"/>
                </w:rPr>
                <w:t>-0.01</w:t>
              </w:r>
            </w:ins>
          </w:p>
        </w:tc>
        <w:tc>
          <w:tcPr>
            <w:tcW w:w="0" w:type="auto"/>
            <w:tcMar>
              <w:top w:w="113" w:type="dxa"/>
              <w:left w:w="113" w:type="dxa"/>
              <w:bottom w:w="113" w:type="dxa"/>
              <w:right w:w="113" w:type="dxa"/>
            </w:tcMar>
            <w:hideMark/>
          </w:tcPr>
          <w:p w14:paraId="0F21D834" w14:textId="77777777" w:rsidR="000F0205" w:rsidRPr="000F0205" w:rsidRDefault="000F0205" w:rsidP="000F0205">
            <w:pPr>
              <w:jc w:val="center"/>
              <w:rPr>
                <w:ins w:id="4491" w:author="Bale,Cameron" w:date="2022-10-13T16:10:00Z"/>
                <w:rFonts w:ascii="Times New Roman" w:eastAsia="Times New Roman" w:hAnsi="Times New Roman" w:cs="Times New Roman"/>
                <w:sz w:val="24"/>
                <w:szCs w:val="24"/>
              </w:rPr>
            </w:pPr>
            <w:ins w:id="4492" w:author="Bale,Cameron" w:date="2022-10-13T16:10:00Z">
              <w:r w:rsidRPr="000F0205">
                <w:rPr>
                  <w:rFonts w:ascii="Times New Roman" w:eastAsia="Times New Roman" w:hAnsi="Times New Roman" w:cs="Times New Roman"/>
                  <w:sz w:val="24"/>
                  <w:szCs w:val="24"/>
                </w:rPr>
                <w:t>-0.10 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206FEF07" w14:textId="77777777" w:rsidR="000F0205" w:rsidRPr="000F0205" w:rsidRDefault="000F0205" w:rsidP="000F0205">
            <w:pPr>
              <w:jc w:val="center"/>
              <w:rPr>
                <w:ins w:id="4493" w:author="Bale,Cameron" w:date="2022-10-13T16:10:00Z"/>
                <w:rFonts w:ascii="Times New Roman" w:eastAsia="Times New Roman" w:hAnsi="Times New Roman" w:cs="Times New Roman"/>
                <w:sz w:val="24"/>
                <w:szCs w:val="24"/>
              </w:rPr>
            </w:pPr>
            <w:ins w:id="4494" w:author="Bale,Cameron" w:date="2022-10-13T16:10:00Z">
              <w:r w:rsidRPr="000F0205">
                <w:rPr>
                  <w:rFonts w:ascii="Times New Roman" w:eastAsia="Times New Roman" w:hAnsi="Times New Roman" w:cs="Times New Roman"/>
                  <w:sz w:val="24"/>
                  <w:szCs w:val="24"/>
                </w:rPr>
                <w:t>-0.00</w:t>
              </w:r>
            </w:ins>
          </w:p>
        </w:tc>
        <w:tc>
          <w:tcPr>
            <w:tcW w:w="0" w:type="auto"/>
            <w:tcMar>
              <w:top w:w="113" w:type="dxa"/>
              <w:left w:w="113" w:type="dxa"/>
              <w:bottom w:w="113" w:type="dxa"/>
              <w:right w:w="113" w:type="dxa"/>
            </w:tcMar>
            <w:hideMark/>
          </w:tcPr>
          <w:p w14:paraId="01319280" w14:textId="77777777" w:rsidR="000F0205" w:rsidRPr="000F0205" w:rsidRDefault="000F0205" w:rsidP="000F0205">
            <w:pPr>
              <w:jc w:val="center"/>
              <w:rPr>
                <w:ins w:id="4495" w:author="Bale,Cameron" w:date="2022-10-13T16:10:00Z"/>
                <w:rFonts w:ascii="Times New Roman" w:eastAsia="Times New Roman" w:hAnsi="Times New Roman" w:cs="Times New Roman"/>
                <w:sz w:val="24"/>
                <w:szCs w:val="24"/>
              </w:rPr>
            </w:pPr>
            <w:ins w:id="4496" w:author="Bale,Cameron" w:date="2022-10-13T16:10:00Z">
              <w:r w:rsidRPr="000F0205">
                <w:rPr>
                  <w:rFonts w:ascii="Times New Roman" w:eastAsia="Times New Roman" w:hAnsi="Times New Roman" w:cs="Times New Roman"/>
                  <w:sz w:val="24"/>
                  <w:szCs w:val="24"/>
                </w:rPr>
                <w:t>0.01</w:t>
              </w:r>
            </w:ins>
          </w:p>
        </w:tc>
      </w:tr>
      <w:tr w:rsidR="000F0205" w:rsidRPr="000F0205" w14:paraId="13C75107" w14:textId="77777777" w:rsidTr="000F0205">
        <w:trPr>
          <w:ins w:id="4497" w:author="Bale,Cameron" w:date="2022-10-13T16:10:00Z"/>
        </w:trPr>
        <w:tc>
          <w:tcPr>
            <w:tcW w:w="0" w:type="auto"/>
            <w:tcMar>
              <w:top w:w="113" w:type="dxa"/>
              <w:left w:w="113" w:type="dxa"/>
              <w:bottom w:w="113" w:type="dxa"/>
              <w:right w:w="113" w:type="dxa"/>
            </w:tcMar>
            <w:hideMark/>
          </w:tcPr>
          <w:p w14:paraId="2519C791" w14:textId="77777777" w:rsidR="000F0205" w:rsidRPr="000F0205" w:rsidRDefault="000F0205" w:rsidP="000F0205">
            <w:pPr>
              <w:rPr>
                <w:ins w:id="4498" w:author="Bale,Cameron" w:date="2022-10-13T16:10:00Z"/>
                <w:rFonts w:ascii="Times New Roman" w:eastAsia="Times New Roman" w:hAnsi="Times New Roman" w:cs="Times New Roman"/>
                <w:sz w:val="24"/>
                <w:szCs w:val="24"/>
              </w:rPr>
            </w:pPr>
            <w:ins w:id="4499" w:author="Bale,Cameron" w:date="2022-10-13T16:10:00Z">
              <w:r w:rsidRPr="000F0205">
                <w:rPr>
                  <w:rFonts w:ascii="Times New Roman" w:eastAsia="Times New Roman" w:hAnsi="Times New Roman" w:cs="Times New Roman"/>
                  <w:sz w:val="24"/>
                  <w:szCs w:val="24"/>
                </w:rPr>
                <w:t>series mean</w:t>
              </w:r>
            </w:ins>
          </w:p>
        </w:tc>
        <w:tc>
          <w:tcPr>
            <w:tcW w:w="0" w:type="auto"/>
            <w:tcMar>
              <w:top w:w="113" w:type="dxa"/>
              <w:left w:w="113" w:type="dxa"/>
              <w:bottom w:w="113" w:type="dxa"/>
              <w:right w:w="113" w:type="dxa"/>
            </w:tcMar>
            <w:hideMark/>
          </w:tcPr>
          <w:p w14:paraId="6909DCBE" w14:textId="77777777" w:rsidR="000F0205" w:rsidRPr="000F0205" w:rsidRDefault="000F0205" w:rsidP="000F0205">
            <w:pPr>
              <w:jc w:val="center"/>
              <w:rPr>
                <w:ins w:id="4500" w:author="Bale,Cameron" w:date="2022-10-13T16:10:00Z"/>
                <w:rFonts w:ascii="Times New Roman" w:eastAsia="Times New Roman" w:hAnsi="Times New Roman" w:cs="Times New Roman"/>
                <w:sz w:val="24"/>
                <w:szCs w:val="24"/>
              </w:rPr>
            </w:pPr>
            <w:ins w:id="4501" w:author="Bale,Cameron" w:date="2022-10-13T16:10:00Z">
              <w:r w:rsidRPr="000F0205">
                <w:rPr>
                  <w:rFonts w:ascii="Times New Roman" w:eastAsia="Times New Roman" w:hAnsi="Times New Roman" w:cs="Times New Roman"/>
                  <w:sz w:val="24"/>
                  <w:szCs w:val="24"/>
                </w:rPr>
                <w:t>0.30 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3A664169" w14:textId="77777777" w:rsidR="000F0205" w:rsidRPr="000F0205" w:rsidRDefault="000F0205" w:rsidP="000F0205">
            <w:pPr>
              <w:jc w:val="center"/>
              <w:rPr>
                <w:ins w:id="4502" w:author="Bale,Cameron" w:date="2022-10-13T16:10:00Z"/>
                <w:rFonts w:ascii="Times New Roman" w:eastAsia="Times New Roman" w:hAnsi="Times New Roman" w:cs="Times New Roman"/>
                <w:sz w:val="24"/>
                <w:szCs w:val="24"/>
              </w:rPr>
            </w:pPr>
            <w:ins w:id="4503" w:author="Bale,Cameron" w:date="2022-10-13T16:10:00Z">
              <w:r w:rsidRPr="000F0205">
                <w:rPr>
                  <w:rFonts w:ascii="Times New Roman" w:eastAsia="Times New Roman" w:hAnsi="Times New Roman" w:cs="Times New Roman"/>
                  <w:sz w:val="24"/>
                  <w:szCs w:val="24"/>
                </w:rPr>
                <w:t>0.28 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7FE8318E" w14:textId="77777777" w:rsidR="000F0205" w:rsidRPr="000F0205" w:rsidRDefault="000F0205" w:rsidP="000F0205">
            <w:pPr>
              <w:jc w:val="center"/>
              <w:rPr>
                <w:ins w:id="4504" w:author="Bale,Cameron" w:date="2022-10-13T16:10:00Z"/>
                <w:rFonts w:ascii="Times New Roman" w:eastAsia="Times New Roman" w:hAnsi="Times New Roman" w:cs="Times New Roman"/>
                <w:sz w:val="24"/>
                <w:szCs w:val="24"/>
              </w:rPr>
            </w:pPr>
            <w:ins w:id="4505" w:author="Bale,Cameron" w:date="2022-10-13T16:10:00Z">
              <w:r w:rsidRPr="000F0205">
                <w:rPr>
                  <w:rFonts w:ascii="Times New Roman" w:eastAsia="Times New Roman" w:hAnsi="Times New Roman" w:cs="Times New Roman"/>
                  <w:sz w:val="24"/>
                  <w:szCs w:val="24"/>
                </w:rPr>
                <w:t>0.29 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09C221AE" w14:textId="77777777" w:rsidR="000F0205" w:rsidRPr="000F0205" w:rsidRDefault="000F0205" w:rsidP="000F0205">
            <w:pPr>
              <w:jc w:val="center"/>
              <w:rPr>
                <w:ins w:id="4506" w:author="Bale,Cameron" w:date="2022-10-13T16:10:00Z"/>
                <w:rFonts w:ascii="Times New Roman" w:eastAsia="Times New Roman" w:hAnsi="Times New Roman" w:cs="Times New Roman"/>
                <w:sz w:val="24"/>
                <w:szCs w:val="24"/>
              </w:rPr>
            </w:pPr>
            <w:ins w:id="4507" w:author="Bale,Cameron" w:date="2022-10-13T16:10:00Z">
              <w:r w:rsidRPr="000F0205">
                <w:rPr>
                  <w:rFonts w:ascii="Times New Roman" w:eastAsia="Times New Roman" w:hAnsi="Times New Roman" w:cs="Times New Roman"/>
                  <w:sz w:val="24"/>
                  <w:szCs w:val="24"/>
                </w:rPr>
                <w:t>0.32 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7792C4E2" w14:textId="77777777" w:rsidR="000F0205" w:rsidRPr="000F0205" w:rsidRDefault="000F0205" w:rsidP="000F0205">
            <w:pPr>
              <w:jc w:val="center"/>
              <w:rPr>
                <w:ins w:id="4508" w:author="Bale,Cameron" w:date="2022-10-13T16:10:00Z"/>
                <w:rFonts w:ascii="Times New Roman" w:eastAsia="Times New Roman" w:hAnsi="Times New Roman" w:cs="Times New Roman"/>
                <w:sz w:val="24"/>
                <w:szCs w:val="24"/>
              </w:rPr>
            </w:pPr>
            <w:ins w:id="4509" w:author="Bale,Cameron" w:date="2022-10-13T16:10:00Z">
              <w:r w:rsidRPr="000F0205">
                <w:rPr>
                  <w:rFonts w:ascii="Times New Roman" w:eastAsia="Times New Roman" w:hAnsi="Times New Roman" w:cs="Times New Roman"/>
                  <w:sz w:val="24"/>
                  <w:szCs w:val="24"/>
                </w:rPr>
                <w:t>0.22 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5498068A" w14:textId="77777777" w:rsidR="000F0205" w:rsidRPr="000F0205" w:rsidRDefault="000F0205" w:rsidP="000F0205">
            <w:pPr>
              <w:jc w:val="center"/>
              <w:rPr>
                <w:ins w:id="4510" w:author="Bale,Cameron" w:date="2022-10-13T16:10:00Z"/>
                <w:rFonts w:ascii="Times New Roman" w:eastAsia="Times New Roman" w:hAnsi="Times New Roman" w:cs="Times New Roman"/>
                <w:sz w:val="24"/>
                <w:szCs w:val="24"/>
              </w:rPr>
            </w:pPr>
            <w:ins w:id="4511" w:author="Bale,Cameron" w:date="2022-10-13T16:10:00Z">
              <w:r w:rsidRPr="000F0205">
                <w:rPr>
                  <w:rFonts w:ascii="Times New Roman" w:eastAsia="Times New Roman" w:hAnsi="Times New Roman" w:cs="Times New Roman"/>
                  <w:sz w:val="24"/>
                  <w:szCs w:val="24"/>
                </w:rPr>
                <w:t>0.39 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673FC076" w14:textId="77777777" w:rsidR="000F0205" w:rsidRPr="000F0205" w:rsidRDefault="000F0205" w:rsidP="000F0205">
            <w:pPr>
              <w:jc w:val="center"/>
              <w:rPr>
                <w:ins w:id="4512" w:author="Bale,Cameron" w:date="2022-10-13T16:10:00Z"/>
                <w:rFonts w:ascii="Times New Roman" w:eastAsia="Times New Roman" w:hAnsi="Times New Roman" w:cs="Times New Roman"/>
                <w:sz w:val="24"/>
                <w:szCs w:val="24"/>
              </w:rPr>
            </w:pPr>
            <w:ins w:id="4513" w:author="Bale,Cameron" w:date="2022-10-13T16:10:00Z">
              <w:r w:rsidRPr="000F0205">
                <w:rPr>
                  <w:rFonts w:ascii="Times New Roman" w:eastAsia="Times New Roman" w:hAnsi="Times New Roman" w:cs="Times New Roman"/>
                  <w:sz w:val="24"/>
                  <w:szCs w:val="24"/>
                </w:rPr>
                <w:t>0.43 </w:t>
              </w:r>
              <w:r w:rsidRPr="000F0205">
                <w:rPr>
                  <w:rFonts w:ascii="Times New Roman" w:eastAsia="Times New Roman" w:hAnsi="Times New Roman" w:cs="Times New Roman"/>
                  <w:sz w:val="24"/>
                  <w:szCs w:val="24"/>
                  <w:vertAlign w:val="superscript"/>
                </w:rPr>
                <w:t>***</w:t>
              </w:r>
            </w:ins>
          </w:p>
        </w:tc>
      </w:tr>
      <w:tr w:rsidR="000F0205" w:rsidRPr="000F0205" w14:paraId="2A6CF5D4" w14:textId="77777777" w:rsidTr="000F0205">
        <w:trPr>
          <w:ins w:id="4514" w:author="Bale,Cameron" w:date="2022-10-13T16:10:00Z"/>
        </w:trPr>
        <w:tc>
          <w:tcPr>
            <w:tcW w:w="0" w:type="auto"/>
            <w:tcMar>
              <w:top w:w="113" w:type="dxa"/>
              <w:left w:w="113" w:type="dxa"/>
              <w:bottom w:w="113" w:type="dxa"/>
              <w:right w:w="113" w:type="dxa"/>
            </w:tcMar>
            <w:hideMark/>
          </w:tcPr>
          <w:p w14:paraId="607C2B12" w14:textId="77777777" w:rsidR="000F0205" w:rsidRPr="000F0205" w:rsidRDefault="000F0205" w:rsidP="000F0205">
            <w:pPr>
              <w:rPr>
                <w:ins w:id="4515" w:author="Bale,Cameron" w:date="2022-10-13T16:10:00Z"/>
                <w:rFonts w:ascii="Times New Roman" w:eastAsia="Times New Roman" w:hAnsi="Times New Roman" w:cs="Times New Roman"/>
                <w:sz w:val="24"/>
                <w:szCs w:val="24"/>
              </w:rPr>
            </w:pPr>
            <w:ins w:id="4516" w:author="Bale,Cameron" w:date="2022-10-13T16:10:00Z">
              <w:r w:rsidRPr="000F0205">
                <w:rPr>
                  <w:rFonts w:ascii="Times New Roman" w:eastAsia="Times New Roman" w:hAnsi="Times New Roman" w:cs="Times New Roman"/>
                  <w:sz w:val="24"/>
                  <w:szCs w:val="24"/>
                </w:rPr>
                <w:t>series variance</w:t>
              </w:r>
            </w:ins>
          </w:p>
        </w:tc>
        <w:tc>
          <w:tcPr>
            <w:tcW w:w="0" w:type="auto"/>
            <w:tcMar>
              <w:top w:w="113" w:type="dxa"/>
              <w:left w:w="113" w:type="dxa"/>
              <w:bottom w:w="113" w:type="dxa"/>
              <w:right w:w="113" w:type="dxa"/>
            </w:tcMar>
            <w:hideMark/>
          </w:tcPr>
          <w:p w14:paraId="168D2DDB" w14:textId="77777777" w:rsidR="000F0205" w:rsidRPr="000F0205" w:rsidRDefault="000F0205" w:rsidP="000F0205">
            <w:pPr>
              <w:jc w:val="center"/>
              <w:rPr>
                <w:ins w:id="4517" w:author="Bale,Cameron" w:date="2022-10-13T16:10:00Z"/>
                <w:rFonts w:ascii="Times New Roman" w:eastAsia="Times New Roman" w:hAnsi="Times New Roman" w:cs="Times New Roman"/>
                <w:sz w:val="24"/>
                <w:szCs w:val="24"/>
              </w:rPr>
            </w:pPr>
            <w:ins w:id="4518" w:author="Bale,Cameron" w:date="2022-10-13T16:10:00Z">
              <w:r w:rsidRPr="000F0205">
                <w:rPr>
                  <w:rFonts w:ascii="Times New Roman" w:eastAsia="Times New Roman" w:hAnsi="Times New Roman" w:cs="Times New Roman"/>
                  <w:sz w:val="24"/>
                  <w:szCs w:val="24"/>
                </w:rPr>
                <w:t>0.60 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4124D5A5" w14:textId="77777777" w:rsidR="000F0205" w:rsidRPr="000F0205" w:rsidRDefault="000F0205" w:rsidP="000F0205">
            <w:pPr>
              <w:jc w:val="center"/>
              <w:rPr>
                <w:ins w:id="4519" w:author="Bale,Cameron" w:date="2022-10-13T16:10:00Z"/>
                <w:rFonts w:ascii="Times New Roman" w:eastAsia="Times New Roman" w:hAnsi="Times New Roman" w:cs="Times New Roman"/>
                <w:sz w:val="24"/>
                <w:szCs w:val="24"/>
              </w:rPr>
            </w:pPr>
            <w:ins w:id="4520" w:author="Bale,Cameron" w:date="2022-10-13T16:10:00Z">
              <w:r w:rsidRPr="000F0205">
                <w:rPr>
                  <w:rFonts w:ascii="Times New Roman" w:eastAsia="Times New Roman" w:hAnsi="Times New Roman" w:cs="Times New Roman"/>
                  <w:sz w:val="24"/>
                  <w:szCs w:val="24"/>
                </w:rPr>
                <w:t>0.59 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3D24DF6D" w14:textId="77777777" w:rsidR="000F0205" w:rsidRPr="000F0205" w:rsidRDefault="000F0205" w:rsidP="000F0205">
            <w:pPr>
              <w:jc w:val="center"/>
              <w:rPr>
                <w:ins w:id="4521" w:author="Bale,Cameron" w:date="2022-10-13T16:10:00Z"/>
                <w:rFonts w:ascii="Times New Roman" w:eastAsia="Times New Roman" w:hAnsi="Times New Roman" w:cs="Times New Roman"/>
                <w:sz w:val="24"/>
                <w:szCs w:val="24"/>
              </w:rPr>
            </w:pPr>
            <w:ins w:id="4522" w:author="Bale,Cameron" w:date="2022-10-13T16:10:00Z">
              <w:r w:rsidRPr="000F0205">
                <w:rPr>
                  <w:rFonts w:ascii="Times New Roman" w:eastAsia="Times New Roman" w:hAnsi="Times New Roman" w:cs="Times New Roman"/>
                  <w:sz w:val="24"/>
                  <w:szCs w:val="24"/>
                </w:rPr>
                <w:t>0.58 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4A9C3330" w14:textId="77777777" w:rsidR="000F0205" w:rsidRPr="000F0205" w:rsidRDefault="000F0205" w:rsidP="000F0205">
            <w:pPr>
              <w:jc w:val="center"/>
              <w:rPr>
                <w:ins w:id="4523" w:author="Bale,Cameron" w:date="2022-10-13T16:10:00Z"/>
                <w:rFonts w:ascii="Times New Roman" w:eastAsia="Times New Roman" w:hAnsi="Times New Roman" w:cs="Times New Roman"/>
                <w:sz w:val="24"/>
                <w:szCs w:val="24"/>
              </w:rPr>
            </w:pPr>
            <w:ins w:id="4524" w:author="Bale,Cameron" w:date="2022-10-13T16:10:00Z">
              <w:r w:rsidRPr="000F0205">
                <w:rPr>
                  <w:rFonts w:ascii="Times New Roman" w:eastAsia="Times New Roman" w:hAnsi="Times New Roman" w:cs="Times New Roman"/>
                  <w:sz w:val="24"/>
                  <w:szCs w:val="24"/>
                </w:rPr>
                <w:t>0.61 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65648310" w14:textId="77777777" w:rsidR="000F0205" w:rsidRPr="000F0205" w:rsidRDefault="000F0205" w:rsidP="000F0205">
            <w:pPr>
              <w:jc w:val="center"/>
              <w:rPr>
                <w:ins w:id="4525" w:author="Bale,Cameron" w:date="2022-10-13T16:10:00Z"/>
                <w:rFonts w:ascii="Times New Roman" w:eastAsia="Times New Roman" w:hAnsi="Times New Roman" w:cs="Times New Roman"/>
                <w:sz w:val="24"/>
                <w:szCs w:val="24"/>
              </w:rPr>
            </w:pPr>
            <w:ins w:id="4526" w:author="Bale,Cameron" w:date="2022-10-13T16:10:00Z">
              <w:r w:rsidRPr="000F0205">
                <w:rPr>
                  <w:rFonts w:ascii="Times New Roman" w:eastAsia="Times New Roman" w:hAnsi="Times New Roman" w:cs="Times New Roman"/>
                  <w:sz w:val="24"/>
                  <w:szCs w:val="24"/>
                </w:rPr>
                <w:t>0.45 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5C04F9B7" w14:textId="77777777" w:rsidR="000F0205" w:rsidRPr="000F0205" w:rsidRDefault="000F0205" w:rsidP="000F0205">
            <w:pPr>
              <w:jc w:val="center"/>
              <w:rPr>
                <w:ins w:id="4527" w:author="Bale,Cameron" w:date="2022-10-13T16:10:00Z"/>
                <w:rFonts w:ascii="Times New Roman" w:eastAsia="Times New Roman" w:hAnsi="Times New Roman" w:cs="Times New Roman"/>
                <w:sz w:val="24"/>
                <w:szCs w:val="24"/>
              </w:rPr>
            </w:pPr>
            <w:ins w:id="4528" w:author="Bale,Cameron" w:date="2022-10-13T16:10:00Z">
              <w:r w:rsidRPr="000F0205">
                <w:rPr>
                  <w:rFonts w:ascii="Times New Roman" w:eastAsia="Times New Roman" w:hAnsi="Times New Roman" w:cs="Times New Roman"/>
                  <w:sz w:val="24"/>
                  <w:szCs w:val="24"/>
                </w:rPr>
                <w:t>0.65 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45ECD9D1" w14:textId="77777777" w:rsidR="000F0205" w:rsidRPr="000F0205" w:rsidRDefault="000F0205" w:rsidP="000F0205">
            <w:pPr>
              <w:jc w:val="center"/>
              <w:rPr>
                <w:ins w:id="4529" w:author="Bale,Cameron" w:date="2022-10-13T16:10:00Z"/>
                <w:rFonts w:ascii="Times New Roman" w:eastAsia="Times New Roman" w:hAnsi="Times New Roman" w:cs="Times New Roman"/>
                <w:sz w:val="24"/>
                <w:szCs w:val="24"/>
              </w:rPr>
            </w:pPr>
            <w:ins w:id="4530" w:author="Bale,Cameron" w:date="2022-10-13T16:10:00Z">
              <w:r w:rsidRPr="000F0205">
                <w:rPr>
                  <w:rFonts w:ascii="Times New Roman" w:eastAsia="Times New Roman" w:hAnsi="Times New Roman" w:cs="Times New Roman"/>
                  <w:sz w:val="24"/>
                  <w:szCs w:val="24"/>
                </w:rPr>
                <w:t>0.71 </w:t>
              </w:r>
              <w:r w:rsidRPr="000F0205">
                <w:rPr>
                  <w:rFonts w:ascii="Times New Roman" w:eastAsia="Times New Roman" w:hAnsi="Times New Roman" w:cs="Times New Roman"/>
                  <w:sz w:val="24"/>
                  <w:szCs w:val="24"/>
                  <w:vertAlign w:val="superscript"/>
                </w:rPr>
                <w:t>***</w:t>
              </w:r>
            </w:ins>
          </w:p>
        </w:tc>
      </w:tr>
      <w:tr w:rsidR="000F0205" w:rsidRPr="000F0205" w14:paraId="69DD770B" w14:textId="77777777" w:rsidTr="000F0205">
        <w:trPr>
          <w:ins w:id="4531" w:author="Bale,Cameron" w:date="2022-10-13T16:10:00Z"/>
        </w:trPr>
        <w:tc>
          <w:tcPr>
            <w:tcW w:w="0" w:type="auto"/>
            <w:tcMar>
              <w:top w:w="113" w:type="dxa"/>
              <w:left w:w="113" w:type="dxa"/>
              <w:bottom w:w="113" w:type="dxa"/>
              <w:right w:w="113" w:type="dxa"/>
            </w:tcMar>
            <w:hideMark/>
          </w:tcPr>
          <w:p w14:paraId="311F83C2" w14:textId="77777777" w:rsidR="000F0205" w:rsidRPr="000F0205" w:rsidRDefault="000F0205" w:rsidP="000F0205">
            <w:pPr>
              <w:rPr>
                <w:ins w:id="4532" w:author="Bale,Cameron" w:date="2022-10-13T16:10:00Z"/>
                <w:rFonts w:ascii="Times New Roman" w:eastAsia="Times New Roman" w:hAnsi="Times New Roman" w:cs="Times New Roman"/>
                <w:sz w:val="24"/>
                <w:szCs w:val="24"/>
              </w:rPr>
            </w:pPr>
            <w:ins w:id="4533" w:author="Bale,Cameron" w:date="2022-10-13T16:10:00Z">
              <w:r w:rsidRPr="000F0205">
                <w:rPr>
                  <w:rFonts w:ascii="Times New Roman" w:eastAsia="Times New Roman" w:hAnsi="Times New Roman" w:cs="Times New Roman"/>
                  <w:sz w:val="24"/>
                  <w:szCs w:val="24"/>
                </w:rPr>
                <w:t>e acf1</w:t>
              </w:r>
            </w:ins>
          </w:p>
        </w:tc>
        <w:tc>
          <w:tcPr>
            <w:tcW w:w="0" w:type="auto"/>
            <w:tcMar>
              <w:top w:w="113" w:type="dxa"/>
              <w:left w:w="113" w:type="dxa"/>
              <w:bottom w:w="113" w:type="dxa"/>
              <w:right w:w="113" w:type="dxa"/>
            </w:tcMar>
            <w:hideMark/>
          </w:tcPr>
          <w:p w14:paraId="210E76BB" w14:textId="77777777" w:rsidR="000F0205" w:rsidRPr="000F0205" w:rsidRDefault="000F0205" w:rsidP="000F0205">
            <w:pPr>
              <w:jc w:val="center"/>
              <w:rPr>
                <w:ins w:id="4534" w:author="Bale,Cameron" w:date="2022-10-13T16:10:00Z"/>
                <w:rFonts w:ascii="Times New Roman" w:eastAsia="Times New Roman" w:hAnsi="Times New Roman" w:cs="Times New Roman"/>
                <w:sz w:val="24"/>
                <w:szCs w:val="24"/>
              </w:rPr>
            </w:pPr>
            <w:ins w:id="4535" w:author="Bale,Cameron" w:date="2022-10-13T16:10:00Z">
              <w:r w:rsidRPr="000F0205">
                <w:rPr>
                  <w:rFonts w:ascii="Times New Roman" w:eastAsia="Times New Roman" w:hAnsi="Times New Roman" w:cs="Times New Roman"/>
                  <w:sz w:val="24"/>
                  <w:szCs w:val="24"/>
                </w:rPr>
                <w:t>-0.00</w:t>
              </w:r>
            </w:ins>
          </w:p>
        </w:tc>
        <w:tc>
          <w:tcPr>
            <w:tcW w:w="0" w:type="auto"/>
            <w:tcMar>
              <w:top w:w="113" w:type="dxa"/>
              <w:left w:w="113" w:type="dxa"/>
              <w:bottom w:w="113" w:type="dxa"/>
              <w:right w:w="113" w:type="dxa"/>
            </w:tcMar>
            <w:hideMark/>
          </w:tcPr>
          <w:p w14:paraId="42EDA1D3" w14:textId="77777777" w:rsidR="000F0205" w:rsidRPr="000F0205" w:rsidRDefault="000F0205" w:rsidP="000F0205">
            <w:pPr>
              <w:jc w:val="center"/>
              <w:rPr>
                <w:ins w:id="4536" w:author="Bale,Cameron" w:date="2022-10-13T16:10:00Z"/>
                <w:rFonts w:ascii="Times New Roman" w:eastAsia="Times New Roman" w:hAnsi="Times New Roman" w:cs="Times New Roman"/>
                <w:sz w:val="24"/>
                <w:szCs w:val="24"/>
              </w:rPr>
            </w:pPr>
            <w:ins w:id="4537" w:author="Bale,Cameron" w:date="2022-10-13T16:10:00Z">
              <w:r w:rsidRPr="000F0205">
                <w:rPr>
                  <w:rFonts w:ascii="Times New Roman" w:eastAsia="Times New Roman" w:hAnsi="Times New Roman" w:cs="Times New Roman"/>
                  <w:sz w:val="24"/>
                  <w:szCs w:val="24"/>
                </w:rPr>
                <w:t>0.02</w:t>
              </w:r>
            </w:ins>
          </w:p>
        </w:tc>
        <w:tc>
          <w:tcPr>
            <w:tcW w:w="0" w:type="auto"/>
            <w:tcMar>
              <w:top w:w="113" w:type="dxa"/>
              <w:left w:w="113" w:type="dxa"/>
              <w:bottom w:w="113" w:type="dxa"/>
              <w:right w:w="113" w:type="dxa"/>
            </w:tcMar>
            <w:hideMark/>
          </w:tcPr>
          <w:p w14:paraId="3165F6D7" w14:textId="77777777" w:rsidR="000F0205" w:rsidRPr="000F0205" w:rsidRDefault="000F0205" w:rsidP="000F0205">
            <w:pPr>
              <w:jc w:val="center"/>
              <w:rPr>
                <w:ins w:id="4538" w:author="Bale,Cameron" w:date="2022-10-13T16:10:00Z"/>
                <w:rFonts w:ascii="Times New Roman" w:eastAsia="Times New Roman" w:hAnsi="Times New Roman" w:cs="Times New Roman"/>
                <w:sz w:val="24"/>
                <w:szCs w:val="24"/>
              </w:rPr>
            </w:pPr>
            <w:ins w:id="4539" w:author="Bale,Cameron" w:date="2022-10-13T16:10:00Z">
              <w:r w:rsidRPr="000F0205">
                <w:rPr>
                  <w:rFonts w:ascii="Times New Roman" w:eastAsia="Times New Roman" w:hAnsi="Times New Roman" w:cs="Times New Roman"/>
                  <w:sz w:val="24"/>
                  <w:szCs w:val="24"/>
                </w:rPr>
                <w:t>0.02 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2FBB721E" w14:textId="77777777" w:rsidR="000F0205" w:rsidRPr="000F0205" w:rsidRDefault="000F0205" w:rsidP="000F0205">
            <w:pPr>
              <w:jc w:val="center"/>
              <w:rPr>
                <w:ins w:id="4540" w:author="Bale,Cameron" w:date="2022-10-13T16:10:00Z"/>
                <w:rFonts w:ascii="Times New Roman" w:eastAsia="Times New Roman" w:hAnsi="Times New Roman" w:cs="Times New Roman"/>
                <w:sz w:val="24"/>
                <w:szCs w:val="24"/>
              </w:rPr>
            </w:pPr>
            <w:ins w:id="4541" w:author="Bale,Cameron" w:date="2022-10-13T16:10:00Z">
              <w:r w:rsidRPr="000F0205">
                <w:rPr>
                  <w:rFonts w:ascii="Times New Roman" w:eastAsia="Times New Roman" w:hAnsi="Times New Roman" w:cs="Times New Roman"/>
                  <w:sz w:val="24"/>
                  <w:szCs w:val="24"/>
                </w:rPr>
                <w:t>0.03 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4515C4D6" w14:textId="77777777" w:rsidR="000F0205" w:rsidRPr="000F0205" w:rsidRDefault="000F0205" w:rsidP="000F0205">
            <w:pPr>
              <w:jc w:val="center"/>
              <w:rPr>
                <w:ins w:id="4542" w:author="Bale,Cameron" w:date="2022-10-13T16:10:00Z"/>
                <w:rFonts w:ascii="Times New Roman" w:eastAsia="Times New Roman" w:hAnsi="Times New Roman" w:cs="Times New Roman"/>
                <w:sz w:val="24"/>
                <w:szCs w:val="24"/>
              </w:rPr>
            </w:pPr>
            <w:ins w:id="4543" w:author="Bale,Cameron" w:date="2022-10-13T16:10:00Z">
              <w:r w:rsidRPr="000F0205">
                <w:rPr>
                  <w:rFonts w:ascii="Times New Roman" w:eastAsia="Times New Roman" w:hAnsi="Times New Roman" w:cs="Times New Roman"/>
                  <w:sz w:val="24"/>
                  <w:szCs w:val="24"/>
                </w:rPr>
                <w:t>-0.01</w:t>
              </w:r>
            </w:ins>
          </w:p>
        </w:tc>
        <w:tc>
          <w:tcPr>
            <w:tcW w:w="0" w:type="auto"/>
            <w:tcMar>
              <w:top w:w="113" w:type="dxa"/>
              <w:left w:w="113" w:type="dxa"/>
              <w:bottom w:w="113" w:type="dxa"/>
              <w:right w:w="113" w:type="dxa"/>
            </w:tcMar>
            <w:hideMark/>
          </w:tcPr>
          <w:p w14:paraId="6F2D1AB5" w14:textId="77777777" w:rsidR="000F0205" w:rsidRPr="000F0205" w:rsidRDefault="000F0205" w:rsidP="000F0205">
            <w:pPr>
              <w:jc w:val="center"/>
              <w:rPr>
                <w:ins w:id="4544" w:author="Bale,Cameron" w:date="2022-10-13T16:10:00Z"/>
                <w:rFonts w:ascii="Times New Roman" w:eastAsia="Times New Roman" w:hAnsi="Times New Roman" w:cs="Times New Roman"/>
                <w:sz w:val="24"/>
                <w:szCs w:val="24"/>
              </w:rPr>
            </w:pPr>
            <w:ins w:id="4545" w:author="Bale,Cameron" w:date="2022-10-13T16:10:00Z">
              <w:r w:rsidRPr="000F0205">
                <w:rPr>
                  <w:rFonts w:ascii="Times New Roman" w:eastAsia="Times New Roman" w:hAnsi="Times New Roman" w:cs="Times New Roman"/>
                  <w:sz w:val="24"/>
                  <w:szCs w:val="24"/>
                </w:rPr>
                <w:t>-0.02 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30669135" w14:textId="77777777" w:rsidR="000F0205" w:rsidRPr="000F0205" w:rsidRDefault="000F0205" w:rsidP="000F0205">
            <w:pPr>
              <w:jc w:val="center"/>
              <w:rPr>
                <w:ins w:id="4546" w:author="Bale,Cameron" w:date="2022-10-13T16:10:00Z"/>
                <w:rFonts w:ascii="Times New Roman" w:eastAsia="Times New Roman" w:hAnsi="Times New Roman" w:cs="Times New Roman"/>
                <w:sz w:val="24"/>
                <w:szCs w:val="24"/>
              </w:rPr>
            </w:pPr>
            <w:ins w:id="4547" w:author="Bale,Cameron" w:date="2022-10-13T16:10:00Z">
              <w:r w:rsidRPr="000F0205">
                <w:rPr>
                  <w:rFonts w:ascii="Times New Roman" w:eastAsia="Times New Roman" w:hAnsi="Times New Roman" w:cs="Times New Roman"/>
                  <w:sz w:val="24"/>
                  <w:szCs w:val="24"/>
                </w:rPr>
                <w:t>-0.03 </w:t>
              </w:r>
              <w:r w:rsidRPr="000F0205">
                <w:rPr>
                  <w:rFonts w:ascii="Times New Roman" w:eastAsia="Times New Roman" w:hAnsi="Times New Roman" w:cs="Times New Roman"/>
                  <w:sz w:val="24"/>
                  <w:szCs w:val="24"/>
                  <w:vertAlign w:val="superscript"/>
                </w:rPr>
                <w:t>**</w:t>
              </w:r>
            </w:ins>
          </w:p>
        </w:tc>
      </w:tr>
      <w:tr w:rsidR="000F0205" w:rsidRPr="000F0205" w14:paraId="6CC88159" w14:textId="77777777" w:rsidTr="000F0205">
        <w:trPr>
          <w:ins w:id="4548" w:author="Bale,Cameron" w:date="2022-10-13T16:10:00Z"/>
        </w:trPr>
        <w:tc>
          <w:tcPr>
            <w:tcW w:w="0" w:type="auto"/>
            <w:tcMar>
              <w:top w:w="113" w:type="dxa"/>
              <w:left w:w="113" w:type="dxa"/>
              <w:bottom w:w="113" w:type="dxa"/>
              <w:right w:w="113" w:type="dxa"/>
            </w:tcMar>
            <w:hideMark/>
          </w:tcPr>
          <w:p w14:paraId="702CC433" w14:textId="77777777" w:rsidR="000F0205" w:rsidRPr="000F0205" w:rsidRDefault="000F0205" w:rsidP="000F0205">
            <w:pPr>
              <w:rPr>
                <w:ins w:id="4549" w:author="Bale,Cameron" w:date="2022-10-13T16:10:00Z"/>
                <w:rFonts w:ascii="Times New Roman" w:eastAsia="Times New Roman" w:hAnsi="Times New Roman" w:cs="Times New Roman"/>
                <w:sz w:val="24"/>
                <w:szCs w:val="24"/>
              </w:rPr>
            </w:pPr>
            <w:ins w:id="4550" w:author="Bale,Cameron" w:date="2022-10-13T16:10:00Z">
              <w:r w:rsidRPr="000F0205">
                <w:rPr>
                  <w:rFonts w:ascii="Times New Roman" w:eastAsia="Times New Roman" w:hAnsi="Times New Roman" w:cs="Times New Roman"/>
                  <w:sz w:val="24"/>
                  <w:szCs w:val="24"/>
                </w:rPr>
                <w:t>seasonal strength</w:t>
              </w:r>
            </w:ins>
          </w:p>
        </w:tc>
        <w:tc>
          <w:tcPr>
            <w:tcW w:w="0" w:type="auto"/>
            <w:tcMar>
              <w:top w:w="113" w:type="dxa"/>
              <w:left w:w="113" w:type="dxa"/>
              <w:bottom w:w="113" w:type="dxa"/>
              <w:right w:w="113" w:type="dxa"/>
            </w:tcMar>
            <w:hideMark/>
          </w:tcPr>
          <w:p w14:paraId="006FC541" w14:textId="77777777" w:rsidR="000F0205" w:rsidRPr="000F0205" w:rsidRDefault="000F0205" w:rsidP="000F0205">
            <w:pPr>
              <w:jc w:val="center"/>
              <w:rPr>
                <w:ins w:id="4551" w:author="Bale,Cameron" w:date="2022-10-13T16:10:00Z"/>
                <w:rFonts w:ascii="Times New Roman" w:eastAsia="Times New Roman" w:hAnsi="Times New Roman" w:cs="Times New Roman"/>
                <w:sz w:val="24"/>
                <w:szCs w:val="24"/>
              </w:rPr>
            </w:pPr>
            <w:ins w:id="4552" w:author="Bale,Cameron" w:date="2022-10-13T16:10:00Z">
              <w:r w:rsidRPr="000F0205">
                <w:rPr>
                  <w:rFonts w:ascii="Times New Roman" w:eastAsia="Times New Roman" w:hAnsi="Times New Roman" w:cs="Times New Roman"/>
                  <w:sz w:val="24"/>
                  <w:szCs w:val="24"/>
                </w:rPr>
                <w:t>0.02</w:t>
              </w:r>
            </w:ins>
          </w:p>
        </w:tc>
        <w:tc>
          <w:tcPr>
            <w:tcW w:w="0" w:type="auto"/>
            <w:tcMar>
              <w:top w:w="113" w:type="dxa"/>
              <w:left w:w="113" w:type="dxa"/>
              <w:bottom w:w="113" w:type="dxa"/>
              <w:right w:w="113" w:type="dxa"/>
            </w:tcMar>
            <w:hideMark/>
          </w:tcPr>
          <w:p w14:paraId="5AEEF14E" w14:textId="77777777" w:rsidR="000F0205" w:rsidRPr="000F0205" w:rsidRDefault="000F0205" w:rsidP="000F0205">
            <w:pPr>
              <w:jc w:val="center"/>
              <w:rPr>
                <w:ins w:id="4553" w:author="Bale,Cameron" w:date="2022-10-13T16:10:00Z"/>
                <w:rFonts w:ascii="Times New Roman" w:eastAsia="Times New Roman" w:hAnsi="Times New Roman" w:cs="Times New Roman"/>
                <w:sz w:val="24"/>
                <w:szCs w:val="24"/>
              </w:rPr>
            </w:pPr>
            <w:ins w:id="4554" w:author="Bale,Cameron" w:date="2022-10-13T16:10:00Z">
              <w:r w:rsidRPr="000F0205">
                <w:rPr>
                  <w:rFonts w:ascii="Times New Roman" w:eastAsia="Times New Roman" w:hAnsi="Times New Roman" w:cs="Times New Roman"/>
                  <w:sz w:val="24"/>
                  <w:szCs w:val="24"/>
                </w:rPr>
                <w:t>0.01</w:t>
              </w:r>
            </w:ins>
          </w:p>
        </w:tc>
        <w:tc>
          <w:tcPr>
            <w:tcW w:w="0" w:type="auto"/>
            <w:tcMar>
              <w:top w:w="113" w:type="dxa"/>
              <w:left w:w="113" w:type="dxa"/>
              <w:bottom w:w="113" w:type="dxa"/>
              <w:right w:w="113" w:type="dxa"/>
            </w:tcMar>
            <w:hideMark/>
          </w:tcPr>
          <w:p w14:paraId="1BAC1B00" w14:textId="77777777" w:rsidR="000F0205" w:rsidRPr="000F0205" w:rsidRDefault="000F0205" w:rsidP="000F0205">
            <w:pPr>
              <w:jc w:val="center"/>
              <w:rPr>
                <w:ins w:id="4555" w:author="Bale,Cameron" w:date="2022-10-13T16:10:00Z"/>
                <w:rFonts w:ascii="Times New Roman" w:eastAsia="Times New Roman" w:hAnsi="Times New Roman" w:cs="Times New Roman"/>
                <w:sz w:val="24"/>
                <w:szCs w:val="24"/>
              </w:rPr>
            </w:pPr>
            <w:ins w:id="4556" w:author="Bale,Cameron" w:date="2022-10-13T16:10:00Z">
              <w:r w:rsidRPr="000F0205">
                <w:rPr>
                  <w:rFonts w:ascii="Times New Roman" w:eastAsia="Times New Roman" w:hAnsi="Times New Roman" w:cs="Times New Roman"/>
                  <w:sz w:val="24"/>
                  <w:szCs w:val="24"/>
                </w:rPr>
                <w:t>-0.04 </w:t>
              </w:r>
              <w:r w:rsidRPr="000F0205">
                <w:rPr>
                  <w:rFonts w:ascii="Times New Roman" w:eastAsia="Times New Roman" w:hAnsi="Times New Roman" w:cs="Times New Roman"/>
                  <w:sz w:val="24"/>
                  <w:szCs w:val="24"/>
                  <w:vertAlign w:val="superscript"/>
                </w:rPr>
                <w:t>***</w:t>
              </w:r>
            </w:ins>
          </w:p>
        </w:tc>
        <w:tc>
          <w:tcPr>
            <w:tcW w:w="0" w:type="auto"/>
            <w:tcMar>
              <w:top w:w="113" w:type="dxa"/>
              <w:left w:w="113" w:type="dxa"/>
              <w:bottom w:w="113" w:type="dxa"/>
              <w:right w:w="113" w:type="dxa"/>
            </w:tcMar>
            <w:hideMark/>
          </w:tcPr>
          <w:p w14:paraId="34948FE4" w14:textId="77777777" w:rsidR="000F0205" w:rsidRPr="000F0205" w:rsidRDefault="000F0205" w:rsidP="000F0205">
            <w:pPr>
              <w:jc w:val="center"/>
              <w:rPr>
                <w:ins w:id="4557" w:author="Bale,Cameron" w:date="2022-10-13T16:10:00Z"/>
                <w:rFonts w:ascii="Times New Roman" w:eastAsia="Times New Roman" w:hAnsi="Times New Roman" w:cs="Times New Roman"/>
                <w:sz w:val="24"/>
                <w:szCs w:val="24"/>
              </w:rPr>
            </w:pPr>
            <w:ins w:id="4558" w:author="Bale,Cameron" w:date="2022-10-13T16:10:00Z">
              <w:r w:rsidRPr="000F0205">
                <w:rPr>
                  <w:rFonts w:ascii="Times New Roman" w:eastAsia="Times New Roman" w:hAnsi="Times New Roman" w:cs="Times New Roman"/>
                  <w:sz w:val="24"/>
                  <w:szCs w:val="24"/>
                </w:rPr>
                <w:t>-0.01</w:t>
              </w:r>
            </w:ins>
          </w:p>
        </w:tc>
        <w:tc>
          <w:tcPr>
            <w:tcW w:w="0" w:type="auto"/>
            <w:tcMar>
              <w:top w:w="113" w:type="dxa"/>
              <w:left w:w="113" w:type="dxa"/>
              <w:bottom w:w="113" w:type="dxa"/>
              <w:right w:w="113" w:type="dxa"/>
            </w:tcMar>
            <w:hideMark/>
          </w:tcPr>
          <w:p w14:paraId="4260DCD8" w14:textId="77777777" w:rsidR="000F0205" w:rsidRPr="000F0205" w:rsidRDefault="000F0205" w:rsidP="000F0205">
            <w:pPr>
              <w:jc w:val="center"/>
              <w:rPr>
                <w:ins w:id="4559" w:author="Bale,Cameron" w:date="2022-10-13T16:10:00Z"/>
                <w:rFonts w:ascii="Times New Roman" w:eastAsia="Times New Roman" w:hAnsi="Times New Roman" w:cs="Times New Roman"/>
                <w:sz w:val="24"/>
                <w:szCs w:val="24"/>
              </w:rPr>
            </w:pPr>
            <w:ins w:id="4560" w:author="Bale,Cameron" w:date="2022-10-13T16:10:00Z">
              <w:r w:rsidRPr="000F0205">
                <w:rPr>
                  <w:rFonts w:ascii="Times New Roman" w:eastAsia="Times New Roman" w:hAnsi="Times New Roman" w:cs="Times New Roman"/>
                  <w:sz w:val="24"/>
                  <w:szCs w:val="24"/>
                </w:rPr>
                <w:t>0.00</w:t>
              </w:r>
            </w:ins>
          </w:p>
        </w:tc>
        <w:tc>
          <w:tcPr>
            <w:tcW w:w="0" w:type="auto"/>
            <w:tcMar>
              <w:top w:w="113" w:type="dxa"/>
              <w:left w:w="113" w:type="dxa"/>
              <w:bottom w:w="113" w:type="dxa"/>
              <w:right w:w="113" w:type="dxa"/>
            </w:tcMar>
            <w:hideMark/>
          </w:tcPr>
          <w:p w14:paraId="19051B18" w14:textId="77777777" w:rsidR="000F0205" w:rsidRPr="000F0205" w:rsidRDefault="000F0205" w:rsidP="000F0205">
            <w:pPr>
              <w:jc w:val="center"/>
              <w:rPr>
                <w:ins w:id="4561" w:author="Bale,Cameron" w:date="2022-10-13T16:10:00Z"/>
                <w:rFonts w:ascii="Times New Roman" w:eastAsia="Times New Roman" w:hAnsi="Times New Roman" w:cs="Times New Roman"/>
                <w:sz w:val="24"/>
                <w:szCs w:val="24"/>
              </w:rPr>
            </w:pPr>
            <w:ins w:id="4562" w:author="Bale,Cameron" w:date="2022-10-13T16:10:00Z">
              <w:r w:rsidRPr="000F0205">
                <w:rPr>
                  <w:rFonts w:ascii="Times New Roman" w:eastAsia="Times New Roman" w:hAnsi="Times New Roman" w:cs="Times New Roman"/>
                  <w:sz w:val="24"/>
                  <w:szCs w:val="24"/>
                </w:rPr>
                <w:t>0.00</w:t>
              </w:r>
            </w:ins>
          </w:p>
        </w:tc>
        <w:tc>
          <w:tcPr>
            <w:tcW w:w="0" w:type="auto"/>
            <w:tcMar>
              <w:top w:w="113" w:type="dxa"/>
              <w:left w:w="113" w:type="dxa"/>
              <w:bottom w:w="113" w:type="dxa"/>
              <w:right w:w="113" w:type="dxa"/>
            </w:tcMar>
            <w:hideMark/>
          </w:tcPr>
          <w:p w14:paraId="73ED2C46" w14:textId="77777777" w:rsidR="000F0205" w:rsidRPr="000F0205" w:rsidRDefault="000F0205" w:rsidP="000F0205">
            <w:pPr>
              <w:jc w:val="center"/>
              <w:rPr>
                <w:ins w:id="4563" w:author="Bale,Cameron" w:date="2022-10-13T16:10:00Z"/>
                <w:rFonts w:ascii="Times New Roman" w:eastAsia="Times New Roman" w:hAnsi="Times New Roman" w:cs="Times New Roman"/>
                <w:sz w:val="24"/>
                <w:szCs w:val="24"/>
              </w:rPr>
            </w:pPr>
            <w:ins w:id="4564" w:author="Bale,Cameron" w:date="2022-10-13T16:10:00Z">
              <w:r w:rsidRPr="000F0205">
                <w:rPr>
                  <w:rFonts w:ascii="Times New Roman" w:eastAsia="Times New Roman" w:hAnsi="Times New Roman" w:cs="Times New Roman"/>
                  <w:sz w:val="24"/>
                  <w:szCs w:val="24"/>
                </w:rPr>
                <w:t>0.00</w:t>
              </w:r>
            </w:ins>
          </w:p>
        </w:tc>
      </w:tr>
      <w:tr w:rsidR="000F0205" w:rsidRPr="000F0205" w14:paraId="42E8A643" w14:textId="77777777" w:rsidTr="000F0205">
        <w:trPr>
          <w:ins w:id="4565" w:author="Bale,Cameron" w:date="2022-10-13T16:10:00Z"/>
        </w:trPr>
        <w:tc>
          <w:tcPr>
            <w:tcW w:w="0" w:type="auto"/>
            <w:tcBorders>
              <w:top w:val="single" w:sz="6" w:space="0" w:color="auto"/>
            </w:tcBorders>
            <w:tcMar>
              <w:top w:w="57" w:type="dxa"/>
              <w:left w:w="113" w:type="dxa"/>
              <w:bottom w:w="57" w:type="dxa"/>
              <w:right w:w="113" w:type="dxa"/>
            </w:tcMar>
            <w:hideMark/>
          </w:tcPr>
          <w:p w14:paraId="6317205A" w14:textId="77777777" w:rsidR="000F0205" w:rsidRPr="000F0205" w:rsidRDefault="000F0205" w:rsidP="000F0205">
            <w:pPr>
              <w:rPr>
                <w:ins w:id="4566" w:author="Bale,Cameron" w:date="2022-10-13T16:10:00Z"/>
                <w:rFonts w:ascii="Times New Roman" w:eastAsia="Times New Roman" w:hAnsi="Times New Roman" w:cs="Times New Roman"/>
                <w:sz w:val="24"/>
                <w:szCs w:val="24"/>
              </w:rPr>
            </w:pPr>
            <w:ins w:id="4567" w:author="Bale,Cameron" w:date="2022-10-13T16:10:00Z">
              <w:r w:rsidRPr="000F0205">
                <w:rPr>
                  <w:rFonts w:ascii="Times New Roman" w:eastAsia="Times New Roman" w:hAnsi="Times New Roman" w:cs="Times New Roman"/>
                  <w:sz w:val="24"/>
                  <w:szCs w:val="24"/>
                </w:rPr>
                <w:t>Observations</w:t>
              </w:r>
            </w:ins>
          </w:p>
        </w:tc>
        <w:tc>
          <w:tcPr>
            <w:tcW w:w="0" w:type="auto"/>
            <w:tcBorders>
              <w:top w:val="single" w:sz="6" w:space="0" w:color="auto"/>
            </w:tcBorders>
            <w:tcMar>
              <w:top w:w="57" w:type="dxa"/>
              <w:left w:w="113" w:type="dxa"/>
              <w:bottom w:w="57" w:type="dxa"/>
              <w:right w:w="113" w:type="dxa"/>
            </w:tcMar>
            <w:hideMark/>
          </w:tcPr>
          <w:p w14:paraId="094101A1" w14:textId="77777777" w:rsidR="000F0205" w:rsidRPr="000F0205" w:rsidRDefault="000F0205" w:rsidP="000F0205">
            <w:pPr>
              <w:rPr>
                <w:ins w:id="4568" w:author="Bale,Cameron" w:date="2022-10-13T16:10:00Z"/>
                <w:rFonts w:ascii="Times New Roman" w:eastAsia="Times New Roman" w:hAnsi="Times New Roman" w:cs="Times New Roman"/>
                <w:sz w:val="24"/>
                <w:szCs w:val="24"/>
              </w:rPr>
            </w:pPr>
            <w:ins w:id="4569" w:author="Bale,Cameron" w:date="2022-10-13T16:10:00Z">
              <w:r w:rsidRPr="000F0205">
                <w:rPr>
                  <w:rFonts w:ascii="Times New Roman" w:eastAsia="Times New Roman" w:hAnsi="Times New Roman" w:cs="Times New Roman"/>
                  <w:sz w:val="24"/>
                  <w:szCs w:val="24"/>
                </w:rPr>
                <w:t>7692</w:t>
              </w:r>
            </w:ins>
          </w:p>
        </w:tc>
        <w:tc>
          <w:tcPr>
            <w:tcW w:w="0" w:type="auto"/>
            <w:tcBorders>
              <w:top w:val="single" w:sz="6" w:space="0" w:color="auto"/>
            </w:tcBorders>
            <w:tcMar>
              <w:top w:w="57" w:type="dxa"/>
              <w:left w:w="113" w:type="dxa"/>
              <w:bottom w:w="57" w:type="dxa"/>
              <w:right w:w="113" w:type="dxa"/>
            </w:tcMar>
            <w:hideMark/>
          </w:tcPr>
          <w:p w14:paraId="1DE8244E" w14:textId="77777777" w:rsidR="000F0205" w:rsidRPr="000F0205" w:rsidRDefault="000F0205" w:rsidP="000F0205">
            <w:pPr>
              <w:rPr>
                <w:ins w:id="4570" w:author="Bale,Cameron" w:date="2022-10-13T16:10:00Z"/>
                <w:rFonts w:ascii="Times New Roman" w:eastAsia="Times New Roman" w:hAnsi="Times New Roman" w:cs="Times New Roman"/>
                <w:sz w:val="24"/>
                <w:szCs w:val="24"/>
              </w:rPr>
            </w:pPr>
            <w:ins w:id="4571" w:author="Bale,Cameron" w:date="2022-10-13T16:10:00Z">
              <w:r w:rsidRPr="000F0205">
                <w:rPr>
                  <w:rFonts w:ascii="Times New Roman" w:eastAsia="Times New Roman" w:hAnsi="Times New Roman" w:cs="Times New Roman"/>
                  <w:sz w:val="24"/>
                  <w:szCs w:val="24"/>
                </w:rPr>
                <w:t>7691</w:t>
              </w:r>
            </w:ins>
          </w:p>
        </w:tc>
        <w:tc>
          <w:tcPr>
            <w:tcW w:w="0" w:type="auto"/>
            <w:tcBorders>
              <w:top w:val="single" w:sz="6" w:space="0" w:color="auto"/>
            </w:tcBorders>
            <w:tcMar>
              <w:top w:w="57" w:type="dxa"/>
              <w:left w:w="113" w:type="dxa"/>
              <w:bottom w:w="57" w:type="dxa"/>
              <w:right w:w="113" w:type="dxa"/>
            </w:tcMar>
            <w:hideMark/>
          </w:tcPr>
          <w:p w14:paraId="6DC57B42" w14:textId="77777777" w:rsidR="000F0205" w:rsidRPr="000F0205" w:rsidRDefault="000F0205" w:rsidP="000F0205">
            <w:pPr>
              <w:rPr>
                <w:ins w:id="4572" w:author="Bale,Cameron" w:date="2022-10-13T16:10:00Z"/>
                <w:rFonts w:ascii="Times New Roman" w:eastAsia="Times New Roman" w:hAnsi="Times New Roman" w:cs="Times New Roman"/>
                <w:sz w:val="24"/>
                <w:szCs w:val="24"/>
              </w:rPr>
            </w:pPr>
            <w:ins w:id="4573" w:author="Bale,Cameron" w:date="2022-10-13T16:10:00Z">
              <w:r w:rsidRPr="000F0205">
                <w:rPr>
                  <w:rFonts w:ascii="Times New Roman" w:eastAsia="Times New Roman" w:hAnsi="Times New Roman" w:cs="Times New Roman"/>
                  <w:sz w:val="24"/>
                  <w:szCs w:val="24"/>
                </w:rPr>
                <w:t>7699</w:t>
              </w:r>
            </w:ins>
          </w:p>
        </w:tc>
        <w:tc>
          <w:tcPr>
            <w:tcW w:w="0" w:type="auto"/>
            <w:tcBorders>
              <w:top w:val="single" w:sz="6" w:space="0" w:color="auto"/>
            </w:tcBorders>
            <w:tcMar>
              <w:top w:w="57" w:type="dxa"/>
              <w:left w:w="113" w:type="dxa"/>
              <w:bottom w:w="57" w:type="dxa"/>
              <w:right w:w="113" w:type="dxa"/>
            </w:tcMar>
            <w:hideMark/>
          </w:tcPr>
          <w:p w14:paraId="4C167249" w14:textId="77777777" w:rsidR="000F0205" w:rsidRPr="000F0205" w:rsidRDefault="000F0205" w:rsidP="000F0205">
            <w:pPr>
              <w:rPr>
                <w:ins w:id="4574" w:author="Bale,Cameron" w:date="2022-10-13T16:10:00Z"/>
                <w:rFonts w:ascii="Times New Roman" w:eastAsia="Times New Roman" w:hAnsi="Times New Roman" w:cs="Times New Roman"/>
                <w:sz w:val="24"/>
                <w:szCs w:val="24"/>
              </w:rPr>
            </w:pPr>
            <w:ins w:id="4575" w:author="Bale,Cameron" w:date="2022-10-13T16:10:00Z">
              <w:r w:rsidRPr="000F0205">
                <w:rPr>
                  <w:rFonts w:ascii="Times New Roman" w:eastAsia="Times New Roman" w:hAnsi="Times New Roman" w:cs="Times New Roman"/>
                  <w:sz w:val="24"/>
                  <w:szCs w:val="24"/>
                </w:rPr>
                <w:t>7697</w:t>
              </w:r>
            </w:ins>
          </w:p>
        </w:tc>
        <w:tc>
          <w:tcPr>
            <w:tcW w:w="0" w:type="auto"/>
            <w:tcBorders>
              <w:top w:val="single" w:sz="6" w:space="0" w:color="auto"/>
            </w:tcBorders>
            <w:tcMar>
              <w:top w:w="57" w:type="dxa"/>
              <w:left w:w="113" w:type="dxa"/>
              <w:bottom w:w="57" w:type="dxa"/>
              <w:right w:w="113" w:type="dxa"/>
            </w:tcMar>
            <w:hideMark/>
          </w:tcPr>
          <w:p w14:paraId="142B3629" w14:textId="77777777" w:rsidR="000F0205" w:rsidRPr="000F0205" w:rsidRDefault="000F0205" w:rsidP="000F0205">
            <w:pPr>
              <w:rPr>
                <w:ins w:id="4576" w:author="Bale,Cameron" w:date="2022-10-13T16:10:00Z"/>
                <w:rFonts w:ascii="Times New Roman" w:eastAsia="Times New Roman" w:hAnsi="Times New Roman" w:cs="Times New Roman"/>
                <w:sz w:val="24"/>
                <w:szCs w:val="24"/>
              </w:rPr>
            </w:pPr>
            <w:ins w:id="4577" w:author="Bale,Cameron" w:date="2022-10-13T16:10:00Z">
              <w:r w:rsidRPr="000F0205">
                <w:rPr>
                  <w:rFonts w:ascii="Times New Roman" w:eastAsia="Times New Roman" w:hAnsi="Times New Roman" w:cs="Times New Roman"/>
                  <w:sz w:val="24"/>
                  <w:szCs w:val="24"/>
                </w:rPr>
                <w:t>7689</w:t>
              </w:r>
            </w:ins>
          </w:p>
        </w:tc>
        <w:tc>
          <w:tcPr>
            <w:tcW w:w="0" w:type="auto"/>
            <w:tcBorders>
              <w:top w:val="single" w:sz="6" w:space="0" w:color="auto"/>
            </w:tcBorders>
            <w:tcMar>
              <w:top w:w="57" w:type="dxa"/>
              <w:left w:w="113" w:type="dxa"/>
              <w:bottom w:w="57" w:type="dxa"/>
              <w:right w:w="113" w:type="dxa"/>
            </w:tcMar>
            <w:hideMark/>
          </w:tcPr>
          <w:p w14:paraId="58C97BFD" w14:textId="77777777" w:rsidR="000F0205" w:rsidRPr="000F0205" w:rsidRDefault="000F0205" w:rsidP="000F0205">
            <w:pPr>
              <w:rPr>
                <w:ins w:id="4578" w:author="Bale,Cameron" w:date="2022-10-13T16:10:00Z"/>
                <w:rFonts w:ascii="Times New Roman" w:eastAsia="Times New Roman" w:hAnsi="Times New Roman" w:cs="Times New Roman"/>
                <w:sz w:val="24"/>
                <w:szCs w:val="24"/>
              </w:rPr>
            </w:pPr>
            <w:ins w:id="4579" w:author="Bale,Cameron" w:date="2022-10-13T16:10:00Z">
              <w:r w:rsidRPr="000F0205">
                <w:rPr>
                  <w:rFonts w:ascii="Times New Roman" w:eastAsia="Times New Roman" w:hAnsi="Times New Roman" w:cs="Times New Roman"/>
                  <w:sz w:val="24"/>
                  <w:szCs w:val="24"/>
                </w:rPr>
                <w:t>7702</w:t>
              </w:r>
            </w:ins>
          </w:p>
        </w:tc>
        <w:tc>
          <w:tcPr>
            <w:tcW w:w="0" w:type="auto"/>
            <w:tcBorders>
              <w:top w:val="single" w:sz="6" w:space="0" w:color="auto"/>
            </w:tcBorders>
            <w:tcMar>
              <w:top w:w="57" w:type="dxa"/>
              <w:left w:w="113" w:type="dxa"/>
              <w:bottom w:w="57" w:type="dxa"/>
              <w:right w:w="113" w:type="dxa"/>
            </w:tcMar>
            <w:hideMark/>
          </w:tcPr>
          <w:p w14:paraId="44A6827C" w14:textId="77777777" w:rsidR="000F0205" w:rsidRPr="000F0205" w:rsidRDefault="000F0205" w:rsidP="000F0205">
            <w:pPr>
              <w:rPr>
                <w:ins w:id="4580" w:author="Bale,Cameron" w:date="2022-10-13T16:10:00Z"/>
                <w:rFonts w:ascii="Times New Roman" w:eastAsia="Times New Roman" w:hAnsi="Times New Roman" w:cs="Times New Roman"/>
                <w:sz w:val="24"/>
                <w:szCs w:val="24"/>
              </w:rPr>
            </w:pPr>
            <w:ins w:id="4581" w:author="Bale,Cameron" w:date="2022-10-13T16:10:00Z">
              <w:r w:rsidRPr="000F0205">
                <w:rPr>
                  <w:rFonts w:ascii="Times New Roman" w:eastAsia="Times New Roman" w:hAnsi="Times New Roman" w:cs="Times New Roman"/>
                  <w:sz w:val="24"/>
                  <w:szCs w:val="24"/>
                </w:rPr>
                <w:t>7702</w:t>
              </w:r>
            </w:ins>
          </w:p>
        </w:tc>
      </w:tr>
      <w:tr w:rsidR="000F0205" w:rsidRPr="000F0205" w14:paraId="4C836D8E" w14:textId="77777777" w:rsidTr="000F0205">
        <w:trPr>
          <w:ins w:id="4582" w:author="Bale,Cameron" w:date="2022-10-13T16:10:00Z"/>
        </w:trPr>
        <w:tc>
          <w:tcPr>
            <w:tcW w:w="0" w:type="auto"/>
            <w:tcMar>
              <w:top w:w="57" w:type="dxa"/>
              <w:left w:w="113" w:type="dxa"/>
              <w:bottom w:w="57" w:type="dxa"/>
              <w:right w:w="113" w:type="dxa"/>
            </w:tcMar>
            <w:hideMark/>
          </w:tcPr>
          <w:p w14:paraId="723F42A9" w14:textId="77777777" w:rsidR="000F0205" w:rsidRPr="000F0205" w:rsidRDefault="000F0205" w:rsidP="000F0205">
            <w:pPr>
              <w:rPr>
                <w:ins w:id="4583" w:author="Bale,Cameron" w:date="2022-10-13T16:10:00Z"/>
                <w:rFonts w:ascii="Times New Roman" w:eastAsia="Times New Roman" w:hAnsi="Times New Roman" w:cs="Times New Roman"/>
                <w:sz w:val="24"/>
                <w:szCs w:val="24"/>
              </w:rPr>
            </w:pPr>
            <w:ins w:id="4584" w:author="Bale,Cameron" w:date="2022-10-13T16:10:00Z">
              <w:r w:rsidRPr="000F0205">
                <w:rPr>
                  <w:rFonts w:ascii="Times New Roman" w:eastAsia="Times New Roman" w:hAnsi="Times New Roman" w:cs="Times New Roman"/>
                  <w:sz w:val="24"/>
                  <w:szCs w:val="24"/>
                </w:rPr>
                <w:lastRenderedPageBreak/>
                <w:t>R</w:t>
              </w:r>
              <w:r w:rsidRPr="000F0205">
                <w:rPr>
                  <w:rFonts w:ascii="Times New Roman" w:eastAsia="Times New Roman" w:hAnsi="Times New Roman" w:cs="Times New Roman"/>
                  <w:sz w:val="24"/>
                  <w:szCs w:val="24"/>
                  <w:vertAlign w:val="superscript"/>
                </w:rPr>
                <w:t>2</w:t>
              </w:r>
              <w:r w:rsidRPr="000F0205">
                <w:rPr>
                  <w:rFonts w:ascii="Times New Roman" w:eastAsia="Times New Roman" w:hAnsi="Times New Roman" w:cs="Times New Roman"/>
                  <w:sz w:val="24"/>
                  <w:szCs w:val="24"/>
                </w:rPr>
                <w:t> / R</w:t>
              </w:r>
              <w:r w:rsidRPr="000F0205">
                <w:rPr>
                  <w:rFonts w:ascii="Times New Roman" w:eastAsia="Times New Roman" w:hAnsi="Times New Roman" w:cs="Times New Roman"/>
                  <w:sz w:val="24"/>
                  <w:szCs w:val="24"/>
                  <w:vertAlign w:val="superscript"/>
                </w:rPr>
                <w:t>2</w:t>
              </w:r>
              <w:r w:rsidRPr="000F0205">
                <w:rPr>
                  <w:rFonts w:ascii="Times New Roman" w:eastAsia="Times New Roman" w:hAnsi="Times New Roman" w:cs="Times New Roman"/>
                  <w:sz w:val="24"/>
                  <w:szCs w:val="24"/>
                </w:rPr>
                <w:t> adjusted</w:t>
              </w:r>
            </w:ins>
          </w:p>
        </w:tc>
        <w:tc>
          <w:tcPr>
            <w:tcW w:w="0" w:type="auto"/>
            <w:tcMar>
              <w:top w:w="57" w:type="dxa"/>
              <w:left w:w="113" w:type="dxa"/>
              <w:bottom w:w="57" w:type="dxa"/>
              <w:right w:w="113" w:type="dxa"/>
            </w:tcMar>
            <w:hideMark/>
          </w:tcPr>
          <w:p w14:paraId="7FED43ED" w14:textId="77777777" w:rsidR="000F0205" w:rsidRPr="000F0205" w:rsidRDefault="000F0205" w:rsidP="000F0205">
            <w:pPr>
              <w:rPr>
                <w:ins w:id="4585" w:author="Bale,Cameron" w:date="2022-10-13T16:10:00Z"/>
                <w:rFonts w:ascii="Times New Roman" w:eastAsia="Times New Roman" w:hAnsi="Times New Roman" w:cs="Times New Roman"/>
                <w:sz w:val="24"/>
                <w:szCs w:val="24"/>
              </w:rPr>
            </w:pPr>
            <w:ins w:id="4586" w:author="Bale,Cameron" w:date="2022-10-13T16:10:00Z">
              <w:r w:rsidRPr="000F0205">
                <w:rPr>
                  <w:rFonts w:ascii="Times New Roman" w:eastAsia="Times New Roman" w:hAnsi="Times New Roman" w:cs="Times New Roman"/>
                  <w:sz w:val="24"/>
                  <w:szCs w:val="24"/>
                </w:rPr>
                <w:t>0.249 / 0.246</w:t>
              </w:r>
            </w:ins>
          </w:p>
        </w:tc>
        <w:tc>
          <w:tcPr>
            <w:tcW w:w="0" w:type="auto"/>
            <w:tcMar>
              <w:top w:w="57" w:type="dxa"/>
              <w:left w:w="113" w:type="dxa"/>
              <w:bottom w:w="57" w:type="dxa"/>
              <w:right w:w="113" w:type="dxa"/>
            </w:tcMar>
            <w:hideMark/>
          </w:tcPr>
          <w:p w14:paraId="4C53E916" w14:textId="77777777" w:rsidR="000F0205" w:rsidRPr="000F0205" w:rsidRDefault="000F0205" w:rsidP="000F0205">
            <w:pPr>
              <w:rPr>
                <w:ins w:id="4587" w:author="Bale,Cameron" w:date="2022-10-13T16:10:00Z"/>
                <w:rFonts w:ascii="Times New Roman" w:eastAsia="Times New Roman" w:hAnsi="Times New Roman" w:cs="Times New Roman"/>
                <w:sz w:val="24"/>
                <w:szCs w:val="24"/>
              </w:rPr>
            </w:pPr>
            <w:ins w:id="4588" w:author="Bale,Cameron" w:date="2022-10-13T16:10:00Z">
              <w:r w:rsidRPr="000F0205">
                <w:rPr>
                  <w:rFonts w:ascii="Times New Roman" w:eastAsia="Times New Roman" w:hAnsi="Times New Roman" w:cs="Times New Roman"/>
                  <w:sz w:val="24"/>
                  <w:szCs w:val="24"/>
                </w:rPr>
                <w:t>0.242 / 0.239</w:t>
              </w:r>
            </w:ins>
          </w:p>
        </w:tc>
        <w:tc>
          <w:tcPr>
            <w:tcW w:w="0" w:type="auto"/>
            <w:tcMar>
              <w:top w:w="57" w:type="dxa"/>
              <w:left w:w="113" w:type="dxa"/>
              <w:bottom w:w="57" w:type="dxa"/>
              <w:right w:w="113" w:type="dxa"/>
            </w:tcMar>
            <w:hideMark/>
          </w:tcPr>
          <w:p w14:paraId="4A21D2EC" w14:textId="77777777" w:rsidR="000F0205" w:rsidRPr="000F0205" w:rsidRDefault="000F0205" w:rsidP="000F0205">
            <w:pPr>
              <w:rPr>
                <w:ins w:id="4589" w:author="Bale,Cameron" w:date="2022-10-13T16:10:00Z"/>
                <w:rFonts w:ascii="Times New Roman" w:eastAsia="Times New Roman" w:hAnsi="Times New Roman" w:cs="Times New Roman"/>
                <w:sz w:val="24"/>
                <w:szCs w:val="24"/>
              </w:rPr>
            </w:pPr>
            <w:ins w:id="4590" w:author="Bale,Cameron" w:date="2022-10-13T16:10:00Z">
              <w:r w:rsidRPr="000F0205">
                <w:rPr>
                  <w:rFonts w:ascii="Times New Roman" w:eastAsia="Times New Roman" w:hAnsi="Times New Roman" w:cs="Times New Roman"/>
                  <w:sz w:val="24"/>
                  <w:szCs w:val="24"/>
                </w:rPr>
                <w:t>0.265 / 0.263</w:t>
              </w:r>
            </w:ins>
          </w:p>
        </w:tc>
        <w:tc>
          <w:tcPr>
            <w:tcW w:w="0" w:type="auto"/>
            <w:tcMar>
              <w:top w:w="57" w:type="dxa"/>
              <w:left w:w="113" w:type="dxa"/>
              <w:bottom w:w="57" w:type="dxa"/>
              <w:right w:w="113" w:type="dxa"/>
            </w:tcMar>
            <w:hideMark/>
          </w:tcPr>
          <w:p w14:paraId="0EA59116" w14:textId="77777777" w:rsidR="000F0205" w:rsidRPr="000F0205" w:rsidRDefault="000F0205" w:rsidP="000F0205">
            <w:pPr>
              <w:rPr>
                <w:ins w:id="4591" w:author="Bale,Cameron" w:date="2022-10-13T16:10:00Z"/>
                <w:rFonts w:ascii="Times New Roman" w:eastAsia="Times New Roman" w:hAnsi="Times New Roman" w:cs="Times New Roman"/>
                <w:sz w:val="24"/>
                <w:szCs w:val="24"/>
              </w:rPr>
            </w:pPr>
            <w:ins w:id="4592" w:author="Bale,Cameron" w:date="2022-10-13T16:10:00Z">
              <w:r w:rsidRPr="000F0205">
                <w:rPr>
                  <w:rFonts w:ascii="Times New Roman" w:eastAsia="Times New Roman" w:hAnsi="Times New Roman" w:cs="Times New Roman"/>
                  <w:sz w:val="24"/>
                  <w:szCs w:val="24"/>
                </w:rPr>
                <w:t>0.245 / 0.242</w:t>
              </w:r>
            </w:ins>
          </w:p>
        </w:tc>
        <w:tc>
          <w:tcPr>
            <w:tcW w:w="0" w:type="auto"/>
            <w:tcMar>
              <w:top w:w="57" w:type="dxa"/>
              <w:left w:w="113" w:type="dxa"/>
              <w:bottom w:w="57" w:type="dxa"/>
              <w:right w:w="113" w:type="dxa"/>
            </w:tcMar>
            <w:hideMark/>
          </w:tcPr>
          <w:p w14:paraId="00BBBB4F" w14:textId="77777777" w:rsidR="000F0205" w:rsidRPr="000F0205" w:rsidRDefault="000F0205" w:rsidP="000F0205">
            <w:pPr>
              <w:rPr>
                <w:ins w:id="4593" w:author="Bale,Cameron" w:date="2022-10-13T16:10:00Z"/>
                <w:rFonts w:ascii="Times New Roman" w:eastAsia="Times New Roman" w:hAnsi="Times New Roman" w:cs="Times New Roman"/>
                <w:sz w:val="24"/>
                <w:szCs w:val="24"/>
              </w:rPr>
            </w:pPr>
            <w:ins w:id="4594" w:author="Bale,Cameron" w:date="2022-10-13T16:10:00Z">
              <w:r w:rsidRPr="000F0205">
                <w:rPr>
                  <w:rFonts w:ascii="Times New Roman" w:eastAsia="Times New Roman" w:hAnsi="Times New Roman" w:cs="Times New Roman"/>
                  <w:sz w:val="24"/>
                  <w:szCs w:val="24"/>
                </w:rPr>
                <w:t>0.248 / 0.246</w:t>
              </w:r>
            </w:ins>
          </w:p>
        </w:tc>
        <w:tc>
          <w:tcPr>
            <w:tcW w:w="0" w:type="auto"/>
            <w:tcMar>
              <w:top w:w="57" w:type="dxa"/>
              <w:left w:w="113" w:type="dxa"/>
              <w:bottom w:w="57" w:type="dxa"/>
              <w:right w:w="113" w:type="dxa"/>
            </w:tcMar>
            <w:hideMark/>
          </w:tcPr>
          <w:p w14:paraId="3D0D6FA9" w14:textId="77777777" w:rsidR="000F0205" w:rsidRPr="000F0205" w:rsidRDefault="000F0205" w:rsidP="000F0205">
            <w:pPr>
              <w:rPr>
                <w:ins w:id="4595" w:author="Bale,Cameron" w:date="2022-10-13T16:10:00Z"/>
                <w:rFonts w:ascii="Times New Roman" w:eastAsia="Times New Roman" w:hAnsi="Times New Roman" w:cs="Times New Roman"/>
                <w:sz w:val="24"/>
                <w:szCs w:val="24"/>
              </w:rPr>
            </w:pPr>
            <w:ins w:id="4596" w:author="Bale,Cameron" w:date="2022-10-13T16:10:00Z">
              <w:r w:rsidRPr="000F0205">
                <w:rPr>
                  <w:rFonts w:ascii="Times New Roman" w:eastAsia="Times New Roman" w:hAnsi="Times New Roman" w:cs="Times New Roman"/>
                  <w:sz w:val="24"/>
                  <w:szCs w:val="24"/>
                </w:rPr>
                <w:t>0.197 / 0.194</w:t>
              </w:r>
            </w:ins>
          </w:p>
        </w:tc>
        <w:tc>
          <w:tcPr>
            <w:tcW w:w="0" w:type="auto"/>
            <w:tcMar>
              <w:top w:w="57" w:type="dxa"/>
              <w:left w:w="113" w:type="dxa"/>
              <w:bottom w:w="57" w:type="dxa"/>
              <w:right w:w="113" w:type="dxa"/>
            </w:tcMar>
            <w:hideMark/>
          </w:tcPr>
          <w:p w14:paraId="47817572" w14:textId="77777777" w:rsidR="000F0205" w:rsidRPr="000F0205" w:rsidRDefault="000F0205" w:rsidP="000F0205">
            <w:pPr>
              <w:rPr>
                <w:ins w:id="4597" w:author="Bale,Cameron" w:date="2022-10-13T16:10:00Z"/>
                <w:rFonts w:ascii="Times New Roman" w:eastAsia="Times New Roman" w:hAnsi="Times New Roman" w:cs="Times New Roman"/>
                <w:sz w:val="24"/>
                <w:szCs w:val="24"/>
              </w:rPr>
            </w:pPr>
            <w:ins w:id="4598" w:author="Bale,Cameron" w:date="2022-10-13T16:10:00Z">
              <w:r w:rsidRPr="000F0205">
                <w:rPr>
                  <w:rFonts w:ascii="Times New Roman" w:eastAsia="Times New Roman" w:hAnsi="Times New Roman" w:cs="Times New Roman"/>
                  <w:sz w:val="24"/>
                  <w:szCs w:val="24"/>
                </w:rPr>
                <w:t>0.195 / 0.192</w:t>
              </w:r>
            </w:ins>
          </w:p>
        </w:tc>
      </w:tr>
      <w:tr w:rsidR="000F0205" w:rsidRPr="000F0205" w14:paraId="767FC8D8" w14:textId="77777777" w:rsidTr="000F0205">
        <w:trPr>
          <w:ins w:id="4599" w:author="Bale,Cameron" w:date="2022-10-13T16:10:00Z"/>
        </w:trPr>
        <w:tc>
          <w:tcPr>
            <w:tcW w:w="0" w:type="auto"/>
            <w:gridSpan w:val="8"/>
            <w:tcBorders>
              <w:top w:val="double" w:sz="6" w:space="0" w:color="000000"/>
            </w:tcBorders>
            <w:vAlign w:val="center"/>
            <w:hideMark/>
          </w:tcPr>
          <w:p w14:paraId="690EC3F0" w14:textId="77777777" w:rsidR="000F0205" w:rsidRPr="000F0205" w:rsidRDefault="000F0205" w:rsidP="000F0205">
            <w:pPr>
              <w:jc w:val="right"/>
              <w:rPr>
                <w:ins w:id="4600" w:author="Bale,Cameron" w:date="2022-10-13T16:10:00Z"/>
                <w:rFonts w:ascii="Times New Roman" w:eastAsia="Times New Roman" w:hAnsi="Times New Roman" w:cs="Times New Roman"/>
                <w:i/>
                <w:iCs/>
                <w:sz w:val="24"/>
                <w:szCs w:val="24"/>
              </w:rPr>
            </w:pPr>
            <w:ins w:id="4601" w:author="Bale,Cameron" w:date="2022-10-13T16:10:00Z">
              <w:r w:rsidRPr="000F0205">
                <w:rPr>
                  <w:rFonts w:ascii="Times New Roman" w:eastAsia="Times New Roman" w:hAnsi="Times New Roman" w:cs="Times New Roman"/>
                  <w:i/>
                  <w:iCs/>
                  <w:sz w:val="24"/>
                  <w:szCs w:val="24"/>
                </w:rPr>
                <w:t>* p&lt;0.05   ** p&lt;0.01   *** p&lt;0.001</w:t>
              </w:r>
            </w:ins>
          </w:p>
        </w:tc>
      </w:tr>
    </w:tbl>
    <w:p w14:paraId="57C1A1E5" w14:textId="77777777" w:rsidR="000F0205" w:rsidRDefault="000F0205" w:rsidP="007F5BFB">
      <w:pPr>
        <w:rPr>
          <w:ins w:id="4602" w:author="Bale,Cameron" w:date="2022-10-13T16:09:00Z"/>
          <w:rFonts w:ascii="Cambria" w:eastAsiaTheme="minorEastAsia" w:hAnsi="Cambria"/>
        </w:rPr>
      </w:pPr>
    </w:p>
    <w:p w14:paraId="0A07D9FA" w14:textId="6A420C55" w:rsidR="000F0205" w:rsidRDefault="000F0205" w:rsidP="007F5BFB">
      <w:pPr>
        <w:rPr>
          <w:ins w:id="4603" w:author="Bale,Cameron" w:date="2022-10-13T16:09:00Z"/>
          <w:rFonts w:ascii="Cambria" w:eastAsiaTheme="minorEastAsia" w:hAnsi="Cambria"/>
        </w:rPr>
      </w:pPr>
    </w:p>
    <w:p w14:paraId="02E001C8" w14:textId="66B11485" w:rsidR="000F0205" w:rsidRDefault="000F0205" w:rsidP="007F5BFB">
      <w:pPr>
        <w:rPr>
          <w:ins w:id="4604" w:author="Bale,Cameron" w:date="2022-10-13T16:09:00Z"/>
          <w:rFonts w:ascii="Cambria" w:eastAsiaTheme="minorEastAsia" w:hAnsi="Cambria"/>
        </w:rPr>
      </w:pPr>
    </w:p>
    <w:p w14:paraId="326D1B5F" w14:textId="44BA4DFA" w:rsidR="000F0205" w:rsidRDefault="000F0205" w:rsidP="007F5BFB">
      <w:pPr>
        <w:rPr>
          <w:ins w:id="4605" w:author="Bale,Cameron" w:date="2022-10-13T16:09:00Z"/>
          <w:rFonts w:ascii="Cambria" w:eastAsiaTheme="minorEastAsia" w:hAnsi="Cambria"/>
        </w:rPr>
      </w:pPr>
    </w:p>
    <w:p w14:paraId="361F3AFE" w14:textId="77777777" w:rsidR="000B359F" w:rsidRPr="007F5BFB" w:rsidDel="00393F1A" w:rsidRDefault="000B359F" w:rsidP="007F5BFB">
      <w:pPr>
        <w:rPr>
          <w:del w:id="4606" w:author="Bale,Cameron" w:date="2022-10-13T16:30:00Z"/>
          <w:rFonts w:ascii="Cambria" w:eastAsiaTheme="minorEastAsia" w:hAnsi="Cambria"/>
        </w:rPr>
      </w:pPr>
    </w:p>
    <w:p w14:paraId="52780280" w14:textId="10944CBB" w:rsidR="007F5BFB" w:rsidRDefault="007F5BFB" w:rsidP="007F5BFB">
      <w:pPr>
        <w:tabs>
          <w:tab w:val="left" w:pos="1252"/>
        </w:tabs>
        <w:rPr>
          <w:rFonts w:ascii="Cambria" w:eastAsiaTheme="minorEastAsia" w:hAnsi="Cambria"/>
        </w:rPr>
      </w:pPr>
    </w:p>
    <w:p w14:paraId="77EF38F1" w14:textId="690FDE72" w:rsidR="0063515F" w:rsidRDefault="0063515F" w:rsidP="0063515F">
      <w:pPr>
        <w:pStyle w:val="ListParagraph"/>
        <w:numPr>
          <w:ilvl w:val="0"/>
          <w:numId w:val="1"/>
        </w:numPr>
        <w:tabs>
          <w:tab w:val="left" w:pos="1252"/>
        </w:tabs>
        <w:rPr>
          <w:rFonts w:ascii="Cambria" w:eastAsiaTheme="minorEastAsia" w:hAnsi="Cambria"/>
          <w:b/>
          <w:bCs/>
        </w:rPr>
      </w:pPr>
      <w:r>
        <w:rPr>
          <w:rFonts w:ascii="Cambria" w:eastAsiaTheme="minorEastAsia" w:hAnsi="Cambria"/>
          <w:b/>
          <w:bCs/>
        </w:rPr>
        <w:t>Conclusions</w:t>
      </w:r>
    </w:p>
    <w:p w14:paraId="6C23839E" w14:textId="6403399E" w:rsidR="0063515F" w:rsidRDefault="0063515F" w:rsidP="0063515F">
      <w:pPr>
        <w:tabs>
          <w:tab w:val="left" w:pos="1252"/>
        </w:tabs>
        <w:rPr>
          <w:rFonts w:ascii="Cambria" w:eastAsiaTheme="minorEastAsia" w:hAnsi="Cambria"/>
          <w:b/>
          <w:bCs/>
        </w:rPr>
      </w:pPr>
    </w:p>
    <w:p w14:paraId="6AC65377" w14:textId="21589FB0" w:rsidR="0063515F" w:rsidRDefault="0063515F" w:rsidP="0063515F">
      <w:pPr>
        <w:tabs>
          <w:tab w:val="left" w:pos="1252"/>
        </w:tabs>
        <w:rPr>
          <w:rFonts w:ascii="Cambria" w:eastAsiaTheme="minorEastAsia" w:hAnsi="Cambria"/>
          <w:b/>
          <w:bCs/>
        </w:rPr>
      </w:pPr>
      <w:r>
        <w:rPr>
          <w:rFonts w:ascii="Cambria" w:eastAsiaTheme="minorEastAsia" w:hAnsi="Cambria"/>
          <w:b/>
          <w:bCs/>
        </w:rPr>
        <w:t>References</w:t>
      </w:r>
    </w:p>
    <w:p w14:paraId="5FF2F1D6" w14:textId="063482DA" w:rsidR="0063515F" w:rsidRDefault="0063515F" w:rsidP="0063515F">
      <w:pPr>
        <w:tabs>
          <w:tab w:val="left" w:pos="1252"/>
        </w:tabs>
        <w:rPr>
          <w:rFonts w:ascii="Cambria" w:eastAsiaTheme="minorEastAsia" w:hAnsi="Cambria"/>
          <w:b/>
          <w:bCs/>
        </w:rPr>
      </w:pPr>
    </w:p>
    <w:p w14:paraId="412D05F4" w14:textId="77777777" w:rsidR="00DA5C4A" w:rsidRPr="00DA5C4A" w:rsidRDefault="0063515F" w:rsidP="00DA5C4A">
      <w:pPr>
        <w:pStyle w:val="Bibliography"/>
        <w:rPr>
          <w:rFonts w:ascii="Cambria" w:hAnsi="Cambria"/>
        </w:rPr>
      </w:pPr>
      <w:r>
        <w:rPr>
          <w:rFonts w:ascii="Cambria" w:eastAsiaTheme="minorEastAsia" w:hAnsi="Cambria"/>
          <w:b/>
          <w:bCs/>
        </w:rPr>
        <w:fldChar w:fldCharType="begin"/>
      </w:r>
      <w:r>
        <w:rPr>
          <w:rFonts w:ascii="Cambria" w:eastAsiaTheme="minorEastAsia" w:hAnsi="Cambria"/>
          <w:b/>
          <w:bCs/>
        </w:rPr>
        <w:instrText xml:space="preserve"> ADDIN ZOTERO_BIBL {"uncited":[],"omitted":[],"custom":[]} CSL_BIBLIOGRAPHY </w:instrText>
      </w:r>
      <w:r>
        <w:rPr>
          <w:rFonts w:ascii="Cambria" w:eastAsiaTheme="minorEastAsia" w:hAnsi="Cambria"/>
          <w:b/>
          <w:bCs/>
        </w:rPr>
        <w:fldChar w:fldCharType="separate"/>
      </w:r>
      <w:r w:rsidR="00DA5C4A" w:rsidRPr="00DA5C4A">
        <w:rPr>
          <w:rFonts w:ascii="Cambria" w:hAnsi="Cambria"/>
        </w:rPr>
        <w:t xml:space="preserve">Abowd, J. M., Gittings, K., McKinney, K. L., Stephens, B. E., Vilhuber, L., &amp; Woodcock, S. (2012). </w:t>
      </w:r>
      <w:r w:rsidR="00DA5C4A" w:rsidRPr="00DA5C4A">
        <w:rPr>
          <w:rFonts w:ascii="Cambria" w:hAnsi="Cambria"/>
          <w:i/>
          <w:iCs/>
        </w:rPr>
        <w:t>Dynamically consistent noise infusion and partially synthetic data as confidentiality protection measures for related time-series</w:t>
      </w:r>
      <w:r w:rsidR="00DA5C4A" w:rsidRPr="00DA5C4A">
        <w:rPr>
          <w:rFonts w:ascii="Cambria" w:hAnsi="Cambria"/>
        </w:rPr>
        <w:t>. 41.</w:t>
      </w:r>
    </w:p>
    <w:p w14:paraId="774A381B" w14:textId="77777777" w:rsidR="00DA5C4A" w:rsidRPr="00DA5C4A" w:rsidRDefault="00DA5C4A" w:rsidP="00DA5C4A">
      <w:pPr>
        <w:pStyle w:val="Bibliography"/>
        <w:rPr>
          <w:rFonts w:ascii="Cambria" w:hAnsi="Cambria"/>
        </w:rPr>
      </w:pPr>
      <w:r w:rsidRPr="00DA5C4A">
        <w:rPr>
          <w:rFonts w:ascii="Cambria" w:hAnsi="Cambria"/>
        </w:rPr>
        <w:t xml:space="preserve">Bandara, K., Bergmeir, C., &amp; Smyl, S. (2018). Forecasting Across Time Series Databases using Recurrent Neural Networks on Groups of Similar Series: A Clustering Approach. </w:t>
      </w:r>
      <w:r w:rsidRPr="00DA5C4A">
        <w:rPr>
          <w:rFonts w:ascii="Cambria" w:hAnsi="Cambria"/>
          <w:i/>
          <w:iCs/>
        </w:rPr>
        <w:t>ArXiv:1710.03222 [Cs, Econ, Stat]</w:t>
      </w:r>
      <w:r w:rsidRPr="00DA5C4A">
        <w:rPr>
          <w:rFonts w:ascii="Cambria" w:hAnsi="Cambria"/>
        </w:rPr>
        <w:t>. http://arxiv.org/abs/1710.03222</w:t>
      </w:r>
    </w:p>
    <w:p w14:paraId="7557552C" w14:textId="77777777" w:rsidR="00DA5C4A" w:rsidRPr="00DA5C4A" w:rsidRDefault="00DA5C4A" w:rsidP="00DA5C4A">
      <w:pPr>
        <w:pStyle w:val="Bibliography"/>
        <w:rPr>
          <w:rFonts w:ascii="Cambria" w:hAnsi="Cambria"/>
        </w:rPr>
      </w:pPr>
      <w:r w:rsidRPr="00DA5C4A">
        <w:rPr>
          <w:rFonts w:ascii="Cambria" w:hAnsi="Cambria"/>
        </w:rPr>
        <w:t xml:space="preserve">Boone, T., Ganeshan, R., Jain, A., &amp; Sanders, N. R. (2019). Forecasting sales in the supply chain: Consumer analytics in the big data era. </w:t>
      </w:r>
      <w:r w:rsidRPr="00DA5C4A">
        <w:rPr>
          <w:rFonts w:ascii="Cambria" w:hAnsi="Cambria"/>
          <w:i/>
          <w:iCs/>
        </w:rPr>
        <w:t>International Journal of Forecasting</w:t>
      </w:r>
      <w:r w:rsidRPr="00DA5C4A">
        <w:rPr>
          <w:rFonts w:ascii="Cambria" w:hAnsi="Cambria"/>
        </w:rPr>
        <w:t xml:space="preserve">, </w:t>
      </w:r>
      <w:r w:rsidRPr="00DA5C4A">
        <w:rPr>
          <w:rFonts w:ascii="Cambria" w:hAnsi="Cambria"/>
          <w:i/>
          <w:iCs/>
        </w:rPr>
        <w:t>35</w:t>
      </w:r>
      <w:r w:rsidRPr="00DA5C4A">
        <w:rPr>
          <w:rFonts w:ascii="Cambria" w:hAnsi="Cambria"/>
        </w:rPr>
        <w:t>(1), 170–180. https://doi.org/10.1016/j.ijforecast.2018.09.003</w:t>
      </w:r>
    </w:p>
    <w:p w14:paraId="326B7272" w14:textId="77777777" w:rsidR="00DA5C4A" w:rsidRPr="00DA5C4A" w:rsidRDefault="00DA5C4A" w:rsidP="00DA5C4A">
      <w:pPr>
        <w:pStyle w:val="Bibliography"/>
        <w:rPr>
          <w:rFonts w:ascii="Cambria" w:hAnsi="Cambria"/>
        </w:rPr>
      </w:pPr>
      <w:r w:rsidRPr="00DA5C4A">
        <w:rPr>
          <w:rFonts w:ascii="Cambria" w:hAnsi="Cambria"/>
        </w:rPr>
        <w:t xml:space="preserve">Chen, C., &amp; Liu, L.-M. (1993). Forecasting time series with outliers. </w:t>
      </w:r>
      <w:r w:rsidRPr="00DA5C4A">
        <w:rPr>
          <w:rFonts w:ascii="Cambria" w:hAnsi="Cambria"/>
          <w:i/>
          <w:iCs/>
        </w:rPr>
        <w:t>Journal of Forecasting</w:t>
      </w:r>
      <w:r w:rsidRPr="00DA5C4A">
        <w:rPr>
          <w:rFonts w:ascii="Cambria" w:hAnsi="Cambria"/>
        </w:rPr>
        <w:t xml:space="preserve">, </w:t>
      </w:r>
      <w:r w:rsidRPr="00DA5C4A">
        <w:rPr>
          <w:rFonts w:ascii="Cambria" w:hAnsi="Cambria"/>
          <w:i/>
          <w:iCs/>
        </w:rPr>
        <w:t>12</w:t>
      </w:r>
      <w:r w:rsidRPr="00DA5C4A">
        <w:rPr>
          <w:rFonts w:ascii="Cambria" w:hAnsi="Cambria"/>
        </w:rPr>
        <w:t>(1), 13–35. https://doi.org/10.1002/for.3980120103</w:t>
      </w:r>
    </w:p>
    <w:p w14:paraId="5F1243D2" w14:textId="77777777" w:rsidR="00DA5C4A" w:rsidRPr="00DA5C4A" w:rsidRDefault="00DA5C4A" w:rsidP="00DA5C4A">
      <w:pPr>
        <w:pStyle w:val="Bibliography"/>
        <w:rPr>
          <w:rFonts w:ascii="Cambria" w:hAnsi="Cambria"/>
        </w:rPr>
      </w:pPr>
      <w:r w:rsidRPr="00DA5C4A">
        <w:rPr>
          <w:rFonts w:ascii="Cambria" w:hAnsi="Cambria"/>
        </w:rPr>
        <w:t xml:space="preserve">Crimi, N., &amp; Eddy, W. (2014). Top-Coding and Public Use Microdata Samples from the U.S. Census Bureau. </w:t>
      </w:r>
      <w:r w:rsidRPr="00DA5C4A">
        <w:rPr>
          <w:rFonts w:ascii="Cambria" w:hAnsi="Cambria"/>
          <w:i/>
          <w:iCs/>
        </w:rPr>
        <w:t>Journal of Privacy and Confidentiality</w:t>
      </w:r>
      <w:r w:rsidRPr="00DA5C4A">
        <w:rPr>
          <w:rFonts w:ascii="Cambria" w:hAnsi="Cambria"/>
        </w:rPr>
        <w:t xml:space="preserve">, </w:t>
      </w:r>
      <w:r w:rsidRPr="00DA5C4A">
        <w:rPr>
          <w:rFonts w:ascii="Cambria" w:hAnsi="Cambria"/>
          <w:i/>
          <w:iCs/>
        </w:rPr>
        <w:t>6</w:t>
      </w:r>
      <w:r w:rsidRPr="00DA5C4A">
        <w:rPr>
          <w:rFonts w:ascii="Cambria" w:hAnsi="Cambria"/>
        </w:rPr>
        <w:t>(2). https://doi.org/10.29012/jpc.v6i2.639</w:t>
      </w:r>
    </w:p>
    <w:p w14:paraId="5AC0C945" w14:textId="77777777" w:rsidR="00DA5C4A" w:rsidRPr="00DA5C4A" w:rsidRDefault="00DA5C4A" w:rsidP="00DA5C4A">
      <w:pPr>
        <w:pStyle w:val="Bibliography"/>
        <w:rPr>
          <w:rFonts w:ascii="Cambria" w:hAnsi="Cambria"/>
        </w:rPr>
      </w:pPr>
      <w:r w:rsidRPr="00DA5C4A">
        <w:rPr>
          <w:rFonts w:ascii="Cambria" w:hAnsi="Cambria"/>
        </w:rPr>
        <w:t xml:space="preserve">Davydenko, A., &amp; Fildes, R. (2013). Measuring forecasting accuracy: The case of judgmental adjustments to SKU-level demand forecasts. </w:t>
      </w:r>
      <w:r w:rsidRPr="00DA5C4A">
        <w:rPr>
          <w:rFonts w:ascii="Cambria" w:hAnsi="Cambria"/>
          <w:i/>
          <w:iCs/>
        </w:rPr>
        <w:t>International Journal of Forecasting</w:t>
      </w:r>
      <w:r w:rsidRPr="00DA5C4A">
        <w:rPr>
          <w:rFonts w:ascii="Cambria" w:hAnsi="Cambria"/>
        </w:rPr>
        <w:t xml:space="preserve">, </w:t>
      </w:r>
      <w:r w:rsidRPr="00DA5C4A">
        <w:rPr>
          <w:rFonts w:ascii="Cambria" w:hAnsi="Cambria"/>
          <w:i/>
          <w:iCs/>
        </w:rPr>
        <w:t>29</w:t>
      </w:r>
      <w:r w:rsidRPr="00DA5C4A">
        <w:rPr>
          <w:rFonts w:ascii="Cambria" w:hAnsi="Cambria"/>
        </w:rPr>
        <w:t>(3), 510–522. https://doi.org/10.1016/j.ijforecast.2012.09.002</w:t>
      </w:r>
    </w:p>
    <w:p w14:paraId="30F6512E" w14:textId="77777777" w:rsidR="00DA5C4A" w:rsidRPr="00DA5C4A" w:rsidRDefault="00DA5C4A" w:rsidP="00DA5C4A">
      <w:pPr>
        <w:pStyle w:val="Bibliography"/>
        <w:rPr>
          <w:rFonts w:ascii="Cambria" w:hAnsi="Cambria"/>
        </w:rPr>
      </w:pPr>
      <w:r w:rsidRPr="00DA5C4A">
        <w:rPr>
          <w:rFonts w:ascii="Cambria" w:hAnsi="Cambria"/>
        </w:rPr>
        <w:t xml:space="preserve">de Montjoye, Y.-A., Hidalgo, C. A., Verleysen, M., &amp; Blondel, V. D. (2013). Unique in the Crowd: The privacy bounds of human mobility. </w:t>
      </w:r>
      <w:r w:rsidRPr="00DA5C4A">
        <w:rPr>
          <w:rFonts w:ascii="Cambria" w:hAnsi="Cambria"/>
          <w:i/>
          <w:iCs/>
        </w:rPr>
        <w:t>Scientific Reports</w:t>
      </w:r>
      <w:r w:rsidRPr="00DA5C4A">
        <w:rPr>
          <w:rFonts w:ascii="Cambria" w:hAnsi="Cambria"/>
        </w:rPr>
        <w:t xml:space="preserve">, </w:t>
      </w:r>
      <w:r w:rsidRPr="00DA5C4A">
        <w:rPr>
          <w:rFonts w:ascii="Cambria" w:hAnsi="Cambria"/>
          <w:i/>
          <w:iCs/>
        </w:rPr>
        <w:t>3</w:t>
      </w:r>
      <w:r w:rsidRPr="00DA5C4A">
        <w:rPr>
          <w:rFonts w:ascii="Cambria" w:hAnsi="Cambria"/>
        </w:rPr>
        <w:t>(1), 1376. https://doi.org/10.1038/srep01376</w:t>
      </w:r>
    </w:p>
    <w:p w14:paraId="749527E0" w14:textId="77777777" w:rsidR="00DA5C4A" w:rsidRPr="00DA5C4A" w:rsidRDefault="00DA5C4A" w:rsidP="00DA5C4A">
      <w:pPr>
        <w:pStyle w:val="Bibliography"/>
        <w:rPr>
          <w:rFonts w:ascii="Cambria" w:hAnsi="Cambria"/>
        </w:rPr>
      </w:pPr>
      <w:r w:rsidRPr="00DA5C4A">
        <w:rPr>
          <w:rFonts w:ascii="Cambria" w:hAnsi="Cambria"/>
        </w:rPr>
        <w:lastRenderedPageBreak/>
        <w:t xml:space="preserve">Fildes, R., Goodwin, P., Lawrence, M., &amp; Nikolopoulos, K. (2009). Effective forecasting and judgmental adjustments: An empirical evaluation and strategies for improvement in supply-chain planning. </w:t>
      </w:r>
      <w:r w:rsidRPr="00DA5C4A">
        <w:rPr>
          <w:rFonts w:ascii="Cambria" w:hAnsi="Cambria"/>
          <w:i/>
          <w:iCs/>
        </w:rPr>
        <w:t>International Journal of Forecasting</w:t>
      </w:r>
      <w:r w:rsidRPr="00DA5C4A">
        <w:rPr>
          <w:rFonts w:ascii="Cambria" w:hAnsi="Cambria"/>
        </w:rPr>
        <w:t xml:space="preserve">, </w:t>
      </w:r>
      <w:r w:rsidRPr="00DA5C4A">
        <w:rPr>
          <w:rFonts w:ascii="Cambria" w:hAnsi="Cambria"/>
          <w:i/>
          <w:iCs/>
        </w:rPr>
        <w:t>25</w:t>
      </w:r>
      <w:r w:rsidRPr="00DA5C4A">
        <w:rPr>
          <w:rFonts w:ascii="Cambria" w:hAnsi="Cambria"/>
        </w:rPr>
        <w:t>(1), 3–23. https://doi.org/10.1016/j.ijforecast.2008.11.010</w:t>
      </w:r>
    </w:p>
    <w:p w14:paraId="1927B83C" w14:textId="77777777" w:rsidR="00DA5C4A" w:rsidRPr="00DA5C4A" w:rsidRDefault="00DA5C4A" w:rsidP="00DA5C4A">
      <w:pPr>
        <w:pStyle w:val="Bibliography"/>
        <w:rPr>
          <w:rFonts w:ascii="Cambria" w:hAnsi="Cambria"/>
        </w:rPr>
      </w:pPr>
      <w:r w:rsidRPr="00DA5C4A">
        <w:rPr>
          <w:rFonts w:ascii="Cambria" w:hAnsi="Cambria"/>
        </w:rPr>
        <w:t xml:space="preserve">Fildes, R., Goodwin, P., &amp; Önkal, D. (2019). Use and misuse of information in supply chain forecasting of promotion effects. </w:t>
      </w:r>
      <w:r w:rsidRPr="00DA5C4A">
        <w:rPr>
          <w:rFonts w:ascii="Cambria" w:hAnsi="Cambria"/>
          <w:i/>
          <w:iCs/>
        </w:rPr>
        <w:t>International Journal of Forecasting</w:t>
      </w:r>
      <w:r w:rsidRPr="00DA5C4A">
        <w:rPr>
          <w:rFonts w:ascii="Cambria" w:hAnsi="Cambria"/>
        </w:rPr>
        <w:t xml:space="preserve">, </w:t>
      </w:r>
      <w:r w:rsidRPr="00DA5C4A">
        <w:rPr>
          <w:rFonts w:ascii="Cambria" w:hAnsi="Cambria"/>
          <w:i/>
          <w:iCs/>
        </w:rPr>
        <w:t>35</w:t>
      </w:r>
      <w:r w:rsidRPr="00DA5C4A">
        <w:rPr>
          <w:rFonts w:ascii="Cambria" w:hAnsi="Cambria"/>
        </w:rPr>
        <w:t>(1), 144–156. https://doi.org/10.1016/j.ijforecast.2017.12.006</w:t>
      </w:r>
    </w:p>
    <w:p w14:paraId="23D39304" w14:textId="77777777" w:rsidR="00DA5C4A" w:rsidRPr="00DA5C4A" w:rsidRDefault="00DA5C4A" w:rsidP="00DA5C4A">
      <w:pPr>
        <w:pStyle w:val="Bibliography"/>
        <w:rPr>
          <w:rFonts w:ascii="Cambria" w:hAnsi="Cambria"/>
        </w:rPr>
      </w:pPr>
      <w:r w:rsidRPr="00DA5C4A">
        <w:rPr>
          <w:rFonts w:ascii="Cambria" w:hAnsi="Cambria"/>
        </w:rPr>
        <w:t xml:space="preserve">Fulcher, B. D., &amp; Jones, N. S. (2014). Highly Comparative Feature-Based Time-Series Classification. </w:t>
      </w:r>
      <w:r w:rsidRPr="00DA5C4A">
        <w:rPr>
          <w:rFonts w:ascii="Cambria" w:hAnsi="Cambria"/>
          <w:i/>
          <w:iCs/>
        </w:rPr>
        <w:t>IEEE Transactions on Knowledge and Data Engineering</w:t>
      </w:r>
      <w:r w:rsidRPr="00DA5C4A">
        <w:rPr>
          <w:rFonts w:ascii="Cambria" w:hAnsi="Cambria"/>
        </w:rPr>
        <w:t xml:space="preserve">, </w:t>
      </w:r>
      <w:r w:rsidRPr="00DA5C4A">
        <w:rPr>
          <w:rFonts w:ascii="Cambria" w:hAnsi="Cambria"/>
          <w:i/>
          <w:iCs/>
        </w:rPr>
        <w:t>26</w:t>
      </w:r>
      <w:r w:rsidRPr="00DA5C4A">
        <w:rPr>
          <w:rFonts w:ascii="Cambria" w:hAnsi="Cambria"/>
        </w:rPr>
        <w:t>(12), 3026–3037. https://doi.org/10.1109/TKDE.2014.2316504</w:t>
      </w:r>
    </w:p>
    <w:p w14:paraId="06BBC34B" w14:textId="77777777" w:rsidR="00DA5C4A" w:rsidRPr="00DA5C4A" w:rsidRDefault="00DA5C4A" w:rsidP="00DA5C4A">
      <w:pPr>
        <w:pStyle w:val="Bibliography"/>
        <w:rPr>
          <w:rFonts w:ascii="Cambria" w:hAnsi="Cambria"/>
        </w:rPr>
      </w:pPr>
      <w:r w:rsidRPr="00DA5C4A">
        <w:rPr>
          <w:rFonts w:ascii="Cambria" w:hAnsi="Cambria"/>
        </w:rPr>
        <w:t xml:space="preserve">Goerg, G. M. (n.d.). </w:t>
      </w:r>
      <w:r w:rsidRPr="00DA5C4A">
        <w:rPr>
          <w:rFonts w:ascii="Cambria" w:hAnsi="Cambria"/>
          <w:i/>
          <w:iCs/>
        </w:rPr>
        <w:t>Forecastable Component Analysis</w:t>
      </w:r>
      <w:r w:rsidRPr="00DA5C4A">
        <w:rPr>
          <w:rFonts w:ascii="Cambria" w:hAnsi="Cambria"/>
        </w:rPr>
        <w:t>. 9.</w:t>
      </w:r>
    </w:p>
    <w:p w14:paraId="6C3FC89E" w14:textId="77777777" w:rsidR="00DA5C4A" w:rsidRPr="00DA5C4A" w:rsidRDefault="00DA5C4A" w:rsidP="00DA5C4A">
      <w:pPr>
        <w:pStyle w:val="Bibliography"/>
        <w:rPr>
          <w:rFonts w:ascii="Cambria" w:hAnsi="Cambria"/>
        </w:rPr>
      </w:pPr>
      <w:r w:rsidRPr="00DA5C4A">
        <w:rPr>
          <w:rFonts w:ascii="Cambria" w:hAnsi="Cambria"/>
        </w:rPr>
        <w:t xml:space="preserve">Goldfarb, A., &amp; Tucker, C. (n.d.). </w:t>
      </w:r>
      <w:r w:rsidRPr="00DA5C4A">
        <w:rPr>
          <w:rFonts w:ascii="Cambria" w:hAnsi="Cambria"/>
          <w:i/>
          <w:iCs/>
        </w:rPr>
        <w:t>Why Managing Consumer Privacy Can Be an Opportunity</w:t>
      </w:r>
      <w:r w:rsidRPr="00DA5C4A">
        <w:rPr>
          <w:rFonts w:ascii="Cambria" w:hAnsi="Cambria"/>
        </w:rPr>
        <w:t>. 6.</w:t>
      </w:r>
    </w:p>
    <w:p w14:paraId="66005453" w14:textId="77777777" w:rsidR="00DA5C4A" w:rsidRPr="00DA5C4A" w:rsidRDefault="00DA5C4A" w:rsidP="00DA5C4A">
      <w:pPr>
        <w:pStyle w:val="Bibliography"/>
        <w:rPr>
          <w:rFonts w:ascii="Cambria" w:hAnsi="Cambria"/>
        </w:rPr>
      </w:pPr>
      <w:r w:rsidRPr="00DA5C4A">
        <w:rPr>
          <w:rFonts w:ascii="Cambria" w:hAnsi="Cambria"/>
        </w:rPr>
        <w:t xml:space="preserve">Goldfarb, A., &amp; Tucker, C. E. (2011). Privacy Regulation and Online Advertising. </w:t>
      </w:r>
      <w:r w:rsidRPr="00DA5C4A">
        <w:rPr>
          <w:rFonts w:ascii="Cambria" w:hAnsi="Cambria"/>
          <w:i/>
          <w:iCs/>
        </w:rPr>
        <w:t>Management Science</w:t>
      </w:r>
      <w:r w:rsidRPr="00DA5C4A">
        <w:rPr>
          <w:rFonts w:ascii="Cambria" w:hAnsi="Cambria"/>
        </w:rPr>
        <w:t xml:space="preserve">, </w:t>
      </w:r>
      <w:r w:rsidRPr="00DA5C4A">
        <w:rPr>
          <w:rFonts w:ascii="Cambria" w:hAnsi="Cambria"/>
          <w:i/>
          <w:iCs/>
        </w:rPr>
        <w:t>57</w:t>
      </w:r>
      <w:r w:rsidRPr="00DA5C4A">
        <w:rPr>
          <w:rFonts w:ascii="Cambria" w:hAnsi="Cambria"/>
        </w:rPr>
        <w:t>(1), 57–71. https://doi.org/10.1287/mnsc.1100.1246</w:t>
      </w:r>
    </w:p>
    <w:p w14:paraId="35AFE8F7" w14:textId="77777777" w:rsidR="00DA5C4A" w:rsidRPr="00DA5C4A" w:rsidRDefault="00DA5C4A" w:rsidP="00DA5C4A">
      <w:pPr>
        <w:pStyle w:val="Bibliography"/>
        <w:rPr>
          <w:rFonts w:ascii="Cambria" w:hAnsi="Cambria"/>
        </w:rPr>
      </w:pPr>
      <w:r w:rsidRPr="00DA5C4A">
        <w:rPr>
          <w:rFonts w:ascii="Cambria" w:hAnsi="Cambria"/>
        </w:rPr>
        <w:t xml:space="preserve">Gonçalves, C., Bessa, R. J., &amp; Pinson, P. (2021). A critical overview of privacy-preserving approaches for collaborative forecasting. </w:t>
      </w:r>
      <w:r w:rsidRPr="00DA5C4A">
        <w:rPr>
          <w:rFonts w:ascii="Cambria" w:hAnsi="Cambria"/>
          <w:i/>
          <w:iCs/>
        </w:rPr>
        <w:t>International Journal of Forecasting</w:t>
      </w:r>
      <w:r w:rsidRPr="00DA5C4A">
        <w:rPr>
          <w:rFonts w:ascii="Cambria" w:hAnsi="Cambria"/>
        </w:rPr>
        <w:t xml:space="preserve">, </w:t>
      </w:r>
      <w:r w:rsidRPr="00DA5C4A">
        <w:rPr>
          <w:rFonts w:ascii="Cambria" w:hAnsi="Cambria"/>
          <w:i/>
          <w:iCs/>
        </w:rPr>
        <w:t>37</w:t>
      </w:r>
      <w:r w:rsidRPr="00DA5C4A">
        <w:rPr>
          <w:rFonts w:ascii="Cambria" w:hAnsi="Cambria"/>
        </w:rPr>
        <w:t>(1), 322–342. https://doi.org/10.1016/j.ijforecast.2020.06.003</w:t>
      </w:r>
    </w:p>
    <w:p w14:paraId="38892C64" w14:textId="77777777" w:rsidR="00DA5C4A" w:rsidRPr="00DA5C4A" w:rsidRDefault="00DA5C4A" w:rsidP="00DA5C4A">
      <w:pPr>
        <w:pStyle w:val="Bibliography"/>
        <w:rPr>
          <w:rFonts w:ascii="Cambria" w:hAnsi="Cambria"/>
        </w:rPr>
      </w:pPr>
      <w:r w:rsidRPr="00DA5C4A">
        <w:rPr>
          <w:rFonts w:ascii="Cambria" w:hAnsi="Cambria"/>
        </w:rPr>
        <w:t xml:space="preserve">Goncalves, C., Bessa, R. J., &amp; Pinson, P. (2021). Privacy-Preserving Distributed Learning for Renewable Energy Forecasting. </w:t>
      </w:r>
      <w:r w:rsidRPr="00DA5C4A">
        <w:rPr>
          <w:rFonts w:ascii="Cambria" w:hAnsi="Cambria"/>
          <w:i/>
          <w:iCs/>
        </w:rPr>
        <w:t>IEEE Transactions on Sustainable Energy</w:t>
      </w:r>
      <w:r w:rsidRPr="00DA5C4A">
        <w:rPr>
          <w:rFonts w:ascii="Cambria" w:hAnsi="Cambria"/>
        </w:rPr>
        <w:t xml:space="preserve">, </w:t>
      </w:r>
      <w:r w:rsidRPr="00DA5C4A">
        <w:rPr>
          <w:rFonts w:ascii="Cambria" w:hAnsi="Cambria"/>
          <w:i/>
          <w:iCs/>
        </w:rPr>
        <w:t>12</w:t>
      </w:r>
      <w:r w:rsidRPr="00DA5C4A">
        <w:rPr>
          <w:rFonts w:ascii="Cambria" w:hAnsi="Cambria"/>
        </w:rPr>
        <w:t>(3), 1777–1787. https://doi.org/10.1109/TSTE.2021.3065117</w:t>
      </w:r>
    </w:p>
    <w:p w14:paraId="0178B7F2" w14:textId="77777777" w:rsidR="00DA5C4A" w:rsidRPr="00DA5C4A" w:rsidRDefault="00DA5C4A" w:rsidP="00DA5C4A">
      <w:pPr>
        <w:pStyle w:val="Bibliography"/>
        <w:rPr>
          <w:rFonts w:ascii="Cambria" w:hAnsi="Cambria"/>
        </w:rPr>
      </w:pPr>
      <w:r w:rsidRPr="00DA5C4A">
        <w:rPr>
          <w:rFonts w:ascii="Cambria" w:hAnsi="Cambria"/>
        </w:rPr>
        <w:t xml:space="preserve">Goncalves, C., Pinson, P., &amp; Bessa, R. J. (2021). Towards Data Markets in Renewable Energy Forecasting. </w:t>
      </w:r>
      <w:r w:rsidRPr="00DA5C4A">
        <w:rPr>
          <w:rFonts w:ascii="Cambria" w:hAnsi="Cambria"/>
          <w:i/>
          <w:iCs/>
        </w:rPr>
        <w:t>IEEE Transactions on Sustainable Energy</w:t>
      </w:r>
      <w:r w:rsidRPr="00DA5C4A">
        <w:rPr>
          <w:rFonts w:ascii="Cambria" w:hAnsi="Cambria"/>
        </w:rPr>
        <w:t xml:space="preserve">, </w:t>
      </w:r>
      <w:r w:rsidRPr="00DA5C4A">
        <w:rPr>
          <w:rFonts w:ascii="Cambria" w:hAnsi="Cambria"/>
          <w:i/>
          <w:iCs/>
        </w:rPr>
        <w:t>12</w:t>
      </w:r>
      <w:r w:rsidRPr="00DA5C4A">
        <w:rPr>
          <w:rFonts w:ascii="Cambria" w:hAnsi="Cambria"/>
        </w:rPr>
        <w:t>(1), 533–542. https://doi.org/10.1109/TSTE.2020.3009615</w:t>
      </w:r>
    </w:p>
    <w:p w14:paraId="0F357A8F" w14:textId="77777777" w:rsidR="00DA5C4A" w:rsidRPr="00DA5C4A" w:rsidRDefault="00DA5C4A" w:rsidP="00DA5C4A">
      <w:pPr>
        <w:pStyle w:val="Bibliography"/>
        <w:rPr>
          <w:rFonts w:ascii="Cambria" w:hAnsi="Cambria"/>
        </w:rPr>
      </w:pPr>
      <w:r w:rsidRPr="00DA5C4A">
        <w:rPr>
          <w:rFonts w:ascii="Cambria" w:hAnsi="Cambria"/>
        </w:rPr>
        <w:lastRenderedPageBreak/>
        <w:t xml:space="preserve">Hewamalage, H., Bergmeir, C., &amp; Bandara, K. (2021). Recurrent Neural Networks for Time Series Forecasting: Current status and future directions. </w:t>
      </w:r>
      <w:r w:rsidRPr="00DA5C4A">
        <w:rPr>
          <w:rFonts w:ascii="Cambria" w:hAnsi="Cambria"/>
          <w:i/>
          <w:iCs/>
        </w:rPr>
        <w:t>International Journal of Forecasting</w:t>
      </w:r>
      <w:r w:rsidRPr="00DA5C4A">
        <w:rPr>
          <w:rFonts w:ascii="Cambria" w:hAnsi="Cambria"/>
        </w:rPr>
        <w:t xml:space="preserve">, </w:t>
      </w:r>
      <w:r w:rsidRPr="00DA5C4A">
        <w:rPr>
          <w:rFonts w:ascii="Cambria" w:hAnsi="Cambria"/>
          <w:i/>
          <w:iCs/>
        </w:rPr>
        <w:t>37</w:t>
      </w:r>
      <w:r w:rsidRPr="00DA5C4A">
        <w:rPr>
          <w:rFonts w:ascii="Cambria" w:hAnsi="Cambria"/>
        </w:rPr>
        <w:t>(1), 388–427. https://doi.org/10.1016/j.ijforecast.2020.06.008</w:t>
      </w:r>
    </w:p>
    <w:p w14:paraId="11AB89E8" w14:textId="77777777" w:rsidR="00DA5C4A" w:rsidRPr="00DA5C4A" w:rsidRDefault="00DA5C4A" w:rsidP="00DA5C4A">
      <w:pPr>
        <w:pStyle w:val="Bibliography"/>
        <w:rPr>
          <w:rFonts w:ascii="Cambria" w:hAnsi="Cambria"/>
        </w:rPr>
      </w:pPr>
      <w:r w:rsidRPr="00DA5C4A">
        <w:rPr>
          <w:rFonts w:ascii="Cambria" w:hAnsi="Cambria"/>
        </w:rPr>
        <w:t xml:space="preserve">Hewamalage, H., Bergmeir, C., &amp; Bandara, K. (2022). Global models for time series forecasting: A Simulation study. </w:t>
      </w:r>
      <w:r w:rsidRPr="00DA5C4A">
        <w:rPr>
          <w:rFonts w:ascii="Cambria" w:hAnsi="Cambria"/>
          <w:i/>
          <w:iCs/>
        </w:rPr>
        <w:t>Pattern Recognition</w:t>
      </w:r>
      <w:r w:rsidRPr="00DA5C4A">
        <w:rPr>
          <w:rFonts w:ascii="Cambria" w:hAnsi="Cambria"/>
        </w:rPr>
        <w:t xml:space="preserve">, </w:t>
      </w:r>
      <w:r w:rsidRPr="00DA5C4A">
        <w:rPr>
          <w:rFonts w:ascii="Cambria" w:hAnsi="Cambria"/>
          <w:i/>
          <w:iCs/>
        </w:rPr>
        <w:t>124</w:t>
      </w:r>
      <w:r w:rsidRPr="00DA5C4A">
        <w:rPr>
          <w:rFonts w:ascii="Cambria" w:hAnsi="Cambria"/>
        </w:rPr>
        <w:t>, 108441. https://doi.org/10.1016/j.patcog.2021.108441</w:t>
      </w:r>
    </w:p>
    <w:p w14:paraId="7CD652F8" w14:textId="77777777" w:rsidR="00DA5C4A" w:rsidRPr="00DA5C4A" w:rsidRDefault="00DA5C4A" w:rsidP="00DA5C4A">
      <w:pPr>
        <w:pStyle w:val="Bibliography"/>
        <w:rPr>
          <w:rFonts w:ascii="Cambria" w:hAnsi="Cambria"/>
        </w:rPr>
      </w:pPr>
      <w:r w:rsidRPr="00DA5C4A">
        <w:rPr>
          <w:rFonts w:ascii="Cambria" w:hAnsi="Cambria"/>
        </w:rPr>
        <w:t xml:space="preserve">Imtiaz, S., Horchidan, S.-F., Abbas, Z., Arsalan, M., Chaudhry, H. N., &amp; Vlassov, V. (2020). Privacy Preserving Time-Series Forecasting of User Health Data Streams. </w:t>
      </w:r>
      <w:r w:rsidRPr="00DA5C4A">
        <w:rPr>
          <w:rFonts w:ascii="Cambria" w:hAnsi="Cambria"/>
          <w:i/>
          <w:iCs/>
        </w:rPr>
        <w:t>2020 IEEE International Conference on Big Data (Big Data)</w:t>
      </w:r>
      <w:r w:rsidRPr="00DA5C4A">
        <w:rPr>
          <w:rFonts w:ascii="Cambria" w:hAnsi="Cambria"/>
        </w:rPr>
        <w:t>, 3428–3437. https://doi.org/10.1109/BigData50022.2020.9378186</w:t>
      </w:r>
    </w:p>
    <w:p w14:paraId="4539F9CE" w14:textId="77777777" w:rsidR="00DA5C4A" w:rsidRPr="00DA5C4A" w:rsidRDefault="00DA5C4A" w:rsidP="00DA5C4A">
      <w:pPr>
        <w:pStyle w:val="Bibliography"/>
        <w:rPr>
          <w:rFonts w:ascii="Cambria" w:hAnsi="Cambria"/>
        </w:rPr>
      </w:pPr>
      <w:r w:rsidRPr="00DA5C4A">
        <w:rPr>
          <w:rFonts w:ascii="Cambria" w:hAnsi="Cambria"/>
        </w:rPr>
        <w:t xml:space="preserve">Kang, Y., Hyndman, R. J., &amp; Smith-Miles, K. (2017). Visualising forecasting algorithm performance using time series instance spaces. </w:t>
      </w:r>
      <w:r w:rsidRPr="00DA5C4A">
        <w:rPr>
          <w:rFonts w:ascii="Cambria" w:hAnsi="Cambria"/>
          <w:i/>
          <w:iCs/>
        </w:rPr>
        <w:t>International Journal of Forecasting</w:t>
      </w:r>
      <w:r w:rsidRPr="00DA5C4A">
        <w:rPr>
          <w:rFonts w:ascii="Cambria" w:hAnsi="Cambria"/>
        </w:rPr>
        <w:t xml:space="preserve">, </w:t>
      </w:r>
      <w:r w:rsidRPr="00DA5C4A">
        <w:rPr>
          <w:rFonts w:ascii="Cambria" w:hAnsi="Cambria"/>
          <w:i/>
          <w:iCs/>
        </w:rPr>
        <w:t>33</w:t>
      </w:r>
      <w:r w:rsidRPr="00DA5C4A">
        <w:rPr>
          <w:rFonts w:ascii="Cambria" w:hAnsi="Cambria"/>
        </w:rPr>
        <w:t>(2), 345–358. https://doi.org/10.1016/j.ijforecast.2016.09.004</w:t>
      </w:r>
    </w:p>
    <w:p w14:paraId="5C311FE3" w14:textId="77777777" w:rsidR="00DA5C4A" w:rsidRPr="00DA5C4A" w:rsidRDefault="00DA5C4A" w:rsidP="00DA5C4A">
      <w:pPr>
        <w:pStyle w:val="Bibliography"/>
        <w:rPr>
          <w:rFonts w:ascii="Cambria" w:hAnsi="Cambria"/>
        </w:rPr>
      </w:pPr>
      <w:r w:rsidRPr="00DA5C4A">
        <w:rPr>
          <w:rFonts w:ascii="Cambria" w:hAnsi="Cambria"/>
        </w:rPr>
        <w:t xml:space="preserve">Ke, G., Meng, Q., Finley, T., Wang, T., Chen, W., Ma, W., Ye, Q., &amp; Liu, T.-Y. (n.d.). </w:t>
      </w:r>
      <w:r w:rsidRPr="00DA5C4A">
        <w:rPr>
          <w:rFonts w:ascii="Cambria" w:hAnsi="Cambria"/>
          <w:i/>
          <w:iCs/>
        </w:rPr>
        <w:t>LightGBM: A Highly Efficient Gradient Boosting Decision Tree</w:t>
      </w:r>
      <w:r w:rsidRPr="00DA5C4A">
        <w:rPr>
          <w:rFonts w:ascii="Cambria" w:hAnsi="Cambria"/>
        </w:rPr>
        <w:t>. 9.</w:t>
      </w:r>
    </w:p>
    <w:p w14:paraId="63A12F50" w14:textId="77777777" w:rsidR="00DA5C4A" w:rsidRPr="00DA5C4A" w:rsidRDefault="00DA5C4A" w:rsidP="00DA5C4A">
      <w:pPr>
        <w:pStyle w:val="Bibliography"/>
        <w:rPr>
          <w:rFonts w:ascii="Cambria" w:hAnsi="Cambria"/>
        </w:rPr>
      </w:pPr>
      <w:r w:rsidRPr="00DA5C4A">
        <w:rPr>
          <w:rFonts w:ascii="Cambria" w:hAnsi="Cambria"/>
        </w:rPr>
        <w:t xml:space="preserve">Khosrowabadi, N., Hoberg, K., &amp; Imdahl, C. (2022). Evaluating human behaviour in response to AI recommendations for judgemental forecasting. </w:t>
      </w:r>
      <w:r w:rsidRPr="00DA5C4A">
        <w:rPr>
          <w:rFonts w:ascii="Cambria" w:hAnsi="Cambria"/>
          <w:i/>
          <w:iCs/>
        </w:rPr>
        <w:t>European Journal of Operational Research</w:t>
      </w:r>
      <w:r w:rsidRPr="00DA5C4A">
        <w:rPr>
          <w:rFonts w:ascii="Cambria" w:hAnsi="Cambria"/>
        </w:rPr>
        <w:t xml:space="preserve">, </w:t>
      </w:r>
      <w:r w:rsidRPr="00DA5C4A">
        <w:rPr>
          <w:rFonts w:ascii="Cambria" w:hAnsi="Cambria"/>
          <w:i/>
          <w:iCs/>
        </w:rPr>
        <w:t>303</w:t>
      </w:r>
      <w:r w:rsidRPr="00DA5C4A">
        <w:rPr>
          <w:rFonts w:ascii="Cambria" w:hAnsi="Cambria"/>
        </w:rPr>
        <w:t>(3), 1151–1167. https://doi.org/10.1016/j.ejor.2022.03.017</w:t>
      </w:r>
    </w:p>
    <w:p w14:paraId="39A106D3" w14:textId="77777777" w:rsidR="00DA5C4A" w:rsidRPr="00DA5C4A" w:rsidRDefault="00DA5C4A" w:rsidP="00DA5C4A">
      <w:pPr>
        <w:pStyle w:val="Bibliography"/>
        <w:rPr>
          <w:rFonts w:ascii="Cambria" w:hAnsi="Cambria"/>
        </w:rPr>
      </w:pPr>
      <w:r w:rsidRPr="00DA5C4A">
        <w:rPr>
          <w:rFonts w:ascii="Cambria" w:hAnsi="Cambria"/>
        </w:rPr>
        <w:t xml:space="preserve">Koning, A. J., Franses, P. H., Hibon, M., &amp; Stekler, H. O. (2005). The M3 competition: Statistical tests of the results. </w:t>
      </w:r>
      <w:r w:rsidRPr="00DA5C4A">
        <w:rPr>
          <w:rFonts w:ascii="Cambria" w:hAnsi="Cambria"/>
          <w:i/>
          <w:iCs/>
        </w:rPr>
        <w:t>International Journal of Forecasting</w:t>
      </w:r>
      <w:r w:rsidRPr="00DA5C4A">
        <w:rPr>
          <w:rFonts w:ascii="Cambria" w:hAnsi="Cambria"/>
        </w:rPr>
        <w:t xml:space="preserve">, </w:t>
      </w:r>
      <w:r w:rsidRPr="00DA5C4A">
        <w:rPr>
          <w:rFonts w:ascii="Cambria" w:hAnsi="Cambria"/>
          <w:i/>
          <w:iCs/>
        </w:rPr>
        <w:t>21</w:t>
      </w:r>
      <w:r w:rsidRPr="00DA5C4A">
        <w:rPr>
          <w:rFonts w:ascii="Cambria" w:hAnsi="Cambria"/>
        </w:rPr>
        <w:t>(3), 397–409. https://doi.org/10.1016/j.ijforecast.2004.10.003</w:t>
      </w:r>
    </w:p>
    <w:p w14:paraId="718FA2AB" w14:textId="77777777" w:rsidR="00DA5C4A" w:rsidRPr="00DA5C4A" w:rsidRDefault="00DA5C4A" w:rsidP="00DA5C4A">
      <w:pPr>
        <w:pStyle w:val="Bibliography"/>
        <w:rPr>
          <w:rFonts w:ascii="Cambria" w:hAnsi="Cambria"/>
        </w:rPr>
      </w:pPr>
      <w:r w:rsidRPr="00DA5C4A">
        <w:rPr>
          <w:rFonts w:ascii="Cambria" w:hAnsi="Cambria"/>
        </w:rPr>
        <w:t xml:space="preserve">Li, L., Kang, Y., &amp; Li, F. (2022). Bayesian forecast combination using time-varying features. </w:t>
      </w:r>
      <w:r w:rsidRPr="00DA5C4A">
        <w:rPr>
          <w:rFonts w:ascii="Cambria" w:hAnsi="Cambria"/>
          <w:i/>
          <w:iCs/>
        </w:rPr>
        <w:t>International Journal of Forecasting</w:t>
      </w:r>
      <w:r w:rsidRPr="00DA5C4A">
        <w:rPr>
          <w:rFonts w:ascii="Cambria" w:hAnsi="Cambria"/>
        </w:rPr>
        <w:t>, S0169207022000930. https://doi.org/10.1016/j.ijforecast.2022.06.002</w:t>
      </w:r>
    </w:p>
    <w:p w14:paraId="2E60680B" w14:textId="77777777" w:rsidR="00DA5C4A" w:rsidRPr="00DA5C4A" w:rsidRDefault="00DA5C4A" w:rsidP="00DA5C4A">
      <w:pPr>
        <w:pStyle w:val="Bibliography"/>
        <w:rPr>
          <w:rFonts w:ascii="Cambria" w:hAnsi="Cambria"/>
        </w:rPr>
      </w:pPr>
      <w:r w:rsidRPr="00DA5C4A">
        <w:rPr>
          <w:rFonts w:ascii="Cambria" w:hAnsi="Cambria"/>
        </w:rPr>
        <w:lastRenderedPageBreak/>
        <w:t xml:space="preserve">Liyue Fan &amp; Li Xiong. (2014). An Adaptive Approach to Real-Time Aggregate Monitoring With Differential Privacy. </w:t>
      </w:r>
      <w:r w:rsidRPr="00DA5C4A">
        <w:rPr>
          <w:rFonts w:ascii="Cambria" w:hAnsi="Cambria"/>
          <w:i/>
          <w:iCs/>
        </w:rPr>
        <w:t>IEEE Transactions on Knowledge and Data Engineering</w:t>
      </w:r>
      <w:r w:rsidRPr="00DA5C4A">
        <w:rPr>
          <w:rFonts w:ascii="Cambria" w:hAnsi="Cambria"/>
        </w:rPr>
        <w:t xml:space="preserve">, </w:t>
      </w:r>
      <w:r w:rsidRPr="00DA5C4A">
        <w:rPr>
          <w:rFonts w:ascii="Cambria" w:hAnsi="Cambria"/>
          <w:i/>
          <w:iCs/>
        </w:rPr>
        <w:t>26</w:t>
      </w:r>
      <w:r w:rsidRPr="00DA5C4A">
        <w:rPr>
          <w:rFonts w:ascii="Cambria" w:hAnsi="Cambria"/>
        </w:rPr>
        <w:t>(9), 2094–2106. https://doi.org/10.1109/TKDE.2013.96</w:t>
      </w:r>
    </w:p>
    <w:p w14:paraId="43843374" w14:textId="77777777" w:rsidR="00DA5C4A" w:rsidRPr="00DA5C4A" w:rsidRDefault="00DA5C4A" w:rsidP="00DA5C4A">
      <w:pPr>
        <w:pStyle w:val="Bibliography"/>
        <w:rPr>
          <w:rFonts w:ascii="Cambria" w:hAnsi="Cambria"/>
        </w:rPr>
      </w:pPr>
      <w:r w:rsidRPr="00DA5C4A">
        <w:rPr>
          <w:rFonts w:ascii="Cambria" w:hAnsi="Cambria"/>
        </w:rPr>
        <w:t xml:space="preserve">Luo, J., Hong, T., &amp; Fang, S.-C. (2018). Benchmarking robustness of load forecasting models under data integrity attacks. </w:t>
      </w:r>
      <w:r w:rsidRPr="00DA5C4A">
        <w:rPr>
          <w:rFonts w:ascii="Cambria" w:hAnsi="Cambria"/>
          <w:i/>
          <w:iCs/>
        </w:rPr>
        <w:t>International Journal of Forecasting</w:t>
      </w:r>
      <w:r w:rsidRPr="00DA5C4A">
        <w:rPr>
          <w:rFonts w:ascii="Cambria" w:hAnsi="Cambria"/>
        </w:rPr>
        <w:t xml:space="preserve">, </w:t>
      </w:r>
      <w:r w:rsidRPr="00DA5C4A">
        <w:rPr>
          <w:rFonts w:ascii="Cambria" w:hAnsi="Cambria"/>
          <w:i/>
          <w:iCs/>
        </w:rPr>
        <w:t>34</w:t>
      </w:r>
      <w:r w:rsidRPr="00DA5C4A">
        <w:rPr>
          <w:rFonts w:ascii="Cambria" w:hAnsi="Cambria"/>
        </w:rPr>
        <w:t>(1), 89–104. https://doi.org/10.1016/j.ijforecast.2017.08.004</w:t>
      </w:r>
    </w:p>
    <w:p w14:paraId="41B6D197" w14:textId="77777777" w:rsidR="00DA5C4A" w:rsidRPr="00DA5C4A" w:rsidRDefault="00DA5C4A" w:rsidP="00DA5C4A">
      <w:pPr>
        <w:pStyle w:val="Bibliography"/>
        <w:rPr>
          <w:rFonts w:ascii="Cambria" w:hAnsi="Cambria"/>
        </w:rPr>
      </w:pPr>
      <w:r w:rsidRPr="00DA5C4A">
        <w:rPr>
          <w:rFonts w:ascii="Cambria" w:hAnsi="Cambria"/>
        </w:rPr>
        <w:t xml:space="preserve">Makridakis, S., &amp; Hibon, M. (2000). The M3-Competition: Results, conclusions and implications. </w:t>
      </w:r>
      <w:r w:rsidRPr="00DA5C4A">
        <w:rPr>
          <w:rFonts w:ascii="Cambria" w:hAnsi="Cambria"/>
          <w:i/>
          <w:iCs/>
        </w:rPr>
        <w:t>International Journal of Forecasting</w:t>
      </w:r>
      <w:r w:rsidRPr="00DA5C4A">
        <w:rPr>
          <w:rFonts w:ascii="Cambria" w:hAnsi="Cambria"/>
        </w:rPr>
        <w:t xml:space="preserve">, </w:t>
      </w:r>
      <w:r w:rsidRPr="00DA5C4A">
        <w:rPr>
          <w:rFonts w:ascii="Cambria" w:hAnsi="Cambria"/>
          <w:i/>
          <w:iCs/>
        </w:rPr>
        <w:t>16</w:t>
      </w:r>
      <w:r w:rsidRPr="00DA5C4A">
        <w:rPr>
          <w:rFonts w:ascii="Cambria" w:hAnsi="Cambria"/>
        </w:rPr>
        <w:t>(4), 451–476. https://doi.org/10.1016/S0169-2070(00)00057-1</w:t>
      </w:r>
    </w:p>
    <w:p w14:paraId="1D936FA4" w14:textId="77777777" w:rsidR="00DA5C4A" w:rsidRPr="00DA5C4A" w:rsidRDefault="00DA5C4A" w:rsidP="00DA5C4A">
      <w:pPr>
        <w:pStyle w:val="Bibliography"/>
        <w:rPr>
          <w:rFonts w:ascii="Cambria" w:hAnsi="Cambria"/>
        </w:rPr>
      </w:pPr>
      <w:r w:rsidRPr="00DA5C4A">
        <w:rPr>
          <w:rFonts w:ascii="Cambria" w:hAnsi="Cambria"/>
        </w:rPr>
        <w:t xml:space="preserve">Makridakis, S., Spiliotis, E., &amp; Assimakopoulos, V. (2018). The M4 Competition: Results, findings, conclusion and way forward. </w:t>
      </w:r>
      <w:r w:rsidRPr="00DA5C4A">
        <w:rPr>
          <w:rFonts w:ascii="Cambria" w:hAnsi="Cambria"/>
          <w:i/>
          <w:iCs/>
        </w:rPr>
        <w:t>International Journal of Forecasting</w:t>
      </w:r>
      <w:r w:rsidRPr="00DA5C4A">
        <w:rPr>
          <w:rFonts w:ascii="Cambria" w:hAnsi="Cambria"/>
        </w:rPr>
        <w:t xml:space="preserve">, </w:t>
      </w:r>
      <w:r w:rsidRPr="00DA5C4A">
        <w:rPr>
          <w:rFonts w:ascii="Cambria" w:hAnsi="Cambria"/>
          <w:i/>
          <w:iCs/>
        </w:rPr>
        <w:t>34</w:t>
      </w:r>
      <w:r w:rsidRPr="00DA5C4A">
        <w:rPr>
          <w:rFonts w:ascii="Cambria" w:hAnsi="Cambria"/>
        </w:rPr>
        <w:t>(4), 802–808. https://doi.org/10.1016/j.ijforecast.2018.06.001</w:t>
      </w:r>
    </w:p>
    <w:p w14:paraId="3C2E9BA1" w14:textId="77777777" w:rsidR="00DA5C4A" w:rsidRPr="00DA5C4A" w:rsidRDefault="00DA5C4A" w:rsidP="00DA5C4A">
      <w:pPr>
        <w:pStyle w:val="Bibliography"/>
        <w:rPr>
          <w:rFonts w:ascii="Cambria" w:hAnsi="Cambria"/>
        </w:rPr>
      </w:pPr>
      <w:r w:rsidRPr="00DA5C4A">
        <w:rPr>
          <w:rFonts w:ascii="Cambria" w:hAnsi="Cambria"/>
        </w:rPr>
        <w:t xml:space="preserve">Makridakis, S., Spiliotis, E., &amp; Assimakopoulos, V. (2022). M5 accuracy competition: Results, findings, and conclusions. </w:t>
      </w:r>
      <w:r w:rsidRPr="00DA5C4A">
        <w:rPr>
          <w:rFonts w:ascii="Cambria" w:hAnsi="Cambria"/>
          <w:i/>
          <w:iCs/>
        </w:rPr>
        <w:t>International Journal of Forecasting</w:t>
      </w:r>
      <w:r w:rsidRPr="00DA5C4A">
        <w:rPr>
          <w:rFonts w:ascii="Cambria" w:hAnsi="Cambria"/>
        </w:rPr>
        <w:t>, S0169207021001874. https://doi.org/10.1016/j.ijforecast.2021.11.013</w:t>
      </w:r>
    </w:p>
    <w:p w14:paraId="63153A0A" w14:textId="77777777" w:rsidR="00DA5C4A" w:rsidRPr="00DA5C4A" w:rsidRDefault="00DA5C4A" w:rsidP="00DA5C4A">
      <w:pPr>
        <w:pStyle w:val="Bibliography"/>
        <w:rPr>
          <w:rFonts w:ascii="Cambria" w:hAnsi="Cambria"/>
        </w:rPr>
      </w:pPr>
      <w:r w:rsidRPr="00DA5C4A">
        <w:rPr>
          <w:rFonts w:ascii="Cambria" w:hAnsi="Cambria"/>
        </w:rPr>
        <w:t xml:space="preserve">Martin, K. D., Borah, A., &amp; Palmatier, R. W. (2017). Data Privacy: Effects on Customer and Firm Performance. </w:t>
      </w:r>
      <w:r w:rsidRPr="00DA5C4A">
        <w:rPr>
          <w:rFonts w:ascii="Cambria" w:hAnsi="Cambria"/>
          <w:i/>
          <w:iCs/>
        </w:rPr>
        <w:t>Journal of Marketing</w:t>
      </w:r>
      <w:r w:rsidRPr="00DA5C4A">
        <w:rPr>
          <w:rFonts w:ascii="Cambria" w:hAnsi="Cambria"/>
        </w:rPr>
        <w:t xml:space="preserve">, </w:t>
      </w:r>
      <w:r w:rsidRPr="00DA5C4A">
        <w:rPr>
          <w:rFonts w:ascii="Cambria" w:hAnsi="Cambria"/>
          <w:i/>
          <w:iCs/>
        </w:rPr>
        <w:t>81</w:t>
      </w:r>
      <w:r w:rsidRPr="00DA5C4A">
        <w:rPr>
          <w:rFonts w:ascii="Cambria" w:hAnsi="Cambria"/>
        </w:rPr>
        <w:t>(1), 36–58. https://doi.org/10.1509/jm.15.0497</w:t>
      </w:r>
    </w:p>
    <w:p w14:paraId="40608792" w14:textId="77777777" w:rsidR="00DA5C4A" w:rsidRPr="00DA5C4A" w:rsidRDefault="00DA5C4A" w:rsidP="00DA5C4A">
      <w:pPr>
        <w:pStyle w:val="Bibliography"/>
        <w:rPr>
          <w:rFonts w:ascii="Cambria" w:hAnsi="Cambria"/>
        </w:rPr>
      </w:pPr>
      <w:r w:rsidRPr="00DA5C4A">
        <w:rPr>
          <w:rFonts w:ascii="Cambria" w:hAnsi="Cambria"/>
        </w:rPr>
        <w:t xml:space="preserve">Nicholson, W. B., Matteson, D. S., &amp; Bien, J. (2017). VARX-L: Structured regularization for large vector autoregressions with exogenous variables. </w:t>
      </w:r>
      <w:r w:rsidRPr="00DA5C4A">
        <w:rPr>
          <w:rFonts w:ascii="Cambria" w:hAnsi="Cambria"/>
          <w:i/>
          <w:iCs/>
        </w:rPr>
        <w:t>International Journal of Forecasting</w:t>
      </w:r>
      <w:r w:rsidRPr="00DA5C4A">
        <w:rPr>
          <w:rFonts w:ascii="Cambria" w:hAnsi="Cambria"/>
        </w:rPr>
        <w:t xml:space="preserve">, </w:t>
      </w:r>
      <w:r w:rsidRPr="00DA5C4A">
        <w:rPr>
          <w:rFonts w:ascii="Cambria" w:hAnsi="Cambria"/>
          <w:i/>
          <w:iCs/>
        </w:rPr>
        <w:t>33</w:t>
      </w:r>
      <w:r w:rsidRPr="00DA5C4A">
        <w:rPr>
          <w:rFonts w:ascii="Cambria" w:hAnsi="Cambria"/>
        </w:rPr>
        <w:t>(3), 627–651. https://doi.org/10.1016/j.ijforecast.2017.01.003</w:t>
      </w:r>
    </w:p>
    <w:p w14:paraId="523DC222" w14:textId="77777777" w:rsidR="00DA5C4A" w:rsidRPr="00DA5C4A" w:rsidRDefault="00DA5C4A" w:rsidP="00DA5C4A">
      <w:pPr>
        <w:pStyle w:val="Bibliography"/>
        <w:rPr>
          <w:rFonts w:ascii="Cambria" w:hAnsi="Cambria"/>
        </w:rPr>
      </w:pPr>
      <w:r w:rsidRPr="00DA5C4A">
        <w:rPr>
          <w:rFonts w:ascii="Cambria" w:hAnsi="Cambria"/>
        </w:rPr>
        <w:t xml:space="preserve">Nin, J., &amp; Torra, V. (2009). Towards the evaluation of time series protection methods. </w:t>
      </w:r>
      <w:r w:rsidRPr="00DA5C4A">
        <w:rPr>
          <w:rFonts w:ascii="Cambria" w:hAnsi="Cambria"/>
          <w:i/>
          <w:iCs/>
        </w:rPr>
        <w:t>Information Sciences</w:t>
      </w:r>
      <w:r w:rsidRPr="00DA5C4A">
        <w:rPr>
          <w:rFonts w:ascii="Cambria" w:hAnsi="Cambria"/>
        </w:rPr>
        <w:t xml:space="preserve">, </w:t>
      </w:r>
      <w:r w:rsidRPr="00DA5C4A">
        <w:rPr>
          <w:rFonts w:ascii="Cambria" w:hAnsi="Cambria"/>
          <w:i/>
          <w:iCs/>
        </w:rPr>
        <w:t>179</w:t>
      </w:r>
      <w:r w:rsidRPr="00DA5C4A">
        <w:rPr>
          <w:rFonts w:ascii="Cambria" w:hAnsi="Cambria"/>
        </w:rPr>
        <w:t>(11), 1663–1677. https://doi.org/10.1016/j.ins.2009.01.024</w:t>
      </w:r>
    </w:p>
    <w:p w14:paraId="264D60E1" w14:textId="77777777" w:rsidR="00DA5C4A" w:rsidRPr="00DA5C4A" w:rsidRDefault="00DA5C4A" w:rsidP="00DA5C4A">
      <w:pPr>
        <w:pStyle w:val="Bibliography"/>
        <w:rPr>
          <w:rFonts w:ascii="Cambria" w:hAnsi="Cambria"/>
        </w:rPr>
      </w:pPr>
      <w:r w:rsidRPr="00DA5C4A">
        <w:rPr>
          <w:rFonts w:ascii="Cambria" w:hAnsi="Cambria"/>
        </w:rPr>
        <w:t xml:space="preserve">Petropoulos, F., Apiletti, D., Assimakopoulos, V., Babai, M. Z., Barrow, D. K., Taieb, S. B., Bergmeir, C., Bessa, R. J., Bijak, J., Boylan, J. E., Browell, J., Carnevale, C., Castle, J. L., Cirillo, P., Clements, M. </w:t>
      </w:r>
      <w:r w:rsidRPr="00DA5C4A">
        <w:rPr>
          <w:rFonts w:ascii="Cambria" w:hAnsi="Cambria"/>
        </w:rPr>
        <w:lastRenderedPageBreak/>
        <w:t xml:space="preserve">P., Cordeiro, C., Oliveira, F. L. C., Baets, S. D., Dokumentov, A., … Ziel, F. (2022). </w:t>
      </w:r>
      <w:r w:rsidRPr="00DA5C4A">
        <w:rPr>
          <w:rFonts w:ascii="Cambria" w:hAnsi="Cambria"/>
          <w:i/>
          <w:iCs/>
        </w:rPr>
        <w:t>Forecasting: Theory and practice</w:t>
      </w:r>
      <w:r w:rsidRPr="00DA5C4A">
        <w:rPr>
          <w:rFonts w:ascii="Cambria" w:hAnsi="Cambria"/>
        </w:rPr>
        <w:t>. 167.</w:t>
      </w:r>
    </w:p>
    <w:p w14:paraId="018A5901" w14:textId="77777777" w:rsidR="00DA5C4A" w:rsidRPr="00DA5C4A" w:rsidRDefault="00DA5C4A" w:rsidP="00DA5C4A">
      <w:pPr>
        <w:pStyle w:val="Bibliography"/>
        <w:rPr>
          <w:rFonts w:ascii="Cambria" w:hAnsi="Cambria"/>
        </w:rPr>
      </w:pPr>
      <w:r w:rsidRPr="00DA5C4A">
        <w:rPr>
          <w:rFonts w:ascii="Cambria" w:hAnsi="Cambria"/>
        </w:rPr>
        <w:t xml:space="preserve">Petropoulos, F., &amp; Siemsen, E. (2022). Forecast Selection and Representativeness. </w:t>
      </w:r>
      <w:r w:rsidRPr="00DA5C4A">
        <w:rPr>
          <w:rFonts w:ascii="Cambria" w:hAnsi="Cambria"/>
          <w:i/>
          <w:iCs/>
        </w:rPr>
        <w:t>Management Science</w:t>
      </w:r>
      <w:r w:rsidRPr="00DA5C4A">
        <w:rPr>
          <w:rFonts w:ascii="Cambria" w:hAnsi="Cambria"/>
        </w:rPr>
        <w:t>, mnsc.2022.4485. https://doi.org/10.1287/mnsc.2022.4485</w:t>
      </w:r>
    </w:p>
    <w:p w14:paraId="338536DC" w14:textId="77777777" w:rsidR="00DA5C4A" w:rsidRPr="00DA5C4A" w:rsidRDefault="00DA5C4A" w:rsidP="00DA5C4A">
      <w:pPr>
        <w:pStyle w:val="Bibliography"/>
        <w:rPr>
          <w:rFonts w:ascii="Cambria" w:hAnsi="Cambria"/>
        </w:rPr>
      </w:pPr>
      <w:r w:rsidRPr="00DA5C4A">
        <w:rPr>
          <w:rFonts w:ascii="Cambria" w:hAnsi="Cambria"/>
        </w:rPr>
        <w:t xml:space="preserve">Qi, L., Li, X., Wang, Q., &amp; Jia, S. (2022). fETSmcs: Feature-based ETS model component selection. </w:t>
      </w:r>
      <w:r w:rsidRPr="00DA5C4A">
        <w:rPr>
          <w:rFonts w:ascii="Cambria" w:hAnsi="Cambria"/>
          <w:i/>
          <w:iCs/>
        </w:rPr>
        <w:t>International Journal of Forecasting</w:t>
      </w:r>
      <w:r w:rsidRPr="00DA5C4A">
        <w:rPr>
          <w:rFonts w:ascii="Cambria" w:hAnsi="Cambria"/>
        </w:rPr>
        <w:t>, S0169207022000954. https://doi.org/10.1016/j.ijforecast.2022.06.004</w:t>
      </w:r>
    </w:p>
    <w:p w14:paraId="189651F1" w14:textId="77777777" w:rsidR="00DA5C4A" w:rsidRPr="00DA5C4A" w:rsidRDefault="00DA5C4A" w:rsidP="00DA5C4A">
      <w:pPr>
        <w:pStyle w:val="Bibliography"/>
        <w:rPr>
          <w:rFonts w:ascii="Cambria" w:hAnsi="Cambria"/>
        </w:rPr>
      </w:pPr>
      <w:r w:rsidRPr="00DA5C4A">
        <w:rPr>
          <w:rFonts w:ascii="Cambria" w:hAnsi="Cambria"/>
        </w:rPr>
        <w:t xml:space="preserve">Rose, O. (n.d.). </w:t>
      </w:r>
      <w:r w:rsidRPr="00DA5C4A">
        <w:rPr>
          <w:rFonts w:ascii="Cambria" w:hAnsi="Cambria"/>
          <w:i/>
          <w:iCs/>
        </w:rPr>
        <w:t>Estimation of the Hurst Parameter of Long-Range Dependent Time Series</w:t>
      </w:r>
      <w:r w:rsidRPr="00DA5C4A">
        <w:rPr>
          <w:rFonts w:ascii="Cambria" w:hAnsi="Cambria"/>
        </w:rPr>
        <w:t>. 16.</w:t>
      </w:r>
    </w:p>
    <w:p w14:paraId="59D25C7C" w14:textId="77777777" w:rsidR="00DA5C4A" w:rsidRPr="00DA5C4A" w:rsidRDefault="00DA5C4A" w:rsidP="00DA5C4A">
      <w:pPr>
        <w:pStyle w:val="Bibliography"/>
        <w:rPr>
          <w:rFonts w:ascii="Cambria" w:hAnsi="Cambria"/>
        </w:rPr>
      </w:pPr>
      <w:r w:rsidRPr="00DA5C4A">
        <w:rPr>
          <w:rFonts w:ascii="Cambria" w:hAnsi="Cambria"/>
        </w:rPr>
        <w:t xml:space="preserve">Smyl, S. (2020). A hybrid method of exponential smoothing and recurrent neural networks for time series forecasting. </w:t>
      </w:r>
      <w:r w:rsidRPr="00DA5C4A">
        <w:rPr>
          <w:rFonts w:ascii="Cambria" w:hAnsi="Cambria"/>
          <w:i/>
          <w:iCs/>
        </w:rPr>
        <w:t>International Journal of Forecasting</w:t>
      </w:r>
      <w:r w:rsidRPr="00DA5C4A">
        <w:rPr>
          <w:rFonts w:ascii="Cambria" w:hAnsi="Cambria"/>
        </w:rPr>
        <w:t xml:space="preserve">, </w:t>
      </w:r>
      <w:r w:rsidRPr="00DA5C4A">
        <w:rPr>
          <w:rFonts w:ascii="Cambria" w:hAnsi="Cambria"/>
          <w:i/>
          <w:iCs/>
        </w:rPr>
        <w:t>36</w:t>
      </w:r>
      <w:r w:rsidRPr="00DA5C4A">
        <w:rPr>
          <w:rFonts w:ascii="Cambria" w:hAnsi="Cambria"/>
        </w:rPr>
        <w:t>(1), 75–85. https://doi.org/10.1016/j.ijforecast.2019.03.017</w:t>
      </w:r>
    </w:p>
    <w:p w14:paraId="7632DFA4" w14:textId="77777777" w:rsidR="00DA5C4A" w:rsidRPr="00DA5C4A" w:rsidRDefault="00DA5C4A" w:rsidP="00DA5C4A">
      <w:pPr>
        <w:pStyle w:val="Bibliography"/>
        <w:rPr>
          <w:rFonts w:ascii="Cambria" w:hAnsi="Cambria"/>
        </w:rPr>
      </w:pPr>
      <w:r w:rsidRPr="00DA5C4A">
        <w:rPr>
          <w:rFonts w:ascii="Cambria" w:hAnsi="Cambria"/>
        </w:rPr>
        <w:t xml:space="preserve">Sobolev, D. (2017). The effect of price volatility on judgmental forecasts: The correlated response model. </w:t>
      </w:r>
      <w:r w:rsidRPr="00DA5C4A">
        <w:rPr>
          <w:rFonts w:ascii="Cambria" w:hAnsi="Cambria"/>
          <w:i/>
          <w:iCs/>
        </w:rPr>
        <w:t>International Journal of Forecasting</w:t>
      </w:r>
      <w:r w:rsidRPr="00DA5C4A">
        <w:rPr>
          <w:rFonts w:ascii="Cambria" w:hAnsi="Cambria"/>
        </w:rPr>
        <w:t xml:space="preserve">, </w:t>
      </w:r>
      <w:r w:rsidRPr="00DA5C4A">
        <w:rPr>
          <w:rFonts w:ascii="Cambria" w:hAnsi="Cambria"/>
          <w:i/>
          <w:iCs/>
        </w:rPr>
        <w:t>33</w:t>
      </w:r>
      <w:r w:rsidRPr="00DA5C4A">
        <w:rPr>
          <w:rFonts w:ascii="Cambria" w:hAnsi="Cambria"/>
        </w:rPr>
        <w:t>(3), 605–617. https://doi.org/10.1016/j.ijforecast.2017.01.009</w:t>
      </w:r>
    </w:p>
    <w:p w14:paraId="18BA8FF7" w14:textId="77777777" w:rsidR="00DA5C4A" w:rsidRPr="00DA5C4A" w:rsidRDefault="00DA5C4A" w:rsidP="00DA5C4A">
      <w:pPr>
        <w:pStyle w:val="Bibliography"/>
        <w:rPr>
          <w:rFonts w:ascii="Cambria" w:hAnsi="Cambria"/>
        </w:rPr>
      </w:pPr>
      <w:r w:rsidRPr="00DA5C4A">
        <w:rPr>
          <w:rFonts w:ascii="Cambria" w:hAnsi="Cambria"/>
        </w:rPr>
        <w:t xml:space="preserve">Sommer, B., Pinson, P., Messner, J. W., &amp; Obst, D. (2021). Online distributed learning in wind power forecasting. </w:t>
      </w:r>
      <w:r w:rsidRPr="00DA5C4A">
        <w:rPr>
          <w:rFonts w:ascii="Cambria" w:hAnsi="Cambria"/>
          <w:i/>
          <w:iCs/>
        </w:rPr>
        <w:t>International Journal of Forecasting</w:t>
      </w:r>
      <w:r w:rsidRPr="00DA5C4A">
        <w:rPr>
          <w:rFonts w:ascii="Cambria" w:hAnsi="Cambria"/>
        </w:rPr>
        <w:t xml:space="preserve">, </w:t>
      </w:r>
      <w:r w:rsidRPr="00DA5C4A">
        <w:rPr>
          <w:rFonts w:ascii="Cambria" w:hAnsi="Cambria"/>
          <w:i/>
          <w:iCs/>
        </w:rPr>
        <w:t>37</w:t>
      </w:r>
      <w:r w:rsidRPr="00DA5C4A">
        <w:rPr>
          <w:rFonts w:ascii="Cambria" w:hAnsi="Cambria"/>
        </w:rPr>
        <w:t>(1), 205–223. https://doi.org/10.1016/j.ijforecast.2020.04.004</w:t>
      </w:r>
    </w:p>
    <w:p w14:paraId="4831B419" w14:textId="77777777" w:rsidR="00DA5C4A" w:rsidRPr="00DA5C4A" w:rsidRDefault="00DA5C4A" w:rsidP="00DA5C4A">
      <w:pPr>
        <w:pStyle w:val="Bibliography"/>
        <w:rPr>
          <w:rFonts w:ascii="Cambria" w:hAnsi="Cambria"/>
        </w:rPr>
      </w:pPr>
      <w:r w:rsidRPr="00DA5C4A">
        <w:rPr>
          <w:rFonts w:ascii="Cambria" w:hAnsi="Cambria"/>
        </w:rPr>
        <w:t xml:space="preserve">Spiliotis, E., Kouloumos, A., Assimakopoulos, V., &amp; Makridakis, S. (2020). Are forecasting competitions data representative of the reality? </w:t>
      </w:r>
      <w:r w:rsidRPr="00DA5C4A">
        <w:rPr>
          <w:rFonts w:ascii="Cambria" w:hAnsi="Cambria"/>
          <w:i/>
          <w:iCs/>
        </w:rPr>
        <w:t>International Journal of Forecasting</w:t>
      </w:r>
      <w:r w:rsidRPr="00DA5C4A">
        <w:rPr>
          <w:rFonts w:ascii="Cambria" w:hAnsi="Cambria"/>
        </w:rPr>
        <w:t xml:space="preserve">, </w:t>
      </w:r>
      <w:r w:rsidRPr="00DA5C4A">
        <w:rPr>
          <w:rFonts w:ascii="Cambria" w:hAnsi="Cambria"/>
          <w:i/>
          <w:iCs/>
        </w:rPr>
        <w:t>36</w:t>
      </w:r>
      <w:r w:rsidRPr="00DA5C4A">
        <w:rPr>
          <w:rFonts w:ascii="Cambria" w:hAnsi="Cambria"/>
        </w:rPr>
        <w:t>(1), 37–53. https://doi.org/10.1016/j.ijforecast.2018.12.007</w:t>
      </w:r>
    </w:p>
    <w:p w14:paraId="35D6F3DB" w14:textId="77777777" w:rsidR="00DA5C4A" w:rsidRPr="00DA5C4A" w:rsidRDefault="00DA5C4A" w:rsidP="00DA5C4A">
      <w:pPr>
        <w:pStyle w:val="Bibliography"/>
        <w:rPr>
          <w:rFonts w:ascii="Cambria" w:hAnsi="Cambria"/>
        </w:rPr>
      </w:pPr>
      <w:r w:rsidRPr="00DA5C4A">
        <w:rPr>
          <w:rFonts w:ascii="Cambria" w:hAnsi="Cambria"/>
        </w:rPr>
        <w:t xml:space="preserve">Sweeney, L. (2002). k-ANONYMITY: A MODEL FOR PROTECTING PRIVACY. </w:t>
      </w:r>
      <w:r w:rsidRPr="00DA5C4A">
        <w:rPr>
          <w:rFonts w:ascii="Cambria" w:hAnsi="Cambria"/>
          <w:i/>
          <w:iCs/>
        </w:rPr>
        <w:t>International Journal of Uncertainty, Fuzziness and Knowledge-Based Systems</w:t>
      </w:r>
      <w:r w:rsidRPr="00DA5C4A">
        <w:rPr>
          <w:rFonts w:ascii="Cambria" w:hAnsi="Cambria"/>
        </w:rPr>
        <w:t xml:space="preserve">, </w:t>
      </w:r>
      <w:r w:rsidRPr="00DA5C4A">
        <w:rPr>
          <w:rFonts w:ascii="Cambria" w:hAnsi="Cambria"/>
          <w:i/>
          <w:iCs/>
        </w:rPr>
        <w:t>10</w:t>
      </w:r>
      <w:r w:rsidRPr="00DA5C4A">
        <w:rPr>
          <w:rFonts w:ascii="Cambria" w:hAnsi="Cambria"/>
        </w:rPr>
        <w:t>(05), 557–570. https://doi.org/10.1142/S0218488502001648</w:t>
      </w:r>
    </w:p>
    <w:p w14:paraId="1255EB0F" w14:textId="77777777" w:rsidR="00DA5C4A" w:rsidRPr="00DA5C4A" w:rsidRDefault="00DA5C4A" w:rsidP="00DA5C4A">
      <w:pPr>
        <w:pStyle w:val="Bibliography"/>
        <w:rPr>
          <w:rFonts w:ascii="Cambria" w:hAnsi="Cambria"/>
        </w:rPr>
      </w:pPr>
      <w:r w:rsidRPr="00DA5C4A">
        <w:rPr>
          <w:rFonts w:ascii="Cambria" w:hAnsi="Cambria"/>
        </w:rPr>
        <w:lastRenderedPageBreak/>
        <w:t xml:space="preserve">Talagala, T. S., Li, F., &amp; Kang, Y. (2022). FFORMPP: Feature-based forecast model performance prediction. </w:t>
      </w:r>
      <w:r w:rsidRPr="00DA5C4A">
        <w:rPr>
          <w:rFonts w:ascii="Cambria" w:hAnsi="Cambria"/>
          <w:i/>
          <w:iCs/>
        </w:rPr>
        <w:t>International Journal of Forecasting</w:t>
      </w:r>
      <w:r w:rsidRPr="00DA5C4A">
        <w:rPr>
          <w:rFonts w:ascii="Cambria" w:hAnsi="Cambria"/>
        </w:rPr>
        <w:t xml:space="preserve">, </w:t>
      </w:r>
      <w:r w:rsidRPr="00DA5C4A">
        <w:rPr>
          <w:rFonts w:ascii="Cambria" w:hAnsi="Cambria"/>
          <w:i/>
          <w:iCs/>
        </w:rPr>
        <w:t>38</w:t>
      </w:r>
      <w:r w:rsidRPr="00DA5C4A">
        <w:rPr>
          <w:rFonts w:ascii="Cambria" w:hAnsi="Cambria"/>
        </w:rPr>
        <w:t>(3), 920–943. https://doi.org/10.1016/j.ijforecast.2021.07.002</w:t>
      </w:r>
    </w:p>
    <w:p w14:paraId="05275168" w14:textId="77777777" w:rsidR="00DA5C4A" w:rsidRPr="00DA5C4A" w:rsidRDefault="00DA5C4A" w:rsidP="00DA5C4A">
      <w:pPr>
        <w:pStyle w:val="Bibliography"/>
        <w:rPr>
          <w:rFonts w:ascii="Cambria" w:hAnsi="Cambria"/>
        </w:rPr>
      </w:pPr>
      <w:r w:rsidRPr="00DA5C4A">
        <w:rPr>
          <w:rFonts w:ascii="Cambria" w:hAnsi="Cambria"/>
        </w:rPr>
        <w:t xml:space="preserve">Véliz, C., &amp; Grunewald, P. (2018). Protecting data privacy is key to a smart energy future. </w:t>
      </w:r>
      <w:r w:rsidRPr="00DA5C4A">
        <w:rPr>
          <w:rFonts w:ascii="Cambria" w:hAnsi="Cambria"/>
          <w:i/>
          <w:iCs/>
        </w:rPr>
        <w:t>Nature Energy</w:t>
      </w:r>
      <w:r w:rsidRPr="00DA5C4A">
        <w:rPr>
          <w:rFonts w:ascii="Cambria" w:hAnsi="Cambria"/>
        </w:rPr>
        <w:t xml:space="preserve">, </w:t>
      </w:r>
      <w:r w:rsidRPr="00DA5C4A">
        <w:rPr>
          <w:rFonts w:ascii="Cambria" w:hAnsi="Cambria"/>
          <w:i/>
          <w:iCs/>
        </w:rPr>
        <w:t>3</w:t>
      </w:r>
      <w:r w:rsidRPr="00DA5C4A">
        <w:rPr>
          <w:rFonts w:ascii="Cambria" w:hAnsi="Cambria"/>
        </w:rPr>
        <w:t>(9), 702–704. https://doi.org/10.1038/s41560-018-0203-3</w:t>
      </w:r>
    </w:p>
    <w:p w14:paraId="506AA3AD" w14:textId="77777777" w:rsidR="00DA5C4A" w:rsidRPr="00DA5C4A" w:rsidRDefault="00DA5C4A" w:rsidP="00DA5C4A">
      <w:pPr>
        <w:pStyle w:val="Bibliography"/>
        <w:rPr>
          <w:rFonts w:ascii="Cambria" w:hAnsi="Cambria"/>
        </w:rPr>
      </w:pPr>
      <w:r w:rsidRPr="00DA5C4A">
        <w:rPr>
          <w:rFonts w:ascii="Cambria" w:hAnsi="Cambria"/>
        </w:rPr>
        <w:t xml:space="preserve">Wang, X., Smith, K., &amp; Hyndman, R. (2006). Characteristic-Based Clustering for Time Series Data. </w:t>
      </w:r>
      <w:r w:rsidRPr="00DA5C4A">
        <w:rPr>
          <w:rFonts w:ascii="Cambria" w:hAnsi="Cambria"/>
          <w:i/>
          <w:iCs/>
        </w:rPr>
        <w:t>Data Mining and Knowledge Discovery</w:t>
      </w:r>
      <w:r w:rsidRPr="00DA5C4A">
        <w:rPr>
          <w:rFonts w:ascii="Cambria" w:hAnsi="Cambria"/>
        </w:rPr>
        <w:t xml:space="preserve">, </w:t>
      </w:r>
      <w:r w:rsidRPr="00DA5C4A">
        <w:rPr>
          <w:rFonts w:ascii="Cambria" w:hAnsi="Cambria"/>
          <w:i/>
          <w:iCs/>
        </w:rPr>
        <w:t>13</w:t>
      </w:r>
      <w:r w:rsidRPr="00DA5C4A">
        <w:rPr>
          <w:rFonts w:ascii="Cambria" w:hAnsi="Cambria"/>
        </w:rPr>
        <w:t>(3), 335–364. https://doi.org/10.1007/s10618-005-0039-x</w:t>
      </w:r>
    </w:p>
    <w:p w14:paraId="2615F3B9" w14:textId="77777777" w:rsidR="00DA5C4A" w:rsidRPr="00DA5C4A" w:rsidRDefault="00DA5C4A" w:rsidP="00DA5C4A">
      <w:pPr>
        <w:pStyle w:val="Bibliography"/>
        <w:rPr>
          <w:rFonts w:ascii="Cambria" w:hAnsi="Cambria"/>
        </w:rPr>
      </w:pPr>
      <w:r w:rsidRPr="00DA5C4A">
        <w:rPr>
          <w:rFonts w:ascii="Cambria" w:hAnsi="Cambria"/>
        </w:rPr>
        <w:t xml:space="preserve">Willinger, W., Paxson, V., Taqqu, M. S., &amp; Willinger, W. (n.d.). </w:t>
      </w:r>
      <w:r w:rsidRPr="00DA5C4A">
        <w:rPr>
          <w:rFonts w:ascii="Cambria" w:hAnsi="Cambria"/>
          <w:i/>
          <w:iCs/>
        </w:rPr>
        <w:t>Self-Similarity and Heavy Tails: Structural Modeling of Network Tra c</w:t>
      </w:r>
      <w:r w:rsidRPr="00DA5C4A">
        <w:rPr>
          <w:rFonts w:ascii="Cambria" w:hAnsi="Cambria"/>
        </w:rPr>
        <w:t>. 26.</w:t>
      </w:r>
    </w:p>
    <w:p w14:paraId="278C8C16" w14:textId="64370511" w:rsidR="0063515F" w:rsidRPr="0063515F" w:rsidRDefault="0063515F" w:rsidP="0063515F">
      <w:pPr>
        <w:tabs>
          <w:tab w:val="left" w:pos="1252"/>
        </w:tabs>
        <w:rPr>
          <w:rFonts w:ascii="Cambria" w:eastAsiaTheme="minorEastAsia" w:hAnsi="Cambria"/>
          <w:b/>
          <w:bCs/>
        </w:rPr>
      </w:pPr>
      <w:r>
        <w:rPr>
          <w:rFonts w:ascii="Cambria" w:eastAsiaTheme="minorEastAsia" w:hAnsi="Cambria"/>
          <w:b/>
          <w:bCs/>
        </w:rPr>
        <w:fldChar w:fldCharType="end"/>
      </w:r>
    </w:p>
    <w:sectPr w:rsidR="0063515F" w:rsidRPr="0063515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ale,Cameron" w:date="2022-10-24T10:30:00Z" w:initials="B">
    <w:p w14:paraId="2A4C543D" w14:textId="77777777" w:rsidR="0066523D" w:rsidRDefault="0066523D" w:rsidP="00B0479A">
      <w:pPr>
        <w:pStyle w:val="CommentText"/>
      </w:pPr>
      <w:r>
        <w:rPr>
          <w:rStyle w:val="CommentReference"/>
        </w:rPr>
        <w:annotationRef/>
      </w:r>
      <w:r>
        <w:t>Restrict DP equations to competitor methods section - focus on results.</w:t>
      </w:r>
    </w:p>
  </w:comment>
  <w:comment w:id="1" w:author="Bale,Cameron" w:date="2022-10-24T10:20:00Z" w:initials="B">
    <w:p w14:paraId="72FCA7C0" w14:textId="569A27E3" w:rsidR="00F73E0C" w:rsidRDefault="00F73E0C" w:rsidP="007B0713">
      <w:pPr>
        <w:pStyle w:val="CommentText"/>
      </w:pPr>
      <w:r>
        <w:rPr>
          <w:rStyle w:val="CommentReference"/>
        </w:rPr>
        <w:annotationRef/>
      </w:r>
      <w:r>
        <w:t>intro</w:t>
      </w:r>
    </w:p>
  </w:comment>
  <w:comment w:id="32" w:author="Bale,Cameron" w:date="2022-10-24T10:18:00Z" w:initials="B">
    <w:p w14:paraId="24E31212" w14:textId="21A2D733" w:rsidR="00F73E0C" w:rsidRDefault="00F73E0C" w:rsidP="00C616B0">
      <w:pPr>
        <w:pStyle w:val="CommentText"/>
      </w:pPr>
      <w:r>
        <w:rPr>
          <w:rStyle w:val="CommentReference"/>
        </w:rPr>
        <w:annotationRef/>
      </w:r>
      <w:r>
        <w:t>Might specify that regression is used to determine feature importance and effect direction</w:t>
      </w:r>
    </w:p>
  </w:comment>
  <w:comment w:id="33" w:author="Bale,Cameron" w:date="2022-10-24T10:18:00Z" w:initials="B">
    <w:p w14:paraId="2E104DDB" w14:textId="77777777" w:rsidR="00F73E0C" w:rsidRDefault="00F73E0C" w:rsidP="00D3189B">
      <w:pPr>
        <w:pStyle w:val="CommentText"/>
      </w:pPr>
      <w:r>
        <w:rPr>
          <w:rStyle w:val="CommentReference"/>
        </w:rPr>
        <w:annotationRef/>
      </w:r>
      <w:r>
        <w:t>Differentiate between the regression and model selection</w:t>
      </w:r>
    </w:p>
  </w:comment>
  <w:comment w:id="167" w:author="Bale,Cameron" w:date="2022-10-24T10:27:00Z" w:initials="B">
    <w:p w14:paraId="27B72174" w14:textId="77777777" w:rsidR="0066523D" w:rsidRDefault="0066523D" w:rsidP="004B76A2">
      <w:pPr>
        <w:pStyle w:val="CommentText"/>
      </w:pPr>
      <w:r>
        <w:rPr>
          <w:rStyle w:val="CommentReference"/>
        </w:rPr>
        <w:annotationRef/>
      </w:r>
      <w:r>
        <w:t>Make no mention of m3 until this section.</w:t>
      </w:r>
    </w:p>
  </w:comment>
  <w:comment w:id="184" w:author="Bale,Cameron" w:date="2022-10-24T10:33:00Z" w:initials="B">
    <w:p w14:paraId="62140FC7" w14:textId="77777777" w:rsidR="00A174DC" w:rsidRDefault="00A174DC" w:rsidP="00334F01">
      <w:pPr>
        <w:pStyle w:val="CommentText"/>
      </w:pPr>
      <w:r>
        <w:rPr>
          <w:rStyle w:val="CommentReference"/>
        </w:rPr>
        <w:annotationRef/>
      </w:r>
      <w:r>
        <w:t>Could move to appendix</w:t>
      </w:r>
    </w:p>
  </w:comment>
  <w:comment w:id="217" w:author="Bale,Cameron" w:date="2022-10-24T10:43:00Z" w:initials="B">
    <w:p w14:paraId="78A6FDB4" w14:textId="77777777" w:rsidR="00513D9B" w:rsidRDefault="00513D9B" w:rsidP="00823667">
      <w:pPr>
        <w:pStyle w:val="CommentText"/>
      </w:pPr>
      <w:r>
        <w:rPr>
          <w:rStyle w:val="CommentReference"/>
        </w:rPr>
        <w:annotationRef/>
      </w:r>
      <w:r>
        <w:t>Outline that identification is identifying time series, attribute is identifying what the actual values are</w:t>
      </w:r>
    </w:p>
  </w:comment>
  <w:comment w:id="323" w:author="Bale,Cameron" w:date="2022-10-24T10:36:00Z" w:initials="B">
    <w:p w14:paraId="33976211" w14:textId="0340A2EB" w:rsidR="00513D9B" w:rsidRDefault="00513D9B" w:rsidP="00F44374">
      <w:pPr>
        <w:pStyle w:val="CommentText"/>
      </w:pPr>
      <w:r>
        <w:rPr>
          <w:rStyle w:val="CommentReference"/>
        </w:rPr>
        <w:annotationRef/>
      </w:r>
      <w:r>
        <w:t>X is not a set - A is the t-th component</w:t>
      </w:r>
    </w:p>
  </w:comment>
  <w:comment w:id="682" w:author="Bale,Cameron" w:date="2022-10-24T10:44:00Z" w:initials="B">
    <w:p w14:paraId="5E9C563F" w14:textId="77777777" w:rsidR="00513D9B" w:rsidRDefault="00513D9B" w:rsidP="00274412">
      <w:pPr>
        <w:pStyle w:val="CommentText"/>
      </w:pPr>
      <w:r>
        <w:rPr>
          <w:rStyle w:val="CommentReference"/>
        </w:rPr>
        <w:annotationRef/>
      </w:r>
      <w:r>
        <w:t>Write english description, add identification risk</w:t>
      </w:r>
    </w:p>
  </w:comment>
  <w:comment w:id="811" w:author="Bale,Cameron" w:date="2022-10-24T10:47:00Z" w:initials="B">
    <w:p w14:paraId="186FB1C3" w14:textId="77777777" w:rsidR="005973C4" w:rsidRDefault="005973C4" w:rsidP="008020BC">
      <w:pPr>
        <w:pStyle w:val="CommentText"/>
      </w:pPr>
      <w:r>
        <w:rPr>
          <w:rStyle w:val="CommentReference"/>
        </w:rPr>
        <w:annotationRef/>
      </w:r>
      <w:r>
        <w:t>Add subsections for identity and attribute disclosure</w:t>
      </w:r>
    </w:p>
  </w:comment>
  <w:comment w:id="1043" w:author="Bale,Cameron" w:date="2022-10-24T10:57:00Z" w:initials="B">
    <w:p w14:paraId="18BA55DE" w14:textId="77777777" w:rsidR="00300306" w:rsidRDefault="00300306">
      <w:pPr>
        <w:pStyle w:val="CommentText"/>
      </w:pPr>
      <w:r>
        <w:rPr>
          <w:rStyle w:val="CommentReference"/>
        </w:rPr>
        <w:annotationRef/>
      </w:r>
      <w:r>
        <w:t>- might be ok</w:t>
      </w:r>
    </w:p>
    <w:p w14:paraId="2285290E" w14:textId="77777777" w:rsidR="00300306" w:rsidRDefault="00300306" w:rsidP="006532DC">
      <w:pPr>
        <w:pStyle w:val="CommentText"/>
      </w:pPr>
      <w:r>
        <w:t>- side by side comparison of good/bad time series (table with feature values)</w:t>
      </w:r>
    </w:p>
  </w:comment>
  <w:comment w:id="2508" w:author="Bale,Cameron" w:date="2022-10-24T11:01:00Z" w:initials="B">
    <w:p w14:paraId="75AE0591" w14:textId="77777777" w:rsidR="00300306" w:rsidRDefault="00300306" w:rsidP="00BA2F69">
      <w:pPr>
        <w:pStyle w:val="CommentText"/>
      </w:pPr>
      <w:r>
        <w:rPr>
          <w:rStyle w:val="CommentReference"/>
        </w:rPr>
        <w:annotationRef/>
      </w:r>
      <w:r>
        <w:t>Table with features (cols), values for different series (rows), plot with different series</w:t>
      </w:r>
    </w:p>
  </w:comment>
  <w:comment w:id="2802" w:author="Bale,Cameron" w:date="2022-10-24T11:04:00Z" w:initials="B">
    <w:p w14:paraId="3E3B8B83" w14:textId="77777777" w:rsidR="00300306" w:rsidRDefault="00300306" w:rsidP="006F44DF">
      <w:pPr>
        <w:pStyle w:val="CommentText"/>
      </w:pPr>
      <w:r>
        <w:rPr>
          <w:rStyle w:val="CommentReference"/>
        </w:rPr>
        <w:annotationRef/>
      </w:r>
      <w:r>
        <w:t>Don't include equations here, explain results based on formulas at end of results. Show equations there.</w:t>
      </w:r>
    </w:p>
  </w:comment>
  <w:comment w:id="2813" w:author="Bale,Cameron" w:date="2022-10-24T11:07:00Z" w:initials="B">
    <w:p w14:paraId="681FFA56" w14:textId="77777777" w:rsidR="006E7F29" w:rsidRDefault="006E7F29" w:rsidP="00064F6B">
      <w:pPr>
        <w:pStyle w:val="CommentText"/>
      </w:pPr>
      <w:r>
        <w:rPr>
          <w:rStyle w:val="CommentReference"/>
        </w:rPr>
        <w:annotationRef/>
      </w:r>
      <w:r>
        <w:t>State purpose of the table up front - show that some features are highly related/unrelated</w:t>
      </w:r>
    </w:p>
  </w:comment>
  <w:comment w:id="2912" w:author="Bale,Cameron" w:date="2022-09-29T11:21:00Z" w:initials="B">
    <w:p w14:paraId="24C4A31A" w14:textId="43EA111F" w:rsidR="00D51207" w:rsidRDefault="00D51207" w:rsidP="00D51207">
      <w:pPr>
        <w:pStyle w:val="CommentText"/>
      </w:pPr>
      <w:r>
        <w:rPr>
          <w:rStyle w:val="CommentReference"/>
        </w:rPr>
        <w:annotationRef/>
      </w:r>
      <w:r>
        <w:t>Comment for myself</w:t>
      </w:r>
    </w:p>
  </w:comment>
  <w:comment w:id="2924" w:author="Bale,Cameron" w:date="2022-10-24T11:08:00Z" w:initials="B">
    <w:p w14:paraId="5902C64D" w14:textId="77777777" w:rsidR="006E7F29" w:rsidRDefault="006E7F29" w:rsidP="00A66E1E">
      <w:pPr>
        <w:pStyle w:val="CommentText"/>
      </w:pPr>
      <w:r>
        <w:rPr>
          <w:rStyle w:val="CommentReference"/>
        </w:rPr>
        <w:annotationRef/>
      </w:r>
      <w:r>
        <w:t>Too much detail</w:t>
      </w:r>
    </w:p>
  </w:comment>
  <w:comment w:id="2938" w:author="Bale,Cameron" w:date="2022-10-05T16:32:00Z" w:initials="B">
    <w:p w14:paraId="04E039C2" w14:textId="3AFAAB1E" w:rsidR="00D20E7E" w:rsidRDefault="00D20E7E" w:rsidP="00D20E7E">
      <w:pPr>
        <w:pStyle w:val="CommentText"/>
      </w:pPr>
      <w:r>
        <w:rPr>
          <w:rStyle w:val="CommentReference"/>
        </w:rPr>
        <w:annotationRef/>
      </w:r>
      <w:r>
        <w:t>Is there literature on this?</w:t>
      </w:r>
    </w:p>
  </w:comment>
  <w:comment w:id="2999" w:author="Bale,Cameron" w:date="2022-10-24T11:11:00Z" w:initials="B">
    <w:p w14:paraId="2389F2EA" w14:textId="77777777" w:rsidR="006E7F29" w:rsidRDefault="006E7F29" w:rsidP="0097016B">
      <w:pPr>
        <w:pStyle w:val="CommentText"/>
      </w:pPr>
      <w:r>
        <w:rPr>
          <w:rStyle w:val="CommentReference"/>
        </w:rPr>
        <w:annotationRef/>
      </w:r>
      <w:r>
        <w:t>appendix</w:t>
      </w:r>
    </w:p>
  </w:comment>
  <w:comment w:id="3184" w:author="Bale,Cameron" w:date="2022-10-24T11:12:00Z" w:initials="B">
    <w:p w14:paraId="0DE3B721" w14:textId="77777777" w:rsidR="006E7F29" w:rsidRDefault="006E7F29" w:rsidP="001E1431">
      <w:pPr>
        <w:pStyle w:val="CommentText"/>
      </w:pPr>
      <w:r>
        <w:rPr>
          <w:rStyle w:val="CommentReference"/>
        </w:rPr>
        <w:annotationRef/>
      </w:r>
      <w:r>
        <w:t>Need explanatory figure titles</w:t>
      </w:r>
    </w:p>
  </w:comment>
  <w:comment w:id="3185" w:author="Bale,Cameron" w:date="2022-10-24T11:14:00Z" w:initials="B">
    <w:p w14:paraId="7F7F08D9" w14:textId="77777777" w:rsidR="006E7F29" w:rsidRDefault="006E7F29" w:rsidP="00621D20">
      <w:pPr>
        <w:pStyle w:val="CommentText"/>
      </w:pPr>
      <w:r>
        <w:rPr>
          <w:rStyle w:val="CommentReference"/>
        </w:rPr>
        <w:annotationRef/>
      </w:r>
      <w:r>
        <w:t>Map words here to equations in feature section</w:t>
      </w:r>
    </w:p>
  </w:comment>
  <w:comment w:id="3344" w:author="Bale,Cameron" w:date="2022-10-07T15:09:00Z" w:initials="B">
    <w:p w14:paraId="10965D64" w14:textId="35F39DCD" w:rsidR="00856DD2" w:rsidRDefault="00856DD2" w:rsidP="001B6A9F">
      <w:pPr>
        <w:pStyle w:val="CommentText"/>
      </w:pPr>
      <w:r>
        <w:rPr>
          <w:rStyle w:val="CommentReference"/>
        </w:rPr>
        <w:annotationRef/>
      </w:r>
      <w:r>
        <w:t>Makes me think e_acf1 isn't really a good measure of forecastability</w:t>
      </w:r>
    </w:p>
  </w:comment>
  <w:comment w:id="3358" w:author="Bale,Cameron" w:date="2022-10-24T11:18:00Z" w:initials="B">
    <w:p w14:paraId="15A3BE7D" w14:textId="77777777" w:rsidR="009F216C" w:rsidRDefault="009F216C" w:rsidP="005C3D7B">
      <w:pPr>
        <w:pStyle w:val="CommentText"/>
      </w:pPr>
      <w:r>
        <w:rPr>
          <w:rStyle w:val="CommentReference"/>
        </w:rPr>
        <w:annotationRef/>
      </w:r>
      <w:r>
        <w:t>Less interested in this here, more interesting in detailed explanation matched to model equations</w:t>
      </w:r>
    </w:p>
  </w:comment>
  <w:comment w:id="3359" w:author="Bale,Cameron" w:date="2022-10-24T11:18:00Z" w:initials="B">
    <w:p w14:paraId="1CCEA614" w14:textId="77777777" w:rsidR="009F216C" w:rsidRDefault="009F216C" w:rsidP="005030C4">
      <w:pPr>
        <w:pStyle w:val="CommentText"/>
      </w:pPr>
      <w:r>
        <w:rPr>
          <w:rStyle w:val="CommentReference"/>
        </w:rPr>
        <w:annotationRef/>
      </w:r>
      <w:r>
        <w:t>Separate overall results and detailed explanations sections</w:t>
      </w:r>
    </w:p>
  </w:comment>
  <w:comment w:id="3425" w:author="Bale,Cameron" w:date="2022-10-24T10:59:00Z" w:initials="B">
    <w:p w14:paraId="692C2006" w14:textId="4D872F7A" w:rsidR="00300306" w:rsidRDefault="00300306" w:rsidP="00610AB3">
      <w:pPr>
        <w:pStyle w:val="CommentText"/>
      </w:pPr>
      <w:r>
        <w:rPr>
          <w:rStyle w:val="CommentReference"/>
        </w:rPr>
        <w:annotationRef/>
      </w:r>
      <w:r>
        <w:t>Move to feature subsection - compare all features</w:t>
      </w:r>
    </w:p>
  </w:comment>
  <w:comment w:id="3453" w:author="Bale,Cameron" w:date="2022-10-24T11:21:00Z" w:initials="B">
    <w:p w14:paraId="2EDCC367" w14:textId="77777777" w:rsidR="009F216C" w:rsidRDefault="009F216C">
      <w:pPr>
        <w:pStyle w:val="CommentText"/>
      </w:pPr>
      <w:r>
        <w:rPr>
          <w:rStyle w:val="CommentReference"/>
        </w:rPr>
        <w:annotationRef/>
      </w:r>
      <w:r>
        <w:t>-Put privacy results with overall feature comparison (at end)</w:t>
      </w:r>
    </w:p>
    <w:p w14:paraId="0E590B5D" w14:textId="77777777" w:rsidR="009F216C" w:rsidRDefault="009F216C" w:rsidP="004143EE">
      <w:pPr>
        <w:pStyle w:val="CommentText"/>
      </w:pPr>
      <w:r>
        <w:t>- separate subsections for accuracy, error variance</w:t>
      </w:r>
    </w:p>
  </w:comment>
  <w:comment w:id="3938" w:author="Bale,Cameron" w:date="2022-10-13T16:35:00Z" w:initials="B">
    <w:p w14:paraId="69063EE2" w14:textId="69D5E8C9" w:rsidR="00AE1A2E" w:rsidRDefault="00AE1A2E" w:rsidP="00127009">
      <w:pPr>
        <w:pStyle w:val="CommentText"/>
      </w:pPr>
      <w:r>
        <w:rPr>
          <w:rStyle w:val="CommentReference"/>
        </w:rPr>
        <w:annotationRef/>
      </w:r>
      <w:r>
        <w:t>The weird part about interpreting this regression is that each coefficient looks at the change in accuracy from changing each variable by 1 with everything else held constant, but this doesn't happen - e.g., you can't increase skewness by 1 and expect accuracy to improve because this will change a lot of other features. Another example: model claims 20% bottom coding leads to large improvements in forecast accuracy - with everything else held constant - how do we interpret this in light of the accuracy results?</w:t>
      </w:r>
    </w:p>
  </w:comment>
  <w:comment w:id="3976" w:author="Bale,Cameron" w:date="2022-10-13T16:43:00Z" w:initials="B">
    <w:p w14:paraId="46BE53B8" w14:textId="77777777" w:rsidR="00F308C6" w:rsidRDefault="00F308C6" w:rsidP="003456EE">
      <w:pPr>
        <w:pStyle w:val="CommentText"/>
      </w:pPr>
      <w:r>
        <w:rPr>
          <w:rStyle w:val="CommentReference"/>
        </w:rPr>
        <w:annotationRef/>
      </w:r>
      <w:r>
        <w:t>Increases in the Hurst coefficient that are not due to stronger trend hurt forecast accuracy?</w:t>
      </w:r>
    </w:p>
  </w:comment>
  <w:comment w:id="3986" w:author="Bale,Cameron" w:date="2022-10-13T16:46:00Z" w:initials="B">
    <w:p w14:paraId="3D06CC60" w14:textId="77777777" w:rsidR="00F308C6" w:rsidRDefault="00F308C6" w:rsidP="00D45681">
      <w:pPr>
        <w:pStyle w:val="CommentText"/>
      </w:pPr>
      <w:r>
        <w:rPr>
          <w:rStyle w:val="CommentReference"/>
        </w:rPr>
        <w:annotationRef/>
      </w:r>
      <w:r>
        <w:t>Interesting...need to uncover why this might be</w:t>
      </w:r>
    </w:p>
  </w:comment>
  <w:comment w:id="4009" w:author="Bale,Cameron" w:date="2022-10-13T17:05:00Z" w:initials="B">
    <w:p w14:paraId="6D5ECF77" w14:textId="77777777" w:rsidR="00AB3784" w:rsidRDefault="00AB3784" w:rsidP="006116D9">
      <w:pPr>
        <w:pStyle w:val="CommentText"/>
      </w:pPr>
      <w:r>
        <w:rPr>
          <w:rStyle w:val="CommentReference"/>
        </w:rPr>
        <w:annotationRef/>
      </w:r>
      <w:r>
        <w:t>These changes are relative to the original data (intercept) with all features held constant.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4C543D" w15:done="0"/>
  <w15:commentEx w15:paraId="72FCA7C0" w15:done="0"/>
  <w15:commentEx w15:paraId="24E31212" w15:done="0"/>
  <w15:commentEx w15:paraId="2E104DDB" w15:done="0"/>
  <w15:commentEx w15:paraId="27B72174" w15:done="0"/>
  <w15:commentEx w15:paraId="62140FC7" w15:done="0"/>
  <w15:commentEx w15:paraId="78A6FDB4" w15:done="0"/>
  <w15:commentEx w15:paraId="33976211" w15:done="0"/>
  <w15:commentEx w15:paraId="5E9C563F" w15:done="0"/>
  <w15:commentEx w15:paraId="186FB1C3" w15:done="0"/>
  <w15:commentEx w15:paraId="2285290E" w15:done="0"/>
  <w15:commentEx w15:paraId="75AE0591" w15:done="0"/>
  <w15:commentEx w15:paraId="3E3B8B83" w15:done="0"/>
  <w15:commentEx w15:paraId="681FFA56" w15:done="0"/>
  <w15:commentEx w15:paraId="24C4A31A" w15:done="0"/>
  <w15:commentEx w15:paraId="5902C64D" w15:done="0"/>
  <w15:commentEx w15:paraId="04E039C2" w15:done="0"/>
  <w15:commentEx w15:paraId="2389F2EA" w15:done="0"/>
  <w15:commentEx w15:paraId="0DE3B721" w15:done="0"/>
  <w15:commentEx w15:paraId="7F7F08D9" w15:paraIdParent="0DE3B721" w15:done="0"/>
  <w15:commentEx w15:paraId="10965D64" w15:done="0"/>
  <w15:commentEx w15:paraId="15A3BE7D" w15:done="0"/>
  <w15:commentEx w15:paraId="1CCEA614" w15:paraIdParent="15A3BE7D" w15:done="0"/>
  <w15:commentEx w15:paraId="692C2006" w15:done="0"/>
  <w15:commentEx w15:paraId="0E590B5D" w15:done="0"/>
  <w15:commentEx w15:paraId="69063EE2" w15:done="0"/>
  <w15:commentEx w15:paraId="46BE53B8" w15:done="0"/>
  <w15:commentEx w15:paraId="3D06CC60" w15:done="0"/>
  <w15:commentEx w15:paraId="6D5ECF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0E7AD" w16cex:dateUtc="2022-10-24T14:30:00Z"/>
  <w16cex:commentExtensible w16cex:durableId="2700E57B" w16cex:dateUtc="2022-10-24T14:20:00Z"/>
  <w16cex:commentExtensible w16cex:durableId="2700E4DB" w16cex:dateUtc="2022-10-24T14:18:00Z"/>
  <w16cex:commentExtensible w16cex:durableId="2700E4FB" w16cex:dateUtc="2022-10-24T14:18:00Z"/>
  <w16cex:commentExtensible w16cex:durableId="2700E717" w16cex:dateUtc="2022-10-24T14:27:00Z"/>
  <w16cex:commentExtensible w16cex:durableId="2700E87B" w16cex:dateUtc="2022-10-24T14:33:00Z"/>
  <w16cex:commentExtensible w16cex:durableId="2700EAD9" w16cex:dateUtc="2022-10-24T14:43:00Z"/>
  <w16cex:commentExtensible w16cex:durableId="2700E92F" w16cex:dateUtc="2022-10-24T14:36:00Z"/>
  <w16cex:commentExtensible w16cex:durableId="2700EB24" w16cex:dateUtc="2022-10-24T14:44:00Z"/>
  <w16cex:commentExtensible w16cex:durableId="2700EBD5" w16cex:dateUtc="2022-10-24T14:47:00Z"/>
  <w16cex:commentExtensible w16cex:durableId="2700EE04" w16cex:dateUtc="2022-10-24T14:57:00Z"/>
  <w16cex:commentExtensible w16cex:durableId="2700EF0D" w16cex:dateUtc="2022-10-24T15:01:00Z"/>
  <w16cex:commentExtensible w16cex:durableId="2700EFC1" w16cex:dateUtc="2022-10-24T15:04:00Z"/>
  <w16cex:commentExtensible w16cex:durableId="2700F07C" w16cex:dateUtc="2022-10-24T15:07:00Z"/>
  <w16cex:commentExtensible w16cex:durableId="26DFFE1F" w16cex:dateUtc="2022-09-29T15:21:00Z"/>
  <w16cex:commentExtensible w16cex:durableId="2700F0BA" w16cex:dateUtc="2022-10-24T15:08:00Z"/>
  <w16cex:commentExtensible w16cex:durableId="26E83029" w16cex:dateUtc="2022-10-05T20:32:00Z"/>
  <w16cex:commentExtensible w16cex:durableId="2700F17B" w16cex:dateUtc="2022-10-24T15:11:00Z"/>
  <w16cex:commentExtensible w16cex:durableId="2700F1AA" w16cex:dateUtc="2022-10-24T15:12:00Z"/>
  <w16cex:commentExtensible w16cex:durableId="2700F200" w16cex:dateUtc="2022-10-24T15:14:00Z"/>
  <w16cex:commentExtensible w16cex:durableId="26EABFA7" w16cex:dateUtc="2022-10-07T19:09:00Z"/>
  <w16cex:commentExtensible w16cex:durableId="2700F300" w16cex:dateUtc="2022-10-24T15:18:00Z"/>
  <w16cex:commentExtensible w16cex:durableId="2700F313" w16cex:dateUtc="2022-10-24T15:18:00Z"/>
  <w16cex:commentExtensible w16cex:durableId="2700EEA2" w16cex:dateUtc="2022-10-24T14:59:00Z"/>
  <w16cex:commentExtensible w16cex:durableId="2700F3C5" w16cex:dateUtc="2022-10-24T15:21:00Z"/>
  <w16cex:commentExtensible w16cex:durableId="26F2BCC4" w16cex:dateUtc="2022-10-13T20:35:00Z"/>
  <w16cex:commentExtensible w16cex:durableId="26F2BEB9" w16cex:dateUtc="2022-10-13T20:43:00Z"/>
  <w16cex:commentExtensible w16cex:durableId="26F2BF5D" w16cex:dateUtc="2022-10-13T20:46:00Z"/>
  <w16cex:commentExtensible w16cex:durableId="26F2C3DC" w16cex:dateUtc="2022-10-13T2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4C543D" w16cid:durableId="2700E7AD"/>
  <w16cid:commentId w16cid:paraId="72FCA7C0" w16cid:durableId="2700E57B"/>
  <w16cid:commentId w16cid:paraId="24E31212" w16cid:durableId="2700E4DB"/>
  <w16cid:commentId w16cid:paraId="2E104DDB" w16cid:durableId="2700E4FB"/>
  <w16cid:commentId w16cid:paraId="27B72174" w16cid:durableId="2700E717"/>
  <w16cid:commentId w16cid:paraId="62140FC7" w16cid:durableId="2700E87B"/>
  <w16cid:commentId w16cid:paraId="78A6FDB4" w16cid:durableId="2700EAD9"/>
  <w16cid:commentId w16cid:paraId="33976211" w16cid:durableId="2700E92F"/>
  <w16cid:commentId w16cid:paraId="5E9C563F" w16cid:durableId="2700EB24"/>
  <w16cid:commentId w16cid:paraId="186FB1C3" w16cid:durableId="2700EBD5"/>
  <w16cid:commentId w16cid:paraId="2285290E" w16cid:durableId="2700EE04"/>
  <w16cid:commentId w16cid:paraId="75AE0591" w16cid:durableId="2700EF0D"/>
  <w16cid:commentId w16cid:paraId="3E3B8B83" w16cid:durableId="2700EFC1"/>
  <w16cid:commentId w16cid:paraId="681FFA56" w16cid:durableId="2700F07C"/>
  <w16cid:commentId w16cid:paraId="24C4A31A" w16cid:durableId="26DFFE1F"/>
  <w16cid:commentId w16cid:paraId="5902C64D" w16cid:durableId="2700F0BA"/>
  <w16cid:commentId w16cid:paraId="04E039C2" w16cid:durableId="26E83029"/>
  <w16cid:commentId w16cid:paraId="2389F2EA" w16cid:durableId="2700F17B"/>
  <w16cid:commentId w16cid:paraId="0DE3B721" w16cid:durableId="2700F1AA"/>
  <w16cid:commentId w16cid:paraId="7F7F08D9" w16cid:durableId="2700F200"/>
  <w16cid:commentId w16cid:paraId="10965D64" w16cid:durableId="26EABFA7"/>
  <w16cid:commentId w16cid:paraId="15A3BE7D" w16cid:durableId="2700F300"/>
  <w16cid:commentId w16cid:paraId="1CCEA614" w16cid:durableId="2700F313"/>
  <w16cid:commentId w16cid:paraId="692C2006" w16cid:durableId="2700EEA2"/>
  <w16cid:commentId w16cid:paraId="0E590B5D" w16cid:durableId="2700F3C5"/>
  <w16cid:commentId w16cid:paraId="69063EE2" w16cid:durableId="26F2BCC4"/>
  <w16cid:commentId w16cid:paraId="46BE53B8" w16cid:durableId="26F2BEB9"/>
  <w16cid:commentId w16cid:paraId="3D06CC60" w16cid:durableId="26F2BF5D"/>
  <w16cid:commentId w16cid:paraId="6D5ECF77" w16cid:durableId="26F2C3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C7928" w14:textId="77777777" w:rsidR="003F61C9" w:rsidRDefault="003F61C9" w:rsidP="00C37A47">
      <w:r>
        <w:separator/>
      </w:r>
    </w:p>
  </w:endnote>
  <w:endnote w:type="continuationSeparator" w:id="0">
    <w:p w14:paraId="686A8626" w14:textId="77777777" w:rsidR="003F61C9" w:rsidRDefault="003F61C9" w:rsidP="00C37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EE22F" w14:textId="77777777" w:rsidR="003F61C9" w:rsidRDefault="003F61C9" w:rsidP="00C37A47">
      <w:r>
        <w:separator/>
      </w:r>
    </w:p>
  </w:footnote>
  <w:footnote w:type="continuationSeparator" w:id="0">
    <w:p w14:paraId="1E5D0564" w14:textId="77777777" w:rsidR="003F61C9" w:rsidRDefault="003F61C9" w:rsidP="00C37A47">
      <w:r>
        <w:continuationSeparator/>
      </w:r>
    </w:p>
  </w:footnote>
  <w:footnote w:id="1">
    <w:p w14:paraId="09FB1CD3" w14:textId="47873012" w:rsidR="00C37A47" w:rsidRPr="00C37A47" w:rsidRDefault="00C37A47" w:rsidP="00C37A47">
      <w:pPr>
        <w:rPr>
          <w:rFonts w:ascii="Cambria" w:hAnsi="Cambria"/>
        </w:rPr>
      </w:pPr>
      <w:r>
        <w:rPr>
          <w:rStyle w:val="FootnoteReference"/>
        </w:rPr>
        <w:footnoteRef/>
      </w:r>
      <w:r>
        <w:t xml:space="preserve"> </w:t>
      </w:r>
      <w:r w:rsidRPr="00C37A47">
        <w:rPr>
          <w:rFonts w:ascii="Cambria" w:hAnsi="Cambria"/>
        </w:rPr>
        <w:t xml:space="preserve">For examples in the United States, see </w:t>
      </w:r>
      <w:hyperlink r:id="rId1" w:history="1">
        <w:r w:rsidRPr="00AC558A">
          <w:rPr>
            <w:rStyle w:val="Hyperlink"/>
            <w:rFonts w:ascii="Cambria" w:hAnsi="Cambria"/>
          </w:rPr>
          <w:t>this</w:t>
        </w:r>
      </w:hyperlink>
      <w:r w:rsidRPr="00C37A47">
        <w:rPr>
          <w:rFonts w:ascii="Cambria" w:hAnsi="Cambria"/>
        </w:rPr>
        <w:t xml:space="preserve"> map</w:t>
      </w:r>
      <w:r w:rsidR="00776E27">
        <w:rPr>
          <w:rFonts w:ascii="Cambria" w:hAnsi="Cambria"/>
        </w:rPr>
        <w:t>.</w:t>
      </w:r>
    </w:p>
    <w:p w14:paraId="1A77C870" w14:textId="018D7CDC" w:rsidR="00C37A47" w:rsidRDefault="00C37A47">
      <w:pPr>
        <w:pStyle w:val="FootnoteText"/>
      </w:pPr>
    </w:p>
  </w:footnote>
  <w:footnote w:id="2">
    <w:p w14:paraId="0AA6A30E" w14:textId="0F25DC67" w:rsidR="00776E27" w:rsidRDefault="00776E27">
      <w:pPr>
        <w:pStyle w:val="FootnoteText"/>
      </w:pPr>
      <w:r>
        <w:rPr>
          <w:rStyle w:val="FootnoteReference"/>
        </w:rPr>
        <w:footnoteRef/>
      </w:r>
      <w:r>
        <w:t xml:space="preserve"> </w:t>
      </w:r>
      <w:r w:rsidRPr="00776E27">
        <w:rPr>
          <w:rFonts w:ascii="Cambria" w:hAnsi="Cambria"/>
          <w:sz w:val="22"/>
          <w:szCs w:val="22"/>
        </w:rPr>
        <w:t xml:space="preserve">See the description of anonymous information given in </w:t>
      </w:r>
      <w:hyperlink r:id="rId2" w:history="1">
        <w:r w:rsidRPr="00776E27">
          <w:rPr>
            <w:rFonts w:ascii="Cambria" w:hAnsi="Cambria"/>
            <w:sz w:val="22"/>
            <w:szCs w:val="22"/>
          </w:rPr>
          <w:t>Recital 26</w:t>
        </w:r>
      </w:hyperlink>
      <w:r w:rsidRPr="00776E27">
        <w:rPr>
          <w:rFonts w:ascii="Cambria" w:hAnsi="Cambria"/>
          <w:sz w:val="22"/>
          <w:szCs w:val="22"/>
        </w:rPr>
        <w:t xml:space="preserve"> of the GDPR.</w:t>
      </w:r>
    </w:p>
  </w:footnote>
  <w:footnote w:id="3">
    <w:p w14:paraId="3BC7F011" w14:textId="0C447A40" w:rsidR="00C80F13" w:rsidRDefault="00C80F13">
      <w:pPr>
        <w:pStyle w:val="FootnoteText"/>
      </w:pPr>
      <w:r>
        <w:rPr>
          <w:rStyle w:val="FootnoteReference"/>
        </w:rPr>
        <w:footnoteRef/>
      </w:r>
      <w:r>
        <w:t xml:space="preserve"> See articles 6, 45, and 46 of the GDPR.</w:t>
      </w:r>
    </w:p>
  </w:footnote>
  <w:footnote w:id="4">
    <w:p w14:paraId="4B68F0BE" w14:textId="13A7F49B" w:rsidR="00A20255" w:rsidRDefault="00A20255">
      <w:pPr>
        <w:pStyle w:val="FootnoteText"/>
      </w:pPr>
      <w:r>
        <w:rPr>
          <w:rStyle w:val="FootnoteReference"/>
        </w:rPr>
        <w:footnoteRef/>
      </w:r>
      <w:r>
        <w:t xml:space="preserve"> </w:t>
      </w:r>
      <w:r w:rsidRPr="00753FD1">
        <w:rPr>
          <w:rFonts w:ascii="Cambria" w:hAnsi="Cambria"/>
        </w:rPr>
        <w:t xml:space="preserve">See the </w:t>
      </w:r>
      <w:hyperlink r:id="rId3" w:history="1">
        <w:r w:rsidRPr="00A20255">
          <w:rPr>
            <w:rStyle w:val="Hyperlink"/>
            <w:rFonts w:ascii="Cambria" w:hAnsi="Cambria"/>
          </w:rPr>
          <w:t>Gramm-Leach-Bliley act</w:t>
        </w:r>
      </w:hyperlink>
      <w:r w:rsidRPr="00753FD1">
        <w:rPr>
          <w:rFonts w:ascii="Cambria" w:hAnsi="Cambria"/>
        </w:rPr>
        <w:t>.</w:t>
      </w:r>
    </w:p>
  </w:footnote>
  <w:footnote w:id="5">
    <w:p w14:paraId="61C5CBC0" w14:textId="5622C135" w:rsidR="00D0379A" w:rsidRDefault="00D0379A">
      <w:pPr>
        <w:pStyle w:val="FootnoteText"/>
      </w:pPr>
      <w:r>
        <w:rPr>
          <w:rStyle w:val="FootnoteReference"/>
        </w:rPr>
        <w:footnoteRef/>
      </w:r>
      <w:r>
        <w:t xml:space="preserve"> </w:t>
      </w:r>
      <w:r w:rsidRPr="00753FD1">
        <w:rPr>
          <w:rFonts w:ascii="Cambria" w:hAnsi="Cambria"/>
        </w:rPr>
        <w:t xml:space="preserve">See </w:t>
      </w:r>
      <w:hyperlink r:id="rId4" w:history="1">
        <w:r w:rsidRPr="00D0379A">
          <w:rPr>
            <w:rStyle w:val="Hyperlink"/>
            <w:rFonts w:ascii="Cambria" w:hAnsi="Cambria"/>
          </w:rPr>
          <w:t>several python libraries</w:t>
        </w:r>
      </w:hyperlink>
      <w:r w:rsidRPr="00753FD1">
        <w:rPr>
          <w:rFonts w:ascii="Cambria" w:hAnsi="Cambria"/>
        </w:rPr>
        <w:t xml:space="preserve"> including </w:t>
      </w:r>
      <w:proofErr w:type="spellStart"/>
      <w:r w:rsidRPr="00753FD1">
        <w:rPr>
          <w:rFonts w:ascii="Cambria" w:hAnsi="Cambria"/>
        </w:rPr>
        <w:t>PipelineDP</w:t>
      </w:r>
      <w:proofErr w:type="spellEnd"/>
      <w:r w:rsidRPr="00753FD1">
        <w:rPr>
          <w:rFonts w:ascii="Cambria" w:hAnsi="Cambria"/>
        </w:rPr>
        <w:t xml:space="preserve"> and </w:t>
      </w:r>
      <w:proofErr w:type="spellStart"/>
      <w:r w:rsidRPr="00753FD1">
        <w:rPr>
          <w:rFonts w:ascii="Cambria" w:hAnsi="Cambria"/>
        </w:rPr>
        <w:t>PyDP</w:t>
      </w:r>
      <w:proofErr w:type="spellEnd"/>
      <w:r w:rsidRPr="00753FD1">
        <w:rPr>
          <w:rFonts w:ascii="Cambria" w:hAnsi="Cambria"/>
        </w:rPr>
        <w:t>.</w:t>
      </w:r>
    </w:p>
  </w:footnote>
  <w:footnote w:id="6">
    <w:p w14:paraId="5CC8194E" w14:textId="41A7D765" w:rsidR="00D0379A" w:rsidRDefault="00D0379A">
      <w:pPr>
        <w:pStyle w:val="FootnoteText"/>
      </w:pPr>
      <w:r>
        <w:rPr>
          <w:rStyle w:val="FootnoteReference"/>
        </w:rPr>
        <w:footnoteRef/>
      </w:r>
      <w:r>
        <w:t xml:space="preserve"> </w:t>
      </w:r>
      <w:r w:rsidRPr="00753FD1">
        <w:rPr>
          <w:rFonts w:ascii="Cambria" w:hAnsi="Cambria"/>
        </w:rPr>
        <w:t xml:space="preserve">See the </w:t>
      </w:r>
      <w:hyperlink r:id="rId5" w:history="1">
        <w:proofErr w:type="spellStart"/>
        <w:r w:rsidRPr="00D0379A">
          <w:rPr>
            <w:rStyle w:val="Hyperlink"/>
            <w:rFonts w:ascii="Cambria" w:hAnsi="Cambria"/>
          </w:rPr>
          <w:t>OpenDP</w:t>
        </w:r>
        <w:proofErr w:type="spellEnd"/>
        <w:r w:rsidRPr="00D0379A">
          <w:rPr>
            <w:rStyle w:val="Hyperlink"/>
            <w:rFonts w:ascii="Cambria" w:hAnsi="Cambria"/>
          </w:rPr>
          <w:t xml:space="preserve"> project</w:t>
        </w:r>
      </w:hyperlink>
      <w:r w:rsidRPr="00753FD1">
        <w:rPr>
          <w:rFonts w:ascii="Cambria" w:hAnsi="Cambria"/>
        </w:rPr>
        <w:t>.</w:t>
      </w:r>
    </w:p>
  </w:footnote>
  <w:footnote w:id="7">
    <w:p w14:paraId="3BCFBA07" w14:textId="76473A66" w:rsidR="00986467" w:rsidRPr="00753FD1" w:rsidRDefault="00986467" w:rsidP="00986467">
      <w:pPr>
        <w:rPr>
          <w:rFonts w:ascii="Cambria" w:hAnsi="Cambria"/>
        </w:rPr>
      </w:pPr>
      <w:r>
        <w:rPr>
          <w:rStyle w:val="FootnoteReference"/>
        </w:rPr>
        <w:footnoteRef/>
      </w:r>
      <w:r>
        <w:t xml:space="preserve"> </w:t>
      </w:r>
      <w:r w:rsidRPr="00753FD1">
        <w:rPr>
          <w:rFonts w:ascii="Cambria" w:hAnsi="Cambria"/>
        </w:rPr>
        <w:t xml:space="preserve">See </w:t>
      </w:r>
      <w:hyperlink r:id="rId6" w:history="1">
        <w:r w:rsidRPr="00986467">
          <w:rPr>
            <w:rStyle w:val="Hyperlink"/>
            <w:rFonts w:ascii="Cambria" w:hAnsi="Cambria"/>
          </w:rPr>
          <w:t>descriptions</w:t>
        </w:r>
      </w:hyperlink>
      <w:r w:rsidRPr="00753FD1">
        <w:rPr>
          <w:rFonts w:ascii="Cambria" w:hAnsi="Cambria"/>
        </w:rPr>
        <w:t xml:space="preserve"> </w:t>
      </w:r>
      <w:r w:rsidRPr="009F3BE9">
        <w:rPr>
          <w:rFonts w:ascii="Cambria" w:hAnsi="Cambria"/>
          <w:sz w:val="20"/>
          <w:szCs w:val="20"/>
        </w:rPr>
        <w:t>of Apple's privacy features.</w:t>
      </w:r>
    </w:p>
    <w:p w14:paraId="58F44E3F" w14:textId="2B2064D4" w:rsidR="00986467" w:rsidRDefault="0098646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52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AD2C42"/>
    <w:multiLevelType w:val="hybridMultilevel"/>
    <w:tmpl w:val="F37694B8"/>
    <w:lvl w:ilvl="0" w:tplc="FEBE475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07004"/>
    <w:multiLevelType w:val="hybridMultilevel"/>
    <w:tmpl w:val="28AE1EFA"/>
    <w:lvl w:ilvl="0" w:tplc="52AE7656">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CC399F"/>
    <w:multiLevelType w:val="hybridMultilevel"/>
    <w:tmpl w:val="197ACF1C"/>
    <w:lvl w:ilvl="0" w:tplc="80EC53E6">
      <w:start w:val="198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D865F1"/>
    <w:multiLevelType w:val="hybridMultilevel"/>
    <w:tmpl w:val="71181A58"/>
    <w:lvl w:ilvl="0" w:tplc="8B663BDA">
      <w:start w:val="6"/>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922948"/>
    <w:multiLevelType w:val="hybridMultilevel"/>
    <w:tmpl w:val="B79A2950"/>
    <w:lvl w:ilvl="0" w:tplc="E6B419B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F046B0"/>
    <w:multiLevelType w:val="hybridMultilevel"/>
    <w:tmpl w:val="18188F04"/>
    <w:lvl w:ilvl="0" w:tplc="39921050">
      <w:start w:val="198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177720">
    <w:abstractNumId w:val="0"/>
  </w:num>
  <w:num w:numId="2" w16cid:durableId="921987890">
    <w:abstractNumId w:val="2"/>
  </w:num>
  <w:num w:numId="3" w16cid:durableId="1171456789">
    <w:abstractNumId w:val="5"/>
  </w:num>
  <w:num w:numId="4" w16cid:durableId="599026614">
    <w:abstractNumId w:val="1"/>
  </w:num>
  <w:num w:numId="5" w16cid:durableId="1798183818">
    <w:abstractNumId w:val="4"/>
  </w:num>
  <w:num w:numId="6" w16cid:durableId="189228843">
    <w:abstractNumId w:val="6"/>
  </w:num>
  <w:num w:numId="7" w16cid:durableId="16286524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le,Cameron">
    <w15:presenceInfo w15:providerId="None" w15:userId="Bale,Camer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A47"/>
    <w:rsid w:val="00002CA6"/>
    <w:rsid w:val="00003228"/>
    <w:rsid w:val="00012134"/>
    <w:rsid w:val="00026E58"/>
    <w:rsid w:val="0004237A"/>
    <w:rsid w:val="00043F81"/>
    <w:rsid w:val="00052E9B"/>
    <w:rsid w:val="000560A8"/>
    <w:rsid w:val="00060660"/>
    <w:rsid w:val="00065937"/>
    <w:rsid w:val="000710DD"/>
    <w:rsid w:val="00071444"/>
    <w:rsid w:val="000761E8"/>
    <w:rsid w:val="00085B47"/>
    <w:rsid w:val="00090220"/>
    <w:rsid w:val="000A2F00"/>
    <w:rsid w:val="000B153D"/>
    <w:rsid w:val="000B2E93"/>
    <w:rsid w:val="000B359F"/>
    <w:rsid w:val="000C7F8E"/>
    <w:rsid w:val="000D233B"/>
    <w:rsid w:val="000E0BB1"/>
    <w:rsid w:val="000E3156"/>
    <w:rsid w:val="000E6532"/>
    <w:rsid w:val="000F0205"/>
    <w:rsid w:val="000F1635"/>
    <w:rsid w:val="000F4258"/>
    <w:rsid w:val="001130FC"/>
    <w:rsid w:val="00115C04"/>
    <w:rsid w:val="00116323"/>
    <w:rsid w:val="001254CB"/>
    <w:rsid w:val="00161CD0"/>
    <w:rsid w:val="001701A4"/>
    <w:rsid w:val="001726A5"/>
    <w:rsid w:val="00172B23"/>
    <w:rsid w:val="001807B4"/>
    <w:rsid w:val="00182A20"/>
    <w:rsid w:val="00193392"/>
    <w:rsid w:val="001A11BD"/>
    <w:rsid w:val="001A241A"/>
    <w:rsid w:val="001A2C51"/>
    <w:rsid w:val="001B0B8D"/>
    <w:rsid w:val="001F10C6"/>
    <w:rsid w:val="00202872"/>
    <w:rsid w:val="00205774"/>
    <w:rsid w:val="00205E72"/>
    <w:rsid w:val="00221B9D"/>
    <w:rsid w:val="00223089"/>
    <w:rsid w:val="0023250B"/>
    <w:rsid w:val="00233596"/>
    <w:rsid w:val="00237427"/>
    <w:rsid w:val="0024654B"/>
    <w:rsid w:val="00246D93"/>
    <w:rsid w:val="0024726F"/>
    <w:rsid w:val="002507FB"/>
    <w:rsid w:val="00264FCB"/>
    <w:rsid w:val="00272BBD"/>
    <w:rsid w:val="00281578"/>
    <w:rsid w:val="0029097F"/>
    <w:rsid w:val="00290AF0"/>
    <w:rsid w:val="0029339D"/>
    <w:rsid w:val="002A3D2D"/>
    <w:rsid w:val="002B324F"/>
    <w:rsid w:val="002B51CA"/>
    <w:rsid w:val="002C6626"/>
    <w:rsid w:val="002C6661"/>
    <w:rsid w:val="00300306"/>
    <w:rsid w:val="00304258"/>
    <w:rsid w:val="00313D29"/>
    <w:rsid w:val="00316789"/>
    <w:rsid w:val="0031756A"/>
    <w:rsid w:val="0032347B"/>
    <w:rsid w:val="003236E2"/>
    <w:rsid w:val="003240E0"/>
    <w:rsid w:val="003433FB"/>
    <w:rsid w:val="00360FC8"/>
    <w:rsid w:val="003851D1"/>
    <w:rsid w:val="00393F1A"/>
    <w:rsid w:val="003A1DCA"/>
    <w:rsid w:val="003A5DE6"/>
    <w:rsid w:val="003B3E99"/>
    <w:rsid w:val="003B4786"/>
    <w:rsid w:val="003C7CAB"/>
    <w:rsid w:val="003F61C9"/>
    <w:rsid w:val="00400965"/>
    <w:rsid w:val="00402252"/>
    <w:rsid w:val="00407B11"/>
    <w:rsid w:val="004172A5"/>
    <w:rsid w:val="0043194E"/>
    <w:rsid w:val="004649DC"/>
    <w:rsid w:val="00472253"/>
    <w:rsid w:val="00480254"/>
    <w:rsid w:val="0049013D"/>
    <w:rsid w:val="004A085F"/>
    <w:rsid w:val="004A4D2D"/>
    <w:rsid w:val="004B6F6A"/>
    <w:rsid w:val="004D3C64"/>
    <w:rsid w:val="004D4378"/>
    <w:rsid w:val="004E64EE"/>
    <w:rsid w:val="004F0F3B"/>
    <w:rsid w:val="004F28D1"/>
    <w:rsid w:val="004F673E"/>
    <w:rsid w:val="00503B22"/>
    <w:rsid w:val="00513D9B"/>
    <w:rsid w:val="00514266"/>
    <w:rsid w:val="00517078"/>
    <w:rsid w:val="00523574"/>
    <w:rsid w:val="00550395"/>
    <w:rsid w:val="005551DD"/>
    <w:rsid w:val="00574737"/>
    <w:rsid w:val="00591653"/>
    <w:rsid w:val="005971F3"/>
    <w:rsid w:val="005973C4"/>
    <w:rsid w:val="0059784D"/>
    <w:rsid w:val="005A4762"/>
    <w:rsid w:val="005B220F"/>
    <w:rsid w:val="005D34AD"/>
    <w:rsid w:val="005D7D6C"/>
    <w:rsid w:val="005E4447"/>
    <w:rsid w:val="005F26F0"/>
    <w:rsid w:val="005F6E8D"/>
    <w:rsid w:val="00601942"/>
    <w:rsid w:val="00603EE1"/>
    <w:rsid w:val="006041D4"/>
    <w:rsid w:val="006068CD"/>
    <w:rsid w:val="00614129"/>
    <w:rsid w:val="00617BDC"/>
    <w:rsid w:val="006264F8"/>
    <w:rsid w:val="00633FAB"/>
    <w:rsid w:val="0063515F"/>
    <w:rsid w:val="00640BB9"/>
    <w:rsid w:val="00641015"/>
    <w:rsid w:val="006457AC"/>
    <w:rsid w:val="0066358E"/>
    <w:rsid w:val="0066523D"/>
    <w:rsid w:val="006732C5"/>
    <w:rsid w:val="00673BB9"/>
    <w:rsid w:val="00683810"/>
    <w:rsid w:val="006A42E2"/>
    <w:rsid w:val="006A4D3C"/>
    <w:rsid w:val="006A590C"/>
    <w:rsid w:val="006C4254"/>
    <w:rsid w:val="006C42B9"/>
    <w:rsid w:val="006C5487"/>
    <w:rsid w:val="006C7C11"/>
    <w:rsid w:val="006E2D11"/>
    <w:rsid w:val="006E7F29"/>
    <w:rsid w:val="006F00F4"/>
    <w:rsid w:val="00702985"/>
    <w:rsid w:val="00703276"/>
    <w:rsid w:val="00703581"/>
    <w:rsid w:val="00704278"/>
    <w:rsid w:val="00706D8E"/>
    <w:rsid w:val="0071276A"/>
    <w:rsid w:val="00722180"/>
    <w:rsid w:val="00732A97"/>
    <w:rsid w:val="00737351"/>
    <w:rsid w:val="0075007D"/>
    <w:rsid w:val="0075346A"/>
    <w:rsid w:val="00753A36"/>
    <w:rsid w:val="00753FD1"/>
    <w:rsid w:val="00755BA5"/>
    <w:rsid w:val="00776E27"/>
    <w:rsid w:val="00777982"/>
    <w:rsid w:val="0078119E"/>
    <w:rsid w:val="007957A5"/>
    <w:rsid w:val="007A1495"/>
    <w:rsid w:val="007A2B4C"/>
    <w:rsid w:val="007B4028"/>
    <w:rsid w:val="007B7685"/>
    <w:rsid w:val="007B7F38"/>
    <w:rsid w:val="007C2E66"/>
    <w:rsid w:val="007C3325"/>
    <w:rsid w:val="007C499A"/>
    <w:rsid w:val="007E3234"/>
    <w:rsid w:val="007E635F"/>
    <w:rsid w:val="007F039F"/>
    <w:rsid w:val="007F5BFB"/>
    <w:rsid w:val="007F76F8"/>
    <w:rsid w:val="00801504"/>
    <w:rsid w:val="00801957"/>
    <w:rsid w:val="00806A31"/>
    <w:rsid w:val="00812B24"/>
    <w:rsid w:val="00817D96"/>
    <w:rsid w:val="00826EA7"/>
    <w:rsid w:val="00827483"/>
    <w:rsid w:val="00845332"/>
    <w:rsid w:val="00846E91"/>
    <w:rsid w:val="00851B98"/>
    <w:rsid w:val="00856490"/>
    <w:rsid w:val="00856DD2"/>
    <w:rsid w:val="00870C65"/>
    <w:rsid w:val="00874C61"/>
    <w:rsid w:val="00883086"/>
    <w:rsid w:val="008841B8"/>
    <w:rsid w:val="00890E68"/>
    <w:rsid w:val="008A2BEC"/>
    <w:rsid w:val="008B171B"/>
    <w:rsid w:val="008B5BDD"/>
    <w:rsid w:val="008B6FBF"/>
    <w:rsid w:val="008C0166"/>
    <w:rsid w:val="008C1B29"/>
    <w:rsid w:val="008E1A0C"/>
    <w:rsid w:val="008E2684"/>
    <w:rsid w:val="008E2B7E"/>
    <w:rsid w:val="008F2D08"/>
    <w:rsid w:val="008F372B"/>
    <w:rsid w:val="008F40C2"/>
    <w:rsid w:val="008F47B2"/>
    <w:rsid w:val="00902613"/>
    <w:rsid w:val="00904BF7"/>
    <w:rsid w:val="00905CA6"/>
    <w:rsid w:val="00915443"/>
    <w:rsid w:val="00922549"/>
    <w:rsid w:val="00936C91"/>
    <w:rsid w:val="009625B9"/>
    <w:rsid w:val="00971F39"/>
    <w:rsid w:val="0097428E"/>
    <w:rsid w:val="00986467"/>
    <w:rsid w:val="00987250"/>
    <w:rsid w:val="00991657"/>
    <w:rsid w:val="009B0C40"/>
    <w:rsid w:val="009B4ECD"/>
    <w:rsid w:val="009C3791"/>
    <w:rsid w:val="009C40B3"/>
    <w:rsid w:val="009C5E0D"/>
    <w:rsid w:val="009C6248"/>
    <w:rsid w:val="009D044C"/>
    <w:rsid w:val="009D18C1"/>
    <w:rsid w:val="009D5BB5"/>
    <w:rsid w:val="009D7D63"/>
    <w:rsid w:val="009E7DAF"/>
    <w:rsid w:val="009F216C"/>
    <w:rsid w:val="009F3BE9"/>
    <w:rsid w:val="009F6520"/>
    <w:rsid w:val="009F6BCA"/>
    <w:rsid w:val="00A174DC"/>
    <w:rsid w:val="00A20255"/>
    <w:rsid w:val="00A26F6E"/>
    <w:rsid w:val="00A324CD"/>
    <w:rsid w:val="00A33E8F"/>
    <w:rsid w:val="00A45D85"/>
    <w:rsid w:val="00A53040"/>
    <w:rsid w:val="00A61F35"/>
    <w:rsid w:val="00A62548"/>
    <w:rsid w:val="00A856BA"/>
    <w:rsid w:val="00A908D3"/>
    <w:rsid w:val="00AA2F74"/>
    <w:rsid w:val="00AB3784"/>
    <w:rsid w:val="00AB3CEC"/>
    <w:rsid w:val="00AB691F"/>
    <w:rsid w:val="00AC558A"/>
    <w:rsid w:val="00AC7E68"/>
    <w:rsid w:val="00AD0EFC"/>
    <w:rsid w:val="00AD7266"/>
    <w:rsid w:val="00AE1A2E"/>
    <w:rsid w:val="00B01BFB"/>
    <w:rsid w:val="00B02A94"/>
    <w:rsid w:val="00B05B54"/>
    <w:rsid w:val="00B11F6F"/>
    <w:rsid w:val="00B20494"/>
    <w:rsid w:val="00B31588"/>
    <w:rsid w:val="00B324C1"/>
    <w:rsid w:val="00B344C3"/>
    <w:rsid w:val="00B47EEE"/>
    <w:rsid w:val="00B54B97"/>
    <w:rsid w:val="00B55980"/>
    <w:rsid w:val="00B57EDE"/>
    <w:rsid w:val="00B62D63"/>
    <w:rsid w:val="00B76713"/>
    <w:rsid w:val="00B803DC"/>
    <w:rsid w:val="00B81C62"/>
    <w:rsid w:val="00B8793C"/>
    <w:rsid w:val="00BB197B"/>
    <w:rsid w:val="00BB3748"/>
    <w:rsid w:val="00BC7669"/>
    <w:rsid w:val="00BD671F"/>
    <w:rsid w:val="00BE0646"/>
    <w:rsid w:val="00BE352D"/>
    <w:rsid w:val="00BF71C1"/>
    <w:rsid w:val="00C0030F"/>
    <w:rsid w:val="00C1364C"/>
    <w:rsid w:val="00C1410F"/>
    <w:rsid w:val="00C17DFF"/>
    <w:rsid w:val="00C2002D"/>
    <w:rsid w:val="00C24E7A"/>
    <w:rsid w:val="00C304E7"/>
    <w:rsid w:val="00C34C96"/>
    <w:rsid w:val="00C37A47"/>
    <w:rsid w:val="00C40438"/>
    <w:rsid w:val="00C42CA7"/>
    <w:rsid w:val="00C568FE"/>
    <w:rsid w:val="00C61AD1"/>
    <w:rsid w:val="00C704AC"/>
    <w:rsid w:val="00C70DC6"/>
    <w:rsid w:val="00C710C7"/>
    <w:rsid w:val="00C80F13"/>
    <w:rsid w:val="00C86113"/>
    <w:rsid w:val="00C904EE"/>
    <w:rsid w:val="00C95BBF"/>
    <w:rsid w:val="00CB1228"/>
    <w:rsid w:val="00CB3BBE"/>
    <w:rsid w:val="00CD2117"/>
    <w:rsid w:val="00D0379A"/>
    <w:rsid w:val="00D15275"/>
    <w:rsid w:val="00D153B6"/>
    <w:rsid w:val="00D158DA"/>
    <w:rsid w:val="00D17C81"/>
    <w:rsid w:val="00D20E7E"/>
    <w:rsid w:val="00D25585"/>
    <w:rsid w:val="00D31F3D"/>
    <w:rsid w:val="00D34D9F"/>
    <w:rsid w:val="00D45676"/>
    <w:rsid w:val="00D47A87"/>
    <w:rsid w:val="00D51207"/>
    <w:rsid w:val="00D52CC1"/>
    <w:rsid w:val="00D623B3"/>
    <w:rsid w:val="00D65576"/>
    <w:rsid w:val="00D76DF4"/>
    <w:rsid w:val="00D943A2"/>
    <w:rsid w:val="00DA36D9"/>
    <w:rsid w:val="00DA5C4A"/>
    <w:rsid w:val="00DA7D51"/>
    <w:rsid w:val="00DB67F0"/>
    <w:rsid w:val="00DC3D27"/>
    <w:rsid w:val="00DD61E4"/>
    <w:rsid w:val="00DF6DA9"/>
    <w:rsid w:val="00E24F59"/>
    <w:rsid w:val="00E278E5"/>
    <w:rsid w:val="00E35488"/>
    <w:rsid w:val="00E42671"/>
    <w:rsid w:val="00E5081D"/>
    <w:rsid w:val="00E50F68"/>
    <w:rsid w:val="00E71660"/>
    <w:rsid w:val="00E77CA8"/>
    <w:rsid w:val="00E82165"/>
    <w:rsid w:val="00E8301B"/>
    <w:rsid w:val="00E86D0F"/>
    <w:rsid w:val="00E91CCB"/>
    <w:rsid w:val="00E92C16"/>
    <w:rsid w:val="00E94357"/>
    <w:rsid w:val="00E968FA"/>
    <w:rsid w:val="00EA0B9E"/>
    <w:rsid w:val="00EB2EC2"/>
    <w:rsid w:val="00EB6135"/>
    <w:rsid w:val="00EB68CA"/>
    <w:rsid w:val="00EC2453"/>
    <w:rsid w:val="00EC3192"/>
    <w:rsid w:val="00EC4ACC"/>
    <w:rsid w:val="00ED7C4D"/>
    <w:rsid w:val="00EF1909"/>
    <w:rsid w:val="00EF2530"/>
    <w:rsid w:val="00EF3FF1"/>
    <w:rsid w:val="00F0635B"/>
    <w:rsid w:val="00F10443"/>
    <w:rsid w:val="00F17EE4"/>
    <w:rsid w:val="00F2516E"/>
    <w:rsid w:val="00F275DB"/>
    <w:rsid w:val="00F308C6"/>
    <w:rsid w:val="00F3265A"/>
    <w:rsid w:val="00F33381"/>
    <w:rsid w:val="00F4073A"/>
    <w:rsid w:val="00F41095"/>
    <w:rsid w:val="00F4359B"/>
    <w:rsid w:val="00F447C3"/>
    <w:rsid w:val="00F44B14"/>
    <w:rsid w:val="00F44F2B"/>
    <w:rsid w:val="00F50284"/>
    <w:rsid w:val="00F51275"/>
    <w:rsid w:val="00F537BE"/>
    <w:rsid w:val="00F6145A"/>
    <w:rsid w:val="00F73E0C"/>
    <w:rsid w:val="00F74717"/>
    <w:rsid w:val="00F84E2D"/>
    <w:rsid w:val="00F86C0D"/>
    <w:rsid w:val="00FB2042"/>
    <w:rsid w:val="00FB5FE1"/>
    <w:rsid w:val="00FB610B"/>
    <w:rsid w:val="00FE033E"/>
    <w:rsid w:val="00FE42C3"/>
    <w:rsid w:val="00FE6385"/>
    <w:rsid w:val="00FF0719"/>
    <w:rsid w:val="00FF30F8"/>
    <w:rsid w:val="00FF4C2E"/>
    <w:rsid w:val="00FF7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64090"/>
  <w15:chartTrackingRefBased/>
  <w15:docId w15:val="{6657750E-8651-4C93-8D95-98E50CA79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A47"/>
    <w:pPr>
      <w:ind w:left="720"/>
      <w:contextualSpacing/>
    </w:pPr>
  </w:style>
  <w:style w:type="paragraph" w:styleId="FootnoteText">
    <w:name w:val="footnote text"/>
    <w:basedOn w:val="Normal"/>
    <w:link w:val="FootnoteTextChar"/>
    <w:uiPriority w:val="99"/>
    <w:semiHidden/>
    <w:unhideWhenUsed/>
    <w:rsid w:val="00C37A47"/>
    <w:rPr>
      <w:sz w:val="20"/>
      <w:szCs w:val="20"/>
    </w:rPr>
  </w:style>
  <w:style w:type="character" w:customStyle="1" w:styleId="FootnoteTextChar">
    <w:name w:val="Footnote Text Char"/>
    <w:basedOn w:val="DefaultParagraphFont"/>
    <w:link w:val="FootnoteText"/>
    <w:uiPriority w:val="99"/>
    <w:semiHidden/>
    <w:rsid w:val="00C37A47"/>
    <w:rPr>
      <w:sz w:val="20"/>
      <w:szCs w:val="20"/>
    </w:rPr>
  </w:style>
  <w:style w:type="character" w:styleId="FootnoteReference">
    <w:name w:val="footnote reference"/>
    <w:basedOn w:val="DefaultParagraphFont"/>
    <w:uiPriority w:val="99"/>
    <w:semiHidden/>
    <w:unhideWhenUsed/>
    <w:rsid w:val="00C37A47"/>
    <w:rPr>
      <w:vertAlign w:val="superscript"/>
    </w:rPr>
  </w:style>
  <w:style w:type="character" w:styleId="Hyperlink">
    <w:name w:val="Hyperlink"/>
    <w:basedOn w:val="DefaultParagraphFont"/>
    <w:uiPriority w:val="99"/>
    <w:unhideWhenUsed/>
    <w:rsid w:val="00C37A47"/>
    <w:rPr>
      <w:color w:val="0563C1" w:themeColor="hyperlink"/>
      <w:u w:val="single"/>
    </w:rPr>
  </w:style>
  <w:style w:type="character" w:styleId="UnresolvedMention">
    <w:name w:val="Unresolved Mention"/>
    <w:basedOn w:val="DefaultParagraphFont"/>
    <w:uiPriority w:val="99"/>
    <w:semiHidden/>
    <w:unhideWhenUsed/>
    <w:rsid w:val="00C37A47"/>
    <w:rPr>
      <w:color w:val="605E5C"/>
      <w:shd w:val="clear" w:color="auto" w:fill="E1DFDD"/>
    </w:rPr>
  </w:style>
  <w:style w:type="character" w:styleId="FollowedHyperlink">
    <w:name w:val="FollowedHyperlink"/>
    <w:basedOn w:val="DefaultParagraphFont"/>
    <w:uiPriority w:val="99"/>
    <w:semiHidden/>
    <w:unhideWhenUsed/>
    <w:rsid w:val="00AC558A"/>
    <w:rPr>
      <w:color w:val="954F72" w:themeColor="followedHyperlink"/>
      <w:u w:val="single"/>
    </w:rPr>
  </w:style>
  <w:style w:type="character" w:styleId="PlaceholderText">
    <w:name w:val="Placeholder Text"/>
    <w:basedOn w:val="DefaultParagraphFont"/>
    <w:uiPriority w:val="99"/>
    <w:semiHidden/>
    <w:rsid w:val="001130FC"/>
    <w:rPr>
      <w:color w:val="808080"/>
    </w:rPr>
  </w:style>
  <w:style w:type="paragraph" w:styleId="Bibliography">
    <w:name w:val="Bibliography"/>
    <w:basedOn w:val="Normal"/>
    <w:next w:val="Normal"/>
    <w:uiPriority w:val="37"/>
    <w:unhideWhenUsed/>
    <w:rsid w:val="0063515F"/>
    <w:pPr>
      <w:spacing w:line="480" w:lineRule="auto"/>
      <w:ind w:left="720" w:hanging="720"/>
    </w:pPr>
  </w:style>
  <w:style w:type="paragraph" w:styleId="Revision">
    <w:name w:val="Revision"/>
    <w:hidden/>
    <w:uiPriority w:val="99"/>
    <w:semiHidden/>
    <w:rsid w:val="00B55980"/>
  </w:style>
  <w:style w:type="character" w:styleId="CommentReference">
    <w:name w:val="annotation reference"/>
    <w:basedOn w:val="DefaultParagraphFont"/>
    <w:uiPriority w:val="99"/>
    <w:semiHidden/>
    <w:unhideWhenUsed/>
    <w:rsid w:val="00E94357"/>
    <w:rPr>
      <w:sz w:val="16"/>
      <w:szCs w:val="16"/>
    </w:rPr>
  </w:style>
  <w:style w:type="paragraph" w:styleId="CommentText">
    <w:name w:val="annotation text"/>
    <w:basedOn w:val="Normal"/>
    <w:link w:val="CommentTextChar"/>
    <w:uiPriority w:val="99"/>
    <w:unhideWhenUsed/>
    <w:rsid w:val="00E94357"/>
    <w:rPr>
      <w:sz w:val="20"/>
      <w:szCs w:val="20"/>
    </w:rPr>
  </w:style>
  <w:style w:type="character" w:customStyle="1" w:styleId="CommentTextChar">
    <w:name w:val="Comment Text Char"/>
    <w:basedOn w:val="DefaultParagraphFont"/>
    <w:link w:val="CommentText"/>
    <w:uiPriority w:val="99"/>
    <w:rsid w:val="00E94357"/>
    <w:rPr>
      <w:sz w:val="20"/>
      <w:szCs w:val="20"/>
    </w:rPr>
  </w:style>
  <w:style w:type="paragraph" w:styleId="CommentSubject">
    <w:name w:val="annotation subject"/>
    <w:basedOn w:val="CommentText"/>
    <w:next w:val="CommentText"/>
    <w:link w:val="CommentSubjectChar"/>
    <w:uiPriority w:val="99"/>
    <w:semiHidden/>
    <w:unhideWhenUsed/>
    <w:rsid w:val="00E94357"/>
    <w:rPr>
      <w:b/>
      <w:bCs/>
    </w:rPr>
  </w:style>
  <w:style w:type="character" w:customStyle="1" w:styleId="CommentSubjectChar">
    <w:name w:val="Comment Subject Char"/>
    <w:basedOn w:val="CommentTextChar"/>
    <w:link w:val="CommentSubject"/>
    <w:uiPriority w:val="99"/>
    <w:semiHidden/>
    <w:rsid w:val="00E94357"/>
    <w:rPr>
      <w:b/>
      <w:bCs/>
      <w:sz w:val="20"/>
      <w:szCs w:val="20"/>
    </w:rPr>
  </w:style>
  <w:style w:type="table" w:styleId="TableGrid">
    <w:name w:val="Table Grid"/>
    <w:basedOn w:val="TableNormal"/>
    <w:uiPriority w:val="39"/>
    <w:rsid w:val="00D17C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196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govinfo.gov/app/details/PLAW-106publ102" TargetMode="External"/><Relationship Id="rId2" Type="http://schemas.openxmlformats.org/officeDocument/2006/relationships/hyperlink" Target="https://gdpr-info.eu/recitals/no-26/" TargetMode="External"/><Relationship Id="rId1" Type="http://schemas.openxmlformats.org/officeDocument/2006/relationships/hyperlink" Target="https://iapp.org/resources/article/us-state-privacy-legislation-tracker/" TargetMode="External"/><Relationship Id="rId6" Type="http://schemas.openxmlformats.org/officeDocument/2006/relationships/hyperlink" Target="https://www.apple.com/privacy/features/" TargetMode="External"/><Relationship Id="rId5" Type="http://schemas.openxmlformats.org/officeDocument/2006/relationships/hyperlink" Target="https://cloudblogs.microsoft.com/opensource/2020/05/19/new-differential-privacy-platform-microsoft-harvard-opendp/" TargetMode="External"/><Relationship Id="rId4" Type="http://schemas.openxmlformats.org/officeDocument/2006/relationships/hyperlink" Target="https://www.infoq.com/news/2022/02/differential-privacy-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04BBB-EF7A-480A-B70E-0462D3C78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19609</TotalTime>
  <Pages>27</Pages>
  <Words>35950</Words>
  <Characters>204916</Characters>
  <Application>Microsoft Office Word</Application>
  <DocSecurity>0</DocSecurity>
  <Lines>1707</Lines>
  <Paragraphs>480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Bale</dc:creator>
  <cp:keywords/>
  <dc:description/>
  <cp:lastModifiedBy>Bale,Cameron</cp:lastModifiedBy>
  <cp:revision>218</cp:revision>
  <dcterms:created xsi:type="dcterms:W3CDTF">2022-09-20T16:15:00Z</dcterms:created>
  <dcterms:modified xsi:type="dcterms:W3CDTF">2022-10-24T15:33:00Z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id="PhxrSfK0"/&gt;&lt;style id="http://www.zotero.org/styles/apa" locale="en-US" hasBibliography="1" bibliographyStyleHasBeenSet="1"/&gt;&lt;prefs&gt;&lt;pref name="fieldType" value="Field"/&gt;&lt;/prefs&gt;&lt;/data&gt;</vt:lpwstr>
  </property>
</Properties>
</file>