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1023" w14:textId="2105D7E7" w:rsidR="00FD287A" w:rsidRDefault="00FD287A">
      <w:pPr>
        <w:rPr>
          <w:rFonts w:ascii="Cambria" w:hAnsi="Cambria"/>
          <w:b/>
          <w:bCs/>
        </w:rPr>
      </w:pPr>
      <w:r>
        <w:rPr>
          <w:rFonts w:ascii="Cambria" w:hAnsi="Cambria"/>
          <w:b/>
          <w:bCs/>
        </w:rPr>
        <w:t>Improving the Forecast Accuracy of Protected Data Using Time Series Features</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16819C28" w14:textId="17CBD6D1" w:rsidR="009928AF" w:rsidRPr="001B30ED" w:rsidRDefault="004C7276">
      <w:pPr>
        <w:rPr>
          <w:rFonts w:ascii="Cambria" w:hAnsi="Cambria"/>
        </w:rPr>
      </w:pPr>
      <w:bookmarkStart w:id="0" w:name="_Hlk126126241"/>
      <w:r>
        <w:rPr>
          <w:rFonts w:ascii="Cambria" w:hAnsi="Cambria"/>
        </w:rPr>
        <w:t>Existing</w:t>
      </w:r>
      <w:r w:rsidR="00F25099">
        <w:rPr>
          <w:rFonts w:ascii="Cambria" w:hAnsi="Cambria"/>
        </w:rPr>
        <w:t xml:space="preserve"> d</w:t>
      </w:r>
      <w:r w:rsidR="00D1371E">
        <w:rPr>
          <w:rFonts w:ascii="Cambria" w:hAnsi="Cambria"/>
        </w:rPr>
        <w:t xml:space="preserve">ata privacy </w:t>
      </w:r>
      <w:r w:rsidR="009928AF">
        <w:rPr>
          <w:rFonts w:ascii="Cambria" w:hAnsi="Cambria"/>
        </w:rPr>
        <w:t xml:space="preserve">methods </w:t>
      </w:r>
      <w:r w:rsidR="00D1371E">
        <w:rPr>
          <w:rFonts w:ascii="Cambria" w:hAnsi="Cambria"/>
        </w:rPr>
        <w:t>degrade forecast accuracy</w:t>
      </w:r>
      <w:r>
        <w:rPr>
          <w:rFonts w:ascii="Cambria" w:hAnsi="Cambria"/>
        </w:rPr>
        <w:t xml:space="preserve"> to unusable levels</w:t>
      </w:r>
      <w:r w:rsidR="001B30ED">
        <w:rPr>
          <w:rFonts w:ascii="Cambria" w:hAnsi="Cambria"/>
        </w:rPr>
        <w:t>.</w:t>
      </w:r>
      <w:r w:rsidR="000F291D">
        <w:rPr>
          <w:rFonts w:ascii="Cambria" w:hAnsi="Cambria"/>
        </w:rPr>
        <w:t xml:space="preserve"> </w:t>
      </w:r>
      <w:r>
        <w:rPr>
          <w:rFonts w:ascii="Cambria" w:hAnsi="Cambria"/>
        </w:rPr>
        <w:t xml:space="preserve"> To overcome this problem, we</w:t>
      </w:r>
      <w:r w:rsidR="00FD287A">
        <w:rPr>
          <w:rFonts w:ascii="Cambria" w:hAnsi="Cambria"/>
        </w:rPr>
        <w:t xml:space="preserve"> use</w:t>
      </w:r>
      <w:r>
        <w:rPr>
          <w:rFonts w:ascii="Cambria" w:hAnsi="Cambria"/>
        </w:rPr>
        <w:t xml:space="preserve"> time series features that are predictive of forecast accuracy </w:t>
      </w:r>
      <w:r w:rsidR="00FD287A">
        <w:rPr>
          <w:rFonts w:ascii="Cambria" w:hAnsi="Cambria"/>
        </w:rPr>
        <w:t>within</w:t>
      </w:r>
      <w:r w:rsidR="00713F98">
        <w:rPr>
          <w:rFonts w:ascii="Cambria" w:hAnsi="Cambria"/>
        </w:rPr>
        <w:t xml:space="preserve"> a</w:t>
      </w:r>
      <w:r w:rsidR="00144C55">
        <w:rPr>
          <w:rFonts w:ascii="Cambria" w:hAnsi="Cambria"/>
        </w:rPr>
        <w:t xml:space="preserve"> matrix-based privacy method called k-nearest time series</w:t>
      </w:r>
      <w:r w:rsidR="00601AC7">
        <w:rPr>
          <w:rFonts w:ascii="Cambria" w:hAnsi="Cambria"/>
        </w:rPr>
        <w:t xml:space="preserve"> </w:t>
      </w:r>
      <w:r w:rsidR="00144C55">
        <w:rPr>
          <w:rFonts w:ascii="Cambria" w:hAnsi="Cambria"/>
        </w:rPr>
        <w:t>+ (k-nTS+) swapping</w:t>
      </w:r>
      <w:r>
        <w:rPr>
          <w:rFonts w:ascii="Cambria" w:hAnsi="Cambria"/>
        </w:rPr>
        <w:t xml:space="preserve">. </w:t>
      </w:r>
      <w:r w:rsidR="000F291D">
        <w:rPr>
          <w:rFonts w:ascii="Cambria" w:hAnsi="Cambria"/>
        </w:rPr>
        <w:t xml:space="preserve">We </w:t>
      </w:r>
      <w:r w:rsidR="00FD287A">
        <w:rPr>
          <w:rFonts w:ascii="Cambria" w:hAnsi="Cambria"/>
        </w:rPr>
        <w:t>train</w:t>
      </w:r>
      <w:r w:rsidR="00144C55">
        <w:rPr>
          <w:rFonts w:ascii="Cambria" w:hAnsi="Cambria"/>
        </w:rPr>
        <w:t xml:space="preserve"> </w:t>
      </w:r>
      <w:r w:rsidR="00203EAC">
        <w:rPr>
          <w:rFonts w:ascii="Cambria" w:hAnsi="Cambria"/>
        </w:rPr>
        <w:t xml:space="preserve">machine learning </w:t>
      </w:r>
      <w:r w:rsidR="00FD287A">
        <w:rPr>
          <w:rFonts w:ascii="Cambria" w:hAnsi="Cambria"/>
        </w:rPr>
        <w:t>methods</w:t>
      </w:r>
      <w:r w:rsidR="00203EAC">
        <w:rPr>
          <w:rFonts w:ascii="Cambria" w:hAnsi="Cambria"/>
        </w:rPr>
        <w:t xml:space="preserve"> on time series features to choose values to swap between time series</w:t>
      </w:r>
      <w:r w:rsidR="00C761E6">
        <w:rPr>
          <w:rFonts w:ascii="Cambria" w:hAnsi="Cambria"/>
        </w:rPr>
        <w:t xml:space="preserve"> </w:t>
      </w:r>
      <w:r>
        <w:rPr>
          <w:rFonts w:ascii="Cambria" w:hAnsi="Cambria"/>
        </w:rPr>
        <w:t>that maintain forecast accuracy</w:t>
      </w:r>
      <w:r w:rsidR="000F291D">
        <w:rPr>
          <w:rFonts w:ascii="Cambria" w:hAnsi="Cambria"/>
        </w:rPr>
        <w:t>.</w:t>
      </w:r>
      <w:r w:rsidR="006B437D">
        <w:rPr>
          <w:rFonts w:ascii="Cambria" w:hAnsi="Cambria"/>
        </w:rPr>
        <w:t xml:space="preserve"> </w:t>
      </w:r>
      <w:r w:rsidR="000F291D">
        <w:rPr>
          <w:rFonts w:ascii="Cambria" w:hAnsi="Cambria"/>
        </w:rPr>
        <w:t>W</w:t>
      </w:r>
      <w:r w:rsidR="001B30ED">
        <w:rPr>
          <w:rFonts w:ascii="Cambria" w:hAnsi="Cambria"/>
        </w:rPr>
        <w:t xml:space="preserve">e </w:t>
      </w:r>
      <w:r w:rsidR="00BF76F2">
        <w:rPr>
          <w:rFonts w:ascii="Cambria" w:hAnsi="Cambria"/>
        </w:rPr>
        <w:t xml:space="preserve">find that </w:t>
      </w:r>
      <w:r>
        <w:rPr>
          <w:rFonts w:ascii="Cambria" w:hAnsi="Cambria"/>
        </w:rPr>
        <w:t>k-nTS+ swapping</w:t>
      </w:r>
      <w:r w:rsidR="00BF76F2">
        <w:rPr>
          <w:rFonts w:ascii="Cambria" w:hAnsi="Cambria"/>
        </w:rPr>
        <w:t xml:space="preserve"> </w:t>
      </w:r>
      <w:r w:rsidR="00203EAC">
        <w:rPr>
          <w:rFonts w:ascii="Cambria" w:hAnsi="Cambria"/>
        </w:rPr>
        <w:t>balances the tradeoff between privacy and forecast accuracy well</w:t>
      </w:r>
      <w:r w:rsidR="00C761E6">
        <w:rPr>
          <w:rFonts w:ascii="Cambria" w:hAnsi="Cambria"/>
        </w:rPr>
        <w:t xml:space="preserve"> </w:t>
      </w:r>
      <w:r w:rsidR="00FD287A">
        <w:rPr>
          <w:rFonts w:ascii="Cambria" w:hAnsi="Cambria"/>
        </w:rPr>
        <w:t>for both</w:t>
      </w:r>
      <w:r w:rsidR="00C761E6">
        <w:rPr>
          <w:rFonts w:ascii="Cambria" w:hAnsi="Cambria"/>
        </w:rPr>
        <w:t xml:space="preserve"> </w:t>
      </w:r>
      <w:r w:rsidR="00144C55">
        <w:rPr>
          <w:rFonts w:ascii="Cambria" w:hAnsi="Cambria"/>
        </w:rPr>
        <w:t>local</w:t>
      </w:r>
      <w:r>
        <w:rPr>
          <w:rFonts w:ascii="Cambria" w:hAnsi="Cambria"/>
        </w:rPr>
        <w:t xml:space="preserve"> and </w:t>
      </w:r>
      <w:r w:rsidR="00144C55">
        <w:rPr>
          <w:rFonts w:ascii="Cambria" w:hAnsi="Cambria"/>
        </w:rPr>
        <w:t>global</w:t>
      </w:r>
      <w:r w:rsidR="00C761E6">
        <w:rPr>
          <w:rFonts w:ascii="Cambria" w:hAnsi="Cambria"/>
        </w:rPr>
        <w:t xml:space="preserve"> forecasting</w:t>
      </w:r>
      <w:r w:rsidR="00D1371E">
        <w:rPr>
          <w:rFonts w:ascii="Cambria" w:hAnsi="Cambria"/>
        </w:rPr>
        <w:t xml:space="preserve"> </w:t>
      </w:r>
      <w:r w:rsidR="00C761E6">
        <w:rPr>
          <w:rFonts w:ascii="Cambria" w:hAnsi="Cambria"/>
        </w:rPr>
        <w:t>models</w:t>
      </w:r>
      <w:r w:rsidR="001B30ED">
        <w:rPr>
          <w:rFonts w:ascii="Cambria" w:hAnsi="Cambria"/>
        </w:rPr>
        <w:t xml:space="preserve">. </w:t>
      </w:r>
      <w:r w:rsidR="00BF76F2">
        <w:rPr>
          <w:rFonts w:ascii="Cambria" w:hAnsi="Cambria"/>
        </w:rPr>
        <w:t xml:space="preserve"> </w:t>
      </w:r>
      <w:r w:rsidR="00203EAC">
        <w:rPr>
          <w:rFonts w:ascii="Cambria" w:hAnsi="Cambria"/>
        </w:rPr>
        <w:t xml:space="preserve">Compared to </w:t>
      </w:r>
      <w:r w:rsidR="00C761E6">
        <w:rPr>
          <w:rFonts w:ascii="Cambria" w:hAnsi="Cambria"/>
        </w:rPr>
        <w:t>other privacy methods like differential privacy</w:t>
      </w:r>
      <w:r w:rsidR="00D1371E">
        <w:rPr>
          <w:rFonts w:ascii="Cambria" w:hAnsi="Cambria"/>
        </w:rPr>
        <w:t xml:space="preserve"> and additive noise</w:t>
      </w:r>
      <w:r w:rsidR="00203EAC">
        <w:rPr>
          <w:rFonts w:ascii="Cambria" w:hAnsi="Cambria"/>
        </w:rPr>
        <w:t xml:space="preserve">, </w:t>
      </w:r>
      <w:r w:rsidR="000F291D">
        <w:rPr>
          <w:rFonts w:ascii="Cambria" w:hAnsi="Cambria"/>
          <w:i/>
          <w:iCs/>
        </w:rPr>
        <w:t>k</w:t>
      </w:r>
      <w:r w:rsidR="000F291D">
        <w:rPr>
          <w:rFonts w:ascii="Cambria" w:hAnsi="Cambria"/>
        </w:rPr>
        <w:t xml:space="preserve">-nTS+ </w:t>
      </w:r>
      <w:r w:rsidR="00BF76F2">
        <w:rPr>
          <w:rFonts w:ascii="Cambria" w:hAnsi="Cambria"/>
        </w:rPr>
        <w:t xml:space="preserve">reduces forecast accuracy by only 14% </w:t>
      </w:r>
      <w:r w:rsidR="00203EAC">
        <w:rPr>
          <w:rFonts w:ascii="Cambria" w:hAnsi="Cambria"/>
        </w:rPr>
        <w:t>at</w:t>
      </w:r>
      <w:r w:rsidR="00BF76F2">
        <w:rPr>
          <w:rFonts w:ascii="Cambria" w:hAnsi="Cambria"/>
        </w:rPr>
        <w:t xml:space="preserve"> </w:t>
      </w:r>
      <w:r w:rsidR="00203EAC">
        <w:rPr>
          <w:rFonts w:ascii="Cambria" w:hAnsi="Cambria"/>
        </w:rPr>
        <w:t xml:space="preserve">similar </w:t>
      </w:r>
      <w:r w:rsidR="00FD287A">
        <w:rPr>
          <w:rFonts w:ascii="Cambria" w:hAnsi="Cambria"/>
        </w:rPr>
        <w:t xml:space="preserve">privacy </w:t>
      </w:r>
      <w:r w:rsidR="00C761E6">
        <w:rPr>
          <w:rFonts w:ascii="Cambria" w:hAnsi="Cambria"/>
        </w:rPr>
        <w:t>levels</w:t>
      </w:r>
      <w:r w:rsidR="00203EAC">
        <w:rPr>
          <w:rFonts w:ascii="Cambria" w:hAnsi="Cambria"/>
        </w:rPr>
        <w:t xml:space="preserve">. We also </w:t>
      </w:r>
      <w:r w:rsidR="00D1371E">
        <w:rPr>
          <w:rFonts w:ascii="Cambria" w:hAnsi="Cambria"/>
        </w:rPr>
        <w:t>find</w:t>
      </w:r>
      <w:r w:rsidR="00203EAC">
        <w:rPr>
          <w:rFonts w:ascii="Cambria" w:hAnsi="Cambria"/>
        </w:rPr>
        <w:t xml:space="preserve"> that k-nTS+ protected time series </w:t>
      </w:r>
      <w:r w:rsidR="00C761E6">
        <w:rPr>
          <w:rFonts w:ascii="Cambria" w:hAnsi="Cambria"/>
        </w:rPr>
        <w:t xml:space="preserve">are more representative </w:t>
      </w:r>
      <w:r w:rsidR="00FD287A">
        <w:rPr>
          <w:rFonts w:ascii="Cambria" w:hAnsi="Cambria"/>
        </w:rPr>
        <w:t xml:space="preserve">of the original data </w:t>
      </w:r>
      <w:r w:rsidR="00EF61D9">
        <w:rPr>
          <w:rFonts w:ascii="Cambria" w:hAnsi="Cambria"/>
        </w:rPr>
        <w:t>which</w:t>
      </w:r>
      <w:r w:rsidR="0038399C">
        <w:rPr>
          <w:rFonts w:ascii="Cambria" w:hAnsi="Cambria"/>
        </w:rPr>
        <w:t xml:space="preserve"> </w:t>
      </w:r>
      <w:r w:rsidR="00C761E6">
        <w:rPr>
          <w:rFonts w:ascii="Cambria" w:hAnsi="Cambria"/>
        </w:rPr>
        <w:t>leads to increased trust between data owners and forecasters.</w:t>
      </w:r>
    </w:p>
    <w:bookmarkEnd w:id="0"/>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1812886F" w:rsidR="002C7E6D" w:rsidRDefault="002C7E6D" w:rsidP="002C7E6D">
      <w:pPr>
        <w:rPr>
          <w:rFonts w:ascii="Cambria" w:hAnsi="Cambria" w:cs="Times New Roman"/>
          <w:szCs w:val="24"/>
        </w:rPr>
      </w:pPr>
      <w:r>
        <w:rPr>
          <w:rFonts w:ascii="Cambria" w:hAnsi="Cambria"/>
        </w:rPr>
        <w:t>Personally identifiable</w:t>
      </w:r>
      <w:r w:rsidR="00736A91">
        <w:rPr>
          <w:rFonts w:ascii="Cambria" w:hAnsi="Cambria"/>
        </w:rPr>
        <w:t xml:space="preserve"> time series data </w:t>
      </w:r>
      <w:r w:rsidR="001D6E53">
        <w:rPr>
          <w:rFonts w:ascii="Cambria" w:hAnsi="Cambria"/>
        </w:rPr>
        <w:t xml:space="preserve">are </w:t>
      </w:r>
      <w:r>
        <w:rPr>
          <w:rFonts w:ascii="Cambria" w:hAnsi="Cambria"/>
        </w:rPr>
        <w:t xml:space="preserve">now ubiquitous and </w:t>
      </w:r>
      <w:r w:rsidR="00681967">
        <w:rPr>
          <w:rFonts w:ascii="Cambria" w:hAnsi="Cambria"/>
        </w:rPr>
        <w:t xml:space="preserve">require protection </w:t>
      </w:r>
      <w:r w:rsidR="00C37A47">
        <w:rPr>
          <w:rFonts w:ascii="Cambria" w:hAnsi="Cambria"/>
        </w:rPr>
        <w:fldChar w:fldCharType="begin"/>
      </w:r>
      <w:r w:rsidR="00C37A47">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37A47">
        <w:rPr>
          <w:rFonts w:ascii="Cambria" w:hAnsi="Cambria"/>
        </w:rPr>
        <w:fldChar w:fldCharType="separate"/>
      </w:r>
      <w:r w:rsidR="00C37A47" w:rsidRPr="00C37A47">
        <w:rPr>
          <w:rFonts w:ascii="Cambria" w:hAnsi="Cambria"/>
        </w:rPr>
        <w:t>(Boone et al., 2019)</w:t>
      </w:r>
      <w:r w:rsidR="00C37A47">
        <w:rPr>
          <w:rFonts w:ascii="Cambria" w:hAnsi="Cambria"/>
        </w:rPr>
        <w:fldChar w:fldCharType="end"/>
      </w:r>
      <w:r>
        <w:rPr>
          <w:rFonts w:ascii="Cambria" w:hAnsi="Cambria"/>
        </w:rPr>
        <w:t>.</w:t>
      </w:r>
      <w:r w:rsidR="00C37A47">
        <w:rPr>
          <w:rFonts w:ascii="Cambria" w:hAnsi="Cambria"/>
        </w:rPr>
        <w:t xml:space="preserve"> </w:t>
      </w:r>
      <w:r w:rsidR="00681967">
        <w:rPr>
          <w:rFonts w:ascii="Cambria" w:hAnsi="Cambria"/>
        </w:rPr>
        <w:t>Recently,</w:t>
      </w:r>
      <w:r w:rsidR="00C37A47" w:rsidRPr="00C37A47">
        <w:rPr>
          <w:rFonts w:ascii="Cambria" w:hAnsi="Cambria"/>
        </w:rPr>
        <w:t xml:space="preserve"> the General Data Protection Regulation (GDPR)</w:t>
      </w:r>
      <w:r w:rsidR="00C37A47">
        <w:rPr>
          <w:rStyle w:val="FootnoteReference"/>
          <w:rFonts w:ascii="Cambria" w:hAnsi="Cambria"/>
        </w:rPr>
        <w:footnoteReference w:id="1"/>
      </w:r>
      <w:r w:rsidR="00C37A47">
        <w:rPr>
          <w:rFonts w:ascii="Cambria" w:hAnsi="Cambria"/>
        </w:rPr>
        <w:t xml:space="preserve"> </w:t>
      </w:r>
      <w:r w:rsidR="00681967">
        <w:rPr>
          <w:rFonts w:ascii="Cambria" w:hAnsi="Cambria"/>
        </w:rPr>
        <w:t xml:space="preserve">and other privacy laws </w:t>
      </w:r>
      <w:r w:rsidR="00414548">
        <w:rPr>
          <w:rFonts w:ascii="Cambria" w:hAnsi="Cambria"/>
        </w:rPr>
        <w:t>forced</w:t>
      </w:r>
      <w:r w:rsidR="00C37A47" w:rsidRPr="00C37A47">
        <w:rPr>
          <w:rFonts w:ascii="Cambria" w:hAnsi="Cambria"/>
        </w:rPr>
        <w:t xml:space="preserve"> organizations to </w:t>
      </w:r>
      <w:r>
        <w:rPr>
          <w:rFonts w:ascii="Cambria" w:hAnsi="Cambria"/>
        </w:rPr>
        <w:t>anonymize</w:t>
      </w:r>
      <w:r w:rsidRPr="00C37A47">
        <w:rPr>
          <w:rFonts w:ascii="Cambria" w:hAnsi="Cambria"/>
        </w:rPr>
        <w:t xml:space="preserve"> </w:t>
      </w:r>
      <w:r w:rsidR="00C37A47" w:rsidRPr="00C37A47">
        <w:rPr>
          <w:rFonts w:ascii="Cambria" w:hAnsi="Cambria"/>
        </w:rPr>
        <w:t xml:space="preserve">their </w:t>
      </w:r>
      <w:r>
        <w:rPr>
          <w:rFonts w:ascii="Cambria" w:hAnsi="Cambria"/>
        </w:rPr>
        <w:t>personal</w:t>
      </w:r>
      <w:r w:rsidRPr="00C37A47">
        <w:rPr>
          <w:rFonts w:ascii="Cambria" w:hAnsi="Cambria"/>
        </w:rPr>
        <w:t xml:space="preserve"> </w:t>
      </w:r>
      <w:r w:rsidR="00C37A47" w:rsidRPr="00C37A47">
        <w:rPr>
          <w:rFonts w:ascii="Cambria" w:hAnsi="Cambria"/>
        </w:rPr>
        <w:t xml:space="preserve">data </w:t>
      </w:r>
      <w:r>
        <w:rPr>
          <w:rFonts w:ascii="Cambria" w:hAnsi="Cambria"/>
        </w:rPr>
        <w:t>or</w:t>
      </w:r>
      <w:r w:rsidR="00A5796E">
        <w:rPr>
          <w:rFonts w:ascii="Cambria" w:hAnsi="Cambria"/>
        </w:rPr>
        <w:t xml:space="preserve"> place</w:t>
      </w:r>
      <w:r w:rsidR="00A5796E" w:rsidRPr="00753FD1">
        <w:rPr>
          <w:rFonts w:ascii="Cambria" w:hAnsi="Cambria"/>
        </w:rPr>
        <w:t xml:space="preserve"> strict limitations on data transfers and processing</w:t>
      </w:r>
      <w:r w:rsidR="00A5796E">
        <w:rPr>
          <w:rStyle w:val="FootnoteReference"/>
          <w:rFonts w:ascii="Cambria" w:hAnsi="Cambria"/>
        </w:rPr>
        <w:footnoteReference w:id="2"/>
      </w:r>
      <w:r w:rsidR="00E04ACC">
        <w:rPr>
          <w:rFonts w:ascii="Cambria" w:hAnsi="Cambria"/>
        </w:rPr>
        <w:t>.</w:t>
      </w:r>
      <w:r w:rsidR="00C50ABC">
        <w:rPr>
          <w:rFonts w:ascii="Cambria" w:hAnsi="Cambria"/>
        </w:rPr>
        <w:t xml:space="preserve"> </w:t>
      </w:r>
      <w:r>
        <w:rPr>
          <w:rFonts w:ascii="Cambria" w:hAnsi="Cambria"/>
        </w:rPr>
        <w:t xml:space="preserve"> However, </w:t>
      </w:r>
      <w:r>
        <w:rPr>
          <w:rFonts w:ascii="Cambria" w:hAnsi="Cambria" w:cs="Times New Roman"/>
          <w:szCs w:val="24"/>
        </w:rPr>
        <w:t xml:space="preserve">anonymizing </w:t>
      </w:r>
      <w:r w:rsidR="0002324C">
        <w:rPr>
          <w:rFonts w:ascii="Cambria" w:hAnsi="Cambria" w:cs="Times New Roman"/>
          <w:szCs w:val="24"/>
        </w:rPr>
        <w:t xml:space="preserve">time series </w:t>
      </w:r>
      <w:r>
        <w:rPr>
          <w:rFonts w:ascii="Cambria" w:hAnsi="Cambria" w:cs="Times New Roman"/>
          <w:szCs w:val="24"/>
        </w:rPr>
        <w:t xml:space="preserve">data with differential privacy </w:t>
      </w:r>
      <w:r w:rsidR="005B45DF">
        <w:rPr>
          <w:rFonts w:ascii="Cambria" w:hAnsi="Cambria" w:cs="Times New Roman"/>
          <w:szCs w:val="24"/>
        </w:rPr>
        <w:t>can produce</w:t>
      </w:r>
      <w:r>
        <w:rPr>
          <w:rFonts w:ascii="Cambria" w:hAnsi="Cambria" w:cs="Times New Roman"/>
          <w:szCs w:val="24"/>
        </w:rPr>
        <w:t xml:space="preserve"> </w:t>
      </w:r>
      <w:r w:rsidR="00D16BAB">
        <w:rPr>
          <w:rFonts w:ascii="Cambria" w:hAnsi="Cambria" w:cs="Times New Roman"/>
          <w:szCs w:val="24"/>
        </w:rPr>
        <w:t>forecasts with abysmal accuracy</w:t>
      </w:r>
      <w:r w:rsidR="001A326D">
        <w:rPr>
          <w:rFonts w:ascii="Cambria" w:hAnsi="Cambria" w:cs="Times New Roman"/>
          <w:szCs w:val="24"/>
        </w:rPr>
        <w:t xml:space="preserve"> </w:t>
      </w:r>
      <w:r w:rsidR="005B45DF">
        <w:rPr>
          <w:rFonts w:ascii="Cambria" w:hAnsi="Cambria" w:cs="Times New Roman"/>
          <w:szCs w:val="24"/>
        </w:rPr>
        <w:t>or</w:t>
      </w:r>
      <w:r>
        <w:rPr>
          <w:rFonts w:ascii="Cambria" w:hAnsi="Cambria" w:cs="Times New Roman"/>
          <w:szCs w:val="24"/>
        </w:rPr>
        <w:t xml:space="preserve"> require </w:t>
      </w:r>
      <w:r w:rsidR="00414548">
        <w:rPr>
          <w:rFonts w:ascii="Cambria" w:hAnsi="Cambria" w:cs="Times New Roman"/>
          <w:szCs w:val="24"/>
        </w:rPr>
        <w:t>more complex</w:t>
      </w:r>
      <w:r>
        <w:rPr>
          <w:rFonts w:ascii="Cambria" w:hAnsi="Cambria" w:cs="Times New Roman"/>
          <w:szCs w:val="24"/>
        </w:rPr>
        <w:t xml:space="preserve"> solutions such as </w:t>
      </w:r>
      <w:r w:rsidR="007739BA">
        <w:rPr>
          <w:rFonts w:ascii="Cambria" w:hAnsi="Cambria" w:cs="Times New Roman"/>
          <w:szCs w:val="24"/>
        </w:rPr>
        <w:t xml:space="preserve">data owners </w:t>
      </w:r>
      <w:r>
        <w:rPr>
          <w:rFonts w:ascii="Cambria" w:hAnsi="Cambria" w:cs="Times New Roman"/>
          <w:szCs w:val="24"/>
        </w:rPr>
        <w:t>sharing forecast</w:t>
      </w:r>
      <w:r w:rsidR="001A326D">
        <w:rPr>
          <w:rFonts w:ascii="Cambria" w:hAnsi="Cambria" w:cs="Times New Roman"/>
          <w:szCs w:val="24"/>
        </w:rPr>
        <w:t>s only</w:t>
      </w:r>
      <w:r>
        <w:rPr>
          <w:rFonts w:ascii="Cambria" w:hAnsi="Cambria" w:cs="Times New Roman"/>
          <w:szCs w:val="24"/>
        </w:rPr>
        <w:t xml:space="preserve"> via federated learning</w:t>
      </w:r>
      <w:r w:rsidR="005B45DF">
        <w:rPr>
          <w:rFonts w:ascii="Cambria" w:hAnsi="Cambria" w:cs="Times New Roman"/>
          <w:szCs w:val="24"/>
        </w:rPr>
        <w:t xml:space="preserve"> (</w:t>
      </w:r>
      <w:r w:rsidR="005B45DF" w:rsidRPr="00C37A47">
        <w:rPr>
          <w:rFonts w:ascii="Cambria" w:hAnsi="Cambria" w:cs="Times New Roman"/>
          <w:szCs w:val="24"/>
        </w:rPr>
        <w:t>Gonçalves et al. 2021</w:t>
      </w:r>
      <w:r w:rsidR="005B45DF">
        <w:rPr>
          <w:rFonts w:ascii="Cambria" w:hAnsi="Cambria" w:cs="Times New Roman"/>
          <w:szCs w:val="24"/>
        </w:rPr>
        <w:t>)</w:t>
      </w:r>
      <w:r>
        <w:rPr>
          <w:rFonts w:ascii="Cambria" w:hAnsi="Cambria" w:cs="Times New Roman"/>
          <w:szCs w:val="24"/>
        </w:rPr>
        <w:t xml:space="preserve">.  </w:t>
      </w:r>
      <w:r w:rsidR="00414548">
        <w:rPr>
          <w:rFonts w:ascii="Cambria" w:hAnsi="Cambria" w:cs="Times New Roman"/>
          <w:szCs w:val="24"/>
        </w:rPr>
        <w:t>In this paper, we propose</w:t>
      </w:r>
      <w:r>
        <w:rPr>
          <w:rFonts w:ascii="Cambria" w:hAnsi="Cambria" w:cs="Times New Roman"/>
          <w:szCs w:val="24"/>
        </w:rPr>
        <w:t xml:space="preserve"> </w:t>
      </w:r>
      <w:r w:rsidR="00414548">
        <w:rPr>
          <w:rFonts w:ascii="Cambria" w:hAnsi="Cambria" w:cs="Times New Roman"/>
          <w:szCs w:val="24"/>
        </w:rPr>
        <w:t xml:space="preserve">privacy </w:t>
      </w:r>
      <w:r>
        <w:rPr>
          <w:rFonts w:ascii="Cambria" w:hAnsi="Cambria" w:cs="Times New Roman"/>
          <w:szCs w:val="24"/>
        </w:rPr>
        <w:t xml:space="preserve">solution for </w:t>
      </w:r>
      <w:r w:rsidR="007739BA">
        <w:rPr>
          <w:rFonts w:ascii="Cambria" w:hAnsi="Cambria" w:cs="Times New Roman"/>
          <w:szCs w:val="24"/>
        </w:rPr>
        <w:t>data owners</w:t>
      </w:r>
      <w:r w:rsidR="001A326D">
        <w:rPr>
          <w:rFonts w:ascii="Cambria" w:hAnsi="Cambria" w:cs="Times New Roman"/>
          <w:szCs w:val="24"/>
        </w:rPr>
        <w:t xml:space="preserve"> </w:t>
      </w:r>
      <w:r>
        <w:rPr>
          <w:rFonts w:ascii="Cambria" w:hAnsi="Cambria" w:cs="Times New Roman"/>
          <w:szCs w:val="24"/>
        </w:rPr>
        <w:t xml:space="preserve">to share </w:t>
      </w:r>
      <w:r w:rsidR="00B34D2B">
        <w:rPr>
          <w:rFonts w:ascii="Cambria" w:hAnsi="Cambria" w:cs="Times New Roman"/>
          <w:szCs w:val="24"/>
        </w:rPr>
        <w:t>an</w:t>
      </w:r>
      <w:r w:rsidR="0002324C">
        <w:rPr>
          <w:rFonts w:ascii="Cambria" w:hAnsi="Cambria" w:cs="Times New Roman"/>
          <w:szCs w:val="24"/>
        </w:rPr>
        <w:t xml:space="preserve"> </w:t>
      </w:r>
      <w:r w:rsidR="001A326D">
        <w:rPr>
          <w:rFonts w:ascii="Cambria" w:hAnsi="Cambria" w:cs="Times New Roman"/>
          <w:szCs w:val="24"/>
        </w:rPr>
        <w:t>entire</w:t>
      </w:r>
      <w:r>
        <w:rPr>
          <w:rFonts w:ascii="Cambria" w:hAnsi="Cambria" w:cs="Times New Roman"/>
          <w:szCs w:val="24"/>
        </w:rPr>
        <w:t xml:space="preserve"> time series data</w:t>
      </w:r>
      <w:r w:rsidR="00B34D2B">
        <w:rPr>
          <w:rFonts w:ascii="Cambria" w:hAnsi="Cambria" w:cs="Times New Roman"/>
          <w:szCs w:val="24"/>
        </w:rPr>
        <w:t xml:space="preserve"> set</w:t>
      </w:r>
      <w:r w:rsidR="001A326D">
        <w:rPr>
          <w:rFonts w:ascii="Cambria" w:hAnsi="Cambria" w:cs="Times New Roman"/>
          <w:szCs w:val="24"/>
        </w:rPr>
        <w:t xml:space="preserve"> </w:t>
      </w:r>
      <w:r w:rsidR="00414548">
        <w:rPr>
          <w:rFonts w:ascii="Cambria" w:hAnsi="Cambria" w:cs="Times New Roman"/>
          <w:szCs w:val="24"/>
        </w:rPr>
        <w:t>with</w:t>
      </w:r>
      <w:r w:rsidR="001A326D">
        <w:rPr>
          <w:rFonts w:ascii="Cambria" w:hAnsi="Cambria" w:cs="Times New Roman"/>
          <w:szCs w:val="24"/>
        </w:rPr>
        <w:t xml:space="preserve"> usable forecasts</w:t>
      </w:r>
      <w:r>
        <w:rPr>
          <w:rFonts w:ascii="Cambria" w:hAnsi="Cambria" w:cs="Times New Roman"/>
          <w:szCs w:val="24"/>
        </w:rPr>
        <w:t xml:space="preserve">. </w:t>
      </w:r>
    </w:p>
    <w:p w14:paraId="67C50CC0" w14:textId="77777777" w:rsidR="002C7E6D" w:rsidRDefault="002C7E6D" w:rsidP="002C7E6D">
      <w:pPr>
        <w:rPr>
          <w:rFonts w:ascii="Cambria" w:hAnsi="Cambria" w:cs="Times New Roman"/>
          <w:szCs w:val="24"/>
        </w:rPr>
      </w:pPr>
    </w:p>
    <w:p w14:paraId="1B4737B6" w14:textId="1D0F8B92" w:rsidR="002642DF" w:rsidRDefault="00942CF7" w:rsidP="00C37A47">
      <w:pPr>
        <w:rPr>
          <w:rFonts w:ascii="Cambria" w:hAnsi="Cambria"/>
        </w:rPr>
      </w:pPr>
      <w:r>
        <w:rPr>
          <w:rFonts w:ascii="Cambria" w:hAnsi="Cambria"/>
        </w:rPr>
        <w:t xml:space="preserve">Different privacy </w:t>
      </w:r>
      <w:r w:rsidR="00411B6E">
        <w:rPr>
          <w:rFonts w:ascii="Cambria" w:hAnsi="Cambria"/>
        </w:rPr>
        <w:t>methods</w:t>
      </w:r>
      <w:r w:rsidR="00411B6E" w:rsidRPr="00C37A47">
        <w:rPr>
          <w:rFonts w:ascii="Cambria" w:hAnsi="Cambria"/>
        </w:rPr>
        <w:t xml:space="preserve"> </w:t>
      </w:r>
      <w:r w:rsidR="00C37A47" w:rsidRPr="00C37A47">
        <w:rPr>
          <w:rFonts w:ascii="Cambria" w:hAnsi="Cambria"/>
        </w:rPr>
        <w:t>are a</w:t>
      </w:r>
      <w:r w:rsidR="005C5842">
        <w:rPr>
          <w:rFonts w:ascii="Cambria" w:hAnsi="Cambria"/>
        </w:rPr>
        <w:t>applicable</w:t>
      </w:r>
      <w:r w:rsidR="00C37A47" w:rsidRPr="00C37A47">
        <w:rPr>
          <w:rFonts w:ascii="Cambria" w:hAnsi="Cambria"/>
        </w:rPr>
        <w:t xml:space="preserve"> depending on whether time series are stored in a single data set </w:t>
      </w:r>
      <w:r w:rsidR="000C1DE8">
        <w:rPr>
          <w:rFonts w:ascii="Cambria" w:hAnsi="Cambria"/>
        </w:rPr>
        <w:t xml:space="preserve">(centralized) </w:t>
      </w:r>
      <w:r w:rsidR="00C37A47" w:rsidRPr="00C37A47">
        <w:rPr>
          <w:rFonts w:ascii="Cambria" w:hAnsi="Cambria"/>
        </w:rPr>
        <w:t>or spread across multiple data owners/data sets</w:t>
      </w:r>
      <w:r w:rsidR="000C1DE8">
        <w:rPr>
          <w:rFonts w:ascii="Cambria" w:hAnsi="Cambria"/>
        </w:rPr>
        <w:t xml:space="preserve"> (decentralized)</w:t>
      </w:r>
      <w:r w:rsidR="00C37A47" w:rsidRPr="00C37A47">
        <w:rPr>
          <w:rFonts w:ascii="Cambria" w:hAnsi="Cambria"/>
        </w:rPr>
        <w:t xml:space="preserve">. In the </w:t>
      </w:r>
      <w:r w:rsidR="000C1DE8">
        <w:rPr>
          <w:rFonts w:ascii="Cambria" w:hAnsi="Cambria"/>
        </w:rPr>
        <w:t>decentralized</w:t>
      </w:r>
      <w:r w:rsidR="00C37A47" w:rsidRPr="00C37A47">
        <w:rPr>
          <w:rFonts w:ascii="Cambria" w:hAnsi="Cambria"/>
        </w:rPr>
        <w:t xml:space="preserve"> scenario, multi-party computation </w:t>
      </w:r>
      <w:r w:rsidR="00072A9A">
        <w:rPr>
          <w:rFonts w:ascii="Cambria" w:hAnsi="Cambria"/>
        </w:rPr>
        <w:t>and</w:t>
      </w:r>
      <w:r w:rsidR="00C37A47" w:rsidRPr="00C37A47">
        <w:rPr>
          <w:rFonts w:ascii="Cambria" w:hAnsi="Cambria"/>
        </w:rPr>
        <w:t xml:space="preserve">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w:t>
      </w:r>
      <w:r w:rsidR="00F53359">
        <w:rPr>
          <w:rFonts w:ascii="Cambria" w:hAnsi="Cambria" w:cs="Times New Roman"/>
          <w:szCs w:val="24"/>
        </w:rPr>
        <w:t>a</w:t>
      </w:r>
      <w:r w:rsidR="001130FC" w:rsidRPr="001130FC">
        <w:rPr>
          <w:rFonts w:ascii="Cambria" w:hAnsi="Cambria" w:cs="Times New Roman"/>
          <w:szCs w:val="24"/>
        </w:rPr>
        <w:t>; Goncalves, Bessa et al., 2021</w:t>
      </w:r>
      <w:r w:rsidR="00F53359">
        <w:rPr>
          <w:rFonts w:ascii="Cambria" w:hAnsi="Cambria" w:cs="Times New Roman"/>
          <w:szCs w:val="24"/>
        </w:rPr>
        <w:t>b</w:t>
      </w:r>
      <w:r w:rsidR="001130FC" w:rsidRPr="001130FC">
        <w:rPr>
          <w:rFonts w:ascii="Cambria" w:hAnsi="Cambria" w:cs="Times New Roman"/>
          <w:szCs w:val="24"/>
        </w:rPr>
        <w:t>; Sommer et al., 2021)</w:t>
      </w:r>
      <w:r w:rsidR="00AC558A">
        <w:rPr>
          <w:rFonts w:ascii="Cambria" w:hAnsi="Cambria"/>
        </w:rPr>
        <w:fldChar w:fldCharType="end"/>
      </w:r>
      <w:r w:rsidR="00AC558A">
        <w:rPr>
          <w:rFonts w:ascii="Cambria" w:hAnsi="Cambria"/>
        </w:rPr>
        <w:t xml:space="preserve">. </w:t>
      </w:r>
      <w:r w:rsidR="000C1DE8">
        <w:rPr>
          <w:rFonts w:ascii="Cambria" w:hAnsi="Cambria"/>
        </w:rPr>
        <w:t>We</w:t>
      </w:r>
      <w:r w:rsidR="00C37A47" w:rsidRPr="00C37A47">
        <w:rPr>
          <w:rFonts w:ascii="Cambria" w:hAnsi="Cambria"/>
        </w:rPr>
        <w:t xml:space="preserve"> focus on </w:t>
      </w:r>
      <w:r w:rsidR="000C1DE8">
        <w:rPr>
          <w:rFonts w:ascii="Cambria" w:hAnsi="Cambria"/>
        </w:rPr>
        <w:t xml:space="preserve">the centralized </w:t>
      </w:r>
      <w:r w:rsidR="00C37A47" w:rsidRPr="00C37A47">
        <w:rPr>
          <w:rFonts w:ascii="Cambria" w:hAnsi="Cambria"/>
        </w:rPr>
        <w:t xml:space="preserve">scenario </w:t>
      </w:r>
      <w:r w:rsidR="00381302">
        <w:rPr>
          <w:rFonts w:ascii="Cambria" w:hAnsi="Cambria"/>
        </w:rPr>
        <w:t>where</w:t>
      </w:r>
      <w:r w:rsidR="00C37A47" w:rsidRPr="00C37A47">
        <w:rPr>
          <w:rFonts w:ascii="Cambria" w:hAnsi="Cambria"/>
        </w:rPr>
        <w:t xml:space="preserve"> a single data owner uses privacy methods to protect a</w:t>
      </w:r>
      <w:r>
        <w:rPr>
          <w:rFonts w:ascii="Cambria" w:hAnsi="Cambria"/>
        </w:rPr>
        <w:t>n entire</w:t>
      </w:r>
      <w:r w:rsidR="00C37A47" w:rsidRPr="00C37A47">
        <w:rPr>
          <w:rFonts w:ascii="Cambria" w:hAnsi="Cambria"/>
        </w:rPr>
        <w:t xml:space="preserve"> time series data set.</w:t>
      </w:r>
      <w:r w:rsidR="00776E27">
        <w:rPr>
          <w:rFonts w:ascii="Cambria" w:hAnsi="Cambria"/>
        </w:rPr>
        <w:t xml:space="preserve"> </w:t>
      </w:r>
      <w:r w:rsidR="00C37A47" w:rsidRPr="00C37A47">
        <w:rPr>
          <w:rFonts w:ascii="Cambria" w:hAnsi="Cambria"/>
        </w:rPr>
        <w:t xml:space="preserve">These privacy methods </w:t>
      </w:r>
      <w:r w:rsidR="00411B6E">
        <w:rPr>
          <w:rFonts w:ascii="Cambria" w:hAnsi="Cambria"/>
        </w:rPr>
        <w:t xml:space="preserve">directly </w:t>
      </w:r>
      <w:r w:rsidR="00C37A47" w:rsidRPr="00C37A47">
        <w:rPr>
          <w:rFonts w:ascii="Cambria" w:hAnsi="Cambria"/>
        </w:rPr>
        <w:t xml:space="preserve">alter the </w:t>
      </w:r>
      <w:r w:rsidR="00F330DA">
        <w:rPr>
          <w:rFonts w:ascii="Cambria" w:hAnsi="Cambria"/>
        </w:rPr>
        <w:t>original data</w:t>
      </w:r>
      <w:r w:rsidR="00C37A47" w:rsidRPr="00C37A47">
        <w:rPr>
          <w:rFonts w:ascii="Cambria" w:hAnsi="Cambria"/>
        </w:rPr>
        <w:t xml:space="preserve"> to produce protected </w:t>
      </w:r>
      <w:r>
        <w:rPr>
          <w:rFonts w:ascii="Cambria" w:hAnsi="Cambria"/>
        </w:rPr>
        <w:t xml:space="preserve">(and often randomized) </w:t>
      </w:r>
      <w:r w:rsidR="00C37A47" w:rsidRPr="00C37A47">
        <w:rPr>
          <w:rFonts w:ascii="Cambria" w:hAnsi="Cambria"/>
        </w:rPr>
        <w:t>time series</w:t>
      </w:r>
      <w:r w:rsidR="00411B6E">
        <w:rPr>
          <w:rFonts w:ascii="Cambria" w:hAnsi="Cambria"/>
        </w:rPr>
        <w:t>. The</w:t>
      </w:r>
      <w:r w:rsidR="00B34D2B">
        <w:rPr>
          <w:rFonts w:ascii="Cambria" w:hAnsi="Cambria"/>
        </w:rPr>
        <w:t xml:space="preserve"> </w:t>
      </w:r>
      <w:r w:rsidR="00411B6E">
        <w:rPr>
          <w:rFonts w:ascii="Cambria" w:hAnsi="Cambria"/>
        </w:rPr>
        <w:t>goal is to</w:t>
      </w:r>
      <w:r w:rsidR="00C37A47" w:rsidRPr="00C37A47">
        <w:rPr>
          <w:rFonts w:ascii="Cambria" w:hAnsi="Cambria"/>
        </w:rPr>
        <w:t xml:space="preserve"> limit the ability of a </w:t>
      </w:r>
      <w:r w:rsidR="00144C55">
        <w:rPr>
          <w:rFonts w:ascii="Cambria" w:hAnsi="Cambria"/>
        </w:rPr>
        <w:t>adversary</w:t>
      </w:r>
      <w:r w:rsidR="00C37A47" w:rsidRPr="00C37A47">
        <w:rPr>
          <w:rFonts w:ascii="Cambria" w:hAnsi="Cambria"/>
        </w:rPr>
        <w:t xml:space="preserve"> to identify data subjects</w:t>
      </w:r>
      <w:r w:rsidR="00411B6E">
        <w:rPr>
          <w:rFonts w:ascii="Cambria" w:hAnsi="Cambria"/>
        </w:rPr>
        <w:t xml:space="preserve"> (in our case, </w:t>
      </w:r>
      <w:r w:rsidR="005C5842">
        <w:rPr>
          <w:rFonts w:ascii="Cambria" w:hAnsi="Cambria"/>
        </w:rPr>
        <w:t xml:space="preserve">the identity of </w:t>
      </w:r>
      <w:r w:rsidR="00411B6E">
        <w:rPr>
          <w:rFonts w:ascii="Cambria" w:hAnsi="Cambria"/>
        </w:rPr>
        <w:t>time series)</w:t>
      </w:r>
      <w:r w:rsidR="00C37A47" w:rsidRPr="00C37A47">
        <w:rPr>
          <w:rFonts w:ascii="Cambria" w:hAnsi="Cambria"/>
        </w:rPr>
        <w:t xml:space="preserve"> </w:t>
      </w:r>
      <w:r w:rsidR="00776E27">
        <w:rPr>
          <w:rFonts w:ascii="Cambria" w:hAnsi="Cambria"/>
        </w:rPr>
        <w:t>and</w:t>
      </w:r>
      <w:r w:rsidR="00C37A47" w:rsidRPr="00C37A47">
        <w:rPr>
          <w:rFonts w:ascii="Cambria" w:hAnsi="Cambria"/>
        </w:rPr>
        <w:t xml:space="preserve"> learn sensitive information about them. The </w:t>
      </w:r>
      <w:r w:rsidR="00742BF3">
        <w:rPr>
          <w:rFonts w:ascii="Cambria" w:hAnsi="Cambria"/>
        </w:rPr>
        <w:t>primary</w:t>
      </w:r>
      <w:r>
        <w:rPr>
          <w:rFonts w:ascii="Cambria" w:hAnsi="Cambria"/>
        </w:rPr>
        <w:t xml:space="preserve"> </w:t>
      </w:r>
      <w:r w:rsidR="00C37A47" w:rsidRPr="00C37A47">
        <w:rPr>
          <w:rFonts w:ascii="Cambria" w:hAnsi="Cambria"/>
        </w:rPr>
        <w:t xml:space="preserve">concern for forecasters </w:t>
      </w:r>
      <w:r w:rsidR="001E1771">
        <w:rPr>
          <w:rFonts w:ascii="Cambria" w:hAnsi="Cambria"/>
        </w:rPr>
        <w:t xml:space="preserve">is that these </w:t>
      </w:r>
      <w:r w:rsidR="00B34D2B">
        <w:rPr>
          <w:rFonts w:ascii="Cambria" w:hAnsi="Cambria"/>
        </w:rPr>
        <w:t>protected</w:t>
      </w:r>
      <w:r w:rsidR="001E1771">
        <w:rPr>
          <w:rFonts w:ascii="Cambria" w:hAnsi="Cambria"/>
        </w:rPr>
        <w:t xml:space="preserve"> time series</w:t>
      </w:r>
      <w:r w:rsidR="00411B6E">
        <w:rPr>
          <w:rFonts w:ascii="Cambria" w:hAnsi="Cambria"/>
        </w:rPr>
        <w:t xml:space="preserve"> degrade forecast accuracy to unusable levels.</w:t>
      </w:r>
      <w:r w:rsidR="00EF61D9">
        <w:rPr>
          <w:rFonts w:ascii="Cambria" w:hAnsi="Cambria"/>
        </w:rPr>
        <w:t xml:space="preserve"> </w:t>
      </w:r>
    </w:p>
    <w:p w14:paraId="42E0A4DF" w14:textId="77777777" w:rsidR="005F55AC" w:rsidRDefault="005F55AC" w:rsidP="00C37A47">
      <w:pPr>
        <w:rPr>
          <w:rFonts w:ascii="Cambria" w:hAnsi="Cambria"/>
        </w:rPr>
      </w:pPr>
    </w:p>
    <w:p w14:paraId="7484A286" w14:textId="37FC6D82" w:rsidR="00261475" w:rsidRDefault="00754B02" w:rsidP="000D600C">
      <w:pPr>
        <w:rPr>
          <w:rFonts w:ascii="Cambria" w:eastAsiaTheme="minorEastAsia" w:hAnsi="Cambria"/>
        </w:rPr>
      </w:pPr>
      <w:r>
        <w:rPr>
          <w:rFonts w:ascii="Cambria" w:hAnsi="Cambria"/>
        </w:rPr>
        <w:t>Consider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series shown in the middle plot is a simulated AR(1)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w:t>
      </w:r>
      <w:r w:rsidR="00742BF3">
        <w:rPr>
          <w:rFonts w:ascii="Cambria" w:hAnsi="Cambria"/>
        </w:rPr>
        <w:t>is</w:t>
      </w:r>
      <w:r w:rsidR="00110475">
        <w:rPr>
          <w:rFonts w:ascii="Cambria" w:hAnsi="Cambria"/>
        </w:rPr>
        <w:t xml:space="preserve"> </w:t>
      </w:r>
      <w:r w:rsidR="00742BF3">
        <w:rPr>
          <w:rFonts w:ascii="Cambria" w:hAnsi="Cambria"/>
        </w:rPr>
        <w:t>simulated</w:t>
      </w:r>
      <w:r w:rsidR="00110475">
        <w:rPr>
          <w:rFonts w:ascii="Cambria" w:hAnsi="Cambria"/>
        </w:rPr>
        <w:t xml:space="preserve"> series with random noise added to each period that is proportional to the standard deviation of the </w:t>
      </w:r>
      <w:r w:rsidR="00742BF3">
        <w:rPr>
          <w:rFonts w:ascii="Cambria" w:hAnsi="Cambria"/>
        </w:rPr>
        <w:t>simulated</w:t>
      </w:r>
      <w:r w:rsidR="00110475">
        <w:rPr>
          <w:rFonts w:ascii="Cambria" w:hAnsi="Cambria"/>
        </w:rPr>
        <w:t xml:space="preserve"> series.</w:t>
      </w:r>
      <w:r w:rsidR="00672859">
        <w:rPr>
          <w:rFonts w:ascii="Cambria" w:hAnsi="Cambria"/>
        </w:rPr>
        <w:t xml:space="preserve"> </w:t>
      </w:r>
      <w:r w:rsidR="008D7645">
        <w:rPr>
          <w:rFonts w:ascii="Cambria" w:hAnsi="Cambria"/>
        </w:rPr>
        <w:t xml:space="preserve">The series on the right was created by </w:t>
      </w:r>
      <w:r w:rsidR="00D16BAB">
        <w:rPr>
          <w:rFonts w:ascii="Cambria" w:hAnsi="Cambria"/>
        </w:rPr>
        <w:t xml:space="preserve">randomly </w:t>
      </w:r>
      <w:r w:rsidR="008D7645">
        <w:rPr>
          <w:rFonts w:ascii="Cambria" w:hAnsi="Cambria"/>
        </w:rPr>
        <w:t xml:space="preserve">swapping the </w:t>
      </w:r>
      <w:r w:rsidR="00742BF3">
        <w:rPr>
          <w:rFonts w:ascii="Cambria" w:hAnsi="Cambria"/>
        </w:rPr>
        <w:t>simulated</w:t>
      </w:r>
      <w:r w:rsidR="008D7645">
        <w:rPr>
          <w:rFonts w:ascii="Cambria" w:hAnsi="Cambria"/>
        </w:rPr>
        <w:t xml:space="preserve"> series values with values from two other simulated AR(1)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r w:rsidR="00672859">
        <w:rPr>
          <w:rFonts w:ascii="Cambria" w:hAnsi="Cambria"/>
        </w:rPr>
        <w:t xml:space="preserve">Estimating an ARIMA(1, 0, 0) model on the </w:t>
      </w:r>
      <w:r w:rsidR="00742BF3">
        <w:rPr>
          <w:rFonts w:ascii="Cambria" w:hAnsi="Cambria"/>
        </w:rPr>
        <w:t>simulated</w:t>
      </w:r>
      <w:r w:rsidR="00672859">
        <w:rPr>
          <w:rFonts w:ascii="Cambria" w:hAnsi="Cambria"/>
        </w:rPr>
        <w:t xml:space="preserve"> series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sidR="00272E3F">
        <w:rPr>
          <w:rFonts w:ascii="Cambria" w:eastAsiaTheme="minorEastAsia" w:hAnsi="Cambria"/>
        </w:rPr>
        <w:t xml:space="preserve"> with a standard error of 0.07</w:t>
      </w:r>
      <w:r w:rsidR="00672859">
        <w:rPr>
          <w:rFonts w:ascii="Cambria" w:eastAsiaTheme="minorEastAsia" w:hAnsi="Cambria"/>
        </w:rPr>
        <w:t>, while the noised series</w:t>
      </w:r>
      <w:r w:rsidR="00742BF3">
        <w:rPr>
          <w:rFonts w:ascii="Cambria" w:eastAsiaTheme="minorEastAsia" w:hAnsi="Cambria"/>
        </w:rPr>
        <w:t xml:space="preserve"> on the left</w:t>
      </w:r>
      <w:r w:rsidR="00672859">
        <w:rPr>
          <w:rFonts w:ascii="Cambria" w:eastAsiaTheme="minorEastAsia" w:hAnsi="Cambria"/>
        </w:rPr>
        <w:t xml:space="preserve">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sidR="00272E3F">
        <w:rPr>
          <w:rFonts w:ascii="Cambria" w:eastAsiaTheme="minorEastAsia" w:hAnsi="Cambria"/>
        </w:rPr>
        <w:t xml:space="preserve"> with a standard error of 0.10</w:t>
      </w:r>
      <w:r w:rsidR="00672859">
        <w:rPr>
          <w:rFonts w:ascii="Cambria" w:eastAsiaTheme="minorEastAsia" w:hAnsi="Cambria"/>
        </w:rPr>
        <w:t xml:space="preserve">. </w:t>
      </w:r>
      <w:r w:rsidR="00672859">
        <w:rPr>
          <w:rFonts w:ascii="Cambria" w:hAnsi="Cambria"/>
        </w:rPr>
        <w:t>The swapped series</w:t>
      </w:r>
      <w:r w:rsidR="00742BF3">
        <w:rPr>
          <w:rFonts w:ascii="Cambria" w:hAnsi="Cambria"/>
        </w:rPr>
        <w:t xml:space="preserve"> on the right</w:t>
      </w:r>
      <w:r w:rsidR="00672859">
        <w:rPr>
          <w:rFonts w:ascii="Cambria" w:hAnsi="Cambria"/>
        </w:rPr>
        <w:t xml:space="preserve"> better preserves the</w:t>
      </w:r>
      <w:r w:rsidR="00F62CFA">
        <w:rPr>
          <w:rFonts w:ascii="Cambria" w:hAnsi="Cambria"/>
        </w:rPr>
        <w:t xml:space="preserve"> estimated</w:t>
      </w:r>
      <w:r w:rsidR="00672859">
        <w:rPr>
          <w:rFonts w:ascii="Cambria" w:hAnsi="Cambria"/>
        </w:rPr>
        <w:t xml:space="preserve"> autocorrelation of the original series, with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sidR="00272E3F">
        <w:rPr>
          <w:rFonts w:ascii="Cambria" w:eastAsiaTheme="minorEastAsia" w:hAnsi="Cambria"/>
        </w:rPr>
        <w:t xml:space="preserve"> and a standard error of 0.08</w:t>
      </w:r>
      <w:r w:rsidR="00672859">
        <w:rPr>
          <w:rFonts w:ascii="Cambria" w:eastAsiaTheme="minorEastAsia" w:hAnsi="Cambria"/>
        </w:rPr>
        <w:t>.</w:t>
      </w:r>
      <w:r w:rsidR="007B6DEB">
        <w:rPr>
          <w:rFonts w:ascii="Cambria" w:eastAsiaTheme="minorEastAsia" w:hAnsi="Cambria"/>
        </w:rPr>
        <w:t xml:space="preserve"> Visually, the swapped version of the original series is more </w:t>
      </w:r>
      <w:r w:rsidR="00966AC7">
        <w:rPr>
          <w:rFonts w:ascii="Cambria" w:eastAsiaTheme="minorEastAsia" w:hAnsi="Cambria"/>
        </w:rPr>
        <w:t xml:space="preserve">representative </w:t>
      </w:r>
      <w:r w:rsidR="007B6DEB">
        <w:rPr>
          <w:rFonts w:ascii="Cambria" w:eastAsiaTheme="minorEastAsia" w:hAnsi="Cambria"/>
        </w:rPr>
        <w:t>than the noised version</w:t>
      </w:r>
      <w:r w:rsidR="003E14CA">
        <w:rPr>
          <w:rFonts w:ascii="Cambria" w:eastAsiaTheme="minorEastAsia" w:hAnsi="Cambria"/>
        </w:rPr>
        <w:t>, but in both cases</w:t>
      </w:r>
      <w:r w:rsidR="00072A9A">
        <w:rPr>
          <w:rFonts w:ascii="Cambria" w:eastAsiaTheme="minorEastAsia" w:hAnsi="Cambria"/>
        </w:rPr>
        <w:t>,</w:t>
      </w:r>
      <w:r w:rsidR="003E14CA">
        <w:rPr>
          <w:rFonts w:ascii="Cambria" w:eastAsiaTheme="minorEastAsia" w:hAnsi="Cambria"/>
        </w:rPr>
        <w:t xml:space="preserve"> the time series features</w:t>
      </w:r>
      <w:r w:rsidR="00DA26DA">
        <w:rPr>
          <w:rFonts w:ascii="Cambria" w:eastAsiaTheme="minorEastAsia" w:hAnsi="Cambria"/>
        </w:rPr>
        <w:t xml:space="preserve"> (</w:t>
      </w:r>
      <w:r w:rsidR="00DA26DA" w:rsidRPr="007A02E9">
        <w:rPr>
          <w:rFonts w:ascii="Cambria" w:eastAsiaTheme="minorEastAsia" w:hAnsi="Cambria"/>
          <w:i/>
          <w:iCs/>
        </w:rPr>
        <w:t>e.g.</w:t>
      </w:r>
      <w:r w:rsidR="00DA26DA">
        <w:rPr>
          <w:rFonts w:ascii="Cambria" w:eastAsiaTheme="minorEastAsia" w:hAnsi="Cambria"/>
        </w:rPr>
        <w:t>, AR (1) parameter, variance)</w:t>
      </w:r>
      <w:r w:rsidR="003E14CA">
        <w:rPr>
          <w:rFonts w:ascii="Cambria" w:eastAsiaTheme="minorEastAsia" w:hAnsi="Cambria"/>
        </w:rPr>
        <w:t xml:space="preserve"> </w:t>
      </w:r>
      <w:r w:rsidR="00F222DD">
        <w:rPr>
          <w:rFonts w:ascii="Cambria" w:eastAsiaTheme="minorEastAsia" w:hAnsi="Cambria"/>
        </w:rPr>
        <w:t>from the simulated process change</w:t>
      </w:r>
      <w:r w:rsidR="003E14CA">
        <w:rPr>
          <w:rFonts w:ascii="Cambria" w:eastAsiaTheme="minorEastAsia" w:hAnsi="Cambria"/>
        </w:rPr>
        <w:t>.</w:t>
      </w:r>
      <w:r w:rsidR="00DA26DA">
        <w:rPr>
          <w:rFonts w:ascii="Cambria" w:eastAsiaTheme="minorEastAsia" w:hAnsi="Cambria"/>
        </w:rPr>
        <w:t xml:space="preserve"> </w:t>
      </w:r>
      <w:r w:rsidR="00966AC7">
        <w:rPr>
          <w:rFonts w:ascii="Cambria" w:eastAsiaTheme="minorEastAsia" w:hAnsi="Cambria"/>
        </w:rPr>
        <w:t>However,</w:t>
      </w:r>
      <w:r w:rsidR="00244502">
        <w:rPr>
          <w:rFonts w:ascii="Cambria" w:eastAsiaTheme="minorEastAsia" w:hAnsi="Cambria"/>
        </w:rPr>
        <w:t xml:space="preserve"> </w:t>
      </w:r>
      <w:r w:rsidR="00966AC7">
        <w:rPr>
          <w:rFonts w:ascii="Cambria" w:eastAsiaTheme="minorEastAsia" w:hAnsi="Cambria"/>
        </w:rPr>
        <w:t xml:space="preserve">it is not </w:t>
      </w:r>
      <w:r w:rsidR="0063186E">
        <w:rPr>
          <w:rFonts w:ascii="Cambria" w:eastAsiaTheme="minorEastAsia" w:hAnsi="Cambria"/>
        </w:rPr>
        <w:lastRenderedPageBreak/>
        <w:t xml:space="preserve">immediately </w:t>
      </w:r>
      <w:r w:rsidR="00966AC7">
        <w:rPr>
          <w:rFonts w:ascii="Cambria" w:eastAsiaTheme="minorEastAsia" w:hAnsi="Cambria"/>
        </w:rPr>
        <w:t xml:space="preserve">clear </w:t>
      </w:r>
      <w:r w:rsidR="00F222DD">
        <w:rPr>
          <w:rFonts w:ascii="Cambria" w:eastAsiaTheme="minorEastAsia" w:hAnsi="Cambria"/>
        </w:rPr>
        <w:t>how</w:t>
      </w:r>
      <w:r w:rsidR="00966AC7">
        <w:rPr>
          <w:rFonts w:ascii="Cambria" w:eastAsiaTheme="minorEastAsia" w:hAnsi="Cambria"/>
        </w:rPr>
        <w:t xml:space="preserve"> </w:t>
      </w:r>
      <w:r w:rsidR="00F7776D">
        <w:rPr>
          <w:rFonts w:ascii="Cambria" w:eastAsiaTheme="minorEastAsia" w:hAnsi="Cambria"/>
        </w:rPr>
        <w:t xml:space="preserve">changes in </w:t>
      </w:r>
      <w:r w:rsidR="00244502">
        <w:rPr>
          <w:rFonts w:ascii="Cambria" w:eastAsiaTheme="minorEastAsia" w:hAnsi="Cambria"/>
        </w:rPr>
        <w:t xml:space="preserve">these </w:t>
      </w:r>
      <w:r w:rsidR="00F7776D">
        <w:rPr>
          <w:rFonts w:ascii="Cambria" w:eastAsiaTheme="minorEastAsia" w:hAnsi="Cambria"/>
        </w:rPr>
        <w:t xml:space="preserve">time series features </w:t>
      </w:r>
      <w:r w:rsidR="00F222DD">
        <w:rPr>
          <w:rFonts w:ascii="Cambria" w:eastAsiaTheme="minorEastAsia" w:hAnsi="Cambria"/>
        </w:rPr>
        <w:t>affect</w:t>
      </w:r>
      <w:r w:rsidR="00F7776D">
        <w:rPr>
          <w:rFonts w:ascii="Cambria" w:eastAsiaTheme="minorEastAsia" w:hAnsi="Cambria"/>
        </w:rPr>
        <w:t xml:space="preserve"> forecast accuracy.</w:t>
      </w:r>
      <w:r w:rsidR="00966AC7">
        <w:rPr>
          <w:rFonts w:ascii="Cambria" w:eastAsiaTheme="minorEastAsia" w:hAnsi="Cambria"/>
        </w:rPr>
        <w:t xml:space="preserve">  </w:t>
      </w:r>
      <w:r w:rsidR="00F7776D">
        <w:rPr>
          <w:rFonts w:ascii="Cambria" w:hAnsi="Cambria"/>
        </w:rPr>
        <w:t xml:space="preserve">The </w:t>
      </w:r>
      <w:r w:rsidR="00D16BAB">
        <w:rPr>
          <w:rFonts w:ascii="Cambria" w:hAnsi="Cambria"/>
        </w:rPr>
        <w:t xml:space="preserve">k-nTS+ swapping </w:t>
      </w:r>
      <w:r w:rsidR="00244502">
        <w:rPr>
          <w:rFonts w:ascii="Cambria" w:hAnsi="Cambria"/>
        </w:rPr>
        <w:t>method</w:t>
      </w:r>
      <w:r w:rsidR="00F7776D">
        <w:rPr>
          <w:rFonts w:ascii="Cambria" w:hAnsi="Cambria"/>
        </w:rPr>
        <w:t xml:space="preserve"> in this paper</w:t>
      </w:r>
      <w:r w:rsidR="00DA26DA" w:rsidRPr="00C37A47">
        <w:rPr>
          <w:rFonts w:ascii="Cambria" w:hAnsi="Cambria"/>
        </w:rPr>
        <w:t xml:space="preserve"> </w:t>
      </w:r>
      <w:r w:rsidR="00DA26DA">
        <w:rPr>
          <w:rFonts w:ascii="Cambria" w:hAnsi="Cambria"/>
        </w:rPr>
        <w:t>improve</w:t>
      </w:r>
      <w:r w:rsidR="0063186E">
        <w:rPr>
          <w:rFonts w:ascii="Cambria" w:hAnsi="Cambria"/>
        </w:rPr>
        <w:t xml:space="preserve">s </w:t>
      </w:r>
      <w:r w:rsidR="00F222DD">
        <w:rPr>
          <w:rFonts w:ascii="Cambria" w:hAnsi="Cambria"/>
        </w:rPr>
        <w:t xml:space="preserve">the randomization of the right series </w:t>
      </w:r>
      <w:r w:rsidR="0063186E">
        <w:rPr>
          <w:rFonts w:ascii="Cambria" w:hAnsi="Cambria"/>
        </w:rPr>
        <w:t>by</w:t>
      </w:r>
      <w:r w:rsidR="00DA26DA">
        <w:rPr>
          <w:rFonts w:ascii="Cambria" w:eastAsiaTheme="minorEastAsia" w:hAnsi="Cambria"/>
        </w:rPr>
        <w:t xml:space="preserve"> </w:t>
      </w:r>
      <w:r w:rsidR="00F7776D">
        <w:rPr>
          <w:rFonts w:ascii="Cambria" w:eastAsiaTheme="minorEastAsia" w:hAnsi="Cambria"/>
        </w:rPr>
        <w:t xml:space="preserve">swapping </w:t>
      </w:r>
      <w:r w:rsidR="00DA26DA">
        <w:rPr>
          <w:rFonts w:ascii="Cambria" w:eastAsiaTheme="minorEastAsia" w:hAnsi="Cambria"/>
        </w:rPr>
        <w:t xml:space="preserve">time series </w:t>
      </w:r>
      <w:r w:rsidR="00244502">
        <w:rPr>
          <w:rFonts w:ascii="Cambria" w:eastAsiaTheme="minorEastAsia" w:hAnsi="Cambria"/>
        </w:rPr>
        <w:t xml:space="preserve">values with each other </w:t>
      </w:r>
      <w:r w:rsidR="00F7776D">
        <w:rPr>
          <w:rFonts w:ascii="Cambria" w:eastAsiaTheme="minorEastAsia" w:hAnsi="Cambria"/>
        </w:rPr>
        <w:t>when th</w:t>
      </w:r>
      <w:r w:rsidR="00244502">
        <w:rPr>
          <w:rFonts w:ascii="Cambria" w:eastAsiaTheme="minorEastAsia" w:hAnsi="Cambria"/>
        </w:rPr>
        <w:t>ei</w:t>
      </w:r>
      <w:r w:rsidR="0063186E">
        <w:rPr>
          <w:rFonts w:ascii="Cambria" w:eastAsiaTheme="minorEastAsia" w:hAnsi="Cambria"/>
        </w:rPr>
        <w:t>r underlying</w:t>
      </w:r>
      <w:r w:rsidR="00F7776D">
        <w:rPr>
          <w:rFonts w:ascii="Cambria" w:eastAsiaTheme="minorEastAsia" w:hAnsi="Cambria"/>
        </w:rPr>
        <w:t xml:space="preserve"> </w:t>
      </w:r>
      <w:r w:rsidR="00DA26DA">
        <w:rPr>
          <w:rFonts w:ascii="Cambria" w:eastAsiaTheme="minorEastAsia" w:hAnsi="Cambria"/>
        </w:rPr>
        <w:t xml:space="preserve">features </w:t>
      </w:r>
      <w:r w:rsidR="00F7776D">
        <w:rPr>
          <w:rFonts w:ascii="Cambria" w:eastAsiaTheme="minorEastAsia" w:hAnsi="Cambria"/>
        </w:rPr>
        <w:t>are more likely to maintain</w:t>
      </w:r>
      <w:r w:rsidR="00DA26DA">
        <w:rPr>
          <w:rFonts w:ascii="Cambria" w:eastAsiaTheme="minorEastAsia" w:hAnsi="Cambria"/>
        </w:rPr>
        <w:t xml:space="preserve"> forecast accuracy.</w:t>
      </w:r>
    </w:p>
    <w:p w14:paraId="19F5ED0C" w14:textId="1EA627D6" w:rsidR="00754B02" w:rsidRDefault="00754B02" w:rsidP="00682A30">
      <w:pPr>
        <w:rPr>
          <w:rFonts w:ascii="Cambria" w:hAnsi="Cambria"/>
        </w:rPr>
      </w:pPr>
    </w:p>
    <w:p w14:paraId="17D720C8" w14:textId="75A9093A" w:rsidR="00754B02" w:rsidRPr="00F41378" w:rsidRDefault="00754B02" w:rsidP="00682A30">
      <w:pPr>
        <w:rPr>
          <w:rFonts w:ascii="Cambria" w:eastAsiaTheme="minorEastAsia" w:hAnsi="Cambria"/>
        </w:rPr>
      </w:pPr>
      <w:r>
        <w:rPr>
          <w:rFonts w:ascii="Cambria" w:hAnsi="Cambria"/>
          <w:b/>
          <w:bCs/>
        </w:rPr>
        <w:t xml:space="preserve">Figure 1: </w:t>
      </w:r>
      <w:r w:rsidR="00072A9A">
        <w:rPr>
          <w:rFonts w:ascii="Cambria" w:hAnsi="Cambria"/>
        </w:rPr>
        <w:t xml:space="preserve">Comparison </w:t>
      </w:r>
      <w:r w:rsidR="00850033">
        <w:rPr>
          <w:rFonts w:ascii="Cambria" w:hAnsi="Cambria"/>
        </w:rPr>
        <w:t xml:space="preserve">of </w:t>
      </w:r>
      <w:r>
        <w:rPr>
          <w:rFonts w:ascii="Cambria" w:hAnsi="Cambria"/>
        </w:rPr>
        <w:t>protected AR(1)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522B3536" w14:textId="00200FA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7559CB4E" w14:textId="6096DEF0" w:rsidR="009538BF" w:rsidRDefault="00157262" w:rsidP="00C37A47">
      <w:pPr>
        <w:rPr>
          <w:rFonts w:ascii="Cambria" w:hAnsi="Cambria"/>
        </w:rPr>
      </w:pPr>
      <w:r>
        <w:rPr>
          <w:rFonts w:ascii="Cambria" w:eastAsiaTheme="minorEastAsia" w:hAnsi="Cambria"/>
        </w:rPr>
        <w:t>Figure 2</w:t>
      </w:r>
      <w:r w:rsidR="005D0D37">
        <w:rPr>
          <w:rFonts w:ascii="Cambria" w:eastAsiaTheme="minorEastAsia" w:hAnsi="Cambria"/>
        </w:rPr>
        <w:t xml:space="preserve"> </w:t>
      </w:r>
      <w:r w:rsidR="00072A9A">
        <w:rPr>
          <w:rFonts w:ascii="Cambria" w:eastAsiaTheme="minorEastAsia" w:hAnsi="Cambria"/>
        </w:rPr>
        <w:t>illustrates</w:t>
      </w:r>
      <w:r w:rsidR="005D0D37">
        <w:rPr>
          <w:rFonts w:ascii="Cambria" w:eastAsiaTheme="minorEastAsia" w:hAnsi="Cambria"/>
        </w:rPr>
        <w:t xml:space="preserve"> our k-nTS+ </w:t>
      </w:r>
      <w:r w:rsidR="00513C1C">
        <w:rPr>
          <w:rFonts w:ascii="Cambria" w:eastAsiaTheme="minorEastAsia" w:hAnsi="Cambria"/>
        </w:rPr>
        <w:t>swapping method</w:t>
      </w:r>
      <w:r w:rsidR="005D0D37">
        <w:rPr>
          <w:rFonts w:ascii="Cambria" w:eastAsiaTheme="minorEastAsia" w:hAnsi="Cambria"/>
        </w:rPr>
        <w:t>.  W</w:t>
      </w:r>
      <w:r>
        <w:rPr>
          <w:rFonts w:ascii="Cambria" w:eastAsiaTheme="minorEastAsia" w:hAnsi="Cambria"/>
        </w:rPr>
        <w:t>e</w:t>
      </w:r>
      <w:r w:rsidR="00DA26DA">
        <w:rPr>
          <w:rFonts w:ascii="Cambria" w:eastAsiaTheme="minorEastAsia" w:hAnsi="Cambria"/>
        </w:rPr>
        <w:t xml:space="preserve"> begin  by generating protected data</w:t>
      </w:r>
      <w:r>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such as additive noise </w:t>
      </w:r>
      <w:r w:rsidR="009538BF">
        <w:rPr>
          <w:rFonts w:ascii="Cambria" w:eastAsiaTheme="minorEastAsia" w:hAnsi="Cambria"/>
        </w:rPr>
        <w:t>and</w:t>
      </w:r>
      <w:r w:rsidR="00DA26DA">
        <w:rPr>
          <w:rFonts w:ascii="Cambria" w:eastAsiaTheme="minorEastAsia" w:hAnsi="Cambria"/>
        </w:rPr>
        <w:t xml:space="preserve"> differential privacy.  Then, we</w:t>
      </w:r>
      <w:r w:rsidR="00471CA6">
        <w:rPr>
          <w:rFonts w:ascii="Cambria" w:eastAsiaTheme="minorEastAsia" w:hAnsi="Cambria"/>
        </w:rPr>
        <w:t xml:space="preserve"> generate forecasts for the original and protected </w:t>
      </w:r>
      <w:r w:rsidR="00CB43B0">
        <w:rPr>
          <w:rFonts w:ascii="Cambria" w:eastAsiaTheme="minorEastAsia" w:hAnsi="Cambria"/>
        </w:rPr>
        <w:t>series</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sidR="005D0D37">
        <w:rPr>
          <w:rFonts w:ascii="Cambria" w:hAnsi="Cambria"/>
        </w:rPr>
        <w:t xml:space="preserve"> for </w:t>
      </w:r>
      <w:r w:rsidR="00D16BAB">
        <w:rPr>
          <w:rFonts w:ascii="Cambria" w:hAnsi="Cambria"/>
        </w:rPr>
        <w:t>k-nTS+ swapping</w:t>
      </w:r>
      <w:r w:rsidR="00EF2F15">
        <w:rPr>
          <w:rFonts w:ascii="Cambria" w:hAnsi="Cambria"/>
        </w:rPr>
        <w:t xml:space="preserve">, </w:t>
      </w:r>
      <w:r w:rsidR="00DA26DA">
        <w:rPr>
          <w:rFonts w:ascii="Cambria" w:hAnsi="Cambria"/>
        </w:rPr>
        <w:t>we use a machine learning-based feedback loo</w:t>
      </w:r>
      <w:commentRangeStart w:id="1"/>
      <w:r w:rsidR="00DA26DA">
        <w:rPr>
          <w:rFonts w:ascii="Cambria" w:hAnsi="Cambria"/>
        </w:rPr>
        <w:t>p</w:t>
      </w:r>
      <w:r w:rsidR="002B6471">
        <w:rPr>
          <w:rFonts w:ascii="Cambria" w:hAnsi="Cambria"/>
        </w:rPr>
        <w:t xml:space="preserve"> </w:t>
      </w:r>
      <w:r w:rsidR="00513C1C">
        <w:rPr>
          <w:rFonts w:ascii="Cambria" w:hAnsi="Cambria"/>
        </w:rPr>
        <w:t xml:space="preserve">with RRefliefF </w:t>
      </w:r>
      <w:r w:rsidR="002B6471">
        <w:rPr>
          <w:rFonts w:ascii="Cambria" w:hAnsi="Cambria"/>
        </w:rPr>
        <w:t>(Robnik-Sikonja &amp; Kononenko, 2003</w:t>
      </w:r>
      <w:r w:rsidR="00513C1C">
        <w:rPr>
          <w:rFonts w:ascii="Cambria" w:hAnsi="Cambria"/>
        </w:rPr>
        <w:t>) and Recursive Feature Elimination (RFE) (</w:t>
      </w:r>
      <w:r w:rsidR="002B6471">
        <w:rPr>
          <w:rFonts w:ascii="Cambria" w:hAnsi="Cambria"/>
        </w:rPr>
        <w:t xml:space="preserve">Gregorutti et al., 2017) </w:t>
      </w:r>
      <w:commentRangeEnd w:id="1"/>
      <w:r w:rsidR="002B6471">
        <w:rPr>
          <w:rStyle w:val="CommentReference"/>
        </w:rPr>
        <w:commentReference w:id="1"/>
      </w:r>
      <w:r w:rsidR="004F3A99">
        <w:rPr>
          <w:rFonts w:ascii="Cambria" w:hAnsi="Cambria"/>
        </w:rPr>
        <w:t xml:space="preserve">on the accuracy results </w:t>
      </w:r>
      <w:r w:rsidR="00DA26DA">
        <w:rPr>
          <w:rFonts w:ascii="Cambria" w:hAnsi="Cambria"/>
        </w:rPr>
        <w:t xml:space="preserve">to rank </w:t>
      </w:r>
      <w:r w:rsidR="00D16BAB">
        <w:rPr>
          <w:rFonts w:ascii="Cambria" w:hAnsi="Cambria"/>
        </w:rPr>
        <w:t xml:space="preserve">(RReliefF) and select (RFE) </w:t>
      </w:r>
      <w:r w:rsidR="00DA26DA">
        <w:rPr>
          <w:rFonts w:ascii="Cambria" w:hAnsi="Cambria"/>
        </w:rPr>
        <w:t xml:space="preserve">the time series features most predictive of forecast accuracy.  </w:t>
      </w:r>
      <w:r w:rsidR="004F3A99">
        <w:rPr>
          <w:rFonts w:ascii="Cambria" w:hAnsi="Cambria"/>
        </w:rPr>
        <w:t>We then</w:t>
      </w:r>
      <w:r w:rsidR="00C37A47" w:rsidRPr="00C37A47">
        <w:rPr>
          <w:rFonts w:ascii="Cambria" w:hAnsi="Cambria"/>
        </w:rPr>
        <w:t xml:space="preserve"> </w:t>
      </w:r>
      <w:r w:rsidR="005D0D37">
        <w:rPr>
          <w:rFonts w:ascii="Cambria" w:hAnsi="Cambria"/>
        </w:rPr>
        <w:t>compute</w:t>
      </w:r>
      <w:r w:rsidR="004F3A99">
        <w:rPr>
          <w:rFonts w:ascii="Cambria" w:hAnsi="Cambria"/>
        </w:rPr>
        <w:t xml:space="preserve"> a distance</w:t>
      </w:r>
      <w:r w:rsidR="005D0D37">
        <w:rPr>
          <w:rFonts w:ascii="Cambria" w:hAnsi="Cambria"/>
        </w:rPr>
        <w:t>-based</w:t>
      </w:r>
      <w:r w:rsidR="004F3A99">
        <w:rPr>
          <w:rFonts w:ascii="Cambria" w:hAnsi="Cambria"/>
        </w:rPr>
        <w:t xml:space="preserve"> matrix of these </w:t>
      </w:r>
      <w:r w:rsidR="00513C1C">
        <w:rPr>
          <w:rFonts w:ascii="Cambria" w:hAnsi="Cambria"/>
        </w:rPr>
        <w:t xml:space="preserve">selected </w:t>
      </w:r>
      <w:r w:rsidR="004F3A99">
        <w:rPr>
          <w:rFonts w:ascii="Cambria" w:hAnsi="Cambria"/>
        </w:rPr>
        <w:t xml:space="preserve">features to </w:t>
      </w:r>
      <w:r w:rsidR="00A24DBD">
        <w:rPr>
          <w:rFonts w:ascii="Cambria" w:hAnsi="Cambria"/>
        </w:rPr>
        <w:t>choose</w:t>
      </w:r>
      <w:r w:rsidR="004F3A99">
        <w:rPr>
          <w:rFonts w:ascii="Cambria" w:hAnsi="Cambria"/>
        </w:rPr>
        <w:t xml:space="preserve"> the time series to swap </w:t>
      </w:r>
      <w:r w:rsidR="00D16BAB">
        <w:rPr>
          <w:rFonts w:ascii="Cambria" w:hAnsi="Cambria"/>
        </w:rPr>
        <w:t>with each other</w:t>
      </w:r>
      <w:r w:rsidR="004F3A99">
        <w:rPr>
          <w:rFonts w:ascii="Cambria" w:hAnsi="Cambria"/>
        </w:rPr>
        <w:t xml:space="preserve">in </w:t>
      </w:r>
      <w:r w:rsidR="00057BD7" w:rsidRPr="00D16BAB">
        <w:rPr>
          <w:rFonts w:ascii="Cambria" w:hAnsi="Cambria"/>
        </w:rPr>
        <w:t>k</w:t>
      </w:r>
      <w:r w:rsidR="00057BD7">
        <w:rPr>
          <w:rFonts w:ascii="Cambria" w:hAnsi="Cambria"/>
        </w:rPr>
        <w:t>-n</w:t>
      </w:r>
      <w:r w:rsidR="001913E6">
        <w:rPr>
          <w:rFonts w:ascii="Cambria" w:hAnsi="Cambria"/>
        </w:rPr>
        <w:t>TS</w:t>
      </w:r>
      <w:r w:rsidR="00057BD7">
        <w:rPr>
          <w:rFonts w:ascii="Cambria" w:hAnsi="Cambria"/>
        </w:rPr>
        <w:t>+</w:t>
      </w:r>
      <w:r w:rsidR="004F3A99">
        <w:rPr>
          <w:rFonts w:ascii="Cambria" w:hAnsi="Cambria"/>
        </w:rPr>
        <w:t>.</w:t>
      </w:r>
      <w:r w:rsidR="007169A6">
        <w:rPr>
          <w:rFonts w:ascii="Cambria" w:hAnsi="Cambria"/>
        </w:rPr>
        <w:t xml:space="preserve">  </w:t>
      </w:r>
      <w:r w:rsidR="00D16BAB">
        <w:rPr>
          <w:rFonts w:ascii="Cambria" w:hAnsi="Cambria"/>
        </w:rPr>
        <w:t>As a result, t</w:t>
      </w:r>
      <w:r w:rsidR="005D0D37">
        <w:rPr>
          <w:rFonts w:ascii="Cambria" w:hAnsi="Cambria"/>
        </w:rPr>
        <w:t xml:space="preserve">he </w:t>
      </w:r>
      <w:r w:rsidR="00513C1C">
        <w:rPr>
          <w:rFonts w:ascii="Cambria" w:hAnsi="Cambria"/>
        </w:rPr>
        <w:t>k-nTS+ swapping method</w:t>
      </w:r>
      <w:r w:rsidR="002B3ACA">
        <w:rPr>
          <w:rFonts w:ascii="Cambria" w:hAnsi="Cambria"/>
        </w:rPr>
        <w:t xml:space="preserve"> </w:t>
      </w:r>
      <w:r w:rsidR="00D16BAB">
        <w:rPr>
          <w:rFonts w:ascii="Cambria" w:hAnsi="Cambria"/>
        </w:rPr>
        <w:t>produces</w:t>
      </w:r>
      <w:r w:rsidR="005D0D37">
        <w:rPr>
          <w:rFonts w:ascii="Cambria" w:hAnsi="Cambria"/>
        </w:rPr>
        <w:t xml:space="preserve"> protected time series that </w:t>
      </w:r>
      <w:r w:rsidR="00D16BAB">
        <w:rPr>
          <w:rFonts w:ascii="Cambria" w:hAnsi="Cambria"/>
        </w:rPr>
        <w:t xml:space="preserve">are more likely to </w:t>
      </w:r>
      <w:r w:rsidR="00471CA6">
        <w:rPr>
          <w:rFonts w:ascii="Cambria" w:hAnsi="Cambria"/>
        </w:rPr>
        <w:t>maintain</w:t>
      </w:r>
      <w:r w:rsidR="00785423">
        <w:rPr>
          <w:rFonts w:ascii="Cambria" w:hAnsi="Cambria"/>
        </w:rPr>
        <w:t xml:space="preserve"> the</w:t>
      </w:r>
      <w:r w:rsidR="00471CA6">
        <w:rPr>
          <w:rFonts w:ascii="Cambria" w:hAnsi="Cambria"/>
        </w:rPr>
        <w:t xml:space="preserve"> </w:t>
      </w:r>
      <w:r w:rsidR="005D0D37">
        <w:rPr>
          <w:rFonts w:ascii="Cambria" w:hAnsi="Cambria"/>
        </w:rPr>
        <w:t>useful</w:t>
      </w:r>
      <w:r w:rsidR="00471CA6">
        <w:rPr>
          <w:rFonts w:ascii="Cambria" w:hAnsi="Cambria"/>
        </w:rPr>
        <w:t xml:space="preserve"> features</w:t>
      </w:r>
      <w:r w:rsidR="005D0D37">
        <w:rPr>
          <w:rFonts w:ascii="Cambria" w:hAnsi="Cambria"/>
        </w:rPr>
        <w:t xml:space="preserve"> for forecasting</w:t>
      </w:r>
      <w:r w:rsidR="00471CA6">
        <w:rPr>
          <w:rFonts w:ascii="Cambria" w:hAnsi="Cambria"/>
        </w:rPr>
        <w:t>.</w:t>
      </w:r>
    </w:p>
    <w:p w14:paraId="2434588F" w14:textId="77777777" w:rsidR="009538BF" w:rsidRDefault="009538BF" w:rsidP="00C37A47">
      <w:pPr>
        <w:rPr>
          <w:rFonts w:ascii="Cambria" w:hAnsi="Cambria"/>
        </w:rPr>
      </w:pPr>
    </w:p>
    <w:p w14:paraId="74FD6156" w14:textId="1FC7BD03" w:rsidR="00DD3993" w:rsidRPr="00F41378" w:rsidRDefault="00DD3993" w:rsidP="00C37A47">
      <w:pPr>
        <w:rPr>
          <w:rFonts w:ascii="Cambria" w:hAnsi="Cambria"/>
          <w:b/>
          <w:bCs/>
        </w:rPr>
      </w:pPr>
      <w:r>
        <w:rPr>
          <w:rFonts w:ascii="Cambria" w:hAnsi="Cambria"/>
          <w:b/>
          <w:bCs/>
        </w:rPr>
        <w:t xml:space="preserve">Figure 2: </w:t>
      </w:r>
      <w:r w:rsidR="00DA26DA">
        <w:rPr>
          <w:rFonts w:ascii="Cambria" w:hAnsi="Cambria"/>
          <w:b/>
          <w:bCs/>
        </w:rPr>
        <w:t xml:space="preserve">k-nTS+ </w:t>
      </w:r>
      <w:r w:rsidR="00FA54CF">
        <w:rPr>
          <w:rFonts w:ascii="Cambria" w:hAnsi="Cambria"/>
          <w:b/>
          <w:bCs/>
        </w:rPr>
        <w:t>swapping method</w:t>
      </w:r>
      <w:r>
        <w:rPr>
          <w:rFonts w:ascii="Cambria" w:hAnsi="Cambria"/>
          <w:b/>
          <w:bCs/>
        </w:rPr>
        <w:t xml:space="preserve">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the swapping</w:t>
      </w:r>
      <w:r w:rsidR="00DA26DA">
        <w:rPr>
          <w:rFonts w:ascii="Cambria" w:hAnsi="Cambria"/>
          <w:b/>
          <w:bCs/>
        </w:rPr>
        <w:t>)</w:t>
      </w:r>
      <w:r>
        <w:rPr>
          <w:rFonts w:ascii="Cambria" w:hAnsi="Cambria"/>
          <w:b/>
          <w:bCs/>
        </w:rPr>
        <w:t>.</w:t>
      </w:r>
    </w:p>
    <w:p w14:paraId="7DCF4A54" w14:textId="0CA2FB15" w:rsidR="00DD3993" w:rsidRDefault="00DD3993" w:rsidP="00C37A47">
      <w:pPr>
        <w:rPr>
          <w:rFonts w:ascii="Cambria" w:hAnsi="Cambria"/>
        </w:rPr>
      </w:pPr>
    </w:p>
    <w:p w14:paraId="0553787B" w14:textId="63871AD6" w:rsidR="00DD3993" w:rsidRDefault="002B3ACA" w:rsidP="00C37A47">
      <w:pPr>
        <w:rPr>
          <w:rFonts w:ascii="Cambria" w:hAnsi="Cambria"/>
        </w:rPr>
      </w:pPr>
      <w:r>
        <w:rPr>
          <w:noProof/>
        </w:rPr>
        <w:drawing>
          <wp:anchor distT="0" distB="0" distL="114300" distR="114300" simplePos="0" relativeHeight="251686912" behindDoc="0" locked="0" layoutInCell="1" allowOverlap="1" wp14:anchorId="1C6911A8" wp14:editId="70ECCED1">
            <wp:simplePos x="0" y="0"/>
            <wp:positionH relativeFrom="margin">
              <wp:align>center</wp:align>
            </wp:positionH>
            <wp:positionV relativeFrom="paragraph">
              <wp:posOffset>6985</wp:posOffset>
            </wp:positionV>
            <wp:extent cx="4961255" cy="4136390"/>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6756" t="22770" r="17990" b="24461"/>
                    <a:stretch/>
                  </pic:blipFill>
                  <pic:spPr bwMode="auto">
                    <a:xfrm>
                      <a:off x="0" y="0"/>
                      <a:ext cx="4961255" cy="4136390"/>
                    </a:xfrm>
                    <a:prstGeom prst="rect">
                      <a:avLst/>
                    </a:prstGeom>
                    <a:ln>
                      <a:noFill/>
                    </a:ln>
                    <a:extLst>
                      <a:ext uri="{53640926-AAD7-44D8-BBD7-CCE9431645EC}">
                        <a14:shadowObscured xmlns:a14="http://schemas.microsoft.com/office/drawing/2010/main"/>
                      </a:ext>
                    </a:extLst>
                  </pic:spPr>
                </pic:pic>
              </a:graphicData>
            </a:graphic>
          </wp:anchor>
        </w:drawing>
      </w:r>
      <w:r w:rsidR="00163D69" w:rsidRPr="00163D69">
        <w:rPr>
          <w:noProof/>
        </w:rPr>
        <w:t xml:space="preserve"> </w:t>
      </w:r>
    </w:p>
    <w:p w14:paraId="5E63970D" w14:textId="5D2D69AD" w:rsidR="00DD3993" w:rsidRDefault="00DD3993" w:rsidP="00C37A47">
      <w:pPr>
        <w:rPr>
          <w:rFonts w:ascii="Cambria" w:hAnsi="Cambria"/>
        </w:rPr>
      </w:pPr>
    </w:p>
    <w:p w14:paraId="71960185" w14:textId="2C6BE93E" w:rsidR="00DD3993" w:rsidRDefault="00DD3993" w:rsidP="00C37A47">
      <w:pPr>
        <w:rPr>
          <w:rFonts w:ascii="Cambria" w:hAnsi="Cambria"/>
        </w:rPr>
      </w:pPr>
    </w:p>
    <w:p w14:paraId="036DFBD5" w14:textId="095CC9B0" w:rsidR="00DD3993" w:rsidRDefault="00DD3993" w:rsidP="00C37A47">
      <w:pPr>
        <w:rPr>
          <w:rFonts w:ascii="Cambria" w:hAnsi="Cambria"/>
        </w:rPr>
      </w:pPr>
    </w:p>
    <w:p w14:paraId="422CBFFB" w14:textId="71DB99FA" w:rsidR="00DD3993" w:rsidRDefault="00DD3993" w:rsidP="00C37A47">
      <w:pPr>
        <w:rPr>
          <w:rFonts w:ascii="Cambria" w:hAnsi="Cambria"/>
        </w:rPr>
      </w:pPr>
    </w:p>
    <w:p w14:paraId="28B0A602" w14:textId="30E7B8F9" w:rsidR="00C75290" w:rsidRDefault="00C75290" w:rsidP="00C75290">
      <w:pPr>
        <w:rPr>
          <w:rFonts w:ascii="Cambria" w:hAnsi="Cambria"/>
        </w:rPr>
      </w:pPr>
      <w:r>
        <w:rPr>
          <w:rFonts w:ascii="Cambria" w:hAnsi="Cambria"/>
        </w:rPr>
        <w:lastRenderedPageBreak/>
        <w:t xml:space="preserve">Our contributions </w:t>
      </w:r>
      <w:r w:rsidR="00166C63">
        <w:rPr>
          <w:rFonts w:ascii="Cambria" w:hAnsi="Cambria"/>
        </w:rPr>
        <w:t xml:space="preserve">to the literature </w:t>
      </w:r>
      <w:r>
        <w:rPr>
          <w:rFonts w:ascii="Cambria" w:hAnsi="Cambria"/>
        </w:rPr>
        <w:t>are two-fold. First, we</w:t>
      </w:r>
      <w:r w:rsidRPr="00753FD1">
        <w:rPr>
          <w:rFonts w:ascii="Cambria" w:hAnsi="Cambria"/>
        </w:rPr>
        <w:t xml:space="preserve"> analyze </w:t>
      </w:r>
      <w:r w:rsidR="00DB2DF5">
        <w:rPr>
          <w:rFonts w:ascii="Cambria" w:hAnsi="Cambria"/>
        </w:rPr>
        <w:t xml:space="preserve">the </w:t>
      </w:r>
      <w:r w:rsidRPr="00753FD1">
        <w:rPr>
          <w:rFonts w:ascii="Cambria" w:hAnsi="Cambria"/>
        </w:rPr>
        <w:t>forecast</w:t>
      </w:r>
      <w:r w:rsidR="00DB2DF5">
        <w:rPr>
          <w:rFonts w:ascii="Cambria" w:hAnsi="Cambria"/>
        </w:rPr>
        <w:t xml:space="preserve"> accuracy</w:t>
      </w:r>
      <w:r w:rsidRPr="00753FD1">
        <w:rPr>
          <w:rFonts w:ascii="Cambria" w:hAnsi="Cambria"/>
        </w:rPr>
        <w:t xml:space="preserve"> </w:t>
      </w:r>
      <w:r w:rsidR="009A5D33">
        <w:rPr>
          <w:rFonts w:ascii="Cambria" w:hAnsi="Cambria"/>
        </w:rPr>
        <w:t xml:space="preserve">of protected data </w:t>
      </w:r>
      <w:r>
        <w:rPr>
          <w:rFonts w:ascii="Cambria" w:hAnsi="Cambria"/>
        </w:rPr>
        <w:t>from</w:t>
      </w:r>
      <w:r w:rsidRPr="00753FD1">
        <w:rPr>
          <w:rFonts w:ascii="Cambria" w:hAnsi="Cambria"/>
        </w:rPr>
        <w:t xml:space="preserve"> multiple forecasting models and privacy methods</w:t>
      </w:r>
      <w:r>
        <w:rPr>
          <w:rFonts w:ascii="Cambria" w:hAnsi="Cambria"/>
        </w:rPr>
        <w:t xml:space="preserve">. </w:t>
      </w:r>
      <w:r w:rsidRPr="00C37A47">
        <w:rPr>
          <w:rFonts w:ascii="Cambria" w:hAnsi="Cambria"/>
        </w:rPr>
        <w:t xml:space="preserve">This comparison is needed because different </w:t>
      </w:r>
      <w:r w:rsidR="00DB2DF5">
        <w:rPr>
          <w:rFonts w:ascii="Cambria" w:hAnsi="Cambria"/>
        </w:rPr>
        <w:t>privacy methods</w:t>
      </w:r>
      <w:r w:rsidRPr="00C37A47">
        <w:rPr>
          <w:rFonts w:ascii="Cambria" w:hAnsi="Cambria"/>
        </w:rPr>
        <w:t xml:space="preserve"> produce different data points</w:t>
      </w:r>
      <w:r w:rsidR="00DB2DF5">
        <w:rPr>
          <w:rFonts w:ascii="Cambria" w:hAnsi="Cambria"/>
        </w:rPr>
        <w:t xml:space="preserve"> resulting in </w:t>
      </w:r>
      <w:r w:rsidRPr="00C37A47">
        <w:rPr>
          <w:rFonts w:ascii="Cambria" w:hAnsi="Cambria"/>
        </w:rPr>
        <w:t>different forecasts than the original data.</w:t>
      </w:r>
      <w:r>
        <w:rPr>
          <w:rFonts w:ascii="Cambria" w:hAnsi="Cambria"/>
        </w:rPr>
        <w:t xml:space="preserve"> </w:t>
      </w:r>
      <w:r w:rsidR="001D004D">
        <w:rPr>
          <w:rFonts w:ascii="Cambria" w:hAnsi="Cambria"/>
        </w:rPr>
        <w:t>W</w:t>
      </w:r>
      <w:r w:rsidR="001D004D" w:rsidRPr="001726A5">
        <w:rPr>
          <w:rFonts w:ascii="Cambria" w:hAnsi="Cambria"/>
        </w:rPr>
        <w:t>hile recent attention has been paid to privacy preserving collaborative forecasting</w:t>
      </w:r>
      <w:r w:rsidR="00331562">
        <w:rPr>
          <w:rFonts w:ascii="Cambria" w:hAnsi="Cambria"/>
        </w:rPr>
        <w:t xml:space="preserve"> (</w:t>
      </w:r>
      <w:r w:rsidR="00144C55" w:rsidRPr="00DB3320">
        <w:rPr>
          <w:rFonts w:ascii="Cambria" w:hAnsi="Cambria"/>
        </w:rPr>
        <w:t>Gonçalves</w:t>
      </w:r>
      <w:r w:rsidR="00144C55" w:rsidDel="005C574B">
        <w:rPr>
          <w:rFonts w:ascii="Cambria" w:hAnsi="Cambria"/>
        </w:rPr>
        <w:t xml:space="preserve"> </w:t>
      </w:r>
      <w:r w:rsidR="00144C55">
        <w:rPr>
          <w:rFonts w:ascii="Cambria" w:hAnsi="Cambria"/>
        </w:rPr>
        <w:t>et al., 2021a</w:t>
      </w:r>
      <w:r w:rsidR="00331562">
        <w:rPr>
          <w:rFonts w:ascii="Cambria" w:hAnsi="Cambria"/>
        </w:rPr>
        <w:t>)</w:t>
      </w:r>
      <w:r w:rsidR="001D004D" w:rsidRPr="001726A5">
        <w:rPr>
          <w:rFonts w:ascii="Cambria" w:hAnsi="Cambria"/>
        </w:rPr>
        <w:t>, our interest is in</w:t>
      </w:r>
      <w:r w:rsidR="00331562">
        <w:rPr>
          <w:rFonts w:ascii="Cambria" w:hAnsi="Cambria"/>
        </w:rPr>
        <w:t xml:space="preserve"> the centralized scenario of protecting </w:t>
      </w:r>
      <w:r w:rsidR="001D004D" w:rsidRPr="001726A5">
        <w:rPr>
          <w:rFonts w:ascii="Cambria" w:hAnsi="Cambria"/>
        </w:rPr>
        <w:t>a</w:t>
      </w:r>
      <w:r w:rsidR="00166C63">
        <w:rPr>
          <w:rFonts w:ascii="Cambria" w:hAnsi="Cambria"/>
        </w:rPr>
        <w:t xml:space="preserve">n entire time series </w:t>
      </w:r>
      <w:r w:rsidR="001D004D" w:rsidRPr="001726A5">
        <w:rPr>
          <w:rFonts w:ascii="Cambria" w:hAnsi="Cambria"/>
        </w:rPr>
        <w:t>dataset</w:t>
      </w:r>
      <w:r w:rsidR="001D004D">
        <w:rPr>
          <w:rFonts w:ascii="Cambria" w:hAnsi="Cambria"/>
        </w:rPr>
        <w:t xml:space="preserve">. </w:t>
      </w:r>
      <w:r>
        <w:rPr>
          <w:rFonts w:ascii="Cambria" w:hAnsi="Cambria"/>
        </w:rPr>
        <w:t>We</w:t>
      </w:r>
      <w:r w:rsidRPr="00753FD1">
        <w:rPr>
          <w:rFonts w:ascii="Cambria" w:hAnsi="Cambria"/>
        </w:rPr>
        <w:t xml:space="preserve"> </w:t>
      </w:r>
      <w:r w:rsidR="00670CE7">
        <w:rPr>
          <w:rFonts w:ascii="Cambria" w:hAnsi="Cambria"/>
        </w:rPr>
        <w:t>analyze</w:t>
      </w:r>
      <w:r>
        <w:rPr>
          <w:rFonts w:ascii="Cambria" w:hAnsi="Cambria"/>
        </w:rPr>
        <w:t xml:space="preserve"> time series features </w:t>
      </w:r>
      <w:r w:rsidR="009538BF">
        <w:rPr>
          <w:rFonts w:ascii="Cambria" w:hAnsi="Cambria"/>
        </w:rPr>
        <w:t>that</w:t>
      </w:r>
      <w:r>
        <w:rPr>
          <w:rFonts w:ascii="Cambria" w:hAnsi="Cambria"/>
        </w:rPr>
        <w:t xml:space="preserve"> </w:t>
      </w:r>
      <w:r w:rsidR="00AD7881">
        <w:rPr>
          <w:rFonts w:ascii="Cambria" w:hAnsi="Cambria"/>
        </w:rPr>
        <w:t xml:space="preserve">are </w:t>
      </w:r>
      <w:r w:rsidR="00166C63">
        <w:rPr>
          <w:rFonts w:ascii="Cambria" w:hAnsi="Cambria"/>
        </w:rPr>
        <w:t>predictive of</w:t>
      </w:r>
      <w:r>
        <w:rPr>
          <w:rFonts w:ascii="Cambria" w:hAnsi="Cambria"/>
        </w:rPr>
        <w:t xml:space="preserve"> forecast accuracy and </w:t>
      </w:r>
      <w:r w:rsidRPr="00753FD1">
        <w:rPr>
          <w:rFonts w:ascii="Cambria" w:hAnsi="Cambria"/>
        </w:rPr>
        <w:t xml:space="preserve">show </w:t>
      </w:r>
      <w:r w:rsidR="00166C63">
        <w:rPr>
          <w:rFonts w:ascii="Cambria" w:hAnsi="Cambria"/>
        </w:rPr>
        <w:t>how</w:t>
      </w:r>
      <w:r>
        <w:rPr>
          <w:rFonts w:ascii="Cambria" w:hAnsi="Cambria"/>
        </w:rPr>
        <w:t xml:space="preserve"> these features</w:t>
      </w:r>
      <w:r w:rsidRPr="00753FD1">
        <w:rPr>
          <w:rFonts w:ascii="Cambria" w:hAnsi="Cambria"/>
        </w:rPr>
        <w:t xml:space="preserve"> change</w:t>
      </w:r>
      <w:r>
        <w:rPr>
          <w:rFonts w:ascii="Cambria" w:hAnsi="Cambria"/>
        </w:rPr>
        <w:t xml:space="preserve"> </w:t>
      </w:r>
      <w:r w:rsidR="00AD7881">
        <w:rPr>
          <w:rFonts w:ascii="Cambria" w:hAnsi="Cambria"/>
        </w:rPr>
        <w:t>after</w:t>
      </w:r>
      <w:r w:rsidRPr="00753FD1">
        <w:rPr>
          <w:rFonts w:ascii="Cambria" w:hAnsi="Cambria"/>
        </w:rPr>
        <w:t xml:space="preserve"> </w:t>
      </w:r>
      <w:r w:rsidR="00166C63">
        <w:rPr>
          <w:rFonts w:ascii="Cambria" w:hAnsi="Cambria"/>
        </w:rPr>
        <w:t>the application of privacy methods</w:t>
      </w:r>
      <w:r>
        <w:rPr>
          <w:rFonts w:ascii="Cambria" w:hAnsi="Cambria"/>
        </w:rPr>
        <w:t>. We use these changes to explain the</w:t>
      </w:r>
      <w:r w:rsidR="00166C63">
        <w:rPr>
          <w:rFonts w:ascii="Cambria" w:hAnsi="Cambria"/>
        </w:rPr>
        <w:t xml:space="preserve"> differences in forecast accuracy between </w:t>
      </w:r>
      <w:r>
        <w:rPr>
          <w:rFonts w:ascii="Cambria" w:hAnsi="Cambria"/>
        </w:rPr>
        <w:t>various forecasting models.</w:t>
      </w:r>
      <w:r w:rsidRPr="001726A5">
        <w:rPr>
          <w:rFonts w:ascii="Cambria" w:hAnsi="Cambria"/>
        </w:rPr>
        <w:t xml:space="preserve"> </w:t>
      </w:r>
    </w:p>
    <w:p w14:paraId="1BDD7611" w14:textId="77777777" w:rsidR="00C75290" w:rsidRDefault="00C75290" w:rsidP="00C75290">
      <w:pPr>
        <w:rPr>
          <w:rFonts w:ascii="Cambria" w:hAnsi="Cambria"/>
        </w:rPr>
      </w:pPr>
    </w:p>
    <w:p w14:paraId="46D34712" w14:textId="77777777" w:rsidR="005A27EC" w:rsidRDefault="00C75290" w:rsidP="00C75290">
      <w:pPr>
        <w:rPr>
          <w:rFonts w:ascii="Cambria" w:hAnsi="Cambria"/>
        </w:rPr>
      </w:pPr>
      <w:r>
        <w:rPr>
          <w:rFonts w:ascii="Cambria" w:hAnsi="Cambria"/>
        </w:rPr>
        <w:t xml:space="preserve">Second, we propose a </w:t>
      </w:r>
      <w:r w:rsidR="00670CE7">
        <w:rPr>
          <w:rFonts w:ascii="Cambria" w:hAnsi="Cambria"/>
        </w:rPr>
        <w:t>matrix-based</w:t>
      </w:r>
      <w:r w:rsidRPr="00753FD1">
        <w:rPr>
          <w:rFonts w:ascii="Cambria" w:hAnsi="Cambria"/>
        </w:rPr>
        <w:t xml:space="preserve"> privacy method </w:t>
      </w:r>
      <w:r>
        <w:rPr>
          <w:rFonts w:ascii="Cambria" w:hAnsi="Cambria"/>
        </w:rPr>
        <w:t>that preserves</w:t>
      </w:r>
      <w:r w:rsidR="009538BF">
        <w:rPr>
          <w:rFonts w:ascii="Cambria" w:hAnsi="Cambria"/>
        </w:rPr>
        <w:t xml:space="preserve"> </w:t>
      </w:r>
      <w:r w:rsidR="00FF6B93">
        <w:rPr>
          <w:rFonts w:ascii="Cambria" w:hAnsi="Cambria"/>
        </w:rPr>
        <w:t xml:space="preserve">forecast accuracy. </w:t>
      </w:r>
      <w:r w:rsidR="00670CE7">
        <w:rPr>
          <w:rFonts w:ascii="Cambria" w:hAnsi="Cambria"/>
        </w:rPr>
        <w:t xml:space="preserve">To the best of our knowledge, </w:t>
      </w:r>
      <w:r w:rsidR="00A438BD">
        <w:rPr>
          <w:rFonts w:ascii="Cambria" w:hAnsi="Cambria"/>
        </w:rPr>
        <w:t>previous</w:t>
      </w:r>
      <w:r w:rsidR="00670CE7">
        <w:rPr>
          <w:rFonts w:ascii="Cambria" w:hAnsi="Cambria"/>
        </w:rPr>
        <w:t xml:space="preserve"> research does not improve </w:t>
      </w:r>
      <w:r w:rsidR="00FF6B93">
        <w:rPr>
          <w:rFonts w:ascii="Cambria" w:hAnsi="Cambria"/>
        </w:rPr>
        <w:t>forecast accuracy</w:t>
      </w:r>
      <w:r w:rsidR="00670CE7">
        <w:rPr>
          <w:rFonts w:ascii="Cambria" w:hAnsi="Cambria"/>
        </w:rPr>
        <w:t xml:space="preserve"> in a centralized scenario</w:t>
      </w:r>
      <w:r w:rsidR="00FF6B93">
        <w:rPr>
          <w:rFonts w:ascii="Cambria" w:hAnsi="Cambria"/>
        </w:rPr>
        <w:t xml:space="preserve"> where the entire data set is shared</w:t>
      </w:r>
      <w:r w:rsidR="00670CE7">
        <w:rPr>
          <w:rFonts w:ascii="Cambria" w:hAnsi="Cambria"/>
        </w:rPr>
        <w:t xml:space="preserve">.  </w:t>
      </w:r>
      <w:r w:rsidR="001D004D">
        <w:rPr>
          <w:rFonts w:ascii="Cambria" w:hAnsi="Cambria"/>
        </w:rPr>
        <w:t>In the privacy literature, the usefulness of protected data has been often overlooked (</w:t>
      </w:r>
      <w:r w:rsidR="00562425">
        <w:rPr>
          <w:rFonts w:ascii="Cambria" w:eastAsiaTheme="minorEastAsia" w:hAnsi="Cambria"/>
        </w:rPr>
        <w:t>Blanco-Justicia et al., 2022</w:t>
      </w:r>
      <w:r w:rsidR="001D004D">
        <w:rPr>
          <w:rFonts w:ascii="Cambria" w:hAnsi="Cambria"/>
        </w:rPr>
        <w:t>)</w:t>
      </w:r>
      <w:r w:rsidR="00670CE7">
        <w:rPr>
          <w:rFonts w:ascii="Cambria" w:hAnsi="Cambria"/>
        </w:rPr>
        <w:t>, but</w:t>
      </w:r>
      <w:r w:rsidR="001D004D">
        <w:rPr>
          <w:rFonts w:ascii="Cambria" w:hAnsi="Cambria"/>
        </w:rPr>
        <w:t xml:space="preserve"> </w:t>
      </w:r>
      <w:r w:rsidR="00670CE7">
        <w:rPr>
          <w:rFonts w:ascii="Cambria" w:hAnsi="Cambria"/>
        </w:rPr>
        <w:t>re</w:t>
      </w:r>
      <w:r w:rsidR="00562425">
        <w:rPr>
          <w:rFonts w:ascii="Cambria" w:hAnsi="Cambria"/>
        </w:rPr>
        <w:t>cent</w:t>
      </w:r>
      <w:r w:rsidR="00095AD8">
        <w:rPr>
          <w:rFonts w:ascii="Cambria" w:hAnsi="Cambria"/>
        </w:rPr>
        <w:t xml:space="preserve"> </w:t>
      </w:r>
      <w:r w:rsidR="001D004D">
        <w:rPr>
          <w:rFonts w:ascii="Cambria" w:hAnsi="Cambria"/>
        </w:rPr>
        <w:t xml:space="preserve">research </w:t>
      </w:r>
      <w:r w:rsidR="00804A95">
        <w:rPr>
          <w:rFonts w:ascii="Cambria" w:hAnsi="Cambria"/>
        </w:rPr>
        <w:t xml:space="preserve">in marketing </w:t>
      </w:r>
      <w:r w:rsidR="001D004D">
        <w:rPr>
          <w:rFonts w:ascii="Cambria" w:hAnsi="Cambria"/>
        </w:rPr>
        <w:t>demonstrate</w:t>
      </w:r>
      <w:r w:rsidR="00095AD8">
        <w:rPr>
          <w:rFonts w:ascii="Cambria" w:hAnsi="Cambria"/>
        </w:rPr>
        <w:t>s</w:t>
      </w:r>
      <w:r w:rsidR="001D004D">
        <w:rPr>
          <w:rFonts w:ascii="Cambria" w:hAnsi="Cambria"/>
        </w:rPr>
        <w:t xml:space="preserve"> that </w:t>
      </w:r>
      <w:r w:rsidR="00FF6B93">
        <w:rPr>
          <w:rFonts w:ascii="Cambria" w:hAnsi="Cambria"/>
        </w:rPr>
        <w:t>marketing metrics can</w:t>
      </w:r>
      <w:r w:rsidR="00670CE7">
        <w:rPr>
          <w:rFonts w:ascii="Cambria" w:hAnsi="Cambria"/>
        </w:rPr>
        <w:t xml:space="preserve"> be maintained </w:t>
      </w:r>
      <w:r w:rsidR="00FF6B93">
        <w:rPr>
          <w:rFonts w:ascii="Cambria" w:hAnsi="Cambria"/>
        </w:rPr>
        <w:t xml:space="preserve">with 10-15% </w:t>
      </w:r>
      <w:r w:rsidR="00670CE7">
        <w:rPr>
          <w:rFonts w:ascii="Cambria" w:hAnsi="Cambria"/>
        </w:rPr>
        <w:t xml:space="preserve">when the data generating process of the privacy method preserves the patterns of the </w:t>
      </w:r>
      <w:r w:rsidR="00FF6B93">
        <w:rPr>
          <w:rFonts w:ascii="Cambria" w:hAnsi="Cambria"/>
        </w:rPr>
        <w:t xml:space="preserve">underlying </w:t>
      </w:r>
      <w:r w:rsidR="00670CE7">
        <w:rPr>
          <w:rFonts w:ascii="Cambria" w:hAnsi="Cambria"/>
        </w:rPr>
        <w:t>use case (Schneider et. al., 2018)</w:t>
      </w:r>
      <w:r w:rsidR="001D004D">
        <w:rPr>
          <w:rFonts w:ascii="Cambria" w:hAnsi="Cambria"/>
        </w:rPr>
        <w:t xml:space="preserve">. </w:t>
      </w:r>
      <w:r w:rsidR="00804A95">
        <w:rPr>
          <w:rFonts w:ascii="Cambria" w:hAnsi="Cambria"/>
        </w:rPr>
        <w:t xml:space="preserve"> </w:t>
      </w:r>
      <w:r w:rsidR="00FF6B93">
        <w:rPr>
          <w:rFonts w:ascii="Cambria" w:hAnsi="Cambria"/>
        </w:rPr>
        <w:t>In th</w:t>
      </w:r>
      <w:r w:rsidR="000B78C1">
        <w:rPr>
          <w:rFonts w:ascii="Cambria" w:hAnsi="Cambria"/>
        </w:rPr>
        <w:t>e</w:t>
      </w:r>
      <w:r w:rsidR="00FF6B93">
        <w:rPr>
          <w:rFonts w:ascii="Cambria" w:hAnsi="Cambria"/>
        </w:rPr>
        <w:t xml:space="preserve"> same spirit, we create a data generating process for our privacy method that preserves the features important to maintaining </w:t>
      </w:r>
      <w:r w:rsidR="000B78C1">
        <w:rPr>
          <w:rFonts w:ascii="Cambria" w:hAnsi="Cambria"/>
        </w:rPr>
        <w:t>the usefulness to forecasters</w:t>
      </w:r>
      <w:r w:rsidR="00FF6B93">
        <w:rPr>
          <w:rFonts w:ascii="Cambria" w:hAnsi="Cambria"/>
        </w:rPr>
        <w:t xml:space="preserve">. </w:t>
      </w:r>
    </w:p>
    <w:p w14:paraId="4D1F29B2" w14:textId="77777777" w:rsidR="005A27EC" w:rsidRDefault="005A27EC" w:rsidP="00C75290">
      <w:pPr>
        <w:rPr>
          <w:rFonts w:ascii="Cambria" w:hAnsi="Cambria"/>
        </w:rPr>
      </w:pPr>
    </w:p>
    <w:p w14:paraId="060B0E7E" w14:textId="325A4BEA" w:rsidR="00C75290" w:rsidRDefault="00C75290" w:rsidP="00C75290">
      <w:pPr>
        <w:rPr>
          <w:rFonts w:ascii="Cambria" w:hAnsi="Cambria"/>
        </w:rPr>
      </w:pPr>
      <w:r>
        <w:rPr>
          <w:rFonts w:ascii="Cambria" w:hAnsi="Cambria"/>
        </w:rPr>
        <w:t>We create a matrix-based k-nTS+ privacy method that uses a feedback loop based on the relationship between time series features and forecast accuracy. k-nTS+</w:t>
      </w:r>
      <w:r w:rsidRPr="00753FD1">
        <w:rPr>
          <w:rFonts w:ascii="Cambria" w:hAnsi="Cambria"/>
        </w:rPr>
        <w:t xml:space="preserve"> swaps </w:t>
      </w:r>
      <w:r w:rsidR="002B3ACA">
        <w:rPr>
          <w:rFonts w:ascii="Cambria" w:hAnsi="Cambria"/>
        </w:rPr>
        <w:t>time series valu</w:t>
      </w:r>
      <w:r w:rsidRPr="00753FD1">
        <w:rPr>
          <w:rFonts w:ascii="Cambria" w:hAnsi="Cambria"/>
        </w:rPr>
        <w:t xml:space="preserve">es with </w:t>
      </w:r>
      <w:r>
        <w:rPr>
          <w:rFonts w:ascii="Cambria" w:hAnsi="Cambria"/>
        </w:rPr>
        <w:t xml:space="preserve">each other when they have </w:t>
      </w:r>
      <w:r w:rsidRPr="00753FD1">
        <w:rPr>
          <w:rFonts w:ascii="Cambria" w:hAnsi="Cambria"/>
        </w:rPr>
        <w:t xml:space="preserve">similar </w:t>
      </w:r>
      <w:r>
        <w:rPr>
          <w:rFonts w:ascii="Cambria" w:hAnsi="Cambria"/>
        </w:rPr>
        <w:t>features</w:t>
      </w:r>
      <w:r w:rsidRPr="00753FD1">
        <w:rPr>
          <w:rFonts w:ascii="Cambria" w:hAnsi="Cambria"/>
        </w:rPr>
        <w:t xml:space="preserve"> </w:t>
      </w:r>
      <w:r>
        <w:rPr>
          <w:rFonts w:ascii="Cambria" w:hAnsi="Cambria"/>
        </w:rPr>
        <w:t>predictive of</w:t>
      </w:r>
      <w:r w:rsidRPr="00753FD1">
        <w:rPr>
          <w:rFonts w:ascii="Cambria" w:hAnsi="Cambria"/>
        </w:rPr>
        <w:t xml:space="preserve"> forecast accurac</w:t>
      </w:r>
      <w:r>
        <w:rPr>
          <w:rFonts w:ascii="Cambria" w:hAnsi="Cambria"/>
        </w:rPr>
        <w:t>y</w:t>
      </w:r>
      <w:r w:rsidRPr="00753FD1">
        <w:rPr>
          <w:rFonts w:ascii="Cambria" w:hAnsi="Cambria"/>
        </w:rPr>
        <w:t>. Results show that our method</w:t>
      </w:r>
      <w:r>
        <w:rPr>
          <w:rFonts w:ascii="Cambria" w:hAnsi="Cambria"/>
        </w:rPr>
        <w:t xml:space="preserve"> provides significantly better accuracy </w:t>
      </w:r>
      <w:r w:rsidR="00B92889">
        <w:rPr>
          <w:rFonts w:ascii="Cambria" w:hAnsi="Cambria"/>
        </w:rPr>
        <w:t xml:space="preserve">(only 13.9% worse than the original forecasts) </w:t>
      </w:r>
      <w:r>
        <w:rPr>
          <w:rFonts w:ascii="Cambria" w:hAnsi="Cambria"/>
        </w:rPr>
        <w:t xml:space="preserve">at similar levels of privacy </w:t>
      </w:r>
      <w:r w:rsidR="002B3ACA">
        <w:rPr>
          <w:rFonts w:ascii="Cambria" w:hAnsi="Cambria"/>
        </w:rPr>
        <w:t>t</w:t>
      </w:r>
      <w:r w:rsidR="00B92889">
        <w:rPr>
          <w:rFonts w:ascii="Cambria" w:hAnsi="Cambria"/>
        </w:rPr>
        <w:t>o</w:t>
      </w:r>
      <w:r>
        <w:rPr>
          <w:rFonts w:ascii="Cambria" w:hAnsi="Cambria"/>
        </w:rPr>
        <w:t xml:space="preserve"> </w:t>
      </w:r>
      <w:r w:rsidR="00B8082E">
        <w:rPr>
          <w:rFonts w:ascii="Cambria" w:hAnsi="Cambria"/>
        </w:rPr>
        <w:t>baseline</w:t>
      </w:r>
      <w:r>
        <w:rPr>
          <w:rFonts w:ascii="Cambria" w:hAnsi="Cambria"/>
        </w:rPr>
        <w:t xml:space="preserve">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Petropoulos &amp; Siemsen</w:t>
      </w:r>
      <w:r w:rsidR="00B92889">
        <w:rPr>
          <w:rFonts w:ascii="Cambria" w:hAnsi="Cambria"/>
        </w:rPr>
        <w:t xml:space="preserve"> (</w:t>
      </w:r>
      <w:r>
        <w:rPr>
          <w:rFonts w:ascii="Cambria" w:hAnsi="Cambria"/>
        </w:rPr>
        <w:t xml:space="preserve">2022), we show that </w:t>
      </w:r>
      <w:r w:rsidR="004B72F2">
        <w:rPr>
          <w:rFonts w:ascii="Cambria" w:hAnsi="Cambria"/>
        </w:rPr>
        <w:t>k-nTS+</w:t>
      </w:r>
      <w:r>
        <w:rPr>
          <w:rFonts w:ascii="Cambria" w:hAnsi="Cambria"/>
        </w:rPr>
        <w:t xml:space="preserve"> protected time series are more representative of the original series, leading to improved trust </w:t>
      </w:r>
      <w:r w:rsidR="00B92889">
        <w:rPr>
          <w:rFonts w:ascii="Cambria" w:hAnsi="Cambria"/>
        </w:rPr>
        <w:t>between data owners and forecasters</w:t>
      </w:r>
      <w:r>
        <w:rPr>
          <w:rFonts w:ascii="Cambria" w:hAnsi="Cambria"/>
        </w:rPr>
        <w:t xml:space="preserve">. </w:t>
      </w:r>
    </w:p>
    <w:p w14:paraId="6E67B96C" w14:textId="162A8F77" w:rsidR="00DD3993" w:rsidRDefault="00DD3993" w:rsidP="00C37A47">
      <w:pPr>
        <w:rPr>
          <w:rFonts w:ascii="Cambria" w:hAnsi="Cambria"/>
        </w:rPr>
      </w:pPr>
    </w:p>
    <w:p w14:paraId="5D54E01A" w14:textId="627A4ECE" w:rsidR="00C37A47" w:rsidRDefault="00EA3077" w:rsidP="00C37A47">
      <w:pPr>
        <w:rPr>
          <w:rFonts w:ascii="Cambria" w:hAnsi="Cambria"/>
        </w:rPr>
      </w:pPr>
      <w:r>
        <w:rPr>
          <w:rFonts w:ascii="Cambria" w:hAnsi="Cambria"/>
        </w:rPr>
        <w:t xml:space="preserve">In Section 2, we review the relevant literature. Section 3 describes the swapping mechanism of </w:t>
      </w:r>
      <w:r w:rsidR="00E83035">
        <w:rPr>
          <w:rFonts w:ascii="Cambria" w:hAnsi="Cambria"/>
        </w:rPr>
        <w:t xml:space="preserve">the </w:t>
      </w:r>
      <w:r>
        <w:rPr>
          <w:rFonts w:ascii="Cambria" w:hAnsi="Cambria"/>
          <w:i/>
          <w:iCs/>
        </w:rPr>
        <w:t>k</w:t>
      </w:r>
      <w:r>
        <w:rPr>
          <w:rFonts w:ascii="Cambria" w:hAnsi="Cambria"/>
        </w:rPr>
        <w:t xml:space="preserve">-nTS </w:t>
      </w:r>
      <w:r w:rsidR="009725D1">
        <w:rPr>
          <w:rFonts w:ascii="Cambria" w:hAnsi="Cambria"/>
        </w:rPr>
        <w:t xml:space="preserve">swapping </w:t>
      </w:r>
      <w:r>
        <w:rPr>
          <w:rFonts w:ascii="Cambria" w:hAnsi="Cambria"/>
        </w:rPr>
        <w:t>method and</w:t>
      </w:r>
      <w:r w:rsidR="006D3626">
        <w:rPr>
          <w:rFonts w:ascii="Cambria" w:hAnsi="Cambria"/>
        </w:rPr>
        <w:t xml:space="preserve"> proposes k-nTS+ swapping with the feedback loop of the time series features.</w:t>
      </w:r>
      <w:r>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FE179D">
        <w:rPr>
          <w:rFonts w:ascii="Cambria" w:hAnsi="Cambria"/>
        </w:rPr>
        <w:t>.</w:t>
      </w:r>
      <w:r w:rsidR="00F80C8F">
        <w:rPr>
          <w:rFonts w:ascii="Cambria" w:hAnsi="Cambria"/>
        </w:rPr>
        <w:t xml:space="preserve"> </w:t>
      </w:r>
      <w:r>
        <w:rPr>
          <w:rFonts w:ascii="Cambria" w:hAnsi="Cambria"/>
        </w:rPr>
        <w:t xml:space="preserve">We discuss our </w:t>
      </w:r>
      <w:r w:rsidR="00235B23">
        <w:rPr>
          <w:rFonts w:ascii="Cambria" w:hAnsi="Cambria"/>
        </w:rPr>
        <w:t>conclusions</w:t>
      </w:r>
      <w:r>
        <w:rPr>
          <w:rFonts w:ascii="Cambria" w:hAnsi="Cambria"/>
        </w:rPr>
        <w:t xml:space="preserve"> in Sec</w:t>
      </w:r>
      <w:r w:rsidR="00235B23">
        <w:rPr>
          <w:rFonts w:ascii="Cambria" w:hAnsi="Cambria"/>
        </w:rPr>
        <w:t xml:space="preserve">tion </w:t>
      </w:r>
      <w:r w:rsidR="006D3626">
        <w:rPr>
          <w:rFonts w:ascii="Cambria" w:hAnsi="Cambria"/>
        </w:rPr>
        <w:t>5</w:t>
      </w:r>
      <w:r w:rsidR="00235B23">
        <w:rPr>
          <w:rFonts w:ascii="Cambria" w:hAnsi="Cambria"/>
        </w:rPr>
        <w:t>, including recommendations for future research.</w:t>
      </w:r>
    </w:p>
    <w:p w14:paraId="34E671F3" w14:textId="77777777" w:rsidR="00A5796E" w:rsidRDefault="00A5796E"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p w14:paraId="3C7CA8D2" w14:textId="2F6E32C2" w:rsidR="009F04A8" w:rsidRDefault="002C7295" w:rsidP="009F04A8">
      <w:pPr>
        <w:rPr>
          <w:rFonts w:ascii="Cambria" w:hAnsi="Cambria"/>
        </w:rPr>
      </w:pPr>
      <w:r>
        <w:rPr>
          <w:rFonts w:ascii="Cambria" w:hAnsi="Cambria"/>
        </w:rPr>
        <w:t xml:space="preserve">In a decentralized scenario, </w:t>
      </w:r>
      <w:commentRangeStart w:id="2"/>
      <w:commentRangeStart w:id="3"/>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commentRangeEnd w:id="2"/>
      <w:r w:rsidR="009F04A8">
        <w:rPr>
          <w:rStyle w:val="CommentReference"/>
        </w:rPr>
        <w:commentReference w:id="2"/>
      </w:r>
      <w:commentRangeEnd w:id="3"/>
      <w:r w:rsidR="009E327E">
        <w:rPr>
          <w:rStyle w:val="CommentReference"/>
        </w:rPr>
        <w:commentReference w:id="3"/>
      </w:r>
      <w:r w:rsidR="009F04A8">
        <w:rPr>
          <w:rFonts w:ascii="Cambria" w:hAnsi="Cambria"/>
        </w:rPr>
        <w:t>modeled</w:t>
      </w:r>
      <w:r w:rsidR="001726A5" w:rsidRPr="001726A5">
        <w:rPr>
          <w:rFonts w:ascii="Cambria" w:hAnsi="Cambria"/>
        </w:rPr>
        <w:t xml:space="preserve"> a data market where data owners are compensated for sharing their </w:t>
      </w:r>
      <w:commentRangeStart w:id="4"/>
      <w:r w:rsidR="006719A1">
        <w:rPr>
          <w:rFonts w:ascii="Cambria" w:hAnsi="Cambria"/>
        </w:rPr>
        <w:t xml:space="preserve">time series </w:t>
      </w:r>
      <w:r w:rsidR="001726A5" w:rsidRPr="001726A5">
        <w:rPr>
          <w:rFonts w:ascii="Cambria" w:hAnsi="Cambria"/>
        </w:rPr>
        <w:t xml:space="preserve">data </w:t>
      </w:r>
      <w:commentRangeEnd w:id="4"/>
      <w:r w:rsidR="006719A1">
        <w:rPr>
          <w:rStyle w:val="CommentReference"/>
        </w:rPr>
        <w:commentReference w:id="4"/>
      </w:r>
      <w:r w:rsidR="001726A5" w:rsidRPr="001726A5">
        <w:rPr>
          <w:rFonts w:ascii="Cambria" w:hAnsi="Cambria"/>
        </w:rPr>
        <w:t xml:space="preserve">and purchase forecasts based on the data from other parties. </w:t>
      </w:r>
      <w:r w:rsidR="007761A3">
        <w:rPr>
          <w:rFonts w:ascii="Cambria" w:hAnsi="Cambria"/>
        </w:rPr>
        <w:t>Th</w:t>
      </w:r>
      <w:r w:rsidR="005A3E07">
        <w:rPr>
          <w:rFonts w:ascii="Cambria" w:hAnsi="Cambria"/>
        </w:rPr>
        <w:t xml:space="preserve">is market </w:t>
      </w:r>
      <w:r w:rsidR="00CF5DFB">
        <w:rPr>
          <w:rFonts w:ascii="Cambria" w:hAnsi="Cambria"/>
        </w:rPr>
        <w:t>gives d</w:t>
      </w:r>
      <w:r w:rsidR="001726A5" w:rsidRPr="001726A5">
        <w:rPr>
          <w:rFonts w:ascii="Cambria" w:hAnsi="Cambria"/>
        </w:rPr>
        <w:t>ata owners a monetary incentive to share their data</w:t>
      </w:r>
      <w:r w:rsidR="00CF5DFB">
        <w:rPr>
          <w:rFonts w:ascii="Cambria" w:hAnsi="Cambria"/>
        </w:rPr>
        <w:t xml:space="preserve">. However, </w:t>
      </w:r>
      <w:r w:rsidR="00A060A1">
        <w:rPr>
          <w:rFonts w:ascii="Cambria" w:hAnsi="Cambria"/>
        </w:rPr>
        <w:t xml:space="preserve">they stated that </w:t>
      </w:r>
      <w:r w:rsidR="00604DB9">
        <w:rPr>
          <w:rFonts w:ascii="Cambria" w:hAnsi="Cambria"/>
        </w:rPr>
        <w:t>data owners</w:t>
      </w:r>
      <w:r w:rsidR="001726A5" w:rsidRPr="001726A5">
        <w:rPr>
          <w:rFonts w:ascii="Cambria" w:hAnsi="Cambria"/>
        </w:rPr>
        <w:t xml:space="preserve"> may </w:t>
      </w:r>
      <w:r w:rsidR="00CF5DFB">
        <w:rPr>
          <w:rFonts w:ascii="Cambria" w:hAnsi="Cambria"/>
        </w:rPr>
        <w:t xml:space="preserve">still </w:t>
      </w:r>
      <w:r w:rsidR="001726A5" w:rsidRPr="001726A5">
        <w:rPr>
          <w:rFonts w:ascii="Cambria" w:hAnsi="Cambria"/>
        </w:rPr>
        <w:t xml:space="preserve">be discouraged </w:t>
      </w:r>
      <w:commentRangeStart w:id="5"/>
      <w:r w:rsidR="001726A5" w:rsidRPr="001726A5">
        <w:rPr>
          <w:rFonts w:ascii="Cambria" w:hAnsi="Cambria"/>
        </w:rPr>
        <w:t xml:space="preserve">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due to privacy concerns with a central party</w:t>
      </w:r>
      <w:commentRangeEnd w:id="5"/>
      <w:r w:rsidR="007E2483">
        <w:rPr>
          <w:rStyle w:val="CommentReference"/>
        </w:rPr>
        <w:commentReference w:id="5"/>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commentRangeStart w:id="6"/>
      <w:commentRangeStart w:id="7"/>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commentRangeEnd w:id="6"/>
      <w:r w:rsidR="007761A3">
        <w:rPr>
          <w:rStyle w:val="CommentReference"/>
        </w:rPr>
        <w:commentReference w:id="6"/>
      </w:r>
      <w:commentRangeEnd w:id="7"/>
      <w:r w:rsidR="00A65698">
        <w:rPr>
          <w:rStyle w:val="CommentReference"/>
        </w:rPr>
        <w:commentReference w:id="7"/>
      </w:r>
      <w:r w:rsidR="009F04A8" w:rsidRPr="00C37A47">
        <w:rPr>
          <w:rFonts w:ascii="Cambria" w:hAnsi="Cambria"/>
        </w:rPr>
        <w:t xml:space="preserve">While it has been demonstrated that differential privacy degrades forecast accuracy for VAR models and recurrent neural networks (RNNs) </w:t>
      </w:r>
      <w:r w:rsidR="009F04A8">
        <w:rPr>
          <w:rFonts w:ascii="Cambria" w:hAnsi="Cambria"/>
        </w:rPr>
        <w:fldChar w:fldCharType="begin"/>
      </w:r>
      <w:r w:rsidR="009F04A8">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9F04A8">
        <w:rPr>
          <w:rFonts w:ascii="Cambria" w:hAnsi="Cambria"/>
        </w:rPr>
        <w:fldChar w:fldCharType="separate"/>
      </w:r>
      <w:r w:rsidR="009F04A8" w:rsidRPr="00776E27">
        <w:rPr>
          <w:rFonts w:ascii="Cambria" w:hAnsi="Cambria" w:cs="Times New Roman"/>
          <w:szCs w:val="24"/>
        </w:rPr>
        <w:t>(Gonçalves et al., 2021</w:t>
      </w:r>
      <w:r w:rsidR="00896CC8">
        <w:rPr>
          <w:rFonts w:ascii="Cambria" w:hAnsi="Cambria" w:cs="Times New Roman"/>
          <w:szCs w:val="24"/>
        </w:rPr>
        <w:t>a</w:t>
      </w:r>
      <w:r w:rsidR="009F04A8" w:rsidRPr="00776E27">
        <w:rPr>
          <w:rFonts w:ascii="Cambria" w:hAnsi="Cambria" w:cs="Times New Roman"/>
          <w:szCs w:val="24"/>
        </w:rPr>
        <w:t>; Imtiaz et al., 2020)</w:t>
      </w:r>
      <w:r w:rsidR="009F04A8">
        <w:rPr>
          <w:rFonts w:ascii="Cambria" w:hAnsi="Cambria"/>
        </w:rPr>
        <w:fldChar w:fldCharType="end"/>
      </w:r>
      <w:r w:rsidR="009F04A8">
        <w:rPr>
          <w:rFonts w:ascii="Cambria" w:hAnsi="Cambria"/>
        </w:rPr>
        <w:t xml:space="preserve">, </w:t>
      </w:r>
      <w:r w:rsidR="00B95AAE">
        <w:rPr>
          <w:rFonts w:ascii="Cambria" w:hAnsi="Cambria"/>
        </w:rPr>
        <w:t>little</w:t>
      </w:r>
      <w:r w:rsidR="005A3E07">
        <w:rPr>
          <w:rFonts w:ascii="Cambria" w:hAnsi="Cambria"/>
        </w:rPr>
        <w:t xml:space="preserve"> work</w:t>
      </w:r>
      <w:r w:rsidR="009F04A8" w:rsidRPr="00C37A47">
        <w:rPr>
          <w:rFonts w:ascii="Cambria" w:hAnsi="Cambria"/>
        </w:rPr>
        <w:t xml:space="preserve"> compares </w:t>
      </w:r>
      <w:r w:rsidR="007E2483">
        <w:rPr>
          <w:rFonts w:ascii="Cambria" w:hAnsi="Cambria"/>
        </w:rPr>
        <w:t>how</w:t>
      </w:r>
      <w:r w:rsidR="009F04A8" w:rsidRPr="00C37A47">
        <w:rPr>
          <w:rFonts w:ascii="Cambria" w:hAnsi="Cambria"/>
        </w:rPr>
        <w:t xml:space="preserve"> </w:t>
      </w:r>
      <w:r w:rsidR="00B95AAE">
        <w:rPr>
          <w:rFonts w:ascii="Cambria" w:hAnsi="Cambria"/>
        </w:rPr>
        <w:t>different</w:t>
      </w:r>
      <w:r w:rsidR="009F04A8" w:rsidRPr="00C37A47">
        <w:rPr>
          <w:rFonts w:ascii="Cambria" w:hAnsi="Cambria"/>
        </w:rPr>
        <w:t xml:space="preserve"> forecasting models perform on protected data. </w:t>
      </w:r>
    </w:p>
    <w:p w14:paraId="7E6238C5" w14:textId="1928D681" w:rsidR="001726A5" w:rsidRDefault="001726A5" w:rsidP="001726A5">
      <w:pPr>
        <w:rPr>
          <w:rFonts w:ascii="Cambria" w:hAnsi="Cambria"/>
        </w:rPr>
      </w:pPr>
    </w:p>
    <w:p w14:paraId="6CF79541" w14:textId="20C1373C" w:rsidR="001726A5" w:rsidRPr="00C1364C" w:rsidRDefault="002C7295" w:rsidP="008F1E7A">
      <w:pPr>
        <w:rPr>
          <w:rFonts w:ascii="Cambria" w:hAnsi="Cambria"/>
        </w:rPr>
      </w:pPr>
      <w:r>
        <w:rPr>
          <w:rFonts w:ascii="Cambria" w:hAnsi="Cambria"/>
        </w:rPr>
        <w:t>On the other hand, t</w:t>
      </w:r>
      <w:r w:rsidR="004A612E">
        <w:rPr>
          <w:rFonts w:ascii="Cambria" w:hAnsi="Cambria"/>
        </w:rPr>
        <w:t xml:space="preserve">he centralized scenario </w:t>
      </w:r>
      <w:r w:rsidR="000D4F2E">
        <w:rPr>
          <w:rFonts w:ascii="Cambria" w:hAnsi="Cambria"/>
        </w:rPr>
        <w:t>uses</w:t>
      </w:r>
      <w:r w:rsidR="004A612E">
        <w:rPr>
          <w:rFonts w:ascii="Cambria" w:hAnsi="Cambria"/>
        </w:rPr>
        <w:t xml:space="preserve"> </w:t>
      </w:r>
      <w:r w:rsidR="001726A5" w:rsidRPr="001726A5">
        <w:rPr>
          <w:rFonts w:ascii="Cambria" w:hAnsi="Cambria"/>
        </w:rPr>
        <w:t xml:space="preserve">privacy methods </w:t>
      </w:r>
      <w:r w:rsidR="005A3E07">
        <w:rPr>
          <w:rFonts w:ascii="Cambria" w:hAnsi="Cambria"/>
        </w:rPr>
        <w:t>that</w:t>
      </w:r>
      <w:r w:rsidR="005A3E07" w:rsidRPr="001726A5">
        <w:rPr>
          <w:rFonts w:ascii="Cambria" w:hAnsi="Cambria"/>
        </w:rPr>
        <w:t xml:space="preserve"> </w:t>
      </w:r>
      <w:r w:rsidR="001726A5" w:rsidRPr="001726A5">
        <w:rPr>
          <w:rFonts w:ascii="Cambria" w:hAnsi="Cambria"/>
        </w:rPr>
        <w:t>generate protected data sets</w:t>
      </w:r>
      <w:r w:rsidR="004A612E">
        <w:rPr>
          <w:rFonts w:ascii="Cambria" w:hAnsi="Cambria"/>
        </w:rPr>
        <w:t xml:space="preserve"> </w:t>
      </w:r>
      <w:r w:rsidR="000D4F2E">
        <w:rPr>
          <w:rFonts w:ascii="Cambria" w:hAnsi="Cambria"/>
        </w:rPr>
        <w:t xml:space="preserve">for </w:t>
      </w:r>
      <w:r w:rsidR="004036F8">
        <w:rPr>
          <w:rFonts w:ascii="Cambria" w:hAnsi="Cambria"/>
        </w:rPr>
        <w:t>sharing</w:t>
      </w:r>
      <w:r w:rsidR="000D4F2E">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using</w:t>
      </w:r>
      <w:r w:rsidR="001726A5" w:rsidRPr="001726A5">
        <w:rPr>
          <w:rFonts w:ascii="Cambria" w:hAnsi="Cambria"/>
        </w:rPr>
        <w:t xml:space="preserve"> 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C1364C">
        <w:rPr>
          <w:rFonts w:ascii="Cambria" w:hAnsi="Cambria"/>
        </w:rPr>
        <w:t>.</w:t>
      </w:r>
      <w:r w:rsidR="001B26B5">
        <w:rPr>
          <w:rFonts w:ascii="Cambria" w:hAnsi="Cambria"/>
        </w:rPr>
        <w:t xml:space="preserve">  </w:t>
      </w:r>
      <w:r w:rsidR="000D4F2E">
        <w:rPr>
          <w:rFonts w:ascii="Cambria" w:hAnsi="Cambria"/>
        </w:rPr>
        <w:fldChar w:fldCharType="begin"/>
      </w:r>
      <w:r w:rsidR="000D4F2E">
        <w:rPr>
          <w:rFonts w:ascii="Cambria" w:hAnsi="Cambria"/>
        </w:rPr>
        <w: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0D4F2E">
        <w:rPr>
          <w:rFonts w:ascii="Cambria" w:hAnsi="Cambria"/>
        </w:rPr>
        <w:fldChar w:fldCharType="separate"/>
      </w:r>
      <w:r w:rsidR="000D4F2E" w:rsidRPr="00C1364C">
        <w:rPr>
          <w:rFonts w:ascii="Cambria" w:hAnsi="Cambria"/>
        </w:rPr>
        <w:t xml:space="preserve">Imtiaz et al. </w:t>
      </w:r>
      <w:r w:rsidR="000D4F2E">
        <w:rPr>
          <w:rFonts w:ascii="Cambria" w:hAnsi="Cambria"/>
        </w:rPr>
        <w:t>(</w:t>
      </w:r>
      <w:r w:rsidR="000D4F2E" w:rsidRPr="00C1364C">
        <w:rPr>
          <w:rFonts w:ascii="Cambria" w:hAnsi="Cambria"/>
        </w:rPr>
        <w:t>2020)</w:t>
      </w:r>
      <w:r w:rsidR="000D4F2E">
        <w:rPr>
          <w:rFonts w:ascii="Cambria" w:hAnsi="Cambria"/>
        </w:rPr>
        <w:fldChar w:fldCharType="end"/>
      </w:r>
      <w:r w:rsidR="000D4F2E">
        <w:rPr>
          <w:rFonts w:ascii="Cambria" w:hAnsi="Cambria"/>
        </w:rPr>
        <w:t xml:space="preserve"> found that</w:t>
      </w:r>
      <w:r w:rsidR="000D4F2E" w:rsidRPr="001726A5">
        <w:rPr>
          <w:rFonts w:ascii="Cambria" w:hAnsi="Cambria"/>
        </w:rPr>
        <w:t xml:space="preserve"> differentially private data did </w:t>
      </w:r>
      <w:r w:rsidR="000D4F2E" w:rsidRPr="001726A5">
        <w:rPr>
          <w:rFonts w:ascii="Cambria" w:hAnsi="Cambria"/>
        </w:rPr>
        <w:lastRenderedPageBreak/>
        <w:t xml:space="preserve">not always </w:t>
      </w:r>
      <w:r>
        <w:rPr>
          <w:rFonts w:ascii="Cambria" w:hAnsi="Cambria"/>
        </w:rPr>
        <w:t>degrade</w:t>
      </w:r>
      <w:r w:rsidR="000D4F2E" w:rsidRPr="001726A5">
        <w:rPr>
          <w:rFonts w:ascii="Cambria" w:hAnsi="Cambria"/>
        </w:rPr>
        <w:t xml:space="preserve"> forecast accuracy when forecasting individuals' health data using a recurrent neural network. </w:t>
      </w:r>
      <w:r w:rsidR="002E4ACF">
        <w:rPr>
          <w:rFonts w:ascii="Cambria" w:hAnsi="Cambria"/>
        </w:rPr>
        <w:t>One reason could be because a</w:t>
      </w:r>
      <w:r w:rsidR="000D4F2E" w:rsidRPr="001726A5">
        <w:rPr>
          <w:rFonts w:ascii="Cambria" w:hAnsi="Cambria"/>
        </w:rPr>
        <w:t xml:space="preserve">dding random noise to time series </w:t>
      </w:r>
      <w:r w:rsidR="007965C1">
        <w:rPr>
          <w:rFonts w:ascii="Cambria" w:hAnsi="Cambria"/>
        </w:rPr>
        <w:t>is</w:t>
      </w:r>
      <w:r w:rsidR="000D4F2E">
        <w:rPr>
          <w:rFonts w:ascii="Cambria" w:hAnsi="Cambria"/>
        </w:rPr>
        <w:t xml:space="preserve"> a regularization technique </w:t>
      </w:r>
      <w:r w:rsidR="007965C1">
        <w:rPr>
          <w:rFonts w:ascii="Cambria" w:hAnsi="Cambria"/>
        </w:rPr>
        <w:t xml:space="preserve">that </w:t>
      </w:r>
      <w:r w:rsidR="000D4F2E" w:rsidRPr="001726A5">
        <w:rPr>
          <w:rFonts w:ascii="Cambria" w:hAnsi="Cambria"/>
        </w:rPr>
        <w:t>prevent</w:t>
      </w:r>
      <w:r w:rsidR="007965C1">
        <w:rPr>
          <w:rFonts w:ascii="Cambria" w:hAnsi="Cambria"/>
        </w:rPr>
        <w:t>s</w:t>
      </w:r>
      <w:r w:rsidR="000D4F2E" w:rsidRPr="001726A5">
        <w:rPr>
          <w:rFonts w:ascii="Cambria" w:hAnsi="Cambria"/>
        </w:rPr>
        <w:t xml:space="preserve"> overfitting when forecasting with neural networks</w:t>
      </w:r>
      <w:r w:rsidR="000D4F2E">
        <w:rPr>
          <w:rFonts w:ascii="Cambria" w:hAnsi="Cambria"/>
        </w:rPr>
        <w:t xml:space="preserve"> </w:t>
      </w:r>
      <w:r w:rsidR="000D4F2E">
        <w:rPr>
          <w:rFonts w:ascii="Cambria" w:hAnsi="Cambria"/>
        </w:rPr>
        <w:fldChar w:fldCharType="begin"/>
      </w:r>
      <w:r w:rsidR="000D4F2E">
        <w:rPr>
          <w:rFonts w:ascii="Cambria" w:hAnsi="Cambria"/>
        </w:rPr>
        <w: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0D4F2E">
        <w:rPr>
          <w:rFonts w:ascii="Cambria" w:hAnsi="Cambria"/>
        </w:rPr>
        <w:fldChar w:fldCharType="separate"/>
      </w:r>
      <w:r w:rsidR="000D4F2E" w:rsidRPr="00C61AD1">
        <w:rPr>
          <w:rFonts w:ascii="Cambria" w:hAnsi="Cambria"/>
        </w:rPr>
        <w:t>(Hewamalage et al., 2021, 2022)</w:t>
      </w:r>
      <w:r w:rsidR="000D4F2E">
        <w:rPr>
          <w:rFonts w:ascii="Cambria" w:hAnsi="Cambria"/>
        </w:rPr>
        <w:fldChar w:fldCharType="end"/>
      </w:r>
      <w:r w:rsidR="000D4F2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w:t>
      </w:r>
      <w:commentRangeStart w:id="8"/>
      <w:r w:rsidR="001726A5" w:rsidRPr="001726A5">
        <w:rPr>
          <w:rFonts w:ascii="Cambria" w:hAnsi="Cambria"/>
        </w:rPr>
        <w:t>reduces forecast accuracy</w:t>
      </w:r>
      <w:r w:rsidR="00B04898">
        <w:rPr>
          <w:rFonts w:ascii="Cambria" w:hAnsi="Cambria"/>
        </w:rPr>
        <w:t xml:space="preserve"> by over 21% when only half the data points are altered.</w:t>
      </w:r>
      <w:commentRangeEnd w:id="8"/>
      <w:r w:rsidR="00C06371">
        <w:rPr>
          <w:rStyle w:val="CommentReference"/>
        </w:rPr>
        <w:commentReference w:id="8"/>
      </w:r>
      <w:r w:rsidR="00982C6C">
        <w:rPr>
          <w:rFonts w:ascii="Cambria" w:hAnsi="Cambria"/>
        </w:rPr>
        <w:t xml:space="preserve"> </w:t>
      </w:r>
      <w:r w:rsidR="007E2483">
        <w:rPr>
          <w:rFonts w:ascii="Cambria" w:hAnsi="Cambria"/>
        </w:rPr>
        <w:t>Their results likely understate the reducation in forecast accuracy for privacy methods where</w:t>
      </w:r>
      <w:r w:rsidR="00982C6C">
        <w:rPr>
          <w:rFonts w:ascii="Cambria" w:hAnsi="Cambria"/>
        </w:rPr>
        <w:t xml:space="preserve"> all of the data points </w:t>
      </w:r>
      <w:r w:rsidR="007E2483">
        <w:rPr>
          <w:rFonts w:ascii="Cambria" w:hAnsi="Cambria"/>
        </w:rPr>
        <w:t>must be altered</w:t>
      </w:r>
      <w:r>
        <w:rPr>
          <w:rFonts w:ascii="Cambria" w:hAnsi="Cambria"/>
        </w:rPr>
        <w:t>.</w:t>
      </w:r>
    </w:p>
    <w:p w14:paraId="7125DED0" w14:textId="77777777" w:rsidR="001726A5" w:rsidRPr="001726A5" w:rsidRDefault="001726A5" w:rsidP="001726A5">
      <w:pPr>
        <w:rPr>
          <w:rFonts w:ascii="Cambria" w:hAnsi="Cambria"/>
        </w:rPr>
      </w:pPr>
    </w:p>
    <w:p w14:paraId="203ACDF8" w14:textId="4346AB9A" w:rsidR="001726A5" w:rsidRPr="00753FD1" w:rsidRDefault="001726A5" w:rsidP="001726A5">
      <w:pPr>
        <w:rPr>
          <w:rFonts w:ascii="Cambria" w:eastAsiaTheme="minorEastAsia" w:hAnsi="Cambria"/>
        </w:rPr>
      </w:pPr>
      <w:r w:rsidRPr="001726A5">
        <w:rPr>
          <w:rFonts w:ascii="Cambria" w:hAnsi="Cambria"/>
        </w:rPr>
        <w:t xml:space="preserve">Another </w:t>
      </w:r>
      <w:r w:rsidR="00C61AD1">
        <w:rPr>
          <w:rFonts w:ascii="Cambria" w:hAnsi="Cambria"/>
        </w:rPr>
        <w:t xml:space="preserve">type of </w:t>
      </w:r>
      <w:r w:rsidRPr="001726A5">
        <w:rPr>
          <w:rFonts w:ascii="Cambria" w:hAnsi="Cambria"/>
        </w:rPr>
        <w:t xml:space="preserve">privacy method is </w:t>
      </w:r>
      <w:r w:rsidR="00C61AD1" w:rsidRPr="005B0CAF">
        <w:rPr>
          <w:rFonts w:ascii="Cambria" w:hAnsi="Cambria"/>
        </w:rPr>
        <w:t>generalization</w:t>
      </w:r>
      <w:r w:rsidR="00C61AD1">
        <w:rPr>
          <w:rFonts w:ascii="Cambria" w:hAnsi="Cambria"/>
        </w:rPr>
        <w:t>,</w:t>
      </w:r>
      <w:r w:rsidRPr="001726A5">
        <w:rPr>
          <w:rFonts w:ascii="Cambria" w:hAnsi="Cambria"/>
        </w:rPr>
        <w:t xml:space="preserve"> where </w:t>
      </w:r>
      <w:r w:rsidR="00D530E6">
        <w:rPr>
          <w:rFonts w:ascii="Cambria" w:hAnsi="Cambria"/>
        </w:rPr>
        <w:t xml:space="preserve">the structure of the original data set is changed.  For example, </w:t>
      </w:r>
      <w:r w:rsidRPr="001726A5">
        <w:rPr>
          <w:rFonts w:ascii="Cambria" w:hAnsi="Cambria"/>
        </w:rPr>
        <w:t xml:space="preserve">data records </w:t>
      </w:r>
      <w:r w:rsidR="00D530E6">
        <w:rPr>
          <w:rFonts w:ascii="Cambria" w:hAnsi="Cambria"/>
        </w:rPr>
        <w:t>can be</w:t>
      </w:r>
      <w:r w:rsidRPr="001726A5">
        <w:rPr>
          <w:rFonts w:ascii="Cambria" w:hAnsi="Cambria"/>
        </w:rPr>
        <w:t xml:space="preserve"> </w:t>
      </w:r>
      <w:r w:rsidR="004036F8">
        <w:rPr>
          <w:rFonts w:ascii="Cambria" w:hAnsi="Cambria"/>
        </w:rPr>
        <w:t>aggregated</w:t>
      </w:r>
      <w:r w:rsidRPr="001726A5">
        <w:rPr>
          <w:rFonts w:ascii="Cambria" w:hAnsi="Cambria"/>
        </w:rPr>
        <w:t xml:space="preserve"> </w:t>
      </w:r>
      <w:r w:rsidR="004036F8">
        <w:rPr>
          <w:rFonts w:ascii="Cambria" w:hAnsi="Cambria"/>
        </w:rPr>
        <w:t xml:space="preserve">or combined </w:t>
      </w:r>
      <w:r w:rsidRPr="001726A5">
        <w:rPr>
          <w:rFonts w:ascii="Cambria" w:hAnsi="Cambria"/>
        </w:rPr>
        <w:t xml:space="preserve">to </w:t>
      </w:r>
      <w:r w:rsidR="004036F8">
        <w:rPr>
          <w:rFonts w:ascii="Cambria" w:hAnsi="Cambria"/>
        </w:rPr>
        <w:t xml:space="preserve">make </w:t>
      </w:r>
      <w:r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Pr="001726A5">
        <w:rPr>
          <w:rFonts w:ascii="Cambria" w:hAnsi="Cambria"/>
        </w:rPr>
        <w:t>other records.</w:t>
      </w:r>
      <w:r w:rsidR="00E50F68">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Pr="001726A5">
        <w:rPr>
          <w:rFonts w:ascii="Cambria" w:hAnsi="Cambria"/>
        </w:rPr>
        <w:t xml:space="preserve">evaluate the change in forecast accuracy for simple exponential smoothing, double exponential smoothing, linear regression, multiple linear regression, and polynomial regression applied to </w:t>
      </w:r>
      <w:r w:rsidRPr="00753FD1">
        <w:rPr>
          <w:rFonts w:ascii="Cambria" w:hAnsi="Cambria"/>
          <w:i/>
          <w:iCs/>
        </w:rPr>
        <w:t>k</w:t>
      </w:r>
      <w:r w:rsidRPr="001726A5">
        <w:rPr>
          <w:rFonts w:ascii="Cambria" w:hAnsi="Cambria"/>
        </w:rPr>
        <w:t>-anonymized data. The</w:t>
      </w:r>
      <w:r w:rsidR="002C7295">
        <w:rPr>
          <w:rFonts w:ascii="Cambria" w:hAnsi="Cambria"/>
        </w:rPr>
        <w:t>y</w:t>
      </w:r>
      <w:r w:rsidRPr="001726A5">
        <w:rPr>
          <w:rFonts w:ascii="Cambria" w:hAnsi="Cambria"/>
        </w:rPr>
        <w:t xml:space="preserve"> f</w:t>
      </w:r>
      <w:r w:rsidR="006719A1">
        <w:rPr>
          <w:rFonts w:ascii="Cambria" w:hAnsi="Cambria"/>
        </w:rPr>
        <w:t>ound</w:t>
      </w:r>
      <w:r w:rsidRPr="001726A5">
        <w:rPr>
          <w:rFonts w:ascii="Cambria" w:hAnsi="Cambria"/>
        </w:rPr>
        <w:t xml:space="preserve"> an </w:t>
      </w:r>
      <w:commentRangeStart w:id="9"/>
      <w:r w:rsidRPr="001726A5">
        <w:rPr>
          <w:rFonts w:ascii="Cambria" w:hAnsi="Cambria"/>
        </w:rPr>
        <w:t xml:space="preserve">overall reduction in forecast accuracy </w:t>
      </w:r>
      <w:commentRangeEnd w:id="9"/>
      <w:r w:rsidR="00D3162A">
        <w:rPr>
          <w:rStyle w:val="CommentReference"/>
        </w:rPr>
        <w:commentReference w:id="9"/>
      </w:r>
      <w:r w:rsidRPr="001726A5">
        <w:rPr>
          <w:rFonts w:ascii="Cambria" w:hAnsi="Cambria"/>
        </w:rPr>
        <w:t>for</w:t>
      </w:r>
      <w:r w:rsidR="00753FD1">
        <w:rPr>
          <w:rFonts w:ascii="Cambria" w:hAnsi="Cambria"/>
        </w:rPr>
        <w:t xml:space="preserve"> </w:t>
      </w:r>
      <m:oMath>
        <m:r>
          <w:rPr>
            <w:rFonts w:ascii="Cambria Math" w:hAnsi="Cambria Math"/>
          </w:rPr>
          <m:t>k = 2</m:t>
        </m:r>
      </m:oMath>
      <w:r w:rsidR="00753FD1">
        <w:rPr>
          <w:rFonts w:ascii="Cambria" w:eastAsiaTheme="minorEastAsia" w:hAnsi="Cambria"/>
        </w:rPr>
        <w:t xml:space="preserve"> </w:t>
      </w:r>
      <w:r w:rsidR="002C7295">
        <w:rPr>
          <w:rFonts w:ascii="Cambria" w:eastAsiaTheme="minorEastAsia" w:hAnsi="Cambria"/>
        </w:rPr>
        <w:t xml:space="preserve">(weak privacy) </w:t>
      </w:r>
      <w:r w:rsidRPr="001726A5">
        <w:rPr>
          <w:rFonts w:ascii="Cambria" w:hAnsi="Cambria"/>
        </w:rPr>
        <w:t>but do not provide the accuracy of each model individually.</w:t>
      </w:r>
      <w:r w:rsidR="00ED08BF">
        <w:rPr>
          <w:rFonts w:ascii="Cambria" w:hAnsi="Cambria"/>
        </w:rPr>
        <w:t xml:space="preserve">  </w:t>
      </w:r>
      <w:r w:rsidR="0090652C">
        <w:rPr>
          <w:rFonts w:ascii="Cambria" w:hAnsi="Cambria"/>
        </w:rPr>
        <w:t>Also, t</w:t>
      </w:r>
      <w:r w:rsidRPr="001726A5">
        <w:rPr>
          <w:rFonts w:ascii="Cambria" w:hAnsi="Cambria"/>
        </w:rPr>
        <w:t>op- and bottom-coding are used to replace the tails of distributions</w:t>
      </w:r>
      <w:r w:rsidR="009E7AA2">
        <w:rPr>
          <w:rFonts w:ascii="Cambria" w:hAnsi="Cambria"/>
        </w:rPr>
        <w:t xml:space="preserve"> with a threshold value</w:t>
      </w:r>
      <w:r w:rsidRPr="001726A5">
        <w:rPr>
          <w:rFonts w:ascii="Cambria" w:hAnsi="Cambria"/>
        </w:rPr>
        <w:t xml:space="preserve"> such as </w:t>
      </w:r>
      <w:r w:rsidR="009E7AA2">
        <w:rPr>
          <w:rFonts w:ascii="Cambria" w:hAnsi="Cambria"/>
        </w:rPr>
        <w:t>high</w:t>
      </w:r>
      <w:r w:rsidR="005B0CAF">
        <w:rPr>
          <w:rFonts w:ascii="Cambria" w:hAnsi="Cambria"/>
        </w:rPr>
        <w:t>-</w:t>
      </w:r>
      <w:r w:rsidRPr="001726A5">
        <w:rPr>
          <w:rFonts w:ascii="Cambria" w:hAnsi="Cambria"/>
        </w:rPr>
        <w:t>income levels.</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D3162A">
        <w:rPr>
          <w:rFonts w:ascii="Cambria" w:hAnsi="Cambria"/>
        </w:rPr>
        <w:t>address</w:t>
      </w:r>
      <w:r w:rsidR="0090652C">
        <w:rPr>
          <w:rFonts w:ascii="Cambria" w:hAnsi="Cambria"/>
        </w:rPr>
        <w:t xml:space="preserve"> attribute disclosure (</w:t>
      </w:r>
      <w:r w:rsidR="0090652C" w:rsidRPr="0090652C">
        <w:rPr>
          <w:rFonts w:ascii="Cambria" w:hAnsi="Cambria"/>
          <w:i/>
          <w:iCs/>
        </w:rPr>
        <w:t>i.e.</w:t>
      </w:r>
      <w:r w:rsidR="0090652C">
        <w:rPr>
          <w:rFonts w:ascii="Cambria" w:hAnsi="Cambria"/>
        </w:rPr>
        <w:t>, preventing knowledge of specific incomes within a time series)</w:t>
      </w:r>
      <w:r w:rsidR="00D3162A">
        <w:rPr>
          <w:rFonts w:ascii="Cambria" w:hAnsi="Cambria"/>
        </w:rPr>
        <w:t>, but</w:t>
      </w:r>
      <w:r w:rsidR="0090652C">
        <w:rPr>
          <w:rFonts w:ascii="Cambria" w:hAnsi="Cambria"/>
        </w:rPr>
        <w:t xml:space="preserve"> not identification disclosure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D3162A">
        <w:rPr>
          <w:rFonts w:ascii="Cambria" w:hAnsi="Cambria"/>
        </w:rPr>
        <w:t>They</w:t>
      </w:r>
      <w:r w:rsidRPr="001726A5">
        <w:rPr>
          <w:rFonts w:ascii="Cambria" w:hAnsi="Cambria"/>
        </w:rPr>
        <w:t xml:space="preserve"> </w:t>
      </w:r>
      <w:r w:rsidR="009E7AA2">
        <w:rPr>
          <w:rFonts w:ascii="Cambria" w:hAnsi="Cambria"/>
        </w:rPr>
        <w:t>are likely to have</w:t>
      </w:r>
      <w:r w:rsidRPr="001726A5">
        <w:rPr>
          <w:rFonts w:ascii="Cambria" w:hAnsi="Cambria"/>
        </w:rPr>
        <w:t xml:space="preserve"> an effect similar to adjusting for outliers, which improve</w:t>
      </w:r>
      <w:r w:rsidR="0052454E">
        <w:rPr>
          <w:rFonts w:ascii="Cambria" w:hAnsi="Cambria"/>
        </w:rPr>
        <w:t>s</w:t>
      </w:r>
      <w:r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0AFC6CAD" w14:textId="77777777" w:rsidR="001726A5" w:rsidRPr="001726A5" w:rsidRDefault="001726A5" w:rsidP="001726A5">
      <w:pPr>
        <w:rPr>
          <w:rFonts w:ascii="Cambria" w:hAnsi="Cambria"/>
        </w:rPr>
      </w:pP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25CCC6A7" w14:textId="10E6D40B" w:rsidR="00E83927" w:rsidRDefault="00521E57" w:rsidP="00E83927">
      <w:pPr>
        <w:rPr>
          <w:rFonts w:ascii="Cambria" w:hAnsi="Cambria"/>
        </w:rPr>
      </w:pPr>
      <w:r>
        <w:rPr>
          <w:rFonts w:ascii="Cambria" w:hAnsi="Cambria"/>
        </w:rPr>
        <w:t>Figure 2 shows that</w:t>
      </w:r>
      <w:r w:rsidR="00457C34">
        <w:rPr>
          <w:rFonts w:ascii="Cambria" w:hAnsi="Cambria"/>
        </w:rPr>
        <w:t xml:space="preserve"> p</w:t>
      </w:r>
      <w:r w:rsidR="00F67E6F">
        <w:rPr>
          <w:rFonts w:ascii="Cambria" w:hAnsi="Cambria"/>
        </w:rPr>
        <w:t>rivacy methods a</w:t>
      </w:r>
      <w:r w:rsidR="00BB1654">
        <w:rPr>
          <w:rFonts w:ascii="Cambria" w:hAnsi="Cambria"/>
        </w:rPr>
        <w:t>djust</w:t>
      </w:r>
      <w:r w:rsidR="00F67E6F">
        <w:rPr>
          <w:rFonts w:ascii="Cambria" w:hAnsi="Cambria"/>
        </w:rPr>
        <w:t xml:space="preserve"> forecasts by </w:t>
      </w:r>
      <w:r>
        <w:rPr>
          <w:rFonts w:ascii="Cambria" w:hAnsi="Cambria"/>
        </w:rPr>
        <w:t>changing</w:t>
      </w:r>
      <w:r w:rsidR="00F67E6F">
        <w:rPr>
          <w:rFonts w:ascii="Cambria" w:hAnsi="Cambria"/>
        </w:rPr>
        <w:t xml:space="preserve"> 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 xml:space="preserve">data </w:t>
      </w:r>
      <w:r>
        <w:rPr>
          <w:rFonts w:ascii="Cambria" w:hAnsi="Cambria"/>
        </w:rPr>
        <w:t>sent</w:t>
      </w:r>
      <w:r w:rsidR="00457C34">
        <w:rPr>
          <w:rFonts w:ascii="Cambria" w:hAnsi="Cambria"/>
        </w:rPr>
        <w:t xml:space="preserve"> to a forecasting model</w:t>
      </w:r>
      <w:r w:rsidR="00F67E6F">
        <w:rPr>
          <w:rFonts w:ascii="Cambria" w:hAnsi="Cambria"/>
        </w:rPr>
        <w:t>.</w:t>
      </w:r>
      <w:r w:rsidR="00457C34">
        <w:rPr>
          <w:rFonts w:ascii="Cambria" w:hAnsi="Cambria"/>
        </w:rPr>
        <w:t xml:space="preserve">  </w:t>
      </w:r>
      <w:r w:rsidR="00C63442">
        <w:rPr>
          <w:rFonts w:ascii="Cambria" w:hAnsi="Cambria"/>
        </w:rPr>
        <w:t>Similar to judgmental adjustments, t</w:t>
      </w:r>
      <w:r w:rsidR="00457C34">
        <w:rPr>
          <w:rFonts w:ascii="Cambria" w:hAnsi="Cambria"/>
        </w:rPr>
        <w:t xml:space="preserve">his presents the forecaster with multiple forecasts. </w:t>
      </w:r>
      <w:r>
        <w:rPr>
          <w:rFonts w:ascii="Cambria" w:hAnsi="Cambria"/>
        </w:rPr>
        <w:t>Thus</w:t>
      </w:r>
      <w:r w:rsidR="00A224C1">
        <w:rPr>
          <w:rFonts w:ascii="Cambria" w:hAnsi="Cambria"/>
        </w:rPr>
        <w:t>, we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Pr>
          <w:rFonts w:ascii="Cambria" w:hAnsi="Cambria"/>
        </w:rPr>
        <w:t>n</w:t>
      </w:r>
      <w:r w:rsidR="00457C34">
        <w:rPr>
          <w:rFonts w:ascii="Cambria" w:hAnsi="Cambria"/>
        </w:rPr>
        <w:t xml:space="preserve"> judgmental forecasting</w:t>
      </w:r>
      <w:r w:rsidR="00C06371">
        <w:rPr>
          <w:rFonts w:ascii="Cambria" w:hAnsi="Cambria"/>
        </w:rPr>
        <w:t xml:space="preserve"> </w:t>
      </w:r>
      <w:commentRangeStart w:id="10"/>
      <w:r w:rsidR="00C06371">
        <w:rPr>
          <w:rFonts w:ascii="Cambria" w:hAnsi="Cambria"/>
        </w:rPr>
        <w:t xml:space="preserve">(Petropoulos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commentRangeEnd w:id="10"/>
      <w:r w:rsidR="00C06371">
        <w:rPr>
          <w:rStyle w:val="CommentReference"/>
        </w:rPr>
        <w:commentReference w:id="10"/>
      </w:r>
      <w:r>
        <w:rPr>
          <w:rFonts w:ascii="Cambria" w:hAnsi="Cambria"/>
        </w:rPr>
        <w:t xml:space="preserve"> to discuss what type of adjustments can improve accuracy</w:t>
      </w:r>
      <w:r w:rsidR="00C06371">
        <w:rPr>
          <w:rFonts w:ascii="Cambria" w:hAnsi="Cambria"/>
        </w:rPr>
        <w:t>.</w:t>
      </w:r>
      <w:r w:rsidR="00457C34">
        <w:rPr>
          <w:rFonts w:ascii="Cambria" w:hAnsi="Cambria"/>
        </w:rPr>
        <w:t xml:space="preserve"> However, there are t</w:t>
      </w:r>
      <w:r w:rsidR="00E83927">
        <w:rPr>
          <w:rFonts w:ascii="Cambria" w:hAnsi="Cambria"/>
        </w:rPr>
        <w:t>wo</w:t>
      </w:r>
      <w:r w:rsidR="00457C34">
        <w:rPr>
          <w:rFonts w:ascii="Cambria" w:hAnsi="Cambria"/>
        </w:rPr>
        <w:t xml:space="preserve"> </w:t>
      </w:r>
      <w:r w:rsidR="00C06371">
        <w:rPr>
          <w:rFonts w:ascii="Cambria" w:hAnsi="Cambria"/>
        </w:rPr>
        <w:t>critical</w:t>
      </w:r>
      <w:r w:rsidR="00457C34">
        <w:rPr>
          <w:rFonts w:ascii="Cambria" w:hAnsi="Cambria"/>
        </w:rPr>
        <w:t xml:space="preserve"> differences between privacy adjust</w:t>
      </w:r>
      <w:r w:rsidR="00E83927">
        <w:rPr>
          <w:rFonts w:ascii="Cambria" w:hAnsi="Cambria"/>
        </w:rPr>
        <w:t>ments</w:t>
      </w:r>
      <w:r w:rsidR="00457C34">
        <w:rPr>
          <w:rFonts w:ascii="Cambria" w:hAnsi="Cambria"/>
        </w:rPr>
        <w:t xml:space="preserve"> and judgmental </w:t>
      </w:r>
      <w:r w:rsidR="00E83927">
        <w:rPr>
          <w:rFonts w:ascii="Cambria" w:hAnsi="Cambria"/>
        </w:rPr>
        <w:t>adjustments</w:t>
      </w:r>
      <w:r w:rsidR="00457C34">
        <w:rPr>
          <w:rFonts w:ascii="Cambria" w:hAnsi="Cambria"/>
        </w:rPr>
        <w:t xml:space="preserve">.  </w:t>
      </w:r>
    </w:p>
    <w:p w14:paraId="0D24707A" w14:textId="77777777" w:rsidR="00E83927" w:rsidRDefault="00E83927" w:rsidP="00E83927">
      <w:pPr>
        <w:rPr>
          <w:rFonts w:ascii="Cambria" w:hAnsi="Cambria"/>
        </w:rPr>
      </w:pPr>
    </w:p>
    <w:p w14:paraId="3D1854DF" w14:textId="638B668A"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single </w:t>
      </w:r>
      <w:r w:rsidR="00F67E6F">
        <w:rPr>
          <w:rFonts w:ascii="Cambria" w:hAnsi="Cambria"/>
        </w:rPr>
        <w:t xml:space="preserve">forecast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BB1654">
        <w:rPr>
          <w:rFonts w:ascii="Cambria" w:hAnsi="Cambria"/>
        </w:rPr>
        <w:t xml:space="preserve"> </w:t>
      </w:r>
      <w:r w:rsidR="00521E57">
        <w:rPr>
          <w:rFonts w:ascii="Cambria" w:hAnsi="Cambria"/>
        </w:rPr>
        <w:t>is</w:t>
      </w:r>
      <w:r w:rsidR="00BB1654">
        <w:rPr>
          <w:rFonts w:ascii="Cambria" w:hAnsi="Cambria"/>
        </w:rPr>
        <w:t xml:space="preserve"> not </w:t>
      </w:r>
      <w:r w:rsidR="0099544C">
        <w:rPr>
          <w:rFonts w:ascii="Cambria" w:hAnsi="Cambria"/>
        </w:rPr>
        <w:t>adjusted</w:t>
      </w:r>
      <w:r w:rsidR="00BB1654">
        <w:rPr>
          <w:rFonts w:ascii="Cambria" w:hAnsi="Cambria"/>
        </w:rPr>
        <w:t xml:space="preserve"> and </w:t>
      </w:r>
      <w:r w:rsidR="00521E57">
        <w:rPr>
          <w:rFonts w:ascii="Cambria" w:hAnsi="Cambria"/>
        </w:rPr>
        <w:t>its</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commentRangeStart w:id="11"/>
      <w:commentRangeStart w:id="12"/>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commentRangeEnd w:id="11"/>
      <w:r w:rsidR="00BB1654">
        <w:rPr>
          <w:rStyle w:val="CommentReference"/>
        </w:rPr>
        <w:commentReference w:id="11"/>
      </w:r>
      <w:commentRangeEnd w:id="12"/>
      <w:r w:rsidR="00CD0958">
        <w:rPr>
          <w:rStyle w:val="CommentReference"/>
        </w:rPr>
        <w:commentReference w:id="12"/>
      </w:r>
      <w:r w:rsidR="00C63442">
        <w:rPr>
          <w:rFonts w:ascii="Cambria" w:hAnsi="Cambria"/>
        </w:rPr>
        <w:t xml:space="preserve">. </w:t>
      </w:r>
      <w:r w:rsidR="004D03E6" w:rsidRPr="00DB3320">
        <w:rPr>
          <w:rFonts w:ascii="Cambria" w:hAnsi="Cambria"/>
        </w:rPr>
        <w:t>Khosrowabadi</w:t>
      </w:r>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 xml:space="preserve">Fildes et al. (2019)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positively associated with the size of accuracy improvements, which can occur when</w:t>
      </w:r>
      <w:r w:rsidR="0055506E">
        <w:rPr>
          <w:rFonts w:ascii="Cambria" w:hAnsi="Cambria"/>
        </w:rPr>
        <w:t xml:space="preserve"> adjusters make</w:t>
      </w:r>
      <w:r w:rsidR="00C63442" w:rsidRPr="00753FD1">
        <w:rPr>
          <w:rFonts w:ascii="Cambria" w:hAnsi="Cambria"/>
        </w:rPr>
        <w:t xml:space="preserve"> large adjustments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03528B" w:rsidRPr="00753FD1">
        <w:rPr>
          <w:rFonts w:ascii="Cambria" w:hAnsi="Cambria"/>
        </w:rPr>
        <w:t xml:space="preserve">The accuracy </w:t>
      </w:r>
      <w:commentRangeStart w:id="13"/>
      <w:r w:rsidR="0003528B" w:rsidRPr="00753FD1">
        <w:rPr>
          <w:rFonts w:ascii="Cambria" w:hAnsi="Cambria"/>
        </w:rPr>
        <w:t xml:space="preserve">improvements are </w:t>
      </w:r>
      <w:r w:rsidR="009F21A1">
        <w:rPr>
          <w:rFonts w:ascii="Cambria" w:hAnsi="Cambria"/>
        </w:rPr>
        <w:t>more significant</w:t>
      </w:r>
      <w:r w:rsidR="0003528B" w:rsidRPr="00753FD1">
        <w:rPr>
          <w:rFonts w:ascii="Cambria" w:hAnsi="Cambria"/>
        </w:rPr>
        <w:t xml:space="preserve"> for</w:t>
      </w:r>
      <w:r w:rsidR="009F21A1">
        <w:rPr>
          <w:rFonts w:ascii="Cambria" w:hAnsi="Cambria"/>
        </w:rPr>
        <w:t xml:space="preserve"> time series with</w:t>
      </w:r>
      <w:r w:rsidR="0003528B" w:rsidRPr="00753FD1">
        <w:rPr>
          <w:rFonts w:ascii="Cambria" w:hAnsi="Cambria"/>
        </w:rPr>
        <w:t xml:space="preserve"> low volatilit</w:t>
      </w:r>
      <w:r w:rsidR="009F21A1">
        <w:rPr>
          <w:rFonts w:ascii="Cambria" w:hAnsi="Cambria"/>
        </w:rPr>
        <w:t>y</w:t>
      </w:r>
      <w:r w:rsidR="0003528B" w:rsidRPr="00753FD1">
        <w:rPr>
          <w:rFonts w:ascii="Cambria" w:hAnsi="Cambria"/>
        </w:rPr>
        <w:t xml:space="preserve"> </w:t>
      </w:r>
      <w:r w:rsidR="009F21A1">
        <w:rPr>
          <w:rFonts w:ascii="Cambria" w:hAnsi="Cambria"/>
        </w:rPr>
        <w:t xml:space="preserve">that </w:t>
      </w:r>
      <w:r w:rsidR="0003528B" w:rsidRPr="00753FD1">
        <w:rPr>
          <w:rFonts w:ascii="Cambria" w:hAnsi="Cambria"/>
        </w:rPr>
        <w:t xml:space="preserve">are easier to forecast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commentRangeEnd w:id="13"/>
      <w:r w:rsidR="00BB1654">
        <w:rPr>
          <w:rStyle w:val="CommentReference"/>
        </w:rPr>
        <w:commentReference w:id="13"/>
      </w:r>
    </w:p>
    <w:p w14:paraId="24358E93" w14:textId="77777777" w:rsidR="00E83927" w:rsidRDefault="00E83927" w:rsidP="00E83927">
      <w:pPr>
        <w:rPr>
          <w:rFonts w:ascii="Cambria" w:hAnsi="Cambria"/>
        </w:rPr>
      </w:pPr>
    </w:p>
    <w:p w14:paraId="7D911E85" w14:textId="33598CF6" w:rsidR="005D1091" w:rsidRDefault="00457C34" w:rsidP="00753FD1">
      <w:pPr>
        <w:rPr>
          <w:rFonts w:ascii="Cambria" w:hAnsi="Cambria"/>
        </w:rPr>
      </w:pPr>
      <w:r>
        <w:rPr>
          <w:rFonts w:ascii="Cambria" w:hAnsi="Cambria"/>
        </w:rPr>
        <w:t xml:space="preserve">Second, </w:t>
      </w:r>
      <w:r w:rsidR="00E83927">
        <w:rPr>
          <w:rFonts w:ascii="Cambria" w:hAnsi="Cambria"/>
        </w:rPr>
        <w:t>the motivation</w:t>
      </w:r>
      <w:r w:rsidR="0041622C">
        <w:rPr>
          <w:rFonts w:ascii="Cambria" w:hAnsi="Cambria"/>
        </w:rPr>
        <w:t>s</w:t>
      </w:r>
      <w:r w:rsidR="00E83927">
        <w:rPr>
          <w:rFonts w:ascii="Cambria" w:hAnsi="Cambria"/>
        </w:rPr>
        <w:t xml:space="preserve"> for </w:t>
      </w:r>
      <w:r>
        <w:rPr>
          <w:rFonts w:ascii="Cambria" w:hAnsi="Cambria"/>
        </w:rPr>
        <w:t>judgmental adjustments</w:t>
      </w:r>
      <w:r w:rsidR="009F21A1">
        <w:rPr>
          <w:rFonts w:ascii="Cambria" w:hAnsi="Cambria"/>
        </w:rPr>
        <w:t xml:space="preserve"> and privacy </w:t>
      </w:r>
      <w:r w:rsidR="00BA7BBC">
        <w:rPr>
          <w:rFonts w:ascii="Cambria" w:hAnsi="Cambria"/>
        </w:rPr>
        <w:t>adjustments</w:t>
      </w:r>
      <w:r w:rsidR="009F21A1">
        <w:rPr>
          <w:rFonts w:ascii="Cambria" w:hAnsi="Cambria"/>
        </w:rPr>
        <w:t xml:space="preserve"> are different. For judgmental adjustments, 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Often, the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to add information with high diagnosticity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r w:rsidR="004D03E6" w:rsidRPr="004D03E6">
        <w:rPr>
          <w:rFonts w:ascii="Cambria" w:hAnsi="Cambria"/>
        </w:rPr>
        <w:t>Khosrowabadi</w:t>
      </w:r>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lastRenderedPageBreak/>
        <w:t>improve privacy</w:t>
      </w:r>
      <w:r w:rsidR="00346487">
        <w:rPr>
          <w:rFonts w:ascii="Cambria" w:hAnsi="Cambria"/>
        </w:rPr>
        <w:t xml:space="preserve"> by slightly ruining the data</w:t>
      </w:r>
      <w:r w:rsidR="009D1A66">
        <w:rPr>
          <w:rFonts w:ascii="Cambria" w:hAnsi="Cambria"/>
        </w:rPr>
        <w:t xml:space="preserve">. The main </w:t>
      </w:r>
      <w:r w:rsidR="00EA3470">
        <w:rPr>
          <w:rFonts w:ascii="Cambria" w:hAnsi="Cambria"/>
        </w:rPr>
        <w:t>assumption that forecast accuracy will not improve</w:t>
      </w:r>
      <w:r w:rsidR="009D1A66">
        <w:rPr>
          <w:rFonts w:ascii="Cambria" w:hAnsi="Cambria"/>
        </w:rPr>
        <w:t xml:space="preserve"> – instead, utility (forecast accuracy) will tradeoff with privacy (cite Duncan R-U curve XXX).</w:t>
      </w:r>
    </w:p>
    <w:p w14:paraId="3A12CDAB" w14:textId="74B904D5" w:rsidR="00753FD1" w:rsidRDefault="00753FD1" w:rsidP="00753FD1">
      <w:pPr>
        <w:rPr>
          <w:rFonts w:ascii="Cambria" w:hAnsi="Cambria"/>
        </w:rPr>
      </w:pPr>
    </w:p>
    <w:p w14:paraId="78FB6233" w14:textId="6D84D744" w:rsidR="00FC439D" w:rsidRPr="00134519" w:rsidRDefault="00FC439D" w:rsidP="00134519">
      <w:pPr>
        <w:pStyle w:val="ListParagraph"/>
        <w:numPr>
          <w:ilvl w:val="1"/>
          <w:numId w:val="1"/>
        </w:numPr>
        <w:rPr>
          <w:rFonts w:ascii="Cambria" w:hAnsi="Cambria"/>
          <w:i/>
          <w:iCs/>
        </w:rPr>
      </w:pPr>
      <w:r>
        <w:rPr>
          <w:rFonts w:ascii="Cambria" w:hAnsi="Cambria"/>
          <w:i/>
          <w:iCs/>
        </w:rPr>
        <w:t xml:space="preserve">Time Series Features </w:t>
      </w:r>
      <w:r w:rsidR="00A42B5E">
        <w:rPr>
          <w:rFonts w:ascii="Cambria" w:hAnsi="Cambria"/>
          <w:i/>
          <w:iCs/>
        </w:rPr>
        <w:t>for</w:t>
      </w:r>
      <w:r>
        <w:rPr>
          <w:rFonts w:ascii="Cambria" w:hAnsi="Cambria"/>
          <w:i/>
          <w:iCs/>
        </w:rPr>
        <w:t xml:space="preserve"> Forecast</w:t>
      </w:r>
      <w:r w:rsidR="00AC7D9B">
        <w:rPr>
          <w:rFonts w:ascii="Cambria" w:hAnsi="Cambria"/>
          <w:i/>
          <w:iCs/>
        </w:rPr>
        <w:t xml:space="preserve"> Accuracy</w:t>
      </w:r>
    </w:p>
    <w:p w14:paraId="7D26833B" w14:textId="77777777" w:rsidR="00FC439D" w:rsidRDefault="00FC439D" w:rsidP="00753FD1">
      <w:pPr>
        <w:rPr>
          <w:rFonts w:ascii="Cambria" w:hAnsi="Cambria"/>
        </w:rPr>
      </w:pPr>
    </w:p>
    <w:p w14:paraId="2F4109E2" w14:textId="3A7F5CBA"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B3125F">
        <w:rPr>
          <w:rFonts w:ascii="Cambria" w:hAnsi="Cambria"/>
        </w:rPr>
        <w:t>a subset of</w:t>
      </w:r>
      <w:r w:rsidR="00453334">
        <w:rPr>
          <w:rFonts w:ascii="Cambria" w:hAnsi="Cambria"/>
        </w:rPr>
        <w:t xml:space="preserve"> </w:t>
      </w:r>
      <w:r w:rsidR="00515518">
        <w:rPr>
          <w:rFonts w:ascii="Cambria" w:hAnsi="Cambria"/>
        </w:rPr>
        <w:t xml:space="preserve">those are </w:t>
      </w:r>
      <w:r w:rsidR="005347EB">
        <w:rPr>
          <w:rFonts w:ascii="Cambria" w:hAnsi="Cambria"/>
        </w:rPr>
        <w:t xml:space="preserve">useful for </w:t>
      </w:r>
      <w:r w:rsidR="001A5146">
        <w:rPr>
          <w:rFonts w:ascii="Cambria" w:hAnsi="Cambria"/>
        </w:rPr>
        <w:t>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commentRangeStart w:id="14"/>
      <w:commentRangeStart w:id="15"/>
      <w:r w:rsidR="00A856BA" w:rsidRPr="00A856BA">
        <w:rPr>
          <w:rFonts w:ascii="Cambria" w:hAnsi="Cambria"/>
        </w:rPr>
        <w:t>interpretable features</w:t>
      </w:r>
      <w:commentRangeEnd w:id="14"/>
      <w:r w:rsidR="00A95C04">
        <w:rPr>
          <w:rStyle w:val="CommentReference"/>
        </w:rPr>
        <w:commentReference w:id="14"/>
      </w:r>
      <w:commentRangeEnd w:id="15"/>
      <w:r w:rsidR="00B658C9">
        <w:rPr>
          <w:rStyle w:val="CommentReference"/>
        </w:rPr>
        <w:commentReference w:id="15"/>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2-11%</w:t>
      </w:r>
      <w:r w:rsidR="00182A20">
        <w:rPr>
          <w:rFonts w:ascii="Cambria" w:hAnsi="Cambria"/>
        </w:rPr>
        <w:t xml:space="preserve">. </w:t>
      </w:r>
      <w:r w:rsidR="005347EB">
        <w:rPr>
          <w:rFonts w:ascii="Cambria" w:hAnsi="Cambria"/>
        </w:rPr>
        <w:t xml:space="preserve"> </w:t>
      </w:r>
      <w:r w:rsidR="006719A1">
        <w:rPr>
          <w:rFonts w:ascii="Cambria" w:hAnsi="Cambria"/>
        </w:rPr>
        <w:t>The</w:t>
      </w:r>
      <w:r w:rsidR="006C42B9">
        <w:rPr>
          <w:rFonts w:ascii="Cambria" w:hAnsi="Cambria"/>
        </w:rPr>
        <w:t xml:space="preserv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w:t>
      </w:r>
      <w:r w:rsidR="00A42B5E">
        <w:rPr>
          <w:rFonts w:ascii="Cambria" w:hAnsi="Cambria"/>
        </w:rPr>
        <w:t>mean absolute scaled error (MASE)</w:t>
      </w:r>
      <w:r w:rsidR="008F2D08">
        <w:rPr>
          <w:rFonts w:ascii="Cambria" w:hAnsi="Cambria"/>
        </w:rPr>
        <w:t xml:space="preserv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kurtosis, 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p>
    <w:p w14:paraId="6D004B52" w14:textId="34C80376" w:rsidR="00D943A2" w:rsidRDefault="00D943A2" w:rsidP="00753FD1">
      <w:pPr>
        <w:rPr>
          <w:rFonts w:ascii="Cambria" w:hAnsi="Cambria"/>
        </w:rPr>
      </w:pPr>
    </w:p>
    <w:p w14:paraId="4C41707B" w14:textId="239B4E6C" w:rsidR="00D943A2" w:rsidRPr="00753FD1" w:rsidRDefault="005347EB" w:rsidP="00D55208">
      <w:pPr>
        <w:rPr>
          <w:rFonts w:ascii="Cambria" w:hAnsi="Cambria"/>
        </w:rPr>
      </w:pPr>
      <w:commentRangeStart w:id="16"/>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6719A1">
        <w:rPr>
          <w:rFonts w:ascii="Cambria" w:hAnsi="Cambria"/>
        </w:rPr>
        <w:t>Qi et al. (2022) found that forecasts using the strength of trend and seasonality for exponential smoothing model selection had lower forecast errors across multiple error metrics than information-based selection methods for the majority of forecast horizons.</w:t>
      </w:r>
      <w:r w:rsidR="00EF7BB9">
        <w:rPr>
          <w:rFonts w:ascii="Cambria" w:hAnsi="Cambria"/>
        </w:rPr>
        <w:t xml:space="preserve"> Talagala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average 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produces lower average MASE on the M, M3, and M4 competition data and selects the best forecasting model approximately 3% more often than the other</w:t>
      </w:r>
      <w:r w:rsidR="007A38D9">
        <w:rPr>
          <w:rFonts w:ascii="Cambria" w:hAnsi="Cambria"/>
        </w:rPr>
        <w:t xml:space="preserve"> selection</w:t>
      </w:r>
      <w:r w:rsidR="0064292C">
        <w:rPr>
          <w:rFonts w:ascii="Cambria" w:hAnsi="Cambria"/>
        </w:rPr>
        <w:t xml:space="preserve"> methods.</w:t>
      </w:r>
      <w:commentRangeEnd w:id="16"/>
      <w:r w:rsidR="007A38D9">
        <w:rPr>
          <w:rStyle w:val="CommentReference"/>
        </w:rPr>
        <w:commentReference w:id="16"/>
      </w:r>
    </w:p>
    <w:p w14:paraId="1C7CAAB0" w14:textId="6961D9C4" w:rsidR="00753FD1" w:rsidRDefault="00753FD1" w:rsidP="00D943A2">
      <w:pPr>
        <w:rPr>
          <w:rFonts w:ascii="Cambria" w:hAnsi="Cambria"/>
        </w:rPr>
      </w:pPr>
    </w:p>
    <w:p w14:paraId="2056887F" w14:textId="5ABA9382" w:rsidR="005A27EC" w:rsidRDefault="005A27EC" w:rsidP="005A27EC">
      <w:pPr>
        <w:rPr>
          <w:rFonts w:ascii="Cambria" w:hAnsi="Cambria"/>
        </w:rPr>
      </w:pPr>
      <w:r>
        <w:rPr>
          <w:rFonts w:ascii="Cambria" w:eastAsiaTheme="minorEastAsia" w:hAnsi="Cambria"/>
        </w:rPr>
        <w:t xml:space="preserve">For feature selection using RRelieff, </w:t>
      </w:r>
      <w:r>
        <w:rPr>
          <w:rFonts w:ascii="Cambria" w:hAnsi="Cambria"/>
        </w:rPr>
        <w:t>Urbanowicz et. al. (2018) explains that there is no straightforward method for choosing the number of features to keep even if RReliefF is applied recursively. Including all of the features with large weights would significantly increase the dimensionality and reduce the efficiency of a swapping process. To address this problem for our k-nTS+ swapping method, a random forest-based recursive feature elimination (RFE) algorithm can be applied to the features selected by RReliefF. Prior work has shown that random forest-based RFE is efficient when applied to sets of highly correlated features (Gregorutti et al. 2017).</w:t>
      </w:r>
    </w:p>
    <w:p w14:paraId="69EC1109" w14:textId="77777777" w:rsidR="005A27EC" w:rsidRDefault="005A27EC" w:rsidP="00D943A2">
      <w:pPr>
        <w:rPr>
          <w:rFonts w:ascii="Cambria" w:hAnsi="Cambria"/>
        </w:rPr>
      </w:pPr>
    </w:p>
    <w:p w14:paraId="3D707468" w14:textId="77777777" w:rsidR="00E96EA4" w:rsidRPr="00753FD1" w:rsidRDefault="00E96EA4" w:rsidP="00753FD1">
      <w:pPr>
        <w:rPr>
          <w:rFonts w:ascii="Cambria" w:hAnsi="Cambria"/>
        </w:rPr>
      </w:pPr>
    </w:p>
    <w:p w14:paraId="5907875B" w14:textId="39217D5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(nTS) Swapping Method</w:t>
      </w:r>
    </w:p>
    <w:p w14:paraId="10E08700" w14:textId="77777777" w:rsidR="001546D0" w:rsidRDefault="001546D0" w:rsidP="001546D0">
      <w:pPr>
        <w:rPr>
          <w:rFonts w:ascii="Cambria" w:hAnsi="Cambria"/>
          <w:b/>
          <w:bCs/>
        </w:rPr>
      </w:pPr>
    </w:p>
    <w:p w14:paraId="449E47D0" w14:textId="1915B304" w:rsidR="0082387F" w:rsidRDefault="00E24122" w:rsidP="001546D0">
      <w:pPr>
        <w:rPr>
          <w:rFonts w:ascii="Cambria" w:hAnsi="Cambria"/>
        </w:rPr>
      </w:pPr>
      <w:r w:rsidRPr="00E24122">
        <w:rPr>
          <w:rFonts w:ascii="Cambria" w:hAnsi="Cambria"/>
        </w:rPr>
        <w:t>Let</w:t>
      </w:r>
      <w:r>
        <w:rPr>
          <w:rFonts w:ascii="Cambria" w:hAnsi="Cambria"/>
        </w:rPr>
        <w:t xml:space="preserve"> </w:t>
      </w:r>
      <m:oMath>
        <m:r>
          <m:rPr>
            <m:scr m:val="double-struck"/>
          </m:rP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E24122">
        <w:rPr>
          <w:rFonts w:ascii="Cambria" w:hAnsi="Cambria"/>
        </w:rPr>
        <w:t>be a set of time series data (</w:t>
      </w:r>
      <w:r w:rsidRPr="00E24122">
        <w:rPr>
          <w:rFonts w:ascii="Cambria" w:hAnsi="Cambria"/>
          <w:i/>
          <w:iCs/>
        </w:rPr>
        <w:t>n</w:t>
      </w:r>
      <w:r w:rsidRPr="00E24122">
        <w:rPr>
          <w:rFonts w:ascii="Cambria" w:hAnsi="Cambria"/>
        </w:rPr>
        <w:t xml:space="preserve">-vectors). Using </w:t>
      </w:r>
      <w:r w:rsidR="00380643">
        <w:rPr>
          <w:rFonts w:ascii="Cambria" w:hAnsi="Cambria"/>
        </w:rPr>
        <w:t>baseline</w:t>
      </w:r>
      <w:r w:rsidRPr="00E24122">
        <w:rPr>
          <w:rFonts w:ascii="Cambria" w:hAnsi="Cambria"/>
        </w:rPr>
        <w:t xml:space="preserve"> privacy</w:t>
      </w:r>
      <w:r w:rsidR="001F10EC">
        <w:rPr>
          <w:rFonts w:ascii="Cambria" w:hAnsi="Cambria"/>
        </w:rPr>
        <w:t xml:space="preserve"> </w:t>
      </w:r>
      <w:r w:rsidRPr="00E24122">
        <w:rPr>
          <w:rFonts w:ascii="Cambria" w:hAnsi="Cambria"/>
        </w:rPr>
        <w:t>methods</w:t>
      </w:r>
      <w:r>
        <w:rPr>
          <w:rFonts w:ascii="Cambria" w:hAnsi="Cambria"/>
        </w:rPr>
        <w:t xml:space="preserve"> such as differential privacy</w:t>
      </w:r>
      <w:r w:rsidRPr="00E24122">
        <w:rPr>
          <w:rFonts w:ascii="Cambria" w:hAnsi="Cambria"/>
        </w:rPr>
        <w:t xml:space="preserve">, a </w:t>
      </w:r>
      <w:r w:rsidR="00380643">
        <w:rPr>
          <w:rFonts w:ascii="Cambria" w:hAnsi="Cambria"/>
        </w:rPr>
        <w:t>data owner</w:t>
      </w:r>
      <w:r w:rsidRPr="00E24122">
        <w:rPr>
          <w:rFonts w:ascii="Cambria" w:hAnsi="Cambria"/>
        </w:rPr>
        <w:t xml:space="preserve"> releases protected data</w:t>
      </w:r>
      <w:r w:rsidR="007615BF">
        <w:rPr>
          <w:rFonts w:ascii="Cambria" w:hAnsi="Cambria"/>
        </w:rPr>
        <w:t xml:space="preserve"> point</w:t>
      </w:r>
      <w:r>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Pr>
          <w:rFonts w:ascii="Cambria" w:eastAsiaTheme="minorEastAsia" w:hAnsi="Cambria"/>
        </w:rPr>
        <w:t xml:space="preserve"> </w:t>
      </w:r>
      <w:r w:rsidRPr="00E24122">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Cambria" w:eastAsiaTheme="minorEastAsia" w:hAnsi="Cambria"/>
        </w:rPr>
        <w:t xml:space="preserve"> </w:t>
      </w:r>
      <w:r w:rsidRPr="00E24122">
        <w:rPr>
          <w:rFonts w:ascii="Cambria" w:hAnsi="Cambria"/>
        </w:rPr>
        <w:t xml:space="preserve">based on </w:t>
      </w:r>
      <w:r w:rsidRPr="00E24122">
        <w:rPr>
          <w:rFonts w:ascii="Cambria" w:hAnsi="Cambria"/>
        </w:rPr>
        <w:lastRenderedPageBreak/>
        <w:t xml:space="preserve">the </w:t>
      </w:r>
      <w:r w:rsidR="002F0067">
        <w:rPr>
          <w:rFonts w:ascii="Cambria" w:hAnsi="Cambria"/>
        </w:rPr>
        <w:t>original</w:t>
      </w:r>
      <w:r w:rsidRPr="00E24122">
        <w:rPr>
          <w:rFonts w:ascii="Cambria" w:hAnsi="Cambria"/>
        </w:rPr>
        <w:t xml:space="preserve"> values</w:t>
      </w:r>
      <w:r>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Pr>
          <w:rFonts w:ascii="Cambria" w:eastAsiaTheme="minorEastAsia" w:hAnsi="Cambria"/>
        </w:rPr>
        <w:t xml:space="preserve"> </w:t>
      </w:r>
      <w:r w:rsidR="007615BF">
        <w:rPr>
          <w:rFonts w:ascii="Cambria" w:hAnsi="Cambria"/>
        </w:rPr>
        <w:t xml:space="preserve">at </w:t>
      </w:r>
      <w:r w:rsidRPr="00E24122">
        <w:rPr>
          <w:rFonts w:ascii="Cambria" w:hAnsi="Cambria"/>
        </w:rPr>
        <w:t>time</w:t>
      </w:r>
      <w:r>
        <w:rPr>
          <w:rFonts w:ascii="Cambria" w:hAnsi="Cambria"/>
        </w:rPr>
        <w:t xml:space="preserve"> </w:t>
      </w:r>
      <m:oMath>
        <m:r>
          <w:rPr>
            <w:rFonts w:ascii="Cambria Math" w:hAnsi="Cambria Math"/>
          </w:rPr>
          <m:t>t</m:t>
        </m:r>
      </m:oMath>
      <w:r w:rsidR="007615BF">
        <w:rPr>
          <w:rFonts w:ascii="Cambria" w:eastAsiaTheme="minorEastAsia" w:hAnsi="Cambria"/>
        </w:rPr>
        <w:t xml:space="preserve"> and before</w:t>
      </w:r>
      <w:r w:rsidRPr="00E24122">
        <w:rPr>
          <w:rFonts w:ascii="Cambria" w:hAnsi="Cambria"/>
        </w:rPr>
        <w:t xml:space="preserve">. </w:t>
      </w:r>
      <w:r w:rsidR="00380643">
        <w:rPr>
          <w:rFonts w:ascii="Cambria" w:hAnsi="Cambria"/>
        </w:rPr>
        <w:t>Baseline</w:t>
      </w:r>
      <w:r w:rsidR="00201959">
        <w:rPr>
          <w:rFonts w:ascii="Cambria" w:hAnsi="Cambria"/>
        </w:rPr>
        <w:t xml:space="preserve"> methods </w:t>
      </w:r>
      <w:r w:rsidRPr="00E24122">
        <w:rPr>
          <w:rFonts w:ascii="Cambria" w:hAnsi="Cambria"/>
        </w:rPr>
        <w:t>choose protected values based on predefined rules</w:t>
      </w:r>
      <w:r w:rsidR="00201959">
        <w:rPr>
          <w:rFonts w:ascii="Cambria" w:hAnsi="Cambria"/>
        </w:rPr>
        <w:t xml:space="preserve">, </w:t>
      </w:r>
      <w:r w:rsidRPr="00E24122">
        <w:rPr>
          <w:rFonts w:ascii="Cambria" w:hAnsi="Cambria"/>
        </w:rPr>
        <w:t>not changes in forecast accuracy.</w:t>
      </w:r>
      <w:r w:rsidR="00CE7A07">
        <w:rPr>
          <w:rFonts w:ascii="Cambria" w:hAnsi="Cambria"/>
        </w:rPr>
        <w:t xml:space="preserve"> T</w:t>
      </w:r>
      <w:r w:rsidRPr="00E24122">
        <w:rPr>
          <w:rFonts w:ascii="Cambria" w:hAnsi="Cambria"/>
        </w:rPr>
        <w:t>he goal</w:t>
      </w:r>
      <w:r w:rsidR="001F10EC">
        <w:rPr>
          <w:rFonts w:ascii="Cambria" w:hAnsi="Cambria"/>
        </w:rPr>
        <w:t xml:space="preserve"> </w:t>
      </w:r>
      <w:r w:rsidRPr="00E24122">
        <w:rPr>
          <w:rFonts w:ascii="Cambria" w:hAnsi="Cambria"/>
        </w:rPr>
        <w:t xml:space="preserve">of the </w:t>
      </w:r>
      <w:r w:rsidR="00380643">
        <w:rPr>
          <w:rFonts w:ascii="Cambria" w:hAnsi="Cambria"/>
        </w:rPr>
        <w:t>data owner</w:t>
      </w:r>
      <w:r w:rsidRPr="00E24122">
        <w:rPr>
          <w:rFonts w:ascii="Cambria" w:hAnsi="Cambria"/>
        </w:rPr>
        <w:t xml:space="preserve"> should be to change</w:t>
      </w:r>
      <w:r w:rsidR="00DC3ACF">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 xml:space="preserve">to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with minimal reductions</w:t>
      </w:r>
      <w:r w:rsidR="00DC3ACF">
        <w:rPr>
          <w:rFonts w:ascii="Cambria" w:hAnsi="Cambria"/>
        </w:rPr>
        <w:t xml:space="preserve"> </w:t>
      </w:r>
      <w:r w:rsidRPr="00E24122">
        <w:rPr>
          <w:rFonts w:ascii="Cambria" w:hAnsi="Cambria"/>
        </w:rPr>
        <w:t>in forecast accuracy</w:t>
      </w:r>
      <w:r w:rsidR="001F10EC">
        <w:rPr>
          <w:rFonts w:ascii="Cambria" w:hAnsi="Cambria"/>
        </w:rPr>
        <w:t xml:space="preserve"> </w:t>
      </w:r>
      <w:r w:rsidRPr="00E24122">
        <w:rPr>
          <w:rFonts w:ascii="Cambria" w:hAnsi="Cambria"/>
        </w:rPr>
        <w:t xml:space="preserve">while increasing privacy to an acceptable </w:t>
      </w:r>
      <w:r w:rsidR="00DC3ACF">
        <w:rPr>
          <w:rFonts w:ascii="Cambria" w:hAnsi="Cambria"/>
        </w:rPr>
        <w:t>level</w:t>
      </w:r>
      <w:r w:rsidRPr="00E24122">
        <w:rPr>
          <w:rFonts w:ascii="Cambria" w:hAnsi="Cambria"/>
        </w:rPr>
        <w:t>.</w:t>
      </w:r>
      <w:r w:rsidR="00DC3ACF">
        <w:rPr>
          <w:rFonts w:ascii="Cambria" w:hAnsi="Cambria"/>
        </w:rPr>
        <w:t xml:space="preserve"> </w:t>
      </w:r>
    </w:p>
    <w:p w14:paraId="2C55A37B" w14:textId="77777777" w:rsidR="0082387F" w:rsidRDefault="0082387F" w:rsidP="001546D0">
      <w:pPr>
        <w:rPr>
          <w:rFonts w:ascii="Cambria" w:hAnsi="Cambria"/>
        </w:rPr>
      </w:pPr>
    </w:p>
    <w:p w14:paraId="77C7FADF" w14:textId="2F615BA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k-nTS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 xml:space="preserve">-nTS 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from </w:t>
      </w:r>
      <w:r w:rsidR="00592506">
        <w:rPr>
          <w:rFonts w:ascii="Cambria" w:hAnsi="Cambria"/>
        </w:rPr>
        <w:t xml:space="preserve">period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75C21AA8" w14:textId="77777777" w:rsidR="00380643"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 xml:space="preserve">-nTS 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from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DF214F">
        <w:rPr>
          <w:rFonts w:ascii="Cambria" w:eastAsiaTheme="minorEastAsia" w:hAnsi="Cambria"/>
        </w:rPr>
        <w:t xml:space="preserve"> to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e>
            </m:d>
          </m:e>
          <m:sup>
            <m:r>
              <w:rPr>
                <w:rFonts w:ascii="Cambria Math" w:hAnsi="Cambria Math"/>
              </w:rPr>
              <m:t>T</m:t>
            </m:r>
          </m:sup>
        </m:sSup>
      </m:oMath>
      <w:r w:rsidRPr="00FA68DC">
        <w:rPr>
          <w:rFonts w:ascii="Cambria" w:hAnsi="Cambria"/>
        </w:rPr>
        <w:t xml:space="preserve">, respectively. </w:t>
      </w:r>
    </w:p>
    <w:p w14:paraId="4C31C76C" w14:textId="77777777" w:rsidR="00380643" w:rsidRDefault="00380643" w:rsidP="00FA68DC">
      <w:pPr>
        <w:shd w:val="clear" w:color="auto" w:fill="FFFFFF"/>
        <w:rPr>
          <w:rFonts w:ascii="Cambria" w:hAnsi="Cambria"/>
        </w:rPr>
      </w:pPr>
    </w:p>
    <w:p w14:paraId="2F1511B4" w14:textId="3285A5AE" w:rsidR="00FA68DC" w:rsidRDefault="00FA68DC" w:rsidP="00FA68DC">
      <w:pPr>
        <w:shd w:val="clear" w:color="auto" w:fill="FFFFFF"/>
        <w:rPr>
          <w:rFonts w:ascii="Cambria" w:hAnsi="Cambria"/>
        </w:rPr>
      </w:pP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Pr="00FA68DC">
        <w:rPr>
          <w:rFonts w:ascii="Cambria" w:hAnsi="Cambria"/>
        </w:rPr>
        <w:br/>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Pr="00FA68DC">
        <w:rPr>
          <w:rFonts w:ascii="Cambria" w:hAnsi="Cambria"/>
        </w:rPr>
        <w:t>.</w:t>
      </w:r>
      <w:r w:rsidR="00B209CA">
        <w:rPr>
          <w:rFonts w:ascii="Cambria" w:hAnsi="Cambria"/>
        </w:rPr>
        <w:t xml:space="preserve"> Li et al. (2022) also compute time series features over rolling, fixed-length windows.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7F95C226" w:rsidR="00E35845" w:rsidRDefault="00DF214F" w:rsidP="00FA68DC">
      <w:pPr>
        <w:shd w:val="clear" w:color="auto" w:fill="FFFFFF"/>
        <w:rPr>
          <w:rFonts w:ascii="Cambr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commentRangeStart w:id="17"/>
      <w:r w:rsidR="00E158B5">
        <w:rPr>
          <w:rFonts w:ascii="Cambria" w:hAnsi="Cambria"/>
        </w:rPr>
        <w:t>from</w:t>
      </w:r>
      <w:commentRangeEnd w:id="17"/>
      <w:r w:rsidR="00984D3F">
        <w:rPr>
          <w:rStyle w:val="CommentReference"/>
        </w:rPr>
        <w:commentReference w:id="17"/>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i.e.,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3"/>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861BED0"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BE7AC7">
        <w:rPr>
          <w:rFonts w:ascii="Cambria" w:eastAsiaTheme="minorEastAsia" w:hAnsi="Cambria"/>
        </w:rPr>
        <w:t xml:space="preserve">. 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r w:rsidR="00BE7AC7">
        <w:rPr>
          <w:rFonts w:ascii="Cambria" w:eastAsiaTheme="minorEastAsia" w:hAnsi="Cambria"/>
          <w:i/>
          <w:iCs/>
        </w:rPr>
        <w:t>i</w:t>
      </w:r>
      <w:r w:rsidR="00BE7AC7">
        <w:rPr>
          <w:rFonts w:ascii="Cambria" w:eastAsiaTheme="minorEastAsia" w:hAnsi="Cambria"/>
        </w:rPr>
        <w:t xml:space="preserve">th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6327A77E" w:rsidR="007F5D3E" w:rsidRDefault="009E7D1F" w:rsidP="00FA68DC">
      <w:pPr>
        <w:shd w:val="clear" w:color="auto" w:fill="FFFFFF"/>
        <w:rPr>
          <w:rFonts w:ascii="Cambria" w:eastAsiaTheme="minorEastAsia" w:hAnsi="Cambria"/>
        </w:rPr>
      </w:pPr>
      <w:r>
        <w:rPr>
          <w:rFonts w:ascii="Cambria" w:eastAsiaTheme="minorEastAsia" w:hAnsi="Cambria"/>
        </w:rPr>
        <w:lastRenderedPageBreak/>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r>
        <w:rPr>
          <w:rFonts w:ascii="Cambria" w:eastAsiaTheme="minorEastAsia" w:hAnsi="Cambria"/>
          <w:i/>
          <w:iCs/>
        </w:rPr>
        <w:t>i, j</w:t>
      </w:r>
      <w:r w:rsidRPr="009E7D1F">
        <w:rPr>
          <w:rFonts w:ascii="Cambria" w:eastAsiaTheme="minorEastAsia" w:hAnsi="Cambria"/>
        </w:rPr>
        <w:t xml:space="preserve">)th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(i.e.,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1A5B5937" w:rsidR="003B7D44" w:rsidRDefault="003B7D44" w:rsidP="00FA68DC">
      <w:pPr>
        <w:shd w:val="clear" w:color="auto" w:fill="FFFFFF"/>
        <w:rPr>
          <w:rFonts w:ascii="Cambria" w:eastAsiaTheme="minorEastAsia" w:hAnsi="Cambria"/>
        </w:rPr>
      </w:pPr>
    </w:p>
    <w:p w14:paraId="76B8EB60" w14:textId="22FD6173" w:rsidR="003B7D44" w:rsidRPr="003B7D44" w:rsidRDefault="003B7D44"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66563BAD">
            <wp:simplePos x="0" y="0"/>
            <wp:positionH relativeFrom="margin">
              <wp:posOffset>330467</wp:posOffset>
            </wp:positionH>
            <wp:positionV relativeFrom="paragraph">
              <wp:posOffset>5883</wp:posOffset>
            </wp:positionV>
            <wp:extent cx="3105752" cy="784744"/>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48368" t="46623" r="9667" b="34520"/>
                    <a:stretch/>
                  </pic:blipFill>
                  <pic:spPr bwMode="auto">
                    <a:xfrm>
                      <a:off x="0" y="0"/>
                      <a:ext cx="3121688" cy="7887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569678FC" w:rsidR="00855562" w:rsidRDefault="007A0F62" w:rsidP="00FA68DC">
      <w:pPr>
        <w:shd w:val="clear" w:color="auto" w:fill="FFFFFF"/>
        <w:rPr>
          <w:rFonts w:ascii="Cambria" w:eastAsiaTheme="minorEastAsia" w:hAnsi="Cambria"/>
        </w:rPr>
      </w:pPr>
      <w:r>
        <w:rPr>
          <w:noProof/>
        </w:rPr>
        <w:drawing>
          <wp:anchor distT="0" distB="0" distL="114300" distR="114300" simplePos="0" relativeHeight="251703296" behindDoc="0" locked="0" layoutInCell="1" allowOverlap="1" wp14:anchorId="28461165" wp14:editId="65AC2F04">
            <wp:simplePos x="0" y="0"/>
            <wp:positionH relativeFrom="margin">
              <wp:align>right</wp:align>
            </wp:positionH>
            <wp:positionV relativeFrom="paragraph">
              <wp:posOffset>6812</wp:posOffset>
            </wp:positionV>
            <wp:extent cx="5936615" cy="218249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688" t="31708" r="6753" b="37198"/>
                    <a:stretch/>
                  </pic:blipFill>
                  <pic:spPr bwMode="auto">
                    <a:xfrm>
                      <a:off x="0" y="0"/>
                      <a:ext cx="593661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1B6E9" w14:textId="5E120596" w:rsidR="00855562" w:rsidRDefault="00855562" w:rsidP="00FA68DC">
      <w:pPr>
        <w:shd w:val="clear" w:color="auto" w:fill="FFFFFF"/>
        <w:rPr>
          <w:rFonts w:ascii="Cambria" w:eastAsiaTheme="minorEastAsia" w:hAnsi="Cambria"/>
        </w:rPr>
      </w:pPr>
    </w:p>
    <w:p w14:paraId="799CEB56" w14:textId="11562AEA" w:rsidR="00855562" w:rsidRDefault="00855562" w:rsidP="00FA68DC">
      <w:pPr>
        <w:shd w:val="clear" w:color="auto" w:fill="FFFFFF"/>
        <w:rPr>
          <w:rFonts w:ascii="Cambria" w:eastAsiaTheme="minorEastAsia" w:hAnsi="Cambria"/>
        </w:rPr>
      </w:pPr>
    </w:p>
    <w:p w14:paraId="75BFC306" w14:textId="30A51529" w:rsidR="00855562" w:rsidRDefault="00855562" w:rsidP="00FA68DC">
      <w:pPr>
        <w:shd w:val="clear" w:color="auto" w:fill="FFFFFF"/>
        <w:rPr>
          <w:rFonts w:ascii="Cambria" w:eastAsiaTheme="minorEastAsia" w:hAnsi="Cambria"/>
        </w:rPr>
      </w:pPr>
    </w:p>
    <w:p w14:paraId="0085E4F0" w14:textId="61F6DD59" w:rsidR="00855562" w:rsidRDefault="00855562" w:rsidP="00FA68DC">
      <w:pPr>
        <w:shd w:val="clear" w:color="auto" w:fill="FFFFFF"/>
        <w:rPr>
          <w:rFonts w:ascii="Cambria" w:eastAsiaTheme="minorEastAsia" w:hAnsi="Cambria"/>
        </w:rPr>
      </w:pPr>
    </w:p>
    <w:p w14:paraId="15A918BC" w14:textId="0AB119B5" w:rsidR="00855562" w:rsidRDefault="00855562" w:rsidP="00FA68DC">
      <w:pPr>
        <w:shd w:val="clear" w:color="auto" w:fill="FFFFFF"/>
        <w:rPr>
          <w:rFonts w:ascii="Cambria" w:eastAsiaTheme="minorEastAsia" w:hAnsi="Cambria"/>
        </w:rPr>
      </w:pPr>
    </w:p>
    <w:p w14:paraId="494797CC" w14:textId="0ED94E42" w:rsidR="00855562" w:rsidRDefault="00855562" w:rsidP="00FA68DC">
      <w:pPr>
        <w:shd w:val="clear" w:color="auto" w:fill="FFFFFF"/>
        <w:rPr>
          <w:rFonts w:ascii="Cambria" w:eastAsiaTheme="minorEastAsia" w:hAnsi="Cambria"/>
        </w:rPr>
      </w:pPr>
    </w:p>
    <w:p w14:paraId="748F4C5F" w14:textId="77777777" w:rsidR="00276F5E" w:rsidRDefault="00276F5E" w:rsidP="00FA68DC">
      <w:pPr>
        <w:shd w:val="clear" w:color="auto" w:fill="FFFFFF"/>
        <w:rPr>
          <w:noProof/>
        </w:rPr>
      </w:pPr>
    </w:p>
    <w:p w14:paraId="792C129A" w14:textId="00FBE6B0" w:rsidR="00855562" w:rsidRDefault="00855562" w:rsidP="00FA68DC">
      <w:pPr>
        <w:shd w:val="clear" w:color="auto" w:fill="FFFFFF"/>
        <w:rPr>
          <w:rFonts w:ascii="Cambria" w:eastAsiaTheme="minorEastAsia" w:hAnsi="Cambria"/>
        </w:rPr>
      </w:pPr>
    </w:p>
    <w:p w14:paraId="6C0CF4EE" w14:textId="6656564D" w:rsidR="00855562" w:rsidRDefault="00855562" w:rsidP="00FA68DC">
      <w:pPr>
        <w:shd w:val="clear" w:color="auto" w:fill="FFFFFF"/>
        <w:rPr>
          <w:rFonts w:ascii="Cambria" w:eastAsiaTheme="minorEastAsia" w:hAnsi="Cambria"/>
        </w:rPr>
      </w:pPr>
    </w:p>
    <w:p w14:paraId="2534DA8B" w14:textId="3C09ECD3" w:rsidR="00855562" w:rsidRDefault="00855562" w:rsidP="00FA68DC">
      <w:pPr>
        <w:shd w:val="clear" w:color="auto" w:fill="FFFFFF"/>
        <w:rPr>
          <w:rFonts w:ascii="Cambria" w:eastAsiaTheme="minorEastAsia" w:hAnsi="Cambria"/>
        </w:rPr>
      </w:pPr>
    </w:p>
    <w:p w14:paraId="63CF1E63" w14:textId="09254640" w:rsidR="00855562" w:rsidRDefault="00855562" w:rsidP="00FA68DC">
      <w:pPr>
        <w:shd w:val="clear" w:color="auto" w:fill="FFFFFF"/>
        <w:rPr>
          <w:rFonts w:ascii="Cambria" w:eastAsiaTheme="minorEastAsia" w:hAnsi="Cambria"/>
        </w:rPr>
      </w:pPr>
    </w:p>
    <w:p w14:paraId="7604ADB5" w14:textId="2C88FC41" w:rsidR="00855562" w:rsidRDefault="00855562" w:rsidP="00FA68DC">
      <w:pPr>
        <w:shd w:val="clear" w:color="auto" w:fill="FFFFFF"/>
        <w:rPr>
          <w:rFonts w:ascii="Cambria" w:eastAsiaTheme="minorEastAsia" w:hAnsi="Cambria"/>
        </w:rPr>
      </w:pPr>
    </w:p>
    <w:p w14:paraId="4BE2D94F" w14:textId="1232B4C2" w:rsidR="00855562" w:rsidRDefault="00855562" w:rsidP="00FA68DC">
      <w:pPr>
        <w:shd w:val="clear" w:color="auto" w:fill="FFFFFF"/>
        <w:rPr>
          <w:rFonts w:ascii="Cambria" w:eastAsiaTheme="minorEastAsia" w:hAnsi="Cambria"/>
        </w:rPr>
      </w:pPr>
    </w:p>
    <w:p w14:paraId="3E4D36FE" w14:textId="77777777" w:rsidR="000E5A3D" w:rsidRDefault="000E5A3D" w:rsidP="00FA68DC">
      <w:pPr>
        <w:shd w:val="clear" w:color="auto" w:fill="FFFFFF"/>
        <w:rPr>
          <w:rFonts w:ascii="Cambria" w:eastAsiaTheme="minorEastAsia" w:hAnsi="Cambria"/>
        </w:rPr>
      </w:pPr>
    </w:p>
    <w:p w14:paraId="79DB15A2" w14:textId="4247DAF0" w:rsidR="003B7D44"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63FF9F33" w14:textId="14CF545A" w:rsidR="00FB56E1" w:rsidRPr="00E158B5"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4"/>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7C2612">
        <w:rPr>
          <w:rFonts w:ascii="Cambria" w:eastAsiaTheme="minorEastAsia" w:hAnsi="Cambria"/>
        </w:rPr>
        <w:t xml:space="preserve"> 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r w:rsidR="007C2612">
        <w:rPr>
          <w:rFonts w:ascii="Cambria" w:eastAsiaTheme="minorEastAsia" w:hAnsi="Cambria"/>
          <w:i/>
          <w:iCs/>
        </w:rPr>
        <w:t>j</w:t>
      </w:r>
      <w:r w:rsidR="007C2612">
        <w:rPr>
          <w:rFonts w:ascii="Cambria" w:eastAsiaTheme="minorEastAsia" w:hAnsi="Cambria"/>
        </w:rPr>
        <w:t xml:space="preserve">th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have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10ED31A4" w14:textId="4C4CC779" w:rsidR="007C2612"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When</w:t>
      </w:r>
      <w:r w:rsidR="00B847E4">
        <w:rPr>
          <w:rFonts w:ascii="Cambria" w:eastAsiaTheme="minorEastAsia" w:hAnsi="Cambria"/>
        </w:rPr>
        <w:t xml:space="preserve"> </w:t>
      </w:r>
      <m:oMath>
        <m:r>
          <w:rPr>
            <w:rFonts w:ascii="Cambria Math" w:eastAsiaTheme="minorEastAsia" w:hAnsi="Cambria Math"/>
          </w:rPr>
          <m:t>k = J-1</m:t>
        </m:r>
      </m:oMath>
      <w:r w:rsidRPr="00C91FC2">
        <w:rPr>
          <w:rFonts w:ascii="Cambria" w:eastAsiaTheme="minorEastAsia" w:hAnsi="Cambria"/>
        </w:rPr>
        <w:t>, swapping is</w:t>
      </w:r>
      <w:r w:rsidR="00B847E4">
        <w:rPr>
          <w:rFonts w:ascii="Cambria" w:eastAsiaTheme="minorEastAsia" w:hAnsi="Cambria"/>
        </w:rPr>
        <w:t xml:space="preserve"> </w:t>
      </w:r>
      <w:r w:rsidR="00E158B5">
        <w:rPr>
          <w:rFonts w:ascii="Cambria" w:eastAsiaTheme="minorEastAsia" w:hAnsi="Cambria"/>
        </w:rPr>
        <w:t>performed</w:t>
      </w:r>
      <w:r w:rsidRPr="00C91FC2">
        <w:rPr>
          <w:rFonts w:ascii="Cambria" w:eastAsiaTheme="minorEastAsia" w:hAnsi="Cambria"/>
        </w:rPr>
        <w:t xml:space="preserve"> by rearranging the components in the last row of </w:t>
      </w:r>
      <w:r w:rsidR="00E158B5">
        <w:rPr>
          <w:rFonts w:ascii="Cambria" w:eastAsiaTheme="minorEastAsia" w:hAnsi="Cambria"/>
        </w:rPr>
        <w:t xml:space="preserve">the </w:t>
      </w:r>
      <w:r w:rsidRPr="00C91FC2">
        <w:rPr>
          <w:rFonts w:ascii="Cambria" w:eastAsiaTheme="minorEastAsia" w:hAnsi="Cambria"/>
        </w:rPr>
        <w:t>matrix</w:t>
      </w:r>
      <w:r w:rsidR="00B847E4">
        <w:rPr>
          <w:rFonts w:ascii="Cambria" w:eastAsiaTheme="minorEastAsia" w:hAnsi="Cambria"/>
        </w:rPr>
        <w:t xml:space="preserve"> </w:t>
      </w:r>
      <m:oMath>
        <m:r>
          <w:rPr>
            <w:rFonts w:ascii="Cambria Math" w:eastAsiaTheme="minorEastAsia" w:hAnsi="Cambria Math"/>
          </w:rPr>
          <m:t>X</m:t>
        </m:r>
      </m:oMath>
      <w:r w:rsidRPr="00C91FC2">
        <w:rPr>
          <w:rFonts w:ascii="Cambria" w:eastAsiaTheme="minorEastAsia" w:hAnsi="Cambria"/>
        </w:rPr>
        <w:t>. Let the</w:t>
      </w:r>
      <w:r w:rsidR="00B847E4">
        <w:rPr>
          <w:rFonts w:ascii="Cambria" w:eastAsiaTheme="minorEastAsia" w:hAnsi="Cambria"/>
        </w:rPr>
        <w:t xml:space="preserve"> </w:t>
      </w:r>
      <w:r w:rsidR="00B847E4">
        <w:rPr>
          <w:rFonts w:ascii="Cambria" w:eastAsiaTheme="minorEastAsia" w:hAnsi="Cambria"/>
          <w:i/>
          <w:iCs/>
        </w:rPr>
        <w:t>i</w:t>
      </w:r>
      <w:r w:rsidR="00B847E4">
        <w:rPr>
          <w:rFonts w:ascii="Cambria" w:eastAsiaTheme="minorEastAsia" w:hAnsi="Cambria"/>
        </w:rPr>
        <w:t>th</w:t>
      </w:r>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e>
            </m:d>
          </m:e>
          <m:sup>
            <m:r>
              <w:rPr>
                <w:rFonts w:ascii="Cambria Math" w:eastAsiaTheme="minorEastAsia" w:hAnsi="Cambria Math"/>
              </w:rPr>
              <m:t>T</m:t>
            </m:r>
          </m:sup>
        </m:sSup>
      </m:oMath>
      <w:r w:rsidR="00836CA1">
        <w:rPr>
          <w:rFonts w:ascii="Cambria" w:eastAsiaTheme="minorEastAsia" w:hAnsi="Cambria"/>
        </w:rPr>
        <w:t xml:space="preserve"> </w:t>
      </w:r>
      <w:r w:rsidRPr="00C91FC2">
        <w:rPr>
          <w:rFonts w:ascii="Cambria" w:eastAsiaTheme="minorEastAsia" w:hAnsi="Cambria"/>
        </w:rPr>
        <w:t xml:space="preserve">where </w:t>
      </w:r>
      <w:r w:rsidR="00836CA1">
        <w:rPr>
          <w:rFonts w:ascii="Cambria" w:eastAsiaTheme="minorEastAsia" w:hAnsi="Cambria"/>
          <w:i/>
          <w:iCs/>
        </w:rPr>
        <w:t>n</w:t>
      </w:r>
      <w:r w:rsidRPr="00C91FC2">
        <w:rPr>
          <w:rFonts w:ascii="Cambria" w:eastAsiaTheme="minorEastAsia" w:hAnsi="Cambria"/>
        </w:rPr>
        <w:t xml:space="preserve"> is the length of the rolling window</w:t>
      </w:r>
      <w:r w:rsidR="00836CA1">
        <w:rPr>
          <w:rFonts w:ascii="Cambria" w:eastAsiaTheme="minorEastAsia" w:hAnsi="Cambria"/>
        </w:rPr>
        <w:t xml:space="preserve"> </w:t>
      </w:r>
      <w:r w:rsidRPr="00C91FC2">
        <w:rPr>
          <w:rFonts w:ascii="Cambria" w:eastAsiaTheme="minorEastAsia" w:hAnsi="Cambria"/>
        </w:rPr>
        <w:t>of past data.</w:t>
      </w:r>
      <w:r w:rsidR="00E158B5">
        <w:rPr>
          <w:rFonts w:ascii="Cambria" w:eastAsiaTheme="minorEastAsia" w:hAnsi="Cambria"/>
        </w:rPr>
        <w:t xml:space="preserve"> Swapping </w:t>
      </w:r>
      <w:r w:rsidRPr="00C91FC2">
        <w:rPr>
          <w:rFonts w:ascii="Cambria" w:eastAsiaTheme="minorEastAsia" w:hAnsi="Cambria"/>
        </w:rPr>
        <w:t xml:space="preserve">the </w:t>
      </w:r>
      <w:r w:rsidRPr="00C91FC2">
        <w:rPr>
          <w:rFonts w:ascii="Cambria" w:eastAsiaTheme="minorEastAsia" w:hAnsi="Cambria"/>
        </w:rPr>
        <w:lastRenderedPageBreak/>
        <w:t>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 1/k for i=1,…k, </w:t>
      </w:r>
      <w:r w:rsidR="00742499" w:rsidRPr="00742499">
        <w:rPr>
          <w:rFonts w:ascii="Cambria" w:eastAsiaTheme="minorEastAsia" w:hAnsi="Cambria"/>
        </w:rPr>
        <w:t xml:space="preserve">which is equivalent to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E158B5">
        <w:rPr>
          <w:rFonts w:ascii="Cambria" w:eastAsiaTheme="minorEastAsia" w:hAnsi="Cambria"/>
        </w:rPr>
        <w:t xml:space="preserve"> being </w:t>
      </w:r>
      <w:r w:rsidR="00742499" w:rsidRPr="00742499">
        <w:rPr>
          <w:rFonts w:ascii="Cambria" w:eastAsiaTheme="minorEastAsia" w:hAnsi="Cambria"/>
        </w:rPr>
        <w:t>replaced by the last</w:t>
      </w:r>
      <w:r w:rsidR="00742499">
        <w:rPr>
          <w:rFonts w:ascii="Cambria" w:eastAsiaTheme="minorEastAsia" w:hAnsi="Cambria"/>
        </w:rPr>
        <w:t xml:space="preserve"> </w:t>
      </w:r>
      <w:r w:rsidR="00742499" w:rsidRPr="00742499">
        <w:rPr>
          <w:rFonts w:ascii="Cambria" w:eastAsiaTheme="minorEastAsia" w:hAnsi="Cambria"/>
        </w:rPr>
        <w:t>component of</w:t>
      </w:r>
      <w:r w:rsidR="00742499">
        <w:rPr>
          <w:rFonts w:ascii="Cambria" w:eastAsiaTheme="minorEastAsia" w:hAnsi="Cambr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j</m:t>
            </m:r>
          </m:sub>
        </m:sSub>
      </m:oMath>
      <w:r w:rsidR="00742499">
        <w:rPr>
          <w:rFonts w:ascii="Cambria" w:eastAsiaTheme="minorEastAsia" w:hAnsi="Cambria"/>
        </w:rPr>
        <w:t xml:space="preserve"> with probability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oMath>
      <w:r w:rsidR="00742499">
        <w:rPr>
          <w:rFonts w:ascii="Cambria" w:eastAsiaTheme="minorEastAsia" w:hAnsi="Cambria"/>
        </w:rPr>
        <w:t xml:space="preserve"> for </w:t>
      </w:r>
      <m:oMath>
        <m:r>
          <w:rPr>
            <w:rFonts w:ascii="Cambria Math" w:eastAsiaTheme="minorEastAsia" w:hAnsi="Cambria Math"/>
          </w:rPr>
          <m:t>i = 1,…,k.</m:t>
        </m:r>
      </m:oMath>
    </w:p>
    <w:p w14:paraId="5FE12A5C" w14:textId="5C22EEDA" w:rsidR="00262166" w:rsidRDefault="00262166" w:rsidP="000E5A3D">
      <w:pPr>
        <w:shd w:val="clear" w:color="auto" w:fill="FFFFFF"/>
        <w:rPr>
          <w:rFonts w:ascii="Cambria" w:eastAsiaTheme="minorEastAsia" w:hAnsi="Cambria"/>
        </w:rPr>
      </w:pPr>
    </w:p>
    <w:p w14:paraId="739BDAA8" w14:textId="6A22519C" w:rsidR="0026216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 for a rolling window size </w:t>
      </w:r>
      <w:r w:rsidRPr="007870E6">
        <w:rPr>
          <w:rFonts w:ascii="Cambria" w:eastAsiaTheme="minorEastAsia" w:hAnsi="Cambria"/>
          <w:i/>
          <w:iCs/>
        </w:rPr>
        <w:t>n</w:t>
      </w:r>
      <w:r w:rsidRPr="00262166">
        <w:rPr>
          <w:rFonts w:ascii="Cambria" w:eastAsiaTheme="minorEastAsia" w:hAnsi="Cambria"/>
        </w:rPr>
        <w:t xml:space="preserve">. </w:t>
      </w:r>
      <w:commentRangeStart w:id="18"/>
      <w:r w:rsidRPr="00262166">
        <w:rPr>
          <w:rFonts w:ascii="Cambria" w:eastAsiaTheme="minorEastAsia" w:hAnsi="Cambria"/>
        </w:rPr>
        <w:t xml:space="preserve">The </w:t>
      </w:r>
      <w:r w:rsidRPr="007870E6">
        <w:rPr>
          <w:rFonts w:ascii="Cambria" w:eastAsiaTheme="minorEastAsia" w:hAnsi="Cambria"/>
          <w:i/>
          <w:iCs/>
        </w:rPr>
        <w:t>k</w:t>
      </w:r>
      <w:r w:rsidRPr="00262166">
        <w:rPr>
          <w:rFonts w:ascii="Cambria" w:eastAsiaTheme="minorEastAsia" w:hAnsi="Cambria"/>
        </w:rPr>
        <w:t>-</w:t>
      </w:r>
      <w:r w:rsidR="00E158B5">
        <w:rPr>
          <w:rFonts w:ascii="Cambria" w:eastAsiaTheme="minorEastAsia" w:hAnsi="Cambria"/>
        </w:rPr>
        <w:t>nTS privacy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commentRangeEnd w:id="18"/>
      <w:r w:rsidR="00CA2762">
        <w:rPr>
          <w:rStyle w:val="CommentReference"/>
        </w:rPr>
        <w:commentReference w:id="18"/>
      </w:r>
    </w:p>
    <w:p w14:paraId="6A2C64E4" w14:textId="77777777" w:rsidR="00D66BC4" w:rsidRDefault="00D66BC4" w:rsidP="000E5A3D">
      <w:pPr>
        <w:shd w:val="clear" w:color="auto" w:fill="FFFFFF"/>
        <w:rPr>
          <w:noProof/>
        </w:rPr>
      </w:pPr>
    </w:p>
    <w:p w14:paraId="2ABF446D" w14:textId="45935EC3" w:rsidR="007870E6" w:rsidRDefault="007870E6" w:rsidP="000E5A3D">
      <w:pPr>
        <w:shd w:val="clear" w:color="auto" w:fill="FFFFFF"/>
        <w:rPr>
          <w:rFonts w:ascii="Cambria" w:eastAsiaTheme="minorEastAsia" w:hAnsi="Cambria"/>
        </w:rPr>
      </w:pPr>
    </w:p>
    <w:p w14:paraId="469724F6" w14:textId="00F45D32" w:rsidR="007870E6" w:rsidRPr="00262166" w:rsidRDefault="007870E6" w:rsidP="000E5A3D">
      <w:pPr>
        <w:shd w:val="clear" w:color="auto" w:fill="FFFFFF"/>
        <w:rPr>
          <w:rFonts w:ascii="Cambria" w:eastAsiaTheme="minorEastAsia" w:hAnsi="Cambria"/>
        </w:rPr>
      </w:pPr>
      <w:r>
        <w:rPr>
          <w:noProof/>
        </w:rPr>
        <w:drawing>
          <wp:anchor distT="0" distB="0" distL="114300" distR="114300" simplePos="0" relativeHeight="251705344" behindDoc="0" locked="0" layoutInCell="1" allowOverlap="1" wp14:anchorId="104084F4" wp14:editId="2F1C8D2E">
            <wp:simplePos x="0" y="0"/>
            <wp:positionH relativeFrom="margin">
              <wp:posOffset>189297</wp:posOffset>
            </wp:positionH>
            <wp:positionV relativeFrom="paragraph">
              <wp:posOffset>128037</wp:posOffset>
            </wp:positionV>
            <wp:extent cx="4934551" cy="1074814"/>
            <wp:effectExtent l="0" t="0" r="0" b="0"/>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50466" t="38750" r="11535" b="46535"/>
                    <a:stretch/>
                  </pic:blipFill>
                  <pic:spPr bwMode="auto">
                    <a:xfrm>
                      <a:off x="0" y="0"/>
                      <a:ext cx="4957602" cy="107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129E2" w14:textId="4D546425" w:rsidR="007C2612" w:rsidRPr="007C2612" w:rsidRDefault="007C2612" w:rsidP="000E5A3D">
      <w:pPr>
        <w:shd w:val="clear" w:color="auto" w:fill="FFFFFF"/>
        <w:rPr>
          <w:rFonts w:ascii="Cambria" w:eastAsiaTheme="minorEastAsia" w:hAnsi="Cambria"/>
        </w:rPr>
      </w:pPr>
    </w:p>
    <w:p w14:paraId="6AA525B8" w14:textId="77777777" w:rsidR="007C2612" w:rsidRPr="007C2612" w:rsidRDefault="007C2612" w:rsidP="000E5A3D">
      <w:pPr>
        <w:shd w:val="clear" w:color="auto" w:fill="FFFFFF"/>
        <w:rPr>
          <w:rFonts w:ascii="Cambria" w:eastAsiaTheme="minorEastAsia" w:hAnsi="Cambria"/>
        </w:rPr>
      </w:pPr>
    </w:p>
    <w:p w14:paraId="1B3B0E4B" w14:textId="77777777" w:rsidR="007C2612" w:rsidRPr="007C2612" w:rsidRDefault="007C2612" w:rsidP="000E5A3D">
      <w:pPr>
        <w:shd w:val="clear" w:color="auto" w:fill="FFFFFF"/>
        <w:rPr>
          <w:rFonts w:ascii="Cambria" w:eastAsiaTheme="minorEastAsia" w:hAnsi="Cambria"/>
        </w:rPr>
      </w:pPr>
    </w:p>
    <w:p w14:paraId="02626F9E" w14:textId="77777777" w:rsidR="007C2612" w:rsidRPr="007C2612" w:rsidRDefault="007C2612" w:rsidP="000E5A3D">
      <w:pPr>
        <w:shd w:val="clear" w:color="auto" w:fill="FFFFFF"/>
        <w:rPr>
          <w:rFonts w:ascii="Cambria" w:eastAsiaTheme="minorEastAsia" w:hAnsi="Cambria"/>
        </w:rPr>
      </w:pPr>
    </w:p>
    <w:p w14:paraId="2977335F" w14:textId="50C8BDC5" w:rsidR="007C2612" w:rsidRPr="007C2612" w:rsidRDefault="007C2612"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769C0516" w14:textId="77777777" w:rsidR="00390F05" w:rsidRDefault="00390F05" w:rsidP="00753FD1">
      <w:pPr>
        <w:rPr>
          <w:rFonts w:ascii="Cambria" w:hAnsi="Cambria"/>
        </w:rPr>
      </w:pPr>
    </w:p>
    <w:p w14:paraId="4841C4C1" w14:textId="17E5C1F0"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(nTS+) Swapping Method</w:t>
      </w:r>
    </w:p>
    <w:p w14:paraId="64068B12" w14:textId="77777777" w:rsidR="001546D0" w:rsidRDefault="001546D0" w:rsidP="001546D0">
      <w:pPr>
        <w:rPr>
          <w:rFonts w:ascii="Cambria" w:hAnsi="Cambria"/>
        </w:rPr>
      </w:pPr>
    </w:p>
    <w:p w14:paraId="52713D00" w14:textId="1C327DAE" w:rsidR="00E815CC" w:rsidRDefault="002F0067" w:rsidP="00E815CC">
      <w:pPr>
        <w:rPr>
          <w:rFonts w:ascii="Cambria" w:eastAsiaTheme="minorEastAsia" w:hAnsi="Cambria"/>
        </w:rPr>
      </w:pPr>
      <w:r>
        <w:rPr>
          <w:rFonts w:ascii="Cambria" w:hAnsi="Cambria"/>
        </w:rPr>
        <w:t xml:space="preserve">The k-nTS+ </w:t>
      </w:r>
      <w:r w:rsidR="00E815CC">
        <w:rPr>
          <w:rFonts w:ascii="Cambria" w:hAnsi="Cambria"/>
        </w:rPr>
        <w:t>swapping</w:t>
      </w:r>
      <w:r>
        <w:rPr>
          <w:rFonts w:ascii="Cambria" w:hAnsi="Cambria"/>
        </w:rPr>
        <w:t xml:space="preserve"> method adds a feature selection process to k-nTS which selects features that are</w:t>
      </w:r>
      <w:r>
        <w:rPr>
          <w:rFonts w:ascii="Cambria" w:eastAsiaTheme="minorEastAsia" w:hAnsi="Cambria"/>
        </w:rPr>
        <w:t xml:space="preserve"> good predictors of forecast errors..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 xml:space="preserve">-nTS+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xml:space="preserve">, and the data owner applies the model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data to the forecaster using </w:t>
      </w:r>
      <w:r w:rsidR="00E815CC">
        <w:rPr>
          <w:rFonts w:ascii="Cambria" w:eastAsiaTheme="minorEastAsia" w:hAnsi="Cambria"/>
          <w:i/>
          <w:iCs/>
        </w:rPr>
        <w:t>k</w:t>
      </w:r>
      <w:r w:rsidR="00E815CC">
        <w:rPr>
          <w:rFonts w:ascii="Cambria" w:eastAsiaTheme="minorEastAsia" w:hAnsi="Cambria"/>
        </w:rPr>
        <w:t xml:space="preserve">-nTS+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p>
    <w:p w14:paraId="74EC6970" w14:textId="2C95E75F" w:rsidR="002F0067" w:rsidRDefault="002F0067" w:rsidP="002F0067">
      <w:pPr>
        <w:rPr>
          <w:rFonts w:ascii="Cambria" w:hAnsi="Cambria"/>
        </w:rPr>
      </w:pPr>
    </w:p>
    <w:p w14:paraId="7F5BAC66" w14:textId="280DEEE9" w:rsidR="002F0067" w:rsidRDefault="002F0067" w:rsidP="002F0067">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 xml:space="preserve">The k-nTS+ </w:t>
      </w:r>
      <w:r w:rsidR="005A27EC">
        <w:rPr>
          <w:rFonts w:ascii="Cambria" w:hAnsi="Cambria"/>
          <w:b/>
          <w:bCs/>
          <w:u w:val="single"/>
        </w:rPr>
        <w:t>Swapping Method</w:t>
      </w:r>
    </w:p>
    <w:p w14:paraId="7AF1BF69" w14:textId="77777777" w:rsidR="002F0067" w:rsidRDefault="002F0067" w:rsidP="002F0067">
      <w:pPr>
        <w:rPr>
          <w:rFonts w:ascii="Cambria" w:hAnsi="Cambria"/>
          <w:b/>
          <w:bCs/>
          <w:u w:val="single"/>
        </w:rPr>
      </w:pPr>
    </w:p>
    <w:p w14:paraId="274910D0" w14:textId="77777777" w:rsidR="002F0067" w:rsidRDefault="002F0067" w:rsidP="002F0067">
      <w:pPr>
        <w:rPr>
          <w:rFonts w:ascii="Cambria" w:hAnsi="Cambria"/>
        </w:rPr>
      </w:pPr>
      <w:r>
        <w:rPr>
          <w:rFonts w:ascii="Cambria" w:hAnsi="Cambria"/>
          <w:b/>
          <w:bCs/>
        </w:rPr>
        <w:t>Require [Initialization]</w:t>
      </w:r>
      <w:r>
        <w:rPr>
          <w:rFonts w:ascii="Cambria" w:hAnsi="Cambria"/>
        </w:rPr>
        <w:t>:</w:t>
      </w:r>
    </w:p>
    <w:p w14:paraId="3916C42B" w14:textId="77777777" w:rsidR="002F0067" w:rsidRDefault="002F0067" w:rsidP="002F0067">
      <w:pPr>
        <w:rPr>
          <w:rFonts w:ascii="Cambria" w:hAnsi="Cambria"/>
        </w:rPr>
      </w:pPr>
    </w:p>
    <w:p w14:paraId="39707FD6" w14:textId="77777777" w:rsidR="002F0067" w:rsidRDefault="002F0067" w:rsidP="002F0067">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2BE502E5" w14:textId="77777777" w:rsidR="002F0067" w:rsidRPr="00A52670" w:rsidRDefault="002F0067" w:rsidP="002F0067">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0BACCFFB" w14:textId="77777777" w:rsidR="002F0067" w:rsidRDefault="002F0067" w:rsidP="002F0067">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the desired forecasting model.</w:t>
      </w:r>
    </w:p>
    <w:p w14:paraId="7FB379EA" w14:textId="77777777" w:rsidR="002F0067" w:rsidRPr="00F9563E" w:rsidRDefault="002F0067" w:rsidP="002F0067">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23590CE1" w14:textId="77777777" w:rsidR="002F0067" w:rsidRDefault="002F0067" w:rsidP="002F0067">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2A4FEBC8" w14:textId="77777777" w:rsidR="002F0067" w:rsidRDefault="002F0067" w:rsidP="002F0067">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57151B8A" w14:textId="77777777" w:rsidR="002F0067" w:rsidRDefault="002F0067" w:rsidP="002F0067">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5FCE6CB3" w14:textId="77777777" w:rsidR="002F0067" w:rsidRPr="004C03CB" w:rsidRDefault="002F0067" w:rsidP="002F0067">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0D2CFAA1" w14:textId="77777777" w:rsidR="002F0067" w:rsidRDefault="002F0067" w:rsidP="002F0067">
      <w:pPr>
        <w:rPr>
          <w:rFonts w:ascii="Cambria" w:eastAsiaTheme="minorEastAsia" w:hAnsi="Cambria"/>
        </w:rPr>
      </w:pPr>
    </w:p>
    <w:p w14:paraId="11979FAC" w14:textId="77777777" w:rsidR="002F0067" w:rsidRDefault="002F0067" w:rsidP="002F0067">
      <w:pPr>
        <w:rPr>
          <w:rFonts w:ascii="Cambria" w:eastAsiaTheme="minorEastAsia" w:hAnsi="Cambria"/>
        </w:rPr>
      </w:pPr>
      <w:r>
        <w:rPr>
          <w:rFonts w:ascii="Cambria" w:eastAsiaTheme="minorEastAsia" w:hAnsi="Cambria"/>
          <w:i/>
          <w:iCs/>
        </w:rPr>
        <w:t>Create Baseline Protected Datasets</w:t>
      </w:r>
    </w:p>
    <w:p w14:paraId="00D55145" w14:textId="77777777" w:rsidR="002F0067" w:rsidRPr="004C03CB" w:rsidRDefault="002F0067" w:rsidP="002F0067">
      <w:pPr>
        <w:rPr>
          <w:rFonts w:ascii="Cambria" w:eastAsiaTheme="minorEastAsia" w:hAnsi="Cambria"/>
        </w:rPr>
      </w:pPr>
    </w:p>
    <w:p w14:paraId="129B77FF" w14:textId="77777777" w:rsidR="002F0067" w:rsidRPr="004C03CB" w:rsidRDefault="002F0067" w:rsidP="002F0067">
      <w:pPr>
        <w:pStyle w:val="ListParagraph"/>
        <w:numPr>
          <w:ilvl w:val="0"/>
          <w:numId w:val="22"/>
        </w:numPr>
        <w:rPr>
          <w:rFonts w:ascii="Cambria" w:eastAsiaTheme="minorEastAsia" w:hAnsi="Cambria"/>
        </w:rPr>
      </w:pPr>
      <w:r>
        <w:rPr>
          <w:rFonts w:ascii="Cambria" w:eastAsiaTheme="minorEastAsia" w:hAnsi="Cambria"/>
        </w:rPr>
        <w:t xml:space="preserve">Store the data values from all series from time period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71572064" w14:textId="77777777" w:rsidR="002F0067" w:rsidRPr="004C03CB" w:rsidRDefault="002F0067" w:rsidP="002F0067">
      <w:pPr>
        <w:pStyle w:val="ListParagraph"/>
        <w:numPr>
          <w:ilvl w:val="0"/>
          <w:numId w:val="22"/>
        </w:numPr>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r w:rsidRPr="004C03CB">
        <w:rPr>
          <w:rFonts w:ascii="Cambria" w:eastAsiaTheme="minorEastAsia" w:hAnsi="Cambria"/>
        </w:rPr>
        <w:t>:</w:t>
      </w:r>
    </w:p>
    <w:p w14:paraId="36828EDB" w14:textId="77777777" w:rsidR="002F0067" w:rsidRPr="004C03CB" w:rsidRDefault="002F0067" w:rsidP="002F0067">
      <w:pPr>
        <w:pStyle w:val="ListParagraph"/>
        <w:numPr>
          <w:ilvl w:val="1"/>
          <w:numId w:val="2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oMath>
    </w:p>
    <w:p w14:paraId="49AF46CB" w14:textId="77777777" w:rsidR="002F0067" w:rsidRDefault="002F0067" w:rsidP="002F0067">
      <w:pPr>
        <w:pStyle w:val="ListParagraph"/>
        <w:rPr>
          <w:rFonts w:ascii="Cambria" w:eastAsiaTheme="minorEastAsia" w:hAnsi="Cambria"/>
          <w:b/>
          <w:bCs/>
        </w:rPr>
      </w:pPr>
      <w:r>
        <w:rPr>
          <w:rFonts w:ascii="Cambria" w:eastAsiaTheme="minorEastAsia" w:hAnsi="Cambria"/>
          <w:b/>
          <w:bCs/>
        </w:rPr>
        <w:t>end for</w:t>
      </w:r>
    </w:p>
    <w:p w14:paraId="643BAE6A" w14:textId="77777777" w:rsidR="002F0067" w:rsidRDefault="002F0067" w:rsidP="002F0067">
      <w:pPr>
        <w:rPr>
          <w:rFonts w:ascii="Cambria" w:eastAsiaTheme="minorEastAsia" w:hAnsi="Cambria"/>
          <w:b/>
          <w:bCs/>
        </w:rPr>
      </w:pPr>
    </w:p>
    <w:p w14:paraId="609EFC16" w14:textId="77777777" w:rsidR="002F0067" w:rsidRPr="004C03CB" w:rsidRDefault="002F0067" w:rsidP="002F0067">
      <w:pPr>
        <w:rPr>
          <w:rFonts w:ascii="Cambria" w:eastAsiaTheme="minorEastAsia" w:hAnsi="Cambria"/>
          <w:i/>
          <w:iCs/>
        </w:rPr>
      </w:pPr>
      <w:r>
        <w:rPr>
          <w:rFonts w:ascii="Cambria" w:eastAsiaTheme="minorEastAsia" w:hAnsi="Cambria"/>
          <w:i/>
          <w:iCs/>
        </w:rPr>
        <w:lastRenderedPageBreak/>
        <w:t>Generate Baseline Forecasts and Extract Time Series Features</w:t>
      </w:r>
    </w:p>
    <w:p w14:paraId="4E39C131" w14:textId="77777777" w:rsidR="002F0067" w:rsidRPr="004C03CB" w:rsidRDefault="002F0067" w:rsidP="002F0067">
      <w:pPr>
        <w:rPr>
          <w:rFonts w:ascii="Cambria" w:eastAsiaTheme="minorEastAsia" w:hAnsi="Cambria"/>
        </w:rPr>
      </w:pPr>
    </w:p>
    <w:p w14:paraId="18B54F8B" w14:textId="77777777" w:rsidR="002F0067" w:rsidRDefault="002F0067" w:rsidP="002F0067">
      <w:pPr>
        <w:pStyle w:val="ListParagraph"/>
        <w:numPr>
          <w:ilvl w:val="0"/>
          <w:numId w:val="23"/>
        </w:numPr>
        <w:rPr>
          <w:rFonts w:ascii="Cambria" w:eastAsiaTheme="minorEastAsia" w:hAnsi="Cambria"/>
        </w:rPr>
      </w:pPr>
      <w:r w:rsidRPr="00CD407A">
        <w:rPr>
          <w:rFonts w:ascii="Cambria" w:eastAsiaTheme="minorEastAsia" w:hAnsi="Cambria"/>
        </w:rPr>
        <w:t xml:space="preserve">Generate forecasts for time </w:t>
      </w:r>
      <m:oMath>
        <m:r>
          <w:rPr>
            <w:rFonts w:ascii="Cambria Math" w:eastAsiaTheme="minorEastAsia" w:hAnsi="Cambria Math"/>
          </w:rPr>
          <m:t>T</m:t>
        </m:r>
      </m:oMath>
      <w:r w:rsidRPr="00CD407A">
        <w:rPr>
          <w:rFonts w:ascii="Cambria" w:eastAsiaTheme="minorEastAsia" w:hAnsi="Cambria"/>
        </w:rPr>
        <w:t xml:space="preserve"> based on the original data</w:t>
      </w:r>
      <w:r>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p>
    <w:p w14:paraId="7EB939B2" w14:textId="77777777" w:rsidR="002F0067" w:rsidRPr="004C03CB" w:rsidRDefault="002F0067" w:rsidP="002F0067">
      <w:pPr>
        <w:pStyle w:val="ListParagraph"/>
        <w:numPr>
          <w:ilvl w:val="0"/>
          <w:numId w:val="23"/>
        </w:numPr>
        <w:rPr>
          <w:rFonts w:ascii="Cambria" w:eastAsiaTheme="minorEastAsia" w:hAnsi="Cambria"/>
        </w:rPr>
      </w:pPr>
      <w:r>
        <w:rPr>
          <w:rFonts w:ascii="Cambria" w:eastAsiaTheme="minorEastAsia" w:hAnsi="Cambria"/>
        </w:rPr>
        <w:t xml:space="preserve">Compute forecast errors </w:t>
      </w:r>
      <m:oMath>
        <m:r>
          <m:rPr>
            <m:sty m:val="p"/>
          </m:rPr>
          <w:rPr>
            <w:rFonts w:ascii="Cambria Math" w:eastAsiaTheme="minorEastAsia" w:hAnsi="Cambria Math"/>
          </w:rPr>
          <m:t>ϵ=</m:t>
        </m:r>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ctrlPr>
              <w:rPr>
                <w:rFonts w:ascii="Cambria Math" w:eastAsiaTheme="minorEastAsia" w:hAnsi="Cambria Math"/>
              </w:rPr>
            </m:ctrlPr>
          </m:e>
          <m:sup>
            <m:r>
              <w:rPr>
                <w:rFonts w:ascii="Cambria Math" w:eastAsiaTheme="minorEastAsia" w:hAnsi="Cambria Math"/>
              </w:rPr>
              <m:t>T</m:t>
            </m:r>
          </m:sup>
        </m:sSup>
      </m:oMath>
      <w:r w:rsidRPr="004C03CB">
        <w:rPr>
          <w:rFonts w:ascii="Cambria" w:eastAsiaTheme="minorEastAsia" w:hAnsi="Cambria"/>
        </w:rPr>
        <w:t xml:space="preserve">for time </w:t>
      </w:r>
      <m:oMath>
        <m:r>
          <w:rPr>
            <w:rFonts w:ascii="Cambria Math" w:eastAsiaTheme="minorEastAsia" w:hAnsi="Cambria Math"/>
          </w:rPr>
          <m:t>T</m:t>
        </m:r>
      </m:oMath>
    </w:p>
    <w:p w14:paraId="22E75654" w14:textId="77777777" w:rsidR="002F0067" w:rsidRPr="004C03CB" w:rsidRDefault="002F0067" w:rsidP="002F0067">
      <w:pPr>
        <w:pStyle w:val="ListParagraph"/>
        <w:numPr>
          <w:ilvl w:val="0"/>
          <w:numId w:val="23"/>
        </w:numPr>
        <w:rPr>
          <w:rFonts w:ascii="Cambria" w:eastAsiaTheme="minorEastAsia" w:hAnsi="Cambria"/>
        </w:rPr>
      </w:pPr>
      <w:r>
        <w:rPr>
          <w:rFonts w:ascii="Cambria" w:eastAsiaTheme="minorEastAsia" w:hAnsi="Cambria"/>
        </w:rPr>
        <w:t xml:space="preserve">Extract cross-sectional time series features matrix </w:t>
      </w:r>
      <m:oMath>
        <m:r>
          <w:rPr>
            <w:rFonts w:ascii="Cambria Math" w:eastAsiaTheme="minorEastAsia" w:hAnsi="Cambria Math"/>
          </w:rPr>
          <m:t>C</m:t>
        </m:r>
      </m:oMath>
      <w:r>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p>
    <w:p w14:paraId="1FE7A750" w14:textId="77777777" w:rsidR="002F0067" w:rsidRPr="004C03CB" w:rsidRDefault="002F0067" w:rsidP="002F0067">
      <w:pPr>
        <w:pStyle w:val="ListParagraph"/>
        <w:numPr>
          <w:ilvl w:val="0"/>
          <w:numId w:val="23"/>
        </w:numPr>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each protected data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50A76E4" w14:textId="77777777" w:rsidR="002F0067" w:rsidRDefault="002F0067" w:rsidP="002F0067">
      <w:pPr>
        <w:pStyle w:val="ListParagraph"/>
        <w:numPr>
          <w:ilvl w:val="1"/>
          <w:numId w:val="23"/>
        </w:numPr>
        <w:rPr>
          <w:rFonts w:ascii="Cambria" w:eastAsiaTheme="minorEastAsia" w:hAnsi="Cambria"/>
        </w:rPr>
      </w:pPr>
      <w:r>
        <w:rPr>
          <w:rFonts w:ascii="Cambria" w:eastAsiaTheme="minorEastAsia" w:hAnsi="Cambria"/>
        </w:rPr>
        <w:t xml:space="preserve">Generate forecasts for time </w:t>
      </w:r>
      <m:oMath>
        <m:r>
          <w:rPr>
            <w:rFonts w:ascii="Cambria Math" w:eastAsiaTheme="minorEastAsia" w:hAnsi="Cambria Math"/>
          </w:rPr>
          <m:t>T</m:t>
        </m:r>
      </m:oMath>
      <w:r>
        <w:rPr>
          <w:rFonts w:ascii="Cambria" w:eastAsiaTheme="minorEastAsia" w:hAnsi="Cambria"/>
        </w:rPr>
        <w:t xml:space="preserve"> based on the protected data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oMath>
    </w:p>
    <w:p w14:paraId="4D7FBF9A" w14:textId="77777777" w:rsidR="002F0067" w:rsidRPr="004C03CB" w:rsidRDefault="002F0067" w:rsidP="002F0067">
      <w:pPr>
        <w:pStyle w:val="ListParagraph"/>
        <w:numPr>
          <w:ilvl w:val="1"/>
          <w:numId w:val="23"/>
        </w:numPr>
        <w:rPr>
          <w:rFonts w:ascii="Cambria" w:eastAsiaTheme="minorEastAsia" w:hAnsi="Cambria"/>
        </w:rPr>
      </w:pPr>
      <w:r>
        <w:rPr>
          <w:rFonts w:ascii="Cambria" w:eastAsiaTheme="minorEastAsia" w:hAnsi="Cambria"/>
        </w:rPr>
        <w:t xml:space="preserve">Compute forecast errors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oMath>
    </w:p>
    <w:p w14:paraId="38E64851" w14:textId="77777777" w:rsidR="002F0067" w:rsidRPr="004C03CB" w:rsidRDefault="002F0067" w:rsidP="002F0067">
      <w:pPr>
        <w:pStyle w:val="ListParagraph"/>
        <w:numPr>
          <w:ilvl w:val="1"/>
          <w:numId w:val="23"/>
        </w:numPr>
        <w:rPr>
          <w:rFonts w:ascii="Cambria" w:eastAsiaTheme="minorEastAsia" w:hAnsi="Cambria"/>
        </w:rPr>
      </w:pPr>
      <w:r>
        <w:rPr>
          <w:rFonts w:ascii="Cambria" w:eastAsiaTheme="minorEastAsia" w:hAnsi="Cambria"/>
        </w:rPr>
        <w:t xml:space="preserve">Extract cross-sectional protected time series feature matrix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oMath>
    </w:p>
    <w:p w14:paraId="75712F4D" w14:textId="77777777" w:rsidR="002F0067" w:rsidRDefault="002F0067" w:rsidP="002F0067">
      <w:pPr>
        <w:rPr>
          <w:rFonts w:ascii="Cambria" w:eastAsiaTheme="minorEastAsia" w:hAnsi="Cambria"/>
        </w:rPr>
      </w:pPr>
    </w:p>
    <w:p w14:paraId="1230A20C" w14:textId="77777777" w:rsidR="002F0067" w:rsidRDefault="002F0067" w:rsidP="002F0067">
      <w:pPr>
        <w:rPr>
          <w:rFonts w:ascii="Cambria" w:eastAsiaTheme="minorEastAsia" w:hAnsi="Cambria"/>
          <w:i/>
          <w:iCs/>
        </w:rPr>
      </w:pPr>
      <w:r>
        <w:rPr>
          <w:rFonts w:ascii="Cambria" w:eastAsiaTheme="minorEastAsia" w:hAnsi="Cambria"/>
          <w:i/>
          <w:iCs/>
        </w:rPr>
        <w:t>First Stage Feature Selection: RReliefF</w:t>
      </w:r>
    </w:p>
    <w:p w14:paraId="6EC5709C" w14:textId="77777777" w:rsidR="002F0067" w:rsidRDefault="002F0067" w:rsidP="002F0067">
      <w:pPr>
        <w:rPr>
          <w:rFonts w:ascii="Cambria" w:eastAsiaTheme="minorEastAsia" w:hAnsi="Cambria"/>
          <w:i/>
          <w:iCs/>
        </w:rPr>
      </w:pPr>
    </w:p>
    <w:p w14:paraId="277E111A" w14:textId="77777777" w:rsidR="002F0067"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4C03CB">
        <w:rPr>
          <w:rFonts w:ascii="Cambria" w:eastAsiaTheme="minorEastAsia" w:hAnsi="Cambria"/>
        </w:rPr>
        <w:t>by concatenating the feature matices</w:t>
      </w:r>
      <w:r>
        <w:rPr>
          <w:rFonts w:ascii="Cambria" w:eastAsiaTheme="minorEastAsia" w:hAnsi="Cambria"/>
        </w:rPr>
        <w:t xml:space="preserve"> and error vectors</w:t>
      </w:r>
      <w:r w:rsidRPr="004C03CB">
        <w:rPr>
          <w:rFonts w:ascii="Cambria" w:eastAsiaTheme="minorEastAsia" w:hAnsi="Cambria"/>
        </w:rPr>
        <w:t xml:space="preserve"> from the baseline protected and original data sets</w:t>
      </w:r>
    </w:p>
    <w:p w14:paraId="2A62D2CF" w14:textId="77777777" w:rsidR="002F0067" w:rsidRPr="004C03CB"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Treat </w:t>
      </w:r>
      <w:r w:rsidRPr="00CD407A">
        <w:rPr>
          <w:rFonts w:ascii="Cambria" w:eastAsiaTheme="minorEastAsia" w:hAnsi="Cambria"/>
        </w:rPr>
        <w:t xml:space="preserve">forecast errors </w:t>
      </w:r>
      <m:oMath>
        <m:r>
          <m:rPr>
            <m:scr m:val="script"/>
          </m:rPr>
          <w:rPr>
            <w:rFonts w:ascii="Cambria Math" w:eastAsiaTheme="minorEastAsia" w:hAnsi="Cambria Math"/>
          </w:rPr>
          <m:t>E</m:t>
        </m:r>
      </m:oMath>
      <w:r>
        <w:rPr>
          <w:rFonts w:ascii="Cambria" w:eastAsiaTheme="minorEastAsia" w:hAnsi="Cambria"/>
        </w:rPr>
        <w:t xml:space="preserve"> as the target and </w:t>
      </w:r>
      <w:r w:rsidRPr="00CD407A">
        <w:rPr>
          <w:rFonts w:ascii="Cambria" w:eastAsiaTheme="minorEastAsia" w:hAnsi="Cambria"/>
        </w:rPr>
        <w:t xml:space="preserve">time series features </w:t>
      </w:r>
      <m:oMath>
        <m:r>
          <m:rPr>
            <m:scr m:val="script"/>
          </m:rPr>
          <w:rPr>
            <w:rFonts w:ascii="Cambria Math" w:eastAsiaTheme="minorEastAsia" w:hAnsi="Cambria Math"/>
          </w:rPr>
          <m:t>C</m:t>
        </m:r>
      </m:oMath>
      <w:r w:rsidRPr="00CD407A">
        <w:rPr>
          <w:rFonts w:ascii="Cambria" w:eastAsiaTheme="minorEastAsia" w:hAnsi="Cambria"/>
        </w:rPr>
        <w:t xml:space="preserve"> </w:t>
      </w:r>
      <w:r>
        <w:rPr>
          <w:rFonts w:ascii="Cambria" w:eastAsiaTheme="minorEastAsia" w:hAnsi="Cambria"/>
        </w:rPr>
        <w:t xml:space="preserve">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Pr>
          <w:rFonts w:ascii="Cambria" w:eastAsiaTheme="minorEastAsia" w:hAnsi="Cambria"/>
        </w:rPr>
        <w:t xml:space="preserve"> </w:t>
      </w:r>
      <w:r w:rsidRPr="004C03CB">
        <w:rPr>
          <w:rFonts w:ascii="Cambria" w:eastAsiaTheme="minorEastAsia" w:hAnsi="Cambria"/>
        </w:rPr>
        <w:t xml:space="preserve">for each </w:t>
      </w:r>
      <w:r>
        <w:rPr>
          <w:rFonts w:ascii="Cambria" w:eastAsiaTheme="minorEastAsia" w:hAnsi="Cambria"/>
        </w:rPr>
        <w:t xml:space="preserve">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using </m:t>
        </m:r>
      </m:oMath>
      <w:r w:rsidRPr="004C03CB">
        <w:rPr>
          <w:rFonts w:ascii="Cambria" w:eastAsiaTheme="minorEastAsia" w:hAnsi="Cambria"/>
        </w:rPr>
        <w:t>RReliefF algorithm (Robnik-Sikonja &amp; Kononenko, 2003) with</w:t>
      </w:r>
      <w:r>
        <w:rPr>
          <w:rFonts w:ascii="Cambria" w:eastAsiaTheme="minorEastAsia" w:hAnsi="Cambria"/>
        </w:rPr>
        <w:t xml:space="preserve"> nearest neighbor</w:t>
      </w:r>
      <w:r w:rsidRPr="004C03CB">
        <w:rPr>
          <w:rFonts w:ascii="Cambria" w:eastAsiaTheme="minorEastAsia" w:hAnsi="Cambria"/>
        </w:rPr>
        <w:t xml:space="preserve"> parameter </w:t>
      </w:r>
      <m:oMath>
        <m:r>
          <m:rPr>
            <m:scr m:val="script"/>
          </m:rPr>
          <w:rPr>
            <w:rFonts w:ascii="Cambria Math" w:eastAsiaTheme="minorEastAsia" w:hAnsi="Cambria Math"/>
          </w:rPr>
          <m:t>K</m:t>
        </m:r>
      </m:oMath>
      <w:r>
        <w:rPr>
          <w:rFonts w:ascii="Cambria" w:eastAsiaTheme="minorEastAsia" w:hAnsi="Cambria"/>
          <w:iCs/>
        </w:rPr>
        <w:t>.</w:t>
      </w:r>
    </w:p>
    <w:p w14:paraId="2C3E2A2A" w14:textId="77777777" w:rsidR="002F0067" w:rsidRPr="004C03CB"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Pr>
          <w:rFonts w:ascii="Cambria" w:eastAsiaTheme="minorEastAsia" w:hAnsi="Cambria"/>
        </w:rPr>
        <w:t xml:space="preserve"> which contains the names of the </w:t>
      </w:r>
      <m:oMath>
        <m:r>
          <w:rPr>
            <w:rFonts w:ascii="Cambria Math" w:eastAsiaTheme="minorEastAsia" w:hAnsi="Cambria Math"/>
          </w:rPr>
          <m:t>P</m:t>
        </m:r>
      </m:oMath>
      <w:r>
        <w:rPr>
          <w:rFonts w:ascii="Cambria" w:eastAsiaTheme="minorEastAsia" w:hAnsi="Cambria"/>
        </w:rPr>
        <w:t xml:space="preserve"> </w:t>
      </w:r>
      <w:r w:rsidRPr="004C03CB">
        <w:rPr>
          <w:rFonts w:ascii="Cambria" w:eastAsiaTheme="minorEastAsia" w:hAnsi="Cambria"/>
        </w:rPr>
        <w:t>features with RReliefF weights greater than zero.</w:t>
      </w:r>
    </w:p>
    <w:p w14:paraId="67E4545D" w14:textId="77777777" w:rsidR="002F0067" w:rsidRPr="004C03CB" w:rsidRDefault="002F0067" w:rsidP="002F0067">
      <w:pPr>
        <w:pStyle w:val="ListParagraph"/>
        <w:numPr>
          <w:ilvl w:val="0"/>
          <w:numId w:val="24"/>
        </w:numPr>
        <w:rPr>
          <w:rFonts w:ascii="Cambria" w:eastAsiaTheme="minorEastAsia" w:hAnsi="Cambria"/>
        </w:rPr>
      </w:pPr>
      <w:r>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Pr>
          <w:rFonts w:ascii="Cambria" w:eastAsiaTheme="minorEastAsia" w:hAnsi="Cambria"/>
        </w:rPr>
        <w:t xml:space="preserve"> from </w:t>
      </w:r>
      <m:oMath>
        <m:r>
          <m:rPr>
            <m:scr m:val="script"/>
          </m:rPr>
          <w:rPr>
            <w:rFonts w:ascii="Cambria Math" w:eastAsiaTheme="minorEastAsia" w:hAnsi="Cambria Math"/>
          </w:rPr>
          <m:t>C</m:t>
        </m:r>
      </m:oMath>
      <w:r>
        <w:rPr>
          <w:rFonts w:ascii="Cambria" w:eastAsiaTheme="minorEastAsia" w:hAnsi="Cambria"/>
        </w:rPr>
        <w:t xml:space="preserve"> </w:t>
      </w:r>
      <w:r w:rsidRPr="004C03CB">
        <w:rPr>
          <w:rFonts w:ascii="Cambria" w:eastAsiaTheme="minorEastAsia" w:hAnsi="Cambria"/>
        </w:rPr>
        <w:t xml:space="preserve">such that </w:t>
      </w:r>
      <m:oMath>
        <m:r>
          <m:rPr>
            <m:scr m:val="script"/>
          </m:rPr>
          <w:rPr>
            <w:rFonts w:ascii="Cambria Math" w:eastAsiaTheme="minorEastAsia" w:hAnsi="Cambria Math"/>
          </w:rPr>
          <m:t>C'</m:t>
        </m:r>
      </m:oMath>
      <w:r w:rsidRPr="004C03CB">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r w:rsidRPr="004C03CB">
        <w:rPr>
          <w:rFonts w:ascii="Cambria" w:eastAsiaTheme="minorEastAsia" w:hAnsi="Cambria"/>
        </w:rPr>
        <w:t xml:space="preserve"> for each original and baseline protected time series.</w:t>
      </w:r>
    </w:p>
    <w:p w14:paraId="3D855C16" w14:textId="77777777" w:rsidR="002F0067" w:rsidRDefault="002F0067" w:rsidP="002F0067">
      <w:pPr>
        <w:rPr>
          <w:rFonts w:ascii="Cambria" w:hAnsi="Cambria"/>
          <w:b/>
          <w:bCs/>
          <w:u w:val="single"/>
        </w:rPr>
      </w:pPr>
    </w:p>
    <w:p w14:paraId="402A8BD6" w14:textId="77777777" w:rsidR="002F0067" w:rsidRDefault="002F0067" w:rsidP="002F0067">
      <w:pPr>
        <w:rPr>
          <w:rFonts w:ascii="Cambria" w:hAnsi="Cambria"/>
          <w:i/>
          <w:iCs/>
        </w:rPr>
      </w:pPr>
      <w:r>
        <w:rPr>
          <w:rFonts w:ascii="Cambria" w:hAnsi="Cambria"/>
          <w:i/>
          <w:iCs/>
        </w:rPr>
        <w:t>Second Stage Feature Selection: Random Forest Based RFE</w:t>
      </w:r>
    </w:p>
    <w:p w14:paraId="3B437466" w14:textId="77777777" w:rsidR="002F0067" w:rsidRDefault="002F0067" w:rsidP="002F0067">
      <w:pPr>
        <w:rPr>
          <w:rFonts w:ascii="Cambria" w:hAnsi="Cambria"/>
          <w:i/>
          <w:iCs/>
        </w:rPr>
      </w:pPr>
    </w:p>
    <w:p w14:paraId="25D536DC" w14:textId="77777777" w:rsidR="002F0067" w:rsidRPr="004C03CB" w:rsidRDefault="002F0067" w:rsidP="002F0067">
      <w:pPr>
        <w:pStyle w:val="ListParagraph"/>
        <w:numPr>
          <w:ilvl w:val="0"/>
          <w:numId w:val="25"/>
        </w:numPr>
        <w:rPr>
          <w:rFonts w:ascii="Cambria" w:hAnsi="Cambria"/>
        </w:rPr>
      </w:pPr>
      <w:r w:rsidRPr="00CD407A">
        <w:rPr>
          <w:rFonts w:ascii="Cambria" w:eastAsiaTheme="minorEastAsia" w:hAnsi="Cambria"/>
        </w:rPr>
        <w:t xml:space="preserve">for </w:t>
      </w:r>
      <m:oMath>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CD407A">
        <w:rPr>
          <w:rFonts w:ascii="Cambria" w:eastAsiaTheme="minorEastAsia" w:hAnsi="Cambria"/>
        </w:rPr>
        <w:t>:</w:t>
      </w:r>
    </w:p>
    <w:p w14:paraId="7FA66C89" w14:textId="77777777" w:rsidR="002F0067" w:rsidRPr="00CD407A" w:rsidRDefault="002F0067" w:rsidP="002F0067">
      <w:pPr>
        <w:pStyle w:val="ListParagraph"/>
        <w:numPr>
          <w:ilvl w:val="1"/>
          <w:numId w:val="25"/>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2E9EC313" w14:textId="77777777" w:rsidR="002F0067" w:rsidRPr="004C03CB" w:rsidRDefault="002F0067" w:rsidP="002F0067">
      <w:pPr>
        <w:pStyle w:val="ListParagraph"/>
        <w:numPr>
          <w:ilvl w:val="1"/>
          <w:numId w:val="25"/>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p</m:t>
            </m:r>
          </m:sub>
        </m:sSub>
      </m:oMath>
      <w:r w:rsidRPr="00CD407A">
        <w:rPr>
          <w:rFonts w:ascii="Cambria" w:eastAsiaTheme="minorEastAsia" w:hAnsi="Cambria"/>
        </w:rPr>
        <w:t xml:space="preserve">, the mean-squared error of the random forest out-of-bag forecast error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p</m:t>
        </m:r>
      </m:oMath>
      <w:r w:rsidRPr="004C03CB">
        <w:rPr>
          <w:rFonts w:ascii="Cambria" w:eastAsiaTheme="minorEastAsia" w:hAnsi="Cambria"/>
        </w:rPr>
        <w:t>.</w:t>
      </w:r>
    </w:p>
    <w:p w14:paraId="1BAE7AC2" w14:textId="77777777" w:rsidR="002F0067" w:rsidRPr="004C03CB" w:rsidRDefault="002F0067" w:rsidP="002F0067">
      <w:pPr>
        <w:pStyle w:val="ListParagraph"/>
        <w:numPr>
          <w:ilvl w:val="1"/>
          <w:numId w:val="25"/>
        </w:numPr>
        <w:rPr>
          <w:rFonts w:ascii="Cambria" w:hAnsi="Cambria"/>
        </w:rPr>
      </w:pPr>
      <w:r w:rsidRPr="00CD407A">
        <w:rPr>
          <w:rFonts w:ascii="Cambria" w:eastAsiaTheme="minorEastAsia" w:hAnsi="Cambria"/>
        </w:rPr>
        <w:t xml:space="preserve">Calculate the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forecast error predictions after randomly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0FA82990" w14:textId="77777777" w:rsidR="002F0067" w:rsidRPr="004C03CB" w:rsidRDefault="002F0067" w:rsidP="002F0067">
      <w:pPr>
        <w:pStyle w:val="ListParagraph"/>
        <w:numPr>
          <w:ilvl w:val="1"/>
          <w:numId w:val="25"/>
        </w:numPr>
        <w:rPr>
          <w:rFonts w:ascii="Cambria" w:eastAsiaTheme="minorEastAsia" w:hAnsi="Cambria"/>
        </w:rPr>
      </w:pPr>
      <w:r w:rsidRPr="00CD407A">
        <w:rPr>
          <w:rFonts w:ascii="Cambria" w:eastAsiaTheme="minorEastAsia" w:hAnsi="Cambria"/>
        </w:rPr>
        <w:t xml:space="preserve">for subset size </w:t>
      </w:r>
      <m:oMath>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-1,…,0</m:t>
        </m:r>
      </m:oMath>
      <w:r w:rsidRPr="004C03CB">
        <w:rPr>
          <w:rFonts w:ascii="Cambria" w:eastAsiaTheme="minorEastAsia" w:hAnsi="Cambria"/>
        </w:rPr>
        <w:t xml:space="preserve">: </w:t>
      </w:r>
    </w:p>
    <w:p w14:paraId="414F3EEC" w14:textId="77777777" w:rsidR="002F0067" w:rsidRDefault="002F0067" w:rsidP="002F0067">
      <w:pPr>
        <w:pStyle w:val="ListParagraph"/>
        <w:numPr>
          <w:ilvl w:val="2"/>
          <w:numId w:val="25"/>
        </w:numPr>
        <w:rPr>
          <w:rFonts w:ascii="Cambria" w:eastAsiaTheme="minorEastAsia" w:hAnsi="Cambria"/>
        </w:rPr>
      </w:pPr>
      <w:r w:rsidRPr="00CD407A">
        <w:rPr>
          <w:rFonts w:ascii="Cambria" w:eastAsiaTheme="minorEastAsia" w:hAnsi="Cambria"/>
        </w:rPr>
        <w:t xml:space="preserve">Drop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p</m:t>
        </m:r>
      </m:oMath>
      <w:r>
        <w:rPr>
          <w:rFonts w:ascii="Cambria" w:eastAsiaTheme="minorEastAsia" w:hAnsi="Cambria"/>
        </w:rPr>
        <w:t xml:space="preserve"> features remain</w:t>
      </w:r>
      <w:r w:rsidRPr="004C03CB">
        <w:rPr>
          <w:rFonts w:ascii="Cambria" w:eastAsiaTheme="minorEastAsia" w:hAnsi="Cambria"/>
        </w:rPr>
        <w:t>.</w:t>
      </w:r>
    </w:p>
    <w:p w14:paraId="182DB3C3" w14:textId="77777777" w:rsidR="002F0067" w:rsidRPr="004C03CB" w:rsidRDefault="002F0067" w:rsidP="002F0067">
      <w:pPr>
        <w:pStyle w:val="ListParagraph"/>
        <w:numPr>
          <w:ilvl w:val="2"/>
          <w:numId w:val="25"/>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r>
          <w:rPr>
            <w:rFonts w:ascii="Cambria Math" w:eastAsiaTheme="minorEastAsia" w:hAnsi="Cambria Math"/>
          </w:rPr>
          <m:t xml:space="preserve"> = p+1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2C55F304" w14:textId="77777777" w:rsidR="002F0067" w:rsidRPr="004C03CB" w:rsidRDefault="002F0067" w:rsidP="002F0067">
      <w:pPr>
        <w:pStyle w:val="ListParagraph"/>
        <w:numPr>
          <w:ilvl w:val="2"/>
          <w:numId w:val="25"/>
        </w:numPr>
        <w:rPr>
          <w:rFonts w:ascii="Cambria" w:eastAsiaTheme="minorEastAsia" w:hAnsi="Cambria"/>
        </w:rPr>
      </w:pPr>
      <w:r>
        <w:rPr>
          <w:rFonts w:ascii="Cambria" w:eastAsiaTheme="minorEastAsia" w:hAnsi="Cambria"/>
          <w:b/>
          <w:bCs/>
        </w:rPr>
        <w:t xml:space="preserve">if  </w:t>
      </w:r>
      <m:oMath>
        <m:r>
          <m:rPr>
            <m:sty m:val="bi"/>
          </m:rPr>
          <w:rPr>
            <w:rFonts w:ascii="Cambria Math" w:eastAsiaTheme="minorEastAsia" w:hAnsi="Cambria Math"/>
          </w:rPr>
          <m:t>p &gt; 0:</m:t>
        </m:r>
      </m:oMath>
    </w:p>
    <w:p w14:paraId="7858BC9D" w14:textId="77777777" w:rsidR="002F0067" w:rsidRDefault="002F0067" w:rsidP="002F0067">
      <w:pPr>
        <w:pStyle w:val="ListParagraph"/>
        <w:numPr>
          <w:ilvl w:val="3"/>
          <w:numId w:val="25"/>
        </w:numPr>
        <w:rPr>
          <w:rFonts w:ascii="Cambria" w:eastAsiaTheme="minorEastAsia" w:hAnsi="Cambria"/>
        </w:rPr>
      </w:pPr>
      <w:r w:rsidRPr="004C03CB">
        <w:rPr>
          <w:rFonts w:ascii="Cambria" w:eastAsiaTheme="minorEastAsia" w:hAnsi="Cambria"/>
        </w:rPr>
        <w:t xml:space="preserve">Repeat steps </w:t>
      </w:r>
      <w:r>
        <w:rPr>
          <w:rFonts w:ascii="Cambria" w:eastAsiaTheme="minorEastAsia" w:hAnsi="Cambria"/>
        </w:rPr>
        <w:t>b. and c. from above.</w:t>
      </w:r>
    </w:p>
    <w:p w14:paraId="7F48BCE8" w14:textId="77777777" w:rsidR="002F0067" w:rsidRDefault="002F0067" w:rsidP="002F0067">
      <w:pPr>
        <w:pStyle w:val="ListParagraph"/>
        <w:ind w:left="1440"/>
        <w:rPr>
          <w:rFonts w:ascii="Cambria" w:eastAsiaTheme="minorEastAsia" w:hAnsi="Cambria"/>
          <w:b/>
          <w:bCs/>
        </w:rPr>
      </w:pPr>
      <w:r>
        <w:rPr>
          <w:rFonts w:ascii="Cambria" w:eastAsiaTheme="minorEastAsia" w:hAnsi="Cambria"/>
          <w:b/>
          <w:bCs/>
        </w:rPr>
        <w:t>end for</w:t>
      </w:r>
    </w:p>
    <w:p w14:paraId="24840373" w14:textId="77777777" w:rsidR="002F0067" w:rsidRDefault="002F0067" w:rsidP="002F0067">
      <w:pPr>
        <w:rPr>
          <w:rFonts w:ascii="Cambria" w:eastAsiaTheme="minorEastAsia" w:hAnsi="Cambria"/>
          <w:b/>
          <w:bCs/>
        </w:rPr>
      </w:pPr>
      <w:r>
        <w:rPr>
          <w:rFonts w:ascii="Cambria" w:eastAsiaTheme="minorEastAsia" w:hAnsi="Cambria"/>
          <w:b/>
          <w:bCs/>
        </w:rPr>
        <w:tab/>
        <w:t>end for</w:t>
      </w:r>
    </w:p>
    <w:p w14:paraId="77850D4B" w14:textId="77777777" w:rsidR="002F0067" w:rsidRDefault="002F0067" w:rsidP="002F0067">
      <w:pPr>
        <w:pStyle w:val="ListParagraph"/>
        <w:rPr>
          <w:rFonts w:ascii="Cambria" w:eastAsiaTheme="minorEastAsia" w:hAnsi="Cambria"/>
        </w:rPr>
      </w:pPr>
    </w:p>
    <w:p w14:paraId="465BF121"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p, p = P,P-1,…,1:</m:t>
        </m:r>
      </m:oMath>
    </w:p>
    <w:p w14:paraId="503E54A1" w14:textId="77777777" w:rsidR="002F0067" w:rsidRDefault="002F0067" w:rsidP="002F0067">
      <w:pPr>
        <w:pStyle w:val="ListParagraph"/>
        <w:numPr>
          <w:ilvl w:val="1"/>
          <w:numId w:val="26"/>
        </w:numPr>
        <w:rPr>
          <w:rFonts w:ascii="Cambria" w:eastAsiaTheme="minorEastAsia" w:hAnsi="Cambria"/>
        </w:rPr>
      </w:pPr>
      <w:r>
        <w:rPr>
          <w:rFonts w:ascii="Cambria" w:eastAsiaTheme="minorEastAsia" w:hAnsi="Cambria"/>
        </w:rPr>
        <w:t xml:space="preserve">Compute </w:t>
      </w:r>
      <m:oMath>
        <m:acc>
          <m:accPr>
            <m:chr m:val="̅"/>
            <m:ctrlPr>
              <w:rPr>
                <w:rFonts w:ascii="Cambria Math" w:eastAsiaTheme="minorEastAsia" w:hAnsi="Cambria Math"/>
              </w:rPr>
            </m:ctrlPr>
          </m:accPr>
          <m:e>
            <m:sSub>
              <m:sSubPr>
                <m:ctrlPr>
                  <w:rPr>
                    <w:rFonts w:ascii="Cambria Math" w:eastAsiaTheme="minorEastAsia" w:hAnsi="Cambria Math"/>
                    <w:i/>
                  </w:rPr>
                </m:ctrlPr>
              </m:sSubPr>
              <m:e>
                <m:r>
                  <m:rPr>
                    <m:scr m:val="script"/>
                  </m:rP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p</m:t>
                </m:r>
              </m:sub>
            </m:sSub>
          </m:e>
        </m:ac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i,p</m:t>
                </m:r>
              </m:sub>
            </m:sSub>
            <m:ctrlPr>
              <w:rPr>
                <w:rFonts w:ascii="Cambria Math" w:eastAsiaTheme="minorEastAsia" w:hAnsi="Cambria Math"/>
                <w:i/>
              </w:rPr>
            </m:ctrlPr>
          </m:e>
        </m:nary>
      </m:oMath>
      <w:r w:rsidRPr="004C03CB">
        <w:rPr>
          <w:rFonts w:ascii="Cambria" w:eastAsiaTheme="minorEastAsia" w:hAnsi="Cambria"/>
        </w:rPr>
        <w:t xml:space="preserve">, the average mean-squared error of the out-of-bag forecast error predictions for </w:t>
      </w:r>
      <m:oMath>
        <m:r>
          <w:rPr>
            <w:rFonts w:ascii="Cambria Math" w:eastAsiaTheme="minorEastAsia" w:hAnsi="Cambria Math"/>
          </w:rPr>
          <m:t>p</m:t>
        </m:r>
      </m:oMath>
      <w:r w:rsidRPr="004C03CB">
        <w:rPr>
          <w:rFonts w:ascii="Cambria" w:eastAsiaTheme="minorEastAsia" w:hAnsi="Cambria"/>
        </w:rPr>
        <w:t xml:space="preserve"> features</w:t>
      </w:r>
    </w:p>
    <w:p w14:paraId="024195EF" w14:textId="77777777" w:rsidR="002F0067" w:rsidRPr="004C03CB" w:rsidRDefault="002F0067" w:rsidP="002F0067">
      <w:pPr>
        <w:ind w:left="720"/>
        <w:rPr>
          <w:rFonts w:ascii="Cambria" w:eastAsiaTheme="minorEastAsia" w:hAnsi="Cambria"/>
          <w:b/>
          <w:bCs/>
        </w:rPr>
      </w:pPr>
      <w:r>
        <w:rPr>
          <w:rFonts w:ascii="Cambria" w:eastAsiaTheme="minorEastAsia" w:hAnsi="Cambria"/>
          <w:b/>
          <w:bCs/>
        </w:rPr>
        <w:t>end for</w:t>
      </w:r>
    </w:p>
    <w:p w14:paraId="2921A574"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b/>
          <w:bCs/>
        </w:rPr>
        <w:t xml:space="preserve">for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n</m:t>
            </m:r>
          </m:sub>
        </m:sSub>
        <m:r>
          <m:rPr>
            <m:sty m:val="b"/>
          </m:rPr>
          <w:rPr>
            <w:rFonts w:ascii="Cambria Math" w:eastAsiaTheme="minorEastAsia" w:hAnsi="Cambria Math"/>
          </w:rPr>
          <m:t>∈</m:t>
        </m:r>
        <m:sSup>
          <m:sSupPr>
            <m:ctrlPr>
              <w:rPr>
                <w:rFonts w:ascii="Cambria Math" w:eastAsiaTheme="minorEastAsia" w:hAnsi="Cambria Math"/>
                <w:b/>
                <w:bCs/>
                <w:i/>
              </w:rPr>
            </m:ctrlPr>
          </m:sSupPr>
          <m:e>
            <m:r>
              <m:rPr>
                <m:scr m:val="script"/>
                <m:sty m:val="bi"/>
              </m:rPr>
              <w:rPr>
                <w:rFonts w:ascii="Cambria Math" w:eastAsiaTheme="minorEastAsia" w:hAnsi="Cambria Math"/>
              </w:rPr>
              <m:t>M</m:t>
            </m:r>
            <m:ctrlPr>
              <w:rPr>
                <w:rFonts w:ascii="Cambria Math" w:eastAsiaTheme="minorEastAsia" w:hAnsi="Cambria Math"/>
                <w:b/>
                <w:bCs/>
              </w:rPr>
            </m:ctrlPr>
          </m:e>
          <m:sup>
            <m:r>
              <m:rPr>
                <m:sty m:val="bi"/>
              </m:rPr>
              <w:rPr>
                <w:rFonts w:ascii="Cambria Math" w:eastAsiaTheme="minorEastAsia" w:hAnsi="Cambria Math"/>
              </w:rPr>
              <m:t>'</m:t>
            </m:r>
          </m:sup>
        </m:sSup>
        <m:r>
          <m:rPr>
            <m:sty m:val="bi"/>
          </m:rPr>
          <w:rPr>
            <w:rFonts w:ascii="Cambria Math" w:eastAsiaTheme="minorEastAsia" w:hAnsi="Cambria Math"/>
          </w:rPr>
          <m:t>:</m:t>
        </m:r>
      </m:oMath>
    </w:p>
    <w:p w14:paraId="0AD50C64" w14:textId="77777777" w:rsidR="002F0067" w:rsidRDefault="002F0067" w:rsidP="002F0067">
      <w:pPr>
        <w:pStyle w:val="ListParagraph"/>
        <w:numPr>
          <w:ilvl w:val="1"/>
          <w:numId w:val="26"/>
        </w:numPr>
        <w:rPr>
          <w:rFonts w:ascii="Cambria" w:eastAsiaTheme="minorEastAsia" w:hAnsi="Cambria"/>
        </w:rPr>
      </w:pPr>
      <w:r>
        <w:rPr>
          <w:rFonts w:ascii="Cambria" w:eastAsiaTheme="minorEastAsia" w:hAnsi="Cambria"/>
        </w:rPr>
        <w:t xml:space="preserve">Compute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n</m:t>
                </m:r>
              </m:sub>
            </m:sSub>
          </m:e>
        </m:ac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ctrlPr>
              <w:rPr>
                <w:rFonts w:ascii="Cambria Math" w:eastAsiaTheme="minorEastAsia" w:hAnsi="Cambria Math"/>
                <w:i/>
              </w:rPr>
            </m:ctrlPr>
          </m:e>
        </m:nary>
      </m:oMath>
      <w:r w:rsidRPr="004C03CB">
        <w:rPr>
          <w:rFonts w:ascii="Cambria" w:eastAsiaTheme="minorEastAsia" w:hAnsi="Cambria"/>
        </w:rPr>
        <w:t>, the average rank of each feature</w:t>
      </w:r>
    </w:p>
    <w:p w14:paraId="2A491A1E" w14:textId="77777777" w:rsidR="002F0067" w:rsidRPr="004C03CB" w:rsidRDefault="002F0067" w:rsidP="002F0067">
      <w:pPr>
        <w:ind w:left="720"/>
        <w:rPr>
          <w:rFonts w:ascii="Cambria" w:eastAsiaTheme="minorEastAsia" w:hAnsi="Cambria"/>
          <w:b/>
          <w:bCs/>
        </w:rPr>
      </w:pPr>
      <w:r>
        <w:rPr>
          <w:rFonts w:ascii="Cambria" w:eastAsiaTheme="minorEastAsia" w:hAnsi="Cambria"/>
          <w:b/>
          <w:bCs/>
        </w:rPr>
        <w:t>end for</w:t>
      </w:r>
    </w:p>
    <w:p w14:paraId="517BB6CE"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rPr>
        <w:lastRenderedPageBreak/>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oMath>
      <w:r>
        <w:rPr>
          <w:rFonts w:ascii="Cambria" w:eastAsiaTheme="minorEastAsia" w:hAnsi="Cambria"/>
        </w:rPr>
        <w:t xml:space="preserve"> </w:t>
      </w:r>
      <w:r w:rsidRPr="004C03CB">
        <w:rPr>
          <w:rFonts w:ascii="Cambria" w:eastAsiaTheme="minorEastAsia" w:hAnsi="Cambria"/>
        </w:rPr>
        <w:t xml:space="preserve">with the minimum out-of-bag mean-squared error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1220E8BC"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p, p = P, P-1,…1:</m:t>
        </m:r>
      </m:oMath>
    </w:p>
    <w:p w14:paraId="138D3D5B" w14:textId="77777777" w:rsidR="002F0067" w:rsidRDefault="002F0067" w:rsidP="002F0067">
      <w:pPr>
        <w:pStyle w:val="ListParagraph"/>
        <w:numPr>
          <w:ilvl w:val="1"/>
          <w:numId w:val="26"/>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m:rPr>
                        <m:scr m:val="script"/>
                      </m:rP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p</m:t>
                    </m:r>
                  </m:sub>
                </m:sSub>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the percentage increase in the average out-of-bag mean squared error from using </w:t>
      </w:r>
      <m:oMath>
        <m:r>
          <w:rPr>
            <w:rFonts w:ascii="Cambria Math" w:eastAsiaTheme="minorEastAsia" w:hAnsi="Cambria Math"/>
          </w:rPr>
          <m:t>p</m:t>
        </m:r>
      </m:oMath>
      <w:r>
        <w:rPr>
          <w:rFonts w:ascii="Cambria" w:eastAsiaTheme="minorEastAsia" w:hAnsi="Cambria"/>
        </w:rPr>
        <w:t xml:space="preserve"> features in the random forest model</w:t>
      </w:r>
    </w:p>
    <w:p w14:paraId="2C77835B" w14:textId="77777777" w:rsidR="002F0067" w:rsidRPr="004C03CB" w:rsidRDefault="002F0067" w:rsidP="002F0067">
      <w:pPr>
        <w:pStyle w:val="ListParagraph"/>
        <w:rPr>
          <w:rFonts w:ascii="Cambria" w:eastAsiaTheme="minorEastAsia" w:hAnsi="Cambria"/>
          <w:b/>
          <w:bCs/>
        </w:rPr>
      </w:pPr>
      <w:r>
        <w:rPr>
          <w:rFonts w:ascii="Cambria" w:eastAsiaTheme="minorEastAsia" w:hAnsi="Cambria"/>
          <w:b/>
          <w:bCs/>
        </w:rPr>
        <w:t>end for</w:t>
      </w:r>
    </w:p>
    <w:p w14:paraId="7FF715D8" w14:textId="77777777" w:rsidR="002F0067" w:rsidRPr="004C03CB" w:rsidRDefault="002F0067" w:rsidP="002F0067">
      <w:pPr>
        <w:pStyle w:val="ListParagraph"/>
        <w:numPr>
          <w:ilvl w:val="0"/>
          <w:numId w:val="26"/>
        </w:numPr>
        <w:rPr>
          <w:rFonts w:ascii="Cambria" w:eastAsiaTheme="minorEastAsia" w:hAnsi="Cambria"/>
        </w:rPr>
      </w:pPr>
      <w:r>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to the smallest value of </w:t>
      </w:r>
      <m:oMath>
        <m:r>
          <w:rPr>
            <w:rFonts w:ascii="Cambria Math" w:eastAsiaTheme="minorEastAsia" w:hAnsi="Cambria Math"/>
          </w:rPr>
          <m:t>p</m:t>
        </m:r>
      </m:oMath>
      <w:r>
        <w:rPr>
          <w:rFonts w:ascii="Cambria" w:eastAsiaTheme="minorEastAsia" w:hAnsi="Cambria"/>
        </w:rPr>
        <w:t xml:space="preserve"> such that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p</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50DECDD" w14:textId="77777777" w:rsidR="002F0067" w:rsidRDefault="002F0067" w:rsidP="002F0067">
      <w:pPr>
        <w:pStyle w:val="ListParagraph"/>
        <w:numPr>
          <w:ilvl w:val="0"/>
          <w:numId w:val="26"/>
        </w:numPr>
        <w:rPr>
          <w:rFonts w:ascii="Cambria" w:eastAsiaTheme="minorEastAsia" w:hAnsi="Cambria"/>
        </w:rPr>
      </w:pPr>
      <w:r>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4244BB9E" w14:textId="77777777" w:rsidR="002F0067" w:rsidRDefault="002F0067" w:rsidP="002F0067">
      <w:pPr>
        <w:rPr>
          <w:rFonts w:ascii="Cambria" w:eastAsiaTheme="minorEastAsia" w:hAnsi="Cambria"/>
        </w:rPr>
      </w:pPr>
    </w:p>
    <w:p w14:paraId="61DE745D" w14:textId="77777777" w:rsidR="002F0067" w:rsidRDefault="002F0067" w:rsidP="002F0067">
      <w:pPr>
        <w:rPr>
          <w:rFonts w:ascii="Cambria" w:eastAsiaTheme="minorEastAsia" w:hAnsi="Cambria"/>
        </w:rPr>
      </w:pPr>
      <w:r>
        <w:rPr>
          <w:rFonts w:ascii="Cambria" w:eastAsiaTheme="minorEastAsia" w:hAnsi="Cambria"/>
          <w:i/>
          <w:iCs/>
        </w:rPr>
        <w:t>k-nTS Swapping</w:t>
      </w:r>
    </w:p>
    <w:p w14:paraId="2E22F711" w14:textId="77777777" w:rsidR="002F0067" w:rsidRPr="004C03CB" w:rsidRDefault="002F0067" w:rsidP="002F0067">
      <w:pPr>
        <w:pStyle w:val="ListParagraph"/>
        <w:numPr>
          <w:ilvl w:val="0"/>
          <w:numId w:val="27"/>
        </w:numPr>
        <w:rPr>
          <w:rFonts w:ascii="Cambria" w:eastAsiaTheme="minorEastAsia" w:hAnsi="Cambria"/>
        </w:rPr>
      </w:pPr>
      <w:r>
        <w:rPr>
          <w:rFonts w:ascii="Cambria" w:eastAsiaTheme="minorEastAsia" w:hAnsi="Cambria"/>
        </w:rPr>
        <w:t xml:space="preserve">Use the selected features to perform swapping using </w:t>
      </w:r>
      <w:r>
        <w:rPr>
          <w:rFonts w:ascii="Cambria" w:eastAsiaTheme="minorEastAsia" w:hAnsi="Cambria"/>
          <w:b/>
          <w:bCs/>
        </w:rPr>
        <w:t xml:space="preserve">Algorithm 1: </w:t>
      </w:r>
      <w:r>
        <w:rPr>
          <w:rFonts w:ascii="Cambria" w:eastAsiaTheme="minorEastAsia" w:hAnsi="Cambria"/>
        </w:rPr>
        <w:t>The k-nTS Swapping Method</w:t>
      </w:r>
    </w:p>
    <w:p w14:paraId="0E6D1481" w14:textId="77777777" w:rsidR="002F0067" w:rsidRPr="004C03CB" w:rsidRDefault="002F0067" w:rsidP="002F0067">
      <w:pPr>
        <w:pStyle w:val="ListParagraph"/>
        <w:rPr>
          <w:rFonts w:ascii="Cambria" w:hAnsi="Cambria"/>
        </w:rPr>
      </w:pPr>
    </w:p>
    <w:p w14:paraId="55DFA690" w14:textId="77777777" w:rsidR="002F0067" w:rsidRDefault="002F0067" w:rsidP="002F0067">
      <w:pPr>
        <w:rPr>
          <w:rFonts w:ascii="Cambria" w:hAnsi="Cambria"/>
        </w:rPr>
      </w:pPr>
    </w:p>
    <w:p w14:paraId="7BF37015" w14:textId="77777777" w:rsidR="00DE3D2E" w:rsidRDefault="003D2642" w:rsidP="002F0067">
      <w:pPr>
        <w:rPr>
          <w:rFonts w:ascii="Cambria" w:eastAsiaTheme="minorEastAsia" w:hAnsi="Cambria"/>
        </w:rPr>
      </w:pPr>
      <w:commentRangeStart w:id="19"/>
      <w:r>
        <w:rPr>
          <w:rFonts w:ascii="Cambria" w:hAnsi="Cambria"/>
        </w:rPr>
        <w:t xml:space="preserve">Algorithm </w:t>
      </w:r>
      <w:r w:rsidR="005A27EC">
        <w:rPr>
          <w:rFonts w:ascii="Cambria" w:hAnsi="Cambria"/>
        </w:rPr>
        <w:t>2</w:t>
      </w:r>
      <w:r>
        <w:rPr>
          <w:rFonts w:ascii="Cambria" w:hAnsi="Cambria"/>
        </w:rPr>
        <w:t xml:space="preserve"> starts with</w:t>
      </w:r>
      <w:r w:rsidR="002F0067">
        <w:rPr>
          <w:rFonts w:ascii="Cambria" w:hAnsi="Cambria"/>
        </w:rPr>
        <w:t xml:space="preserve"> the data </w:t>
      </w:r>
      <w:r w:rsidR="00173174">
        <w:rPr>
          <w:rFonts w:ascii="Cambria" w:hAnsi="Cambria"/>
        </w:rPr>
        <w:t>owne</w:t>
      </w:r>
      <w:r w:rsidR="00E815CC">
        <w:rPr>
          <w:rFonts w:ascii="Cambria" w:hAnsi="Cambria"/>
        </w:rPr>
        <w:t>r</w:t>
      </w:r>
      <w:r w:rsidR="002F0067">
        <w:rPr>
          <w:rFonts w:ascii="Cambria" w:hAnsi="Cambria"/>
        </w:rPr>
        <w:t xml:space="preserve"> generat</w:t>
      </w:r>
      <w:r>
        <w:rPr>
          <w:rFonts w:ascii="Cambria" w:hAnsi="Cambria"/>
        </w:rPr>
        <w:t>ing</w:t>
      </w:r>
      <w:r w:rsidR="002F0067">
        <w:rPr>
          <w:rFonts w:ascii="Cambria" w:hAnsi="Cambria"/>
        </w:rPr>
        <w:t xml:space="preserve"> forecasts for period </w:t>
      </w:r>
      <m:oMath>
        <m:r>
          <w:rPr>
            <w:rFonts w:ascii="Cambria Math" w:hAnsi="Cambria Math"/>
          </w:rPr>
          <m:t>T – 1</m:t>
        </m:r>
      </m:oMath>
      <w:r w:rsidR="002F0067">
        <w:rPr>
          <w:rFonts w:ascii="Cambria" w:eastAsiaTheme="minorEastAsia" w:hAnsi="Cambria"/>
        </w:rPr>
        <w:t xml:space="preserve"> for the original data and protected </w:t>
      </w:r>
      <w:r w:rsidR="00173174">
        <w:rPr>
          <w:rFonts w:ascii="Cambria" w:eastAsiaTheme="minorEastAsia" w:hAnsi="Cambria"/>
        </w:rPr>
        <w:t xml:space="preserve">data </w:t>
      </w:r>
      <w:r w:rsidR="002F0067">
        <w:rPr>
          <w:rFonts w:ascii="Cambria" w:eastAsiaTheme="minorEastAsia" w:hAnsi="Cambria"/>
        </w:rPr>
        <w:t xml:space="preserve">using baseline privacy methods. The </w:t>
      </w:r>
      <w:r w:rsidR="005A27EC">
        <w:rPr>
          <w:rFonts w:ascii="Cambria" w:eastAsiaTheme="minorEastAsia" w:hAnsi="Cambria"/>
        </w:rPr>
        <w:t xml:space="preserve">data </w:t>
      </w:r>
      <w:r w:rsidR="00173174">
        <w:rPr>
          <w:rFonts w:ascii="Cambria" w:eastAsiaTheme="minorEastAsia" w:hAnsi="Cambria"/>
        </w:rPr>
        <w:t>owner</w:t>
      </w:r>
      <w:r w:rsidR="002F0067">
        <w:rPr>
          <w:rFonts w:ascii="Cambria" w:eastAsiaTheme="minorEastAsia" w:hAnsi="Cambria"/>
        </w:rPr>
        <w:t xml:space="preserve"> measures the forecast errors and time series features for each original and protected time series. </w:t>
      </w:r>
      <w:r>
        <w:rPr>
          <w:rFonts w:ascii="Cambria" w:hAnsi="Cambria"/>
        </w:rPr>
        <w:t xml:space="preserve">First, </w:t>
      </w:r>
      <w:r w:rsidR="005A27EC">
        <w:rPr>
          <w:rFonts w:ascii="Cambria" w:hAnsi="Cambria"/>
        </w:rPr>
        <w:t>they</w:t>
      </w:r>
      <w:r>
        <w:rPr>
          <w:rFonts w:ascii="Cambria" w:hAnsi="Cambria"/>
        </w:rPr>
        <w:t xml:space="preserve"> use RReliefF </w:t>
      </w:r>
      <w:r>
        <w:rPr>
          <w:rFonts w:ascii="Cambria" w:eastAsiaTheme="minorEastAsia" w:hAnsi="Cambria"/>
        </w:rPr>
        <w:t xml:space="preserve">(Robnik-Sikonja &amp; Kononenko, 2003) to weight whether differences in a given feature are predictive of differences in forecast errors between nearest-neighbor time series. </w:t>
      </w:r>
      <w:r w:rsidR="002F0067">
        <w:rPr>
          <w:rFonts w:ascii="Cambria" w:eastAsiaTheme="minorEastAsia" w:hAnsi="Cambria"/>
        </w:rPr>
        <w:t xml:space="preserve">Next, similar to Li et al. (2022), the RReliefF algorithm (Robnik-Sikonja &amp; Kononenko, 2003) is used to select the features which have a higher probability of varying across nearest-neighbor time series with different forecast errors than nearest neighbor time series with similar forecast errors. </w:t>
      </w:r>
    </w:p>
    <w:p w14:paraId="6E86BEB7" w14:textId="77777777" w:rsidR="00DE3D2E" w:rsidRDefault="00DE3D2E" w:rsidP="002F0067">
      <w:pPr>
        <w:rPr>
          <w:rFonts w:ascii="Cambria" w:eastAsiaTheme="minorEastAsia" w:hAnsi="Cambria"/>
        </w:rPr>
      </w:pPr>
    </w:p>
    <w:p w14:paraId="2CBA453A" w14:textId="6E1A30C9" w:rsidR="00E73780" w:rsidRDefault="002F0067" w:rsidP="00E73780">
      <w:pPr>
        <w:rPr>
          <w:rFonts w:ascii="Cambria" w:hAnsi="Cambria"/>
        </w:rPr>
      </w:pPr>
      <w:r>
        <w:rPr>
          <w:rFonts w:ascii="Cambria" w:eastAsiaTheme="minorEastAsia" w:hAnsi="Cambria"/>
        </w:rPr>
        <w:t xml:space="preserve">The second stage of feature selection uses random forest-based RFE to recursively remove the feature that is least important for predicting forecast errors from the time series feature matrix. The RFE algorithm is repeated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times.</w:t>
      </w:r>
      <w:r w:rsidR="00BB6760">
        <w:rPr>
          <w:rFonts w:ascii="Cambria" w:eastAsiaTheme="minorEastAsia" w:hAnsi="Cambria"/>
        </w:rPr>
        <w:t xml:space="preserve"> </w:t>
      </w:r>
      <w:commentRangeStart w:id="20"/>
      <w:commentRangeStart w:id="21"/>
      <w:r>
        <w:rPr>
          <w:rFonts w:ascii="Cambria" w:hAnsi="Cambria"/>
        </w:rPr>
        <w:t>In each iteration of the RFE algorithm, a random for</w:t>
      </w:r>
      <w:commentRangeEnd w:id="20"/>
      <w:r>
        <w:rPr>
          <w:rStyle w:val="CommentReference"/>
        </w:rPr>
        <w:commentReference w:id="20"/>
      </w:r>
      <w:commentRangeEnd w:id="21"/>
      <w:r>
        <w:rPr>
          <w:rStyle w:val="CommentReference"/>
        </w:rPr>
        <w:commentReference w:id="21"/>
      </w:r>
      <w:r>
        <w:rPr>
          <w:rFonts w:ascii="Cambria" w:hAnsi="Cambria"/>
        </w:rPr>
        <w:t xml:space="preserve">est is used to predict forecast errors using the current subset of time series features. The </w:t>
      </w:r>
      <w:r w:rsidR="00BB6760">
        <w:rPr>
          <w:rFonts w:ascii="Cambria" w:eastAsiaTheme="minorEastAsia" w:hAnsi="Cambria"/>
        </w:rPr>
        <w:t xml:space="preserve">out-of-bag (OOB) mean-squared error (MSE) </w:t>
      </w:r>
      <w:r>
        <w:rPr>
          <w:rFonts w:ascii="Cambria" w:hAnsi="Cambria"/>
        </w:rPr>
        <w:t>and permutation-based feature importance values are saved,</w:t>
      </w:r>
      <w:r>
        <w:rPr>
          <w:rFonts w:ascii="Cambria" w:eastAsiaTheme="minorEastAsia" w:hAnsi="Cambria"/>
        </w:rPr>
        <w:t xml:space="preserve"> the least important feature is removed, and the model is retrained for the next iteration. These steps repeat until one feature remains. The value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is calculated using the averages of the OOB MSE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repetitions for each </w:t>
      </w:r>
      <m:oMath>
        <m:r>
          <w:rPr>
            <w:rFonts w:ascii="Cambria Math" w:eastAsiaTheme="minorEastAsia" w:hAnsi="Cambria Math"/>
          </w:rPr>
          <m:t>p = 1,…,P</m:t>
        </m:r>
      </m:oMath>
      <w:r>
        <w:rPr>
          <w:rFonts w:ascii="Cambria" w:eastAsiaTheme="minorEastAsia" w:hAnsi="Cambria"/>
        </w:rPr>
        <w:t xml:space="preserve">. We include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features with the highest average ranks in the </w:t>
      </w:r>
      <w:r>
        <w:rPr>
          <w:rFonts w:ascii="Cambria" w:eastAsiaTheme="minorEastAsia" w:hAnsi="Cambria"/>
          <w:i/>
          <w:iCs/>
        </w:rPr>
        <w:t>k</w:t>
      </w:r>
      <w:r>
        <w:rPr>
          <w:rFonts w:ascii="Cambria" w:eastAsiaTheme="minorEastAsia" w:hAnsi="Cambria"/>
        </w:rPr>
        <w:t>-nTS+ swapping method.</w:t>
      </w:r>
      <w:commentRangeEnd w:id="19"/>
      <w:r w:rsidR="0046211A">
        <w:rPr>
          <w:rStyle w:val="CommentReference"/>
        </w:rPr>
        <w:commentReference w:id="19"/>
      </w:r>
    </w:p>
    <w:p w14:paraId="3DC66B59" w14:textId="77777777" w:rsidR="00E73780" w:rsidRDefault="00E73780" w:rsidP="001546D0">
      <w:pPr>
        <w:rPr>
          <w:rFonts w:ascii="Cambria" w:eastAsiaTheme="minorEastAsia" w:hAnsi="Cambria"/>
        </w:rPr>
      </w:pPr>
    </w:p>
    <w:p w14:paraId="4C07A42D" w14:textId="77777777" w:rsidR="00DE70D0" w:rsidRDefault="00DE70D0" w:rsidP="00753A36">
      <w:pPr>
        <w:rPr>
          <w:rFonts w:ascii="Cambr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2CFF4F23"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(see subsection </w:t>
      </w:r>
      <w:r w:rsidR="0018296F">
        <w:rPr>
          <w:rFonts w:ascii="Cambria" w:hAnsi="Cambria"/>
        </w:rPr>
        <w:t>4.3.4</w:t>
      </w:r>
      <w:r w:rsidR="00AA2F8F">
        <w:rPr>
          <w:rFonts w:ascii="Cambria" w:hAnsi="Cambria"/>
        </w:rPr>
        <w:t xml:space="preserve"> for details).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similar to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7A02E9">
        <w:rPr>
          <w:rFonts w:ascii="Cambria" w:hAnsi="Cambria"/>
        </w:rPr>
        <w:t xml:space="preserve">may have an external data of the </w:t>
      </w:r>
      <w:r w:rsidR="002F0067">
        <w:rPr>
          <w:rFonts w:ascii="Cambria" w:hAnsi="Cambria"/>
        </w:rPr>
        <w:t>original</w:t>
      </w:r>
      <w:r w:rsidR="007A02E9">
        <w:rPr>
          <w:rFonts w:ascii="Cambria" w:hAnsi="Cambria"/>
        </w:rPr>
        <w:t xml:space="preserve"> time series and attempt to match each protected time series to the original time series in the </w:t>
      </w:r>
      <w:r w:rsidR="00F330DA">
        <w:rPr>
          <w:rFonts w:ascii="Cambria" w:hAnsi="Cambria"/>
        </w:rPr>
        <w:t>original data</w:t>
      </w:r>
      <w:r w:rsidR="007A02E9">
        <w:rPr>
          <w:rFonts w:ascii="Cambria" w:hAnsi="Cambria"/>
        </w:rPr>
        <w:t xml:space="preserve">. </w:t>
      </w:r>
      <w:r w:rsidR="0018296F">
        <w:rPr>
          <w:rFonts w:ascii="Cambria" w:hAnsi="Cambria"/>
        </w:rPr>
        <w:t xml:space="preserve">The data owner seek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5C810E67" w14:textId="172954DD" w:rsidR="00FF4FFF" w:rsidRDefault="00437AAB" w:rsidP="0053699F">
      <w:pPr>
        <w:tabs>
          <w:tab w:val="left" w:pos="1152"/>
        </w:tabs>
        <w:rPr>
          <w:rFonts w:ascii="Cambria" w:hAnsi="Cambria"/>
        </w:rPr>
      </w:pPr>
      <w:r>
        <w:rPr>
          <w:rFonts w:ascii="Cambria" w:hAnsi="Cambria"/>
        </w:rPr>
        <w:lastRenderedPageBreak/>
        <w:t xml:space="preserve">Furthermore, 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showed that the M3 competition data </w:t>
      </w:r>
      <w:r w:rsidR="00E775FD">
        <w:rPr>
          <w:rFonts w:ascii="Cambria" w:hAnsi="Cambria"/>
        </w:rPr>
        <w:t xml:space="preserve">contain time series features </w:t>
      </w:r>
      <w:r>
        <w:rPr>
          <w:rFonts w:ascii="Cambria" w:hAnsi="Cambria"/>
        </w:rPr>
        <w:t xml:space="preserve">representative of the real world </w:t>
      </w:r>
      <w:r w:rsidR="00E775FD">
        <w:rPr>
          <w:rFonts w:ascii="Cambria" w:hAnsi="Cambria"/>
        </w:rPr>
        <w:t xml:space="preserve">data </w:t>
      </w:r>
      <w:r w:rsidR="00466B2C">
        <w:rPr>
          <w:rFonts w:ascii="Cambria" w:hAnsi="Cambria"/>
        </w:rPr>
        <w:t>which</w:t>
      </w:r>
      <w:r>
        <w:rPr>
          <w:rFonts w:ascii="Cambria" w:hAnsi="Cambria"/>
        </w:rPr>
        <w:t xml:space="preserve"> </w:t>
      </w:r>
      <w:r w:rsidR="00FF4FFF">
        <w:rPr>
          <w:rFonts w:ascii="Cambria" w:hAnsi="Cambria"/>
        </w:rPr>
        <w:t>makes it suitable for our</w:t>
      </w:r>
      <w:r w:rsidR="00E775FD">
        <w:rPr>
          <w:rFonts w:ascii="Cambria" w:hAnsi="Cambria"/>
        </w:rPr>
        <w:t xml:space="preserve"> feature-based</w:t>
      </w:r>
      <w:r w:rsidR="00FF4FFF">
        <w:rPr>
          <w:rFonts w:ascii="Cambria" w:hAnsi="Cambria"/>
        </w:rPr>
        <w:t xml:space="preserve"> k-nTS+ swapping </w:t>
      </w:r>
      <w:r w:rsidR="004B5FB3">
        <w:rPr>
          <w:rFonts w:ascii="Cambria" w:hAnsi="Cambria"/>
        </w:rPr>
        <w:t>method.</w:t>
      </w:r>
      <w:r>
        <w:rPr>
          <w:rFonts w:ascii="Cambria" w:hAnsi="Cambria"/>
        </w:rPr>
        <w:t xml:space="preserve">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p>
    <w:p w14:paraId="4C3BB927" w14:textId="77777777" w:rsidR="00FF4FFF" w:rsidRDefault="00FF4FFF" w:rsidP="0053699F">
      <w:pPr>
        <w:tabs>
          <w:tab w:val="left" w:pos="1152"/>
        </w:tabs>
        <w:rPr>
          <w:rFonts w:ascii="Cambria" w:hAnsi="Cambria"/>
        </w:rPr>
      </w:pPr>
    </w:p>
    <w:p w14:paraId="70407A6B" w14:textId="4DB8D81D" w:rsidR="00B569FE" w:rsidRDefault="00B569FE" w:rsidP="0053699F">
      <w:pPr>
        <w:tabs>
          <w:tab w:val="left" w:pos="1152"/>
        </w:tabs>
        <w:rPr>
          <w:rFonts w:ascii="Cambria" w:hAnsi="Cambria"/>
        </w:rPr>
      </w:pPr>
    </w:p>
    <w:p w14:paraId="0E1A9C75" w14:textId="1AC2BD9B"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for the k-nTS+ Swapping Method</w:t>
      </w:r>
    </w:p>
    <w:p w14:paraId="4B53ADCE" w14:textId="0E80CD21" w:rsidR="005C1A42" w:rsidRPr="00C546A7" w:rsidRDefault="005C1A42" w:rsidP="005C1A42">
      <w:pPr>
        <w:rPr>
          <w:rFonts w:ascii="Cambria" w:hAnsi="Cambria"/>
        </w:rPr>
      </w:pPr>
      <w:r>
        <w:rPr>
          <w:rFonts w:ascii="Cambria" w:hAnsi="Cambria"/>
        </w:rPr>
        <w:br/>
      </w:r>
      <w:r w:rsidRPr="007A02E9">
        <w:rPr>
          <w:rFonts w:ascii="Cambria" w:hAnsi="Cambria"/>
        </w:rPr>
        <w:t xml:space="preserve">In section 2.3, we </w:t>
      </w:r>
      <w:r w:rsidR="008F6094">
        <w:rPr>
          <w:rFonts w:ascii="Cambria" w:hAnsi="Cambria"/>
        </w:rPr>
        <w:t>reviewed</w:t>
      </w:r>
      <w:r w:rsidRPr="007A02E9">
        <w:rPr>
          <w:rFonts w:ascii="Cambria" w:hAnsi="Cambria"/>
        </w:rPr>
        <w:t xml:space="preserve"> the time series features </w:t>
      </w:r>
      <w:r w:rsidR="0018296F">
        <w:rPr>
          <w:rFonts w:ascii="Cambria" w:hAnsi="Cambria"/>
        </w:rPr>
        <w:t xml:space="preserve">and found that several features </w:t>
      </w:r>
      <w:r w:rsidRPr="007A02E9">
        <w:rPr>
          <w:rFonts w:ascii="Cambria" w:hAnsi="Cambria"/>
        </w:rPr>
        <w:t>had a relationship with forecast accuracy. Below, we define the</w:t>
      </w:r>
      <w:r>
        <w:rPr>
          <w:rFonts w:ascii="Cambria" w:hAnsi="Cambria"/>
        </w:rPr>
        <w:t>se</w:t>
      </w:r>
      <w:r w:rsidRPr="007A02E9">
        <w:rPr>
          <w:rFonts w:ascii="Cambria" w:hAnsi="Cambria"/>
        </w:rPr>
        <w:t xml:space="preserve"> features </w:t>
      </w:r>
      <w:r w:rsidR="008F6094">
        <w:rPr>
          <w:rFonts w:ascii="Cambria" w:hAnsi="Cambria"/>
        </w:rPr>
        <w:t xml:space="preserve">in detail and </w:t>
      </w:r>
      <w:r w:rsidRPr="00C546A7">
        <w:rPr>
          <w:rFonts w:ascii="Cambria" w:hAnsi="Cambria"/>
        </w:rPr>
        <w:t xml:space="preserve">include additional features </w:t>
      </w:r>
      <w:r w:rsidR="0018296F">
        <w:rPr>
          <w:rFonts w:ascii="Cambria" w:hAnsi="Cambria"/>
        </w:rPr>
        <w:t>related to</w:t>
      </w:r>
      <w:r w:rsidRPr="00C546A7">
        <w:rPr>
          <w:rFonts w:ascii="Cambria" w:hAnsi="Cambria"/>
        </w:rPr>
        <w:t xml:space="preserve"> forecast accuracy</w:t>
      </w:r>
      <w:r w:rsidR="00612586">
        <w:rPr>
          <w:rFonts w:ascii="Cambria" w:hAnsi="Cambria"/>
        </w:rPr>
        <w:t xml:space="preserve">. </w:t>
      </w:r>
      <w:r w:rsidRPr="00C546A7">
        <w:rPr>
          <w:rFonts w:ascii="Cambria" w:hAnsi="Cambria"/>
        </w:rPr>
        <w:t>These include skewness, kurtosis, linearity, and strength of trend and seasonality. We omit stability and non-linearity since these features had little to no effect on accuracy, and frequency, since none of the privacy methods we consider a</w:t>
      </w:r>
      <w:r w:rsidR="0018296F">
        <w:rPr>
          <w:rFonts w:ascii="Cambria" w:hAnsi="Cambria"/>
        </w:rPr>
        <w:t>lter the</w:t>
      </w:r>
      <w:r w:rsidRPr="00C546A7">
        <w:rPr>
          <w:rFonts w:ascii="Cambria" w:hAnsi="Cambria"/>
        </w:rPr>
        <w:t xml:space="preserve"> frequency</w:t>
      </w:r>
      <w:r w:rsidR="0018296F">
        <w:rPr>
          <w:rFonts w:ascii="Cambria" w:hAnsi="Cambria"/>
        </w:rPr>
        <w:t xml:space="preserve"> of our monthly data</w:t>
      </w:r>
      <w:r w:rsidRPr="00C546A7">
        <w:rPr>
          <w:rFonts w:ascii="Cambria" w:hAnsi="Cambria"/>
        </w:rPr>
        <w:t xml:space="preserve">. </w:t>
      </w:r>
      <w:r w:rsidR="0018296F">
        <w:rPr>
          <w:rFonts w:ascii="Cambria" w:hAnsi="Cambria"/>
        </w:rPr>
        <w:t>However, w</w:t>
      </w:r>
      <w:r w:rsidRPr="00C546A7">
        <w:rPr>
          <w:rFonts w:ascii="Cambria" w:hAnsi="Cambria"/>
        </w:rPr>
        <w:t>e note that higher frequencies are associated with improved forecast accuracy</w:t>
      </w:r>
      <w:r w:rsidR="00612586">
        <w:rPr>
          <w:rFonts w:ascii="Cambria" w:hAnsi="Cambria"/>
        </w:rPr>
        <w:t>(Spiliotis et al., 2020)</w:t>
      </w:r>
      <w:r w:rsidR="0018296F">
        <w:rPr>
          <w:rFonts w:ascii="Cambria" w:hAnsi="Cambria"/>
        </w:rPr>
        <w:t xml:space="preserve"> and also worse privacy</w:t>
      </w:r>
      <w:r w:rsidRPr="00C546A7">
        <w:rPr>
          <w:rFonts w:ascii="Cambria" w:hAnsi="Cambria"/>
        </w:rPr>
        <w:t>.</w:t>
      </w:r>
    </w:p>
    <w:p w14:paraId="4BC0AB8A" w14:textId="77777777" w:rsidR="005C1A42" w:rsidRPr="007A02E9" w:rsidRDefault="005C1A42" w:rsidP="007A02E9">
      <w:pPr>
        <w:tabs>
          <w:tab w:val="left" w:pos="1152"/>
        </w:tabs>
        <w:rPr>
          <w:rFonts w:ascii="Cambria" w:hAnsi="Cambria"/>
          <w:i/>
          <w:iCs/>
        </w:rPr>
      </w:pPr>
    </w:p>
    <w:p w14:paraId="4B2B0EF9" w14:textId="5F988F3F" w:rsidR="005C1A42" w:rsidRDefault="005C1A42" w:rsidP="005C1A42">
      <w:pPr>
        <w:pStyle w:val="ListParagraph"/>
        <w:numPr>
          <w:ilvl w:val="2"/>
          <w:numId w:val="1"/>
        </w:numPr>
        <w:tabs>
          <w:tab w:val="left" w:pos="1152"/>
        </w:tabs>
        <w:rPr>
          <w:rFonts w:ascii="Cambria" w:hAnsi="Cambria"/>
          <w:i/>
          <w:iCs/>
        </w:rPr>
      </w:pPr>
      <w:r>
        <w:rPr>
          <w:rFonts w:ascii="Cambria" w:hAnsi="Cambria"/>
          <w:i/>
          <w:iCs/>
        </w:rPr>
        <w:t>Spectral Entropy</w:t>
      </w:r>
    </w:p>
    <w:p w14:paraId="1A5D894C" w14:textId="683A00D3" w:rsidR="005C1A42" w:rsidRPr="007A02E9" w:rsidRDefault="005C1A42" w:rsidP="007A02E9">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168E168" w14:textId="77777777" w:rsidR="005C1A42" w:rsidRPr="005C1A42" w:rsidRDefault="005C1A42" w:rsidP="007A02E9">
      <w:pPr>
        <w:pStyle w:val="ListParagraph"/>
        <w:ind w:left="360"/>
        <w:rPr>
          <w:rFonts w:ascii="Cambria" w:hAnsi="Cambria"/>
        </w:rPr>
      </w:pPr>
    </w:p>
    <w:p w14:paraId="7F9C207A" w14:textId="320FFAE3" w:rsidR="005C1A42" w:rsidRPr="005C1A42" w:rsidRDefault="005C1A42" w:rsidP="007A02E9">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m:t>
        </m:r>
      </m:oMath>
      <w:r w:rsidRPr="005C1A42">
        <w:rPr>
          <w:rFonts w:ascii="Cambria" w:hAnsi="Cambria"/>
        </w:rPr>
        <w:t>,</w:t>
      </w:r>
    </w:p>
    <w:p w14:paraId="2396F663" w14:textId="77777777" w:rsidR="005C1A42" w:rsidRPr="005C1A42" w:rsidRDefault="005C1A42" w:rsidP="007A02E9">
      <w:pPr>
        <w:pStyle w:val="ListParagraph"/>
        <w:ind w:left="360"/>
        <w:rPr>
          <w:rFonts w:ascii="Cambria" w:hAnsi="Cambria"/>
        </w:rPr>
      </w:pPr>
    </w:p>
    <w:p w14:paraId="7176F66C" w14:textId="77777777" w:rsidR="005C1A42" w:rsidRPr="005C1A42" w:rsidRDefault="005C1A42" w:rsidP="007A02E9">
      <w:pPr>
        <w:pStyle w:val="ListParagraph"/>
        <w:ind w:left="360"/>
        <w:rPr>
          <w:rFonts w:ascii="Cambria" w:hAnsi="Cambria"/>
        </w:rPr>
      </w:pPr>
    </w:p>
    <w:p w14:paraId="7BD891DB" w14:textId="61BC79AE" w:rsidR="005C1A42" w:rsidRPr="007A02E9" w:rsidRDefault="005C1A42" w:rsidP="007A02E9">
      <w:pPr>
        <w:rPr>
          <w:rFonts w:ascii="Cambria" w:hAnsi="Cambria"/>
        </w:rPr>
      </w:pPr>
      <w:r w:rsidRPr="007A02E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sidR="00466B2C">
        <w:rPr>
          <w:rFonts w:ascii="Cambria" w:eastAsiaTheme="minorEastAsia" w:hAnsi="Cambria"/>
        </w:rPr>
        <w:t>,</w:t>
      </w:r>
      <w:r w:rsidRPr="007A02E9">
        <w:rPr>
          <w:rFonts w:ascii="Cambria" w:hAnsi="Cambria"/>
        </w:rPr>
        <w:t xml:space="preserve"> where high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7A02E9">
        <w:rPr>
          <w:rFonts w:ascii="Cambria" w:hAnsi="Cambria"/>
        </w:rPr>
        <w:t xml:space="preserve">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7ABC4BCF" w14:textId="77777777" w:rsidR="005C1A42" w:rsidRPr="007A02E9" w:rsidRDefault="005C1A42" w:rsidP="007A02E9">
      <w:pPr>
        <w:tabs>
          <w:tab w:val="left" w:pos="1152"/>
        </w:tabs>
        <w:rPr>
          <w:rFonts w:ascii="Cambria" w:hAnsi="Cambria"/>
          <w:i/>
          <w:iCs/>
        </w:rPr>
      </w:pPr>
    </w:p>
    <w:p w14:paraId="6E22B44F" w14:textId="77777777" w:rsidR="005C1A42" w:rsidRPr="007A02E9" w:rsidRDefault="005C1A42" w:rsidP="007A02E9">
      <w:pPr>
        <w:tabs>
          <w:tab w:val="left" w:pos="1152"/>
        </w:tabs>
        <w:rPr>
          <w:rFonts w:ascii="Cambria" w:hAnsi="Cambria"/>
        </w:rPr>
      </w:pPr>
    </w:p>
    <w:p w14:paraId="58B4E40D" w14:textId="4E80FED9" w:rsidR="005C1A42" w:rsidRDefault="005C1A42" w:rsidP="005C1A42">
      <w:pPr>
        <w:pStyle w:val="ListParagraph"/>
        <w:numPr>
          <w:ilvl w:val="2"/>
          <w:numId w:val="1"/>
        </w:numPr>
        <w:tabs>
          <w:tab w:val="left" w:pos="1152"/>
        </w:tabs>
        <w:rPr>
          <w:rFonts w:ascii="Cambria" w:hAnsi="Cambria"/>
          <w:i/>
          <w:iCs/>
        </w:rPr>
      </w:pPr>
      <w:r>
        <w:rPr>
          <w:rFonts w:ascii="Cambria" w:hAnsi="Cambria"/>
          <w:i/>
          <w:iCs/>
        </w:rPr>
        <w:t>Hurst</w:t>
      </w:r>
    </w:p>
    <w:p w14:paraId="1E398AFD" w14:textId="62823A90" w:rsidR="005C1A42" w:rsidRDefault="005C1A42" w:rsidP="005C1A42">
      <w:pPr>
        <w:tabs>
          <w:tab w:val="left" w:pos="1152"/>
        </w:tabs>
        <w:rPr>
          <w:rFonts w:ascii="Cambria" w:hAnsi="Cambria"/>
          <w:i/>
          <w:iCs/>
        </w:rPr>
      </w:pPr>
    </w:p>
    <w:p w14:paraId="1627E203" w14:textId="6112D7E2" w:rsidR="005C1A42" w:rsidRPr="00C546A7" w:rsidRDefault="005C1A42" w:rsidP="005C1A42">
      <w:pPr>
        <w:rPr>
          <w:rFonts w:ascii="Cambria" w:hAnsi="Cambria"/>
        </w:rPr>
      </w:pPr>
      <w:r w:rsidRPr="00C546A7">
        <w:rPr>
          <w:rFonts w:ascii="Cambria" w:hAnsi="Cambria"/>
        </w:rPr>
        <w:t xml:space="preserve">Next, we consider </w:t>
      </w:r>
      <w:r w:rsidR="00673FC9">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00CA0769" w:rsidRPr="00CA0769">
        <w:rPr>
          <w:rFonts w:ascii="Cambria" w:hAnsi="Cambria"/>
        </w:rPr>
        <w:t>Spiliotis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where</w:t>
      </w:r>
    </w:p>
    <w:p w14:paraId="1316564C" w14:textId="77777777" w:rsidR="005C1A42" w:rsidRPr="00C546A7" w:rsidRDefault="005C1A42" w:rsidP="005C1A42">
      <w:pPr>
        <w:rPr>
          <w:rFonts w:ascii="Cambria" w:hAnsi="Cambria"/>
        </w:rPr>
      </w:pPr>
    </w:p>
    <w:p w14:paraId="5AF966D8" w14:textId="77777777" w:rsidR="005C1A42" w:rsidRPr="00C546A7" w:rsidRDefault="00000000" w:rsidP="005C1A42">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m:t>
              </m:r>
              <m:r>
                <w:rPr>
                  <w:rFonts w:ascii="Cambria Math" w:hAnsi="Cambria Math"/>
                </w:rPr>
                <m:t>,</m:t>
              </m:r>
              <m:r>
                <w:rPr>
                  <w:rFonts w:ascii="Cambria Math" w:hAnsi="Cambria Math"/>
                </w:rPr>
                <m:t>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m</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r>
                <w:rPr>
                  <w:rFonts w:ascii="Cambria Math" w:hAnsi="Cambria Math"/>
                </w:rPr>
                <m:t>m</m:t>
              </m:r>
              <m:r>
                <w:rPr>
                  <w:rFonts w:ascii="Cambria Math" w:hAnsi="Cambria Math"/>
                </w:rPr>
                <m:t>+1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rPr>
                    <m:t>,</m:t>
                  </m:r>
                  <m:r>
                    <w:rPr>
                      <w:rFonts w:ascii="Cambria Math" w:hAnsi="Cambria Math"/>
                    </w:rPr>
                    <m:t>i</m:t>
                  </m:r>
                </m:sub>
              </m:sSub>
            </m:e>
          </m:nary>
          <m:r>
            <w:rPr>
              <w:rFonts w:ascii="Cambria Math" w:hAnsi="Cambria Math"/>
            </w:rPr>
            <m:t xml:space="preserve">   </m:t>
          </m:r>
          <m:r>
            <w:rPr>
              <w:rFonts w:ascii="Cambria Math" w:hAnsi="Cambria Math"/>
            </w:rPr>
            <m:t>k</m:t>
          </m:r>
          <m:r>
            <w:rPr>
              <w:rFonts w:ascii="Cambria Math" w:hAnsi="Cambria Math"/>
            </w:rPr>
            <m:t>=1,2,…</m:t>
          </m:r>
        </m:oMath>
      </m:oMathPara>
    </w:p>
    <w:p w14:paraId="2CEB4004" w14:textId="77777777" w:rsidR="005C1A42" w:rsidRPr="00C546A7" w:rsidRDefault="005C1A42" w:rsidP="005C1A42">
      <w:pPr>
        <w:rPr>
          <w:rFonts w:ascii="Cambria" w:hAnsi="Cambria"/>
        </w:rPr>
      </w:pPr>
    </w:p>
    <w:p w14:paraId="5803A13C" w14:textId="77777777" w:rsidR="005C1A42" w:rsidRPr="00C546A7" w:rsidRDefault="005C1A42" w:rsidP="005C1A42">
      <w:pPr>
        <w:rPr>
          <w:rFonts w:ascii="Cambria" w:hAnsi="Cambria"/>
        </w:rPr>
      </w:pPr>
    </w:p>
    <w:p w14:paraId="1E4D5516" w14:textId="77777777" w:rsidR="005C1A42" w:rsidRPr="00C546A7" w:rsidRDefault="005C1A42" w:rsidP="005C1A42">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then </w:t>
      </w:r>
    </w:p>
    <w:p w14:paraId="17C6021D" w14:textId="77777777" w:rsidR="005C1A42" w:rsidRPr="00C546A7" w:rsidRDefault="005C1A42" w:rsidP="005C1A42">
      <w:pPr>
        <w:rPr>
          <w:rFonts w:ascii="Cambria" w:hAnsi="Cambria"/>
        </w:rPr>
      </w:pPr>
    </w:p>
    <w:p w14:paraId="224BD333" w14:textId="77777777" w:rsidR="005C1A42" w:rsidRPr="00C546A7" w:rsidRDefault="00000000" w:rsidP="005C1A42">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r>
                <w:rPr>
                  <w:rFonts w:ascii="Cambria Math" w:hAnsi="Cambria Math"/>
                </w:rPr>
                <m:t>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51F21C00" w14:textId="77777777" w:rsidR="005C1A42" w:rsidRPr="00C546A7" w:rsidRDefault="005C1A42" w:rsidP="005C1A42">
      <w:pPr>
        <w:rPr>
          <w:rFonts w:ascii="Cambria" w:hAnsi="Cambria"/>
        </w:rPr>
      </w:pPr>
    </w:p>
    <w:p w14:paraId="502908FC" w14:textId="6F3296AD" w:rsidR="005C1A42" w:rsidRPr="00C546A7" w:rsidRDefault="005C1A42" w:rsidP="005C1A42">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sidR="006B3475">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514A9558" w14:textId="77777777" w:rsidR="005C1A42" w:rsidRPr="00C546A7" w:rsidRDefault="005C1A42" w:rsidP="005C1A42">
      <w:pPr>
        <w:rPr>
          <w:rFonts w:ascii="Cambria" w:hAnsi="Cambria"/>
        </w:rPr>
      </w:pPr>
    </w:p>
    <w:p w14:paraId="35503D17" w14:textId="77777777" w:rsidR="005C1A42" w:rsidRPr="00C546A7" w:rsidRDefault="005C1A42" w:rsidP="00987F81">
      <w:pPr>
        <w:jc w:val="center"/>
        <w:rPr>
          <w:rFonts w:ascii="Cambria" w:hAnsi="Cambria"/>
        </w:rPr>
      </w:pPr>
      <m:oMath>
        <m:r>
          <w:rPr>
            <w:rFonts w:ascii="Cambria Math" w:hAnsi="Cambria Math"/>
          </w:rPr>
          <m:t>Hurst =H=d+0.</m:t>
        </m:r>
      </m:oMath>
      <w:r w:rsidRPr="00C546A7">
        <w:rPr>
          <w:rFonts w:ascii="Cambria" w:hAnsi="Cambria"/>
        </w:rPr>
        <w:t>5.</w:t>
      </w:r>
    </w:p>
    <w:p w14:paraId="62447950" w14:textId="77777777" w:rsidR="005C1A42" w:rsidRPr="00C546A7" w:rsidRDefault="005C1A42" w:rsidP="005C1A42">
      <w:pPr>
        <w:rPr>
          <w:rFonts w:ascii="Cambria" w:hAnsi="Cambria"/>
        </w:rPr>
      </w:pPr>
    </w:p>
    <w:p w14:paraId="77EEE9B8" w14:textId="6AFDB690" w:rsidR="005C1A42" w:rsidRPr="00C546A7" w:rsidRDefault="005C1A42" w:rsidP="005C1A42">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sidR="006B3475">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390D7E81" w14:textId="77777777" w:rsidR="005C1A42" w:rsidRPr="007A02E9" w:rsidRDefault="005C1A42" w:rsidP="007A02E9">
      <w:pPr>
        <w:tabs>
          <w:tab w:val="left" w:pos="1152"/>
        </w:tabs>
        <w:rPr>
          <w:rFonts w:ascii="Cambria" w:hAnsi="Cambria"/>
          <w:i/>
          <w:iCs/>
        </w:rPr>
      </w:pPr>
    </w:p>
    <w:p w14:paraId="0C608D70" w14:textId="272CFE76" w:rsidR="005C1A42" w:rsidRDefault="005C1A42" w:rsidP="005C1A42">
      <w:pPr>
        <w:pStyle w:val="ListParagraph"/>
        <w:numPr>
          <w:ilvl w:val="2"/>
          <w:numId w:val="1"/>
        </w:numPr>
        <w:tabs>
          <w:tab w:val="left" w:pos="1152"/>
        </w:tabs>
        <w:rPr>
          <w:rFonts w:ascii="Cambria" w:hAnsi="Cambria"/>
          <w:i/>
          <w:iCs/>
        </w:rPr>
      </w:pPr>
      <w:r>
        <w:rPr>
          <w:rFonts w:ascii="Cambria" w:hAnsi="Cambria"/>
          <w:i/>
          <w:iCs/>
        </w:rPr>
        <w:t>S</w:t>
      </w:r>
      <w:r w:rsidR="008F6094">
        <w:rPr>
          <w:rFonts w:ascii="Cambria" w:hAnsi="Cambria"/>
          <w:i/>
          <w:iCs/>
        </w:rPr>
        <w:t>kewness</w:t>
      </w:r>
      <w:r w:rsidR="00901227">
        <w:rPr>
          <w:rFonts w:ascii="Cambria" w:hAnsi="Cambria"/>
          <w:i/>
          <w:iCs/>
        </w:rPr>
        <w:br/>
      </w:r>
    </w:p>
    <w:p w14:paraId="3FBC7E33" w14:textId="2ED85F9B" w:rsidR="008F6094" w:rsidRPr="007A02E9" w:rsidRDefault="008F6094" w:rsidP="007A02E9">
      <w:pPr>
        <w:rPr>
          <w:rFonts w:ascii="Cambria" w:hAnsi="Cambria"/>
        </w:rPr>
      </w:pPr>
      <w:r w:rsidRPr="007A02E9">
        <w:rPr>
          <w:rFonts w:ascii="Cambria" w:hAnsi="Cambria"/>
        </w:rPr>
        <w:t xml:space="preserve">Skewness, which we denote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Pr="007A02E9">
        <w:rPr>
          <w:rFonts w:ascii="Cambria" w:hAnsi="Cambria"/>
        </w:rPr>
        <w:t xml:space="preserve">, 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(negative) values are associated with a right- (left-) skewed data distribution</w:t>
      </w:r>
      <w:r w:rsidR="00065352">
        <w:rPr>
          <w:rFonts w:ascii="Cambria" w:hAnsi="Cambria"/>
        </w:rPr>
        <w:t>,</w:t>
      </w:r>
    </w:p>
    <w:p w14:paraId="3D423FCC" w14:textId="77777777" w:rsidR="008F6094" w:rsidRPr="008F6094" w:rsidRDefault="008F6094" w:rsidP="007A02E9">
      <w:pPr>
        <w:pStyle w:val="ListParagraph"/>
        <w:ind w:left="360"/>
        <w:rPr>
          <w:rFonts w:ascii="Cambria" w:hAnsi="Cambria"/>
        </w:rPr>
      </w:pPr>
    </w:p>
    <w:p w14:paraId="319643B6" w14:textId="77777777" w:rsidR="008F6094" w:rsidRPr="008F6094" w:rsidRDefault="008F6094" w:rsidP="007A02E9">
      <w:pPr>
        <w:pStyle w:val="ListParagraph"/>
        <w:ind w:left="360"/>
        <w:rPr>
          <w:rFonts w:ascii="Cambria" w:hAnsi="Cambria"/>
        </w:rPr>
      </w:pPr>
    </w:p>
    <w:p w14:paraId="6CB06558" w14:textId="3DD87F3F" w:rsidR="008F6094" w:rsidRPr="008F6094" w:rsidRDefault="008F6094" w:rsidP="007A02E9">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103D91EC" w14:textId="77777777" w:rsidR="008F6094" w:rsidRPr="007A02E9" w:rsidRDefault="008F6094" w:rsidP="007A02E9">
      <w:pPr>
        <w:tabs>
          <w:tab w:val="left" w:pos="1152"/>
        </w:tabs>
        <w:rPr>
          <w:rFonts w:ascii="Cambria" w:hAnsi="Cambria"/>
          <w:i/>
          <w:iCs/>
        </w:rPr>
      </w:pPr>
    </w:p>
    <w:p w14:paraId="168C1AD8" w14:textId="6E111700" w:rsidR="005C1A42" w:rsidRDefault="008F6094" w:rsidP="005C1A42">
      <w:pPr>
        <w:pStyle w:val="ListParagraph"/>
        <w:numPr>
          <w:ilvl w:val="2"/>
          <w:numId w:val="1"/>
        </w:numPr>
        <w:tabs>
          <w:tab w:val="left" w:pos="1152"/>
        </w:tabs>
        <w:rPr>
          <w:rFonts w:ascii="Cambria" w:hAnsi="Cambria"/>
          <w:i/>
          <w:iCs/>
        </w:rPr>
      </w:pPr>
      <w:r>
        <w:rPr>
          <w:rFonts w:ascii="Cambria" w:hAnsi="Cambria"/>
          <w:i/>
          <w:iCs/>
        </w:rPr>
        <w:t>Kurtosis</w:t>
      </w:r>
      <w:r w:rsidR="00901227">
        <w:rPr>
          <w:rFonts w:ascii="Cambria" w:hAnsi="Cambria"/>
          <w:i/>
          <w:iCs/>
        </w:rPr>
        <w:br/>
      </w:r>
    </w:p>
    <w:p w14:paraId="04D29048" w14:textId="77777777" w:rsidR="008F6094" w:rsidRPr="00065352" w:rsidRDefault="008F6094" w:rsidP="00065352">
      <w:pPr>
        <w:rPr>
          <w:rFonts w:ascii="Cambria" w:hAnsi="Cambria"/>
        </w:rPr>
      </w:pPr>
      <w:r w:rsidRPr="00065352">
        <w:rPr>
          <w:rFonts w:ascii="Cambria" w:hAnsi="Cambria"/>
        </w:rPr>
        <w:t xml:space="preserve">We measure Kurtosis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Positive kurtosis corresponds to distributions that tend to have a distinct peak near the mean with heavy tails, whereas negative kurtosis corresponds to distributions that are relatively flat near the mean,</w:t>
      </w:r>
    </w:p>
    <w:p w14:paraId="1CF5BFC6" w14:textId="77777777" w:rsidR="008F6094" w:rsidRPr="008F6094" w:rsidRDefault="008F6094" w:rsidP="007A02E9">
      <w:pPr>
        <w:pStyle w:val="ListParagraph"/>
        <w:ind w:left="360"/>
        <w:rPr>
          <w:rFonts w:ascii="Cambria" w:hAnsi="Cambria"/>
        </w:rPr>
      </w:pPr>
    </w:p>
    <w:p w14:paraId="1ACAC974" w14:textId="77777777" w:rsidR="008F6094" w:rsidRPr="008F6094" w:rsidRDefault="008F6094" w:rsidP="007A02E9">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09F154B" w14:textId="77777777" w:rsidR="008F6094" w:rsidRPr="008F6094" w:rsidRDefault="008F6094" w:rsidP="007A02E9">
      <w:pPr>
        <w:pStyle w:val="ListParagraph"/>
        <w:ind w:left="360"/>
        <w:rPr>
          <w:rFonts w:ascii="Cambria" w:hAnsi="Cambria"/>
        </w:rPr>
      </w:pPr>
    </w:p>
    <w:p w14:paraId="2200DA41" w14:textId="77777777" w:rsidR="008F6094" w:rsidRPr="008F6094" w:rsidRDefault="008F6094" w:rsidP="007A02E9">
      <w:pPr>
        <w:pStyle w:val="ListParagraph"/>
        <w:ind w:left="360"/>
        <w:rPr>
          <w:rFonts w:ascii="Cambria" w:hAnsi="Cambria"/>
        </w:rPr>
      </w:pPr>
    </w:p>
    <w:p w14:paraId="15C1BAC5" w14:textId="77777777" w:rsidR="008F6094" w:rsidRPr="00065352" w:rsidRDefault="008F6094" w:rsidP="00065352">
      <w:pPr>
        <w:rPr>
          <w:rFonts w:ascii="Cambria" w:hAnsi="Cambria"/>
        </w:rPr>
      </w:pPr>
      <w:r w:rsidRPr="00065352">
        <w:rPr>
          <w:rFonts w:ascii="Cambria" w:hAnsi="Cambria"/>
        </w:rPr>
        <w:t>where 3 is the kurtosis of the standard normal distribution.</w:t>
      </w:r>
    </w:p>
    <w:p w14:paraId="4677C2EC" w14:textId="749C2CED" w:rsidR="008F6094" w:rsidRDefault="008F6094" w:rsidP="008F6094">
      <w:pPr>
        <w:tabs>
          <w:tab w:val="left" w:pos="1152"/>
        </w:tabs>
        <w:rPr>
          <w:rFonts w:ascii="Cambria" w:hAnsi="Cambria"/>
          <w:i/>
          <w:iCs/>
        </w:rPr>
      </w:pPr>
    </w:p>
    <w:p w14:paraId="26746FE4" w14:textId="77777777" w:rsidR="008F6094" w:rsidRPr="007A02E9" w:rsidRDefault="008F6094" w:rsidP="007A02E9">
      <w:pPr>
        <w:tabs>
          <w:tab w:val="left" w:pos="1152"/>
        </w:tabs>
        <w:rPr>
          <w:rFonts w:ascii="Cambria" w:hAnsi="Cambria"/>
          <w:i/>
          <w:iCs/>
        </w:rPr>
      </w:pPr>
    </w:p>
    <w:p w14:paraId="2FE682A3" w14:textId="702D0298" w:rsidR="005C1A42" w:rsidRDefault="008F6094" w:rsidP="005C1A42">
      <w:pPr>
        <w:pStyle w:val="ListParagraph"/>
        <w:numPr>
          <w:ilvl w:val="2"/>
          <w:numId w:val="1"/>
        </w:numPr>
        <w:tabs>
          <w:tab w:val="left" w:pos="1152"/>
        </w:tabs>
        <w:rPr>
          <w:rFonts w:ascii="Cambria" w:hAnsi="Cambria"/>
          <w:i/>
          <w:iCs/>
        </w:rPr>
      </w:pPr>
      <w:r>
        <w:rPr>
          <w:rFonts w:ascii="Cambria" w:hAnsi="Cambria"/>
          <w:i/>
          <w:iCs/>
        </w:rPr>
        <w:t>Extended Autocorrelation Function (E_acf)</w:t>
      </w:r>
    </w:p>
    <w:p w14:paraId="6895B070" w14:textId="77777777" w:rsidR="008F6094" w:rsidRPr="008F6094" w:rsidRDefault="008F6094" w:rsidP="007A02E9">
      <w:pPr>
        <w:pStyle w:val="ListParagraph"/>
        <w:ind w:left="360"/>
        <w:rPr>
          <w:rFonts w:ascii="Cambria" w:hAnsi="Cambria"/>
        </w:rPr>
      </w:pPr>
    </w:p>
    <w:p w14:paraId="519EB884" w14:textId="77777777" w:rsidR="008F6094" w:rsidRPr="007A02E9" w:rsidRDefault="008F6094" w:rsidP="007A02E9">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We use the approach of Hyndman et al. (2019) to obtain</w:t>
      </w:r>
    </w:p>
    <w:p w14:paraId="51197525" w14:textId="77777777" w:rsidR="008F6094" w:rsidRPr="008F6094" w:rsidRDefault="008F6094" w:rsidP="007A02E9">
      <w:pPr>
        <w:pStyle w:val="ListParagraph"/>
        <w:ind w:left="360"/>
        <w:rPr>
          <w:rFonts w:ascii="Cambria" w:hAnsi="Cambria"/>
        </w:rPr>
      </w:pPr>
    </w:p>
    <w:p w14:paraId="58AFFA6F" w14:textId="77777777" w:rsidR="008F6094" w:rsidRPr="008F6094" w:rsidRDefault="00000000" w:rsidP="007A02E9">
      <w:pPr>
        <w:jc w:val="center"/>
        <w:rPr>
          <w:rFonts w:ascii="Cambr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8F6094" w:rsidRPr="008F6094">
        <w:rPr>
          <w:rFonts w:ascii="Cambria" w:hAnsi="Cambria"/>
        </w:rPr>
        <w:t>,</w:t>
      </w:r>
    </w:p>
    <w:p w14:paraId="72276709" w14:textId="77777777" w:rsidR="008F6094" w:rsidRPr="008F6094" w:rsidRDefault="008F6094" w:rsidP="007A02E9">
      <w:pPr>
        <w:pStyle w:val="ListParagraph"/>
        <w:ind w:left="360"/>
        <w:rPr>
          <w:rFonts w:ascii="Cambria" w:hAnsi="Cambria"/>
        </w:rPr>
      </w:pPr>
    </w:p>
    <w:p w14:paraId="6CA8C7FE" w14:textId="77777777" w:rsidR="008F6094" w:rsidRPr="007A02E9" w:rsidRDefault="008F6094" w:rsidP="007A02E9">
      <w:pPr>
        <w:rPr>
          <w:rFonts w:ascii="Cambria" w:hAnsi="Cambria"/>
          <w:iCs/>
        </w:rPr>
      </w:pPr>
      <w:r w:rsidRPr="007A02E9">
        <w:rPr>
          <w:rFonts w:ascii="Cambria" w:hAnsi="Cambria"/>
        </w:rPr>
        <w:lastRenderedPageBreak/>
        <w:t xml:space="preserve">where </w:t>
      </w:r>
      <w:commentRangeStart w:id="22"/>
      <m:oMath>
        <m:sSub>
          <m:sSubPr>
            <m:ctrlPr>
              <w:rPr>
                <w:rFonts w:ascii="Cambria Math" w:hAnsi="Cambria Math"/>
                <w:i/>
              </w:rPr>
            </m:ctrlPr>
          </m:sSubPr>
          <m:e>
            <m:r>
              <w:rPr>
                <w:rFonts w:ascii="Cambria Math" w:hAnsi="Cambria Math"/>
              </w:rPr>
              <m:t>f</m:t>
            </m:r>
          </m:e>
          <m:sub>
            <m:r>
              <w:rPr>
                <w:rFonts w:ascii="Cambria Math" w:hAnsi="Cambria Math"/>
              </w:rPr>
              <m:t>j</m:t>
            </m:r>
          </m:sub>
        </m:sSub>
        <w:commentRangeEnd w:id="22"/>
        <m:r>
          <m:rPr>
            <m:sty m:val="p"/>
          </m:rPr>
          <w:rPr>
            <w:rFonts w:ascii="Cambria Math" w:hAnsi="Cambria Math"/>
          </w:rPr>
          <w:commentReference w:id="22"/>
        </m:r>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220D41B4" w14:textId="77777777" w:rsidR="008F6094" w:rsidRPr="008F6094" w:rsidRDefault="008F6094" w:rsidP="007A02E9">
      <w:pPr>
        <w:pStyle w:val="ListParagraph"/>
        <w:ind w:left="360"/>
        <w:rPr>
          <w:rFonts w:ascii="Cambria" w:hAnsi="Cambria"/>
        </w:rPr>
      </w:pPr>
    </w:p>
    <w:p w14:paraId="719E558D" w14:textId="15C0B003" w:rsidR="008F6094" w:rsidRPr="007A02E9" w:rsidRDefault="008F6094" w:rsidP="007A02E9">
      <w:pPr>
        <w:rPr>
          <w:rFonts w:ascii="Cambria" w:hAnsi="Cambria"/>
        </w:rPr>
      </w:pPr>
      <w:r w:rsidRPr="007A02E9">
        <w:rPr>
          <w:rFonts w:ascii="Cambria" w:hAnsi="Cambria"/>
        </w:rPr>
        <w:t>We extract the first-order autocorrelation coefficient of the detrended and deseasonalized series, referred to as 'linearity' by (Spiliotis et al. 2018):</w:t>
      </w:r>
    </w:p>
    <w:p w14:paraId="62450725" w14:textId="77777777" w:rsidR="008F6094" w:rsidRPr="008F6094" w:rsidRDefault="008F6094" w:rsidP="007A02E9">
      <w:pPr>
        <w:pStyle w:val="ListParagraph"/>
        <w:ind w:left="360"/>
        <w:rPr>
          <w:rFonts w:ascii="Cambria" w:hAnsi="Cambria"/>
        </w:rPr>
      </w:pPr>
    </w:p>
    <w:p w14:paraId="0D2FF946" w14:textId="5DAE7B40" w:rsidR="008F6094" w:rsidRPr="008F6094" w:rsidRDefault="008F6094" w:rsidP="007A02E9">
      <w:pPr>
        <w:jc w:val="center"/>
        <w:rPr>
          <w:rFonts w:ascii="Cambria" w:hAnsi="Cambria"/>
          <w:iCs/>
        </w:rPr>
      </w:pPr>
      <w:r w:rsidRPr="007A02E9">
        <w:rPr>
          <w:rFonts w:ascii="Cambria" w:hAnsi="Cambria"/>
          <w:i/>
          <w:iCs/>
        </w:rPr>
        <w:t xml:space="preserve">E_acf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5A87A4CF" w14:textId="1FBD5140" w:rsidR="008F6094" w:rsidRPr="00C546A7" w:rsidRDefault="0080481D" w:rsidP="008F6094">
      <w:pPr>
        <w:rPr>
          <w:rFonts w:ascii="Cambria" w:hAnsi="Cambria"/>
        </w:rPr>
      </w:pPr>
      <w:r w:rsidRPr="0080481D">
        <w:rPr>
          <w:rFonts w:ascii="Cambria" w:hAnsi="Cambria"/>
        </w:rPr>
        <w:t>E</w:t>
      </w:r>
      <w:r>
        <w:rPr>
          <w:rFonts w:ascii="Cambria" w:hAnsi="Cambria"/>
        </w:rPr>
        <w:t>_acf</w:t>
      </w:r>
      <w:r w:rsidRPr="0080481D">
        <w:rPr>
          <w:rFonts w:ascii="Cambria" w:hAnsi="Cambria"/>
        </w:rPr>
        <w:t xml:space="preserve"> is a measure of the predictability of a time series after the trend and seasonality have been accounted for (Kang et al. 2017).</w:t>
      </w:r>
    </w:p>
    <w:p w14:paraId="09BB403D" w14:textId="77777777" w:rsidR="008F6094" w:rsidRPr="008F6094" w:rsidRDefault="008F6094" w:rsidP="007A02E9">
      <w:pPr>
        <w:pStyle w:val="ListParagraph"/>
        <w:ind w:left="360"/>
        <w:rPr>
          <w:rFonts w:ascii="Cambria" w:hAnsi="Cambria"/>
          <w:iCs/>
        </w:rPr>
      </w:pPr>
    </w:p>
    <w:p w14:paraId="2AB815E0" w14:textId="77777777" w:rsidR="008F6094" w:rsidRPr="007A02E9" w:rsidRDefault="008F6094" w:rsidP="007A02E9">
      <w:pPr>
        <w:tabs>
          <w:tab w:val="left" w:pos="1152"/>
        </w:tabs>
        <w:rPr>
          <w:rFonts w:ascii="Cambria" w:hAnsi="Cambria"/>
          <w:i/>
          <w:iCs/>
        </w:rPr>
      </w:pPr>
    </w:p>
    <w:p w14:paraId="397BEA6E" w14:textId="00D06F60" w:rsidR="005C1A42" w:rsidRDefault="008F6094" w:rsidP="005C1A42">
      <w:pPr>
        <w:pStyle w:val="ListParagraph"/>
        <w:numPr>
          <w:ilvl w:val="2"/>
          <w:numId w:val="1"/>
        </w:numPr>
        <w:tabs>
          <w:tab w:val="left" w:pos="1152"/>
        </w:tabs>
        <w:rPr>
          <w:rFonts w:ascii="Cambria" w:hAnsi="Cambria"/>
          <w:i/>
          <w:iCs/>
        </w:rPr>
      </w:pPr>
      <w:r>
        <w:rPr>
          <w:rFonts w:ascii="Cambria" w:hAnsi="Cambria"/>
          <w:i/>
          <w:iCs/>
        </w:rPr>
        <w:t>Trend and Seasonality</w:t>
      </w:r>
    </w:p>
    <w:p w14:paraId="574D7976" w14:textId="3620E4C9" w:rsidR="008F6094" w:rsidRDefault="008F6094" w:rsidP="008F6094">
      <w:pPr>
        <w:tabs>
          <w:tab w:val="left" w:pos="1152"/>
        </w:tabs>
        <w:rPr>
          <w:rFonts w:ascii="Cambria" w:hAnsi="Cambria"/>
          <w:i/>
          <w:iCs/>
        </w:rPr>
      </w:pPr>
    </w:p>
    <w:p w14:paraId="5766606E" w14:textId="77777777" w:rsidR="008F6094" w:rsidRPr="00C546A7" w:rsidRDefault="008F6094" w:rsidP="008F6094">
      <w:pPr>
        <w:rPr>
          <w:rFonts w:ascii="Cambria" w:hAnsi="Cambria"/>
        </w:rPr>
      </w:pPr>
      <w:r w:rsidRPr="00C546A7">
        <w:rPr>
          <w:rFonts w:ascii="Cambria" w:hAnsi="Cambria"/>
        </w:rPr>
        <w:t xml:space="preserve">We also compute the strength of trend </w:t>
      </w:r>
      <m:oMath>
        <m:sSub>
          <m:sSubPr>
            <m:ctrlPr>
              <w:rPr>
                <w:rFonts w:ascii="Cambria Math" w:hAnsi="Cambria Math"/>
                <w:i/>
              </w:rPr>
            </m:ctrlPr>
          </m:sSubPr>
          <m:e>
            <m:r>
              <w:rPr>
                <w:rFonts w:ascii="Cambria Math" w:hAnsi="Cambria Math"/>
              </w:rPr>
              <m:t>F</m:t>
            </m:r>
          </m:e>
          <m:sub>
            <m:r>
              <w:rPr>
                <w:rFonts w:ascii="Cambria Math" w:hAnsi="Cambria Math"/>
              </w:rPr>
              <m:t>6</m:t>
            </m:r>
          </m:sub>
        </m:sSub>
      </m:oMath>
      <w:r w:rsidRPr="00C546A7">
        <w:rPr>
          <w:rFonts w:ascii="Cambria" w:hAnsi="Cambria"/>
        </w:rPr>
        <w:t xml:space="preserve"> and strength of the </w:t>
      </w:r>
      <m:oMath>
        <m:r>
          <w:rPr>
            <w:rFonts w:ascii="Cambria Math" w:hAnsi="Cambria Math"/>
          </w:rPr>
          <m:t>ith</m:t>
        </m:r>
      </m:oMath>
      <w:r w:rsidRPr="00C546A7">
        <w:rPr>
          <w:rFonts w:ascii="Cambria" w:hAnsi="Cambria"/>
        </w:rPr>
        <w:t xml:space="preserve"> seasonal component </w:t>
      </w:r>
      <m:oMath>
        <m:sSub>
          <m:sSubPr>
            <m:ctrlPr>
              <w:rPr>
                <w:rFonts w:ascii="Cambria Math" w:hAnsi="Cambria Math"/>
                <w:i/>
              </w:rPr>
            </m:ctrlPr>
          </m:sSubPr>
          <m:e>
            <m:r>
              <w:rPr>
                <w:rFonts w:ascii="Cambria Math" w:hAnsi="Cambria Math"/>
              </w:rPr>
              <m:t>F</m:t>
            </m:r>
          </m:e>
          <m:sub>
            <m:r>
              <w:rPr>
                <w:rFonts w:ascii="Cambria Math" w:hAnsi="Cambria Math"/>
              </w:rPr>
              <m:t>7,i</m:t>
            </m:r>
          </m:sub>
        </m:sSub>
      </m:oMath>
      <w:r w:rsidRPr="00C546A7">
        <w:rPr>
          <w:rFonts w:ascii="Cambria" w:hAnsi="Cambria"/>
        </w:rPr>
        <w:t xml:space="preserve"> as follows,</w:t>
      </w:r>
    </w:p>
    <w:p w14:paraId="0D8E2FBC" w14:textId="77777777" w:rsidR="008F6094" w:rsidRPr="00C546A7" w:rsidRDefault="008F6094" w:rsidP="008F6094">
      <w:pPr>
        <w:rPr>
          <w:rFonts w:ascii="Cambria" w:hAnsi="Cambria"/>
        </w:rPr>
      </w:pPr>
    </w:p>
    <w:p w14:paraId="22C9F59F" w14:textId="00EE9A2D" w:rsidR="008F6094" w:rsidRDefault="008F6094" w:rsidP="00C833F9">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00FB43B9" w14:textId="1037DFE6" w:rsidR="00C833F9" w:rsidRPr="00C546A7" w:rsidRDefault="00C833F9" w:rsidP="00C833F9">
      <w:pPr>
        <w:rPr>
          <w:rFonts w:ascii="Cambria" w:hAnsi="Cambria"/>
        </w:rPr>
      </w:pPr>
      <w:r>
        <w:rPr>
          <w:rFonts w:ascii="Cambria" w:hAnsi="Cambria"/>
        </w:rPr>
        <w:t>and</w:t>
      </w:r>
    </w:p>
    <w:p w14:paraId="1CCE102F" w14:textId="77777777" w:rsidR="008F6094" w:rsidRPr="00C546A7" w:rsidRDefault="008F6094" w:rsidP="008F6094">
      <w:pPr>
        <w:rPr>
          <w:rFonts w:ascii="Cambria" w:hAnsi="Cambria"/>
        </w:rPr>
      </w:pPr>
    </w:p>
    <w:p w14:paraId="284F912D" w14:textId="77777777" w:rsidR="008F6094" w:rsidRPr="00C546A7" w:rsidRDefault="008F6094" w:rsidP="007A02E9">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0F81245F" w14:textId="77777777" w:rsidR="008F6094" w:rsidRPr="00C546A7" w:rsidRDefault="008F6094" w:rsidP="008F6094">
      <w:pPr>
        <w:rPr>
          <w:rFonts w:ascii="Cambria" w:hAnsi="Cambria"/>
        </w:rPr>
      </w:pPr>
    </w:p>
    <w:p w14:paraId="685D0CC0" w14:textId="30BBE309" w:rsidR="008F6094" w:rsidRPr="00C546A7" w:rsidRDefault="008F6094" w:rsidP="008F6094">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sidR="00C833F9">
        <w:rPr>
          <w:rFonts w:ascii="Cambria" w:hAnsi="Cambria"/>
        </w:rPr>
        <w:t xml:space="preserve">range from 0 to 1 </w:t>
      </w:r>
      <w:r w:rsidRPr="00C546A7">
        <w:rPr>
          <w:rFonts w:ascii="Cambria" w:hAnsi="Cambria"/>
        </w:rPr>
        <w:t>(Hyndman 2022).</w:t>
      </w:r>
    </w:p>
    <w:p w14:paraId="26F5BACD" w14:textId="77777777" w:rsidR="008F6094" w:rsidRPr="007A02E9" w:rsidRDefault="008F6094" w:rsidP="007A02E9">
      <w:pPr>
        <w:tabs>
          <w:tab w:val="left" w:pos="1152"/>
        </w:tabs>
        <w:rPr>
          <w:rFonts w:ascii="Cambria" w:hAnsi="Cambria"/>
          <w:i/>
          <w:iCs/>
        </w:rPr>
      </w:pPr>
    </w:p>
    <w:p w14:paraId="31E772E9" w14:textId="165D0F90" w:rsidR="005C1A42" w:rsidRDefault="008F6094" w:rsidP="005C1A42">
      <w:pPr>
        <w:pStyle w:val="ListParagraph"/>
        <w:numPr>
          <w:ilvl w:val="2"/>
          <w:numId w:val="1"/>
        </w:numPr>
        <w:tabs>
          <w:tab w:val="left" w:pos="1152"/>
        </w:tabs>
        <w:rPr>
          <w:rFonts w:ascii="Cambria" w:hAnsi="Cambria"/>
          <w:i/>
          <w:iCs/>
        </w:rPr>
      </w:pPr>
      <w:r>
        <w:rPr>
          <w:rFonts w:ascii="Cambria" w:hAnsi="Cambria"/>
          <w:i/>
          <w:iCs/>
        </w:rPr>
        <w:t>Mean and Variance</w:t>
      </w:r>
      <w:r>
        <w:rPr>
          <w:rFonts w:ascii="Cambria" w:hAnsi="Cambria"/>
          <w:i/>
          <w:iCs/>
        </w:rPr>
        <w:br/>
      </w:r>
    </w:p>
    <w:p w14:paraId="20C4562F" w14:textId="18F89068" w:rsidR="008F6094" w:rsidRPr="007A02E9" w:rsidRDefault="008F6094" w:rsidP="007A02E9">
      <w:pPr>
        <w:rPr>
          <w:rFonts w:ascii="Cambria" w:hAnsi="Cambria"/>
        </w:rPr>
      </w:pPr>
      <w:r w:rsidRPr="007A02E9">
        <w:rPr>
          <w:rFonts w:ascii="Cambria" w:hAnsi="Cambria"/>
        </w:rPr>
        <w:t xml:space="preserve">The </w:t>
      </w:r>
      <w:r w:rsidR="00065352">
        <w:rPr>
          <w:rFonts w:ascii="Cambria" w:hAnsi="Cambria"/>
        </w:rPr>
        <w:t>next</w:t>
      </w:r>
      <w:r w:rsidRPr="007A02E9">
        <w:rPr>
          <w:rFonts w:ascii="Cambria" w:hAnsi="Cambria"/>
        </w:rPr>
        <w:t xml:space="preserve"> two features are the mean and variance, also used by Bandara et al. (2018) to cluster similar time series for forecasting. The idea is to swap values between series with similar characteristics such as first-order autocorrelation parameters, whose values have similar magnitudes. We write the mean </w:t>
      </w:r>
      <m:oMath>
        <m:sSub>
          <m:sSubPr>
            <m:ctrlPr>
              <w:rPr>
                <w:rFonts w:ascii="Cambria Math" w:hAnsi="Cambria Math"/>
                <w:i/>
              </w:rPr>
            </m:ctrlPr>
          </m:sSubPr>
          <m:e>
            <m:r>
              <w:rPr>
                <w:rFonts w:ascii="Cambria Math" w:hAnsi="Cambria Math"/>
              </w:rPr>
              <m:t>F</m:t>
            </m:r>
          </m:e>
          <m:sub>
            <m:r>
              <w:rPr>
                <w:rFonts w:ascii="Cambria Math" w:hAnsi="Cambria Math"/>
              </w:rPr>
              <m:t>8</m:t>
            </m:r>
          </m:sub>
        </m:sSub>
      </m:oMath>
      <w:r w:rsidRPr="007A02E9">
        <w:rPr>
          <w:rFonts w:ascii="Cambria" w:hAnsi="Cambria"/>
        </w:rPr>
        <w:t xml:space="preserve"> and the variance </w:t>
      </w:r>
      <m:oMath>
        <m:sSub>
          <m:sSubPr>
            <m:ctrlPr>
              <w:rPr>
                <w:rFonts w:ascii="Cambria Math" w:hAnsi="Cambria Math"/>
                <w:i/>
              </w:rPr>
            </m:ctrlPr>
          </m:sSubPr>
          <m:e>
            <m:r>
              <w:rPr>
                <w:rFonts w:ascii="Cambria Math" w:hAnsi="Cambria Math"/>
              </w:rPr>
              <m:t>F</m:t>
            </m:r>
          </m:e>
          <m:sub>
            <m:r>
              <w:rPr>
                <w:rFonts w:ascii="Cambria Math" w:hAnsi="Cambria Math"/>
              </w:rPr>
              <m:t>9</m:t>
            </m:r>
          </m:sub>
        </m:sSub>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as follows,</w:t>
      </w:r>
    </w:p>
    <w:p w14:paraId="272B185A" w14:textId="77777777" w:rsidR="008F6094" w:rsidRPr="008F6094" w:rsidRDefault="008F6094" w:rsidP="007A02E9">
      <w:pPr>
        <w:pStyle w:val="ListParagraph"/>
        <w:ind w:left="360"/>
        <w:rPr>
          <w:rFonts w:ascii="Cambria" w:hAnsi="Cambria"/>
        </w:rPr>
      </w:pPr>
    </w:p>
    <w:p w14:paraId="3B51EEEA" w14:textId="3D3A2E4B" w:rsidR="008F6094" w:rsidRPr="008F6094" w:rsidRDefault="00065352" w:rsidP="007A02E9">
      <w:pPr>
        <w:pStyle w:val="ListParagraph"/>
        <w:ind w:left="360"/>
        <w:rPr>
          <w:rFonts w:ascii="Cambria" w:hAnsi="Cambria"/>
        </w:rPr>
      </w:pPr>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51476604" w14:textId="77777777" w:rsidR="008F6094" w:rsidRPr="008F6094" w:rsidRDefault="008F6094" w:rsidP="007A02E9">
      <w:pPr>
        <w:pStyle w:val="ListParagraph"/>
        <w:ind w:left="360"/>
        <w:rPr>
          <w:rFonts w:ascii="Cambria" w:hAnsi="Cambria"/>
        </w:rPr>
      </w:pPr>
    </w:p>
    <w:p w14:paraId="3B218D95" w14:textId="77777777" w:rsidR="008F6094" w:rsidRPr="008F6094" w:rsidRDefault="008F6094" w:rsidP="007A02E9">
      <w:pPr>
        <w:pStyle w:val="ListParagraph"/>
        <w:ind w:left="360"/>
        <w:rPr>
          <w:rFonts w:ascii="Cambria" w:hAnsi="Cambria"/>
        </w:rPr>
      </w:pPr>
    </w:p>
    <w:p w14:paraId="114156B6" w14:textId="32DD8E2F" w:rsidR="008F6094" w:rsidRPr="008F6094" w:rsidRDefault="008F6094" w:rsidP="007A02E9">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5AF1FA7C" w14:textId="77777777" w:rsidR="008F6094" w:rsidRPr="007A02E9" w:rsidRDefault="008F6094" w:rsidP="007A02E9">
      <w:pPr>
        <w:tabs>
          <w:tab w:val="left" w:pos="1152"/>
        </w:tabs>
        <w:rPr>
          <w:rFonts w:ascii="Cambria" w:hAnsi="Cambria"/>
          <w:i/>
          <w:iCs/>
        </w:rPr>
      </w:pPr>
    </w:p>
    <w:p w14:paraId="610FCE39" w14:textId="602DF786" w:rsidR="005C1A42" w:rsidRDefault="00065352" w:rsidP="005C1A42">
      <w:pPr>
        <w:pStyle w:val="ListParagraph"/>
        <w:numPr>
          <w:ilvl w:val="2"/>
          <w:numId w:val="1"/>
        </w:numPr>
        <w:tabs>
          <w:tab w:val="left" w:pos="1152"/>
        </w:tabs>
        <w:rPr>
          <w:rFonts w:ascii="Cambria" w:hAnsi="Cambria"/>
          <w:i/>
          <w:iCs/>
        </w:rPr>
      </w:pPr>
      <w:r>
        <w:rPr>
          <w:rFonts w:ascii="Cambria" w:hAnsi="Cambria"/>
          <w:i/>
          <w:iCs/>
        </w:rPr>
        <w:t>Spike, Maximum Variance Shift, Maximum Level Shift, and O</w:t>
      </w:r>
      <w:r w:rsidR="00642B92">
        <w:rPr>
          <w:rFonts w:ascii="Cambria" w:hAnsi="Cambria"/>
          <w:i/>
          <w:iCs/>
        </w:rPr>
        <w:t>ther</w:t>
      </w:r>
      <w:r w:rsidR="00544B59">
        <w:rPr>
          <w:rFonts w:ascii="Cambria" w:hAnsi="Cambria"/>
          <w:i/>
          <w:iCs/>
        </w:rPr>
        <w:t xml:space="preserve"> Features</w:t>
      </w:r>
    </w:p>
    <w:p w14:paraId="23E09E07" w14:textId="77777777" w:rsidR="00065352" w:rsidRDefault="00065352" w:rsidP="00065352">
      <w:pPr>
        <w:tabs>
          <w:tab w:val="left" w:pos="1152"/>
        </w:tabs>
        <w:rPr>
          <w:rFonts w:ascii="Cambria" w:hAnsi="Cambria"/>
          <w:i/>
          <w:iCs/>
        </w:rPr>
      </w:pPr>
    </w:p>
    <w:p w14:paraId="5674328E" w14:textId="46C2F2F7" w:rsidR="00065352" w:rsidRPr="00065352" w:rsidRDefault="00065352" w:rsidP="00065352">
      <w:pPr>
        <w:tabs>
          <w:tab w:val="left" w:pos="1152"/>
        </w:tabs>
        <w:rPr>
          <w:rFonts w:ascii="Cambria" w:hAnsi="Cambria"/>
        </w:rPr>
      </w:pPr>
      <w:r w:rsidRPr="00065352">
        <w:rPr>
          <w:rFonts w:ascii="Cambria" w:hAnsi="Cambria"/>
        </w:rPr>
        <w:t xml:space="preserve">Finally, </w:t>
      </w:r>
      <w:r>
        <w:rPr>
          <w:rFonts w:ascii="Cambria" w:hAnsi="Cambria"/>
        </w:rPr>
        <w:t xml:space="preserve">we include many features from the tsfeatues package in R including </w:t>
      </w:r>
      <w:r>
        <w:rPr>
          <w:rFonts w:ascii="Cambria" w:hAnsi="Cambria"/>
          <w:i/>
          <w:iCs/>
        </w:rPr>
        <w:t>Spike</w:t>
      </w:r>
      <w:r w:rsidR="001B625C">
        <w:rPr>
          <w:rFonts w:ascii="Cambria" w:hAnsi="Cambria"/>
          <w:i/>
          <w:iCs/>
        </w:rPr>
        <w:t xml:space="preserve"> </w:t>
      </w:r>
      <w:r>
        <w:rPr>
          <w:rFonts w:ascii="Cambria" w:hAnsi="Cambria"/>
        </w:rPr>
        <w:t>(</w:t>
      </w:r>
      <w:r>
        <w:rPr>
          <w:rFonts w:ascii="Cambria" w:eastAsiaTheme="minorEastAsia" w:hAnsi="Cambria"/>
        </w:rPr>
        <w:t>variance of the leave-one-out variances of the remainder component of the decomposed series)</w:t>
      </w:r>
      <w:r>
        <w:rPr>
          <w:rFonts w:ascii="Cambria" w:hAnsi="Cambria"/>
        </w:rPr>
        <w:t xml:space="preserve">, </w:t>
      </w:r>
      <w:r>
        <w:rPr>
          <w:rFonts w:ascii="Cambria" w:hAnsi="Cambria"/>
          <w:i/>
          <w:iCs/>
        </w:rPr>
        <w:t>Maximum Variance Shift</w:t>
      </w:r>
      <w:r>
        <w:rPr>
          <w:rFonts w:ascii="Cambria" w:hAnsi="Cambria"/>
        </w:rPr>
        <w:t xml:space="preserve"> (</w:t>
      </w:r>
      <w:r>
        <w:rPr>
          <w:rFonts w:ascii="Cambria" w:eastAsiaTheme="minorEastAsia" w:hAnsi="Cambria"/>
        </w:rPr>
        <w:t>largest variance shift between two consecutive sliding windows)</w:t>
      </w:r>
      <w:r>
        <w:rPr>
          <w:rFonts w:ascii="Cambria" w:hAnsi="Cambria"/>
        </w:rPr>
        <w:t xml:space="preserve">, and </w:t>
      </w:r>
      <w:r>
        <w:rPr>
          <w:rFonts w:ascii="Cambria" w:hAnsi="Cambria"/>
          <w:i/>
          <w:iCs/>
        </w:rPr>
        <w:t>Maximum Level Shift</w:t>
      </w:r>
      <w:r>
        <w:rPr>
          <w:rFonts w:ascii="Cambria" w:hAnsi="Cambria"/>
        </w:rPr>
        <w:t xml:space="preserve"> (</w:t>
      </w:r>
      <w:r>
        <w:rPr>
          <w:rFonts w:ascii="Cambria" w:eastAsiaTheme="minorEastAsia" w:hAnsi="Cambria"/>
        </w:rPr>
        <w:t>largest mean shift between two consecutive sliding windows)</w:t>
      </w:r>
      <w:r>
        <w:rPr>
          <w:rFonts w:ascii="Cambria" w:hAnsi="Cambria"/>
        </w:rPr>
        <w:t xml:space="preserve">.  </w:t>
      </w:r>
      <w:r w:rsidR="0080481D">
        <w:rPr>
          <w:rFonts w:ascii="Cambria" w:hAnsi="Cambria"/>
        </w:rPr>
        <w:t>We refer the reader to (Hyndman et al., 2022) for a detailed explanation of these features.</w:t>
      </w: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49738577" w14:textId="77777777" w:rsidR="00642B92" w:rsidRPr="007A02E9" w:rsidRDefault="00642B92" w:rsidP="007A02E9">
      <w:pPr>
        <w:tabs>
          <w:tab w:val="left" w:pos="1152"/>
        </w:tabs>
        <w:rPr>
          <w:rFonts w:ascii="Cambria" w:hAnsi="Cambria"/>
          <w:i/>
          <w:iCs/>
        </w:rPr>
      </w:pPr>
    </w:p>
    <w:p w14:paraId="3C51F814" w14:textId="78EDBE63" w:rsidR="00642B92" w:rsidRDefault="00642B92" w:rsidP="005C1A42">
      <w:pPr>
        <w:pStyle w:val="ListParagraph"/>
        <w:numPr>
          <w:ilvl w:val="2"/>
          <w:numId w:val="1"/>
        </w:numPr>
        <w:tabs>
          <w:tab w:val="left" w:pos="1152"/>
        </w:tabs>
        <w:rPr>
          <w:rFonts w:ascii="Cambria" w:hAnsi="Cambria"/>
          <w:i/>
          <w:iCs/>
        </w:rPr>
      </w:pPr>
      <w:r>
        <w:rPr>
          <w:rFonts w:ascii="Cambria" w:hAnsi="Cambria"/>
          <w:i/>
          <w:iCs/>
        </w:rPr>
        <w:t>Illustration of Time Series Features</w:t>
      </w:r>
    </w:p>
    <w:p w14:paraId="1D77FF23" w14:textId="77777777" w:rsidR="00C546A7" w:rsidRPr="00C546A7" w:rsidRDefault="00C546A7" w:rsidP="00C546A7">
      <w:pPr>
        <w:rPr>
          <w:rFonts w:ascii="Cambria" w:hAnsi="Cambria"/>
        </w:rPr>
      </w:pPr>
    </w:p>
    <w:p w14:paraId="1F83A83A" w14:textId="11F50A0B" w:rsidR="00C546A7" w:rsidRPr="00C546A7" w:rsidRDefault="00C546A7" w:rsidP="00C546A7">
      <w:pPr>
        <w:rPr>
          <w:rFonts w:ascii="Cambria" w:hAnsi="Cambria"/>
        </w:rPr>
      </w:pPr>
      <w:r w:rsidRPr="00C546A7">
        <w:rPr>
          <w:rFonts w:ascii="Cambria" w:hAnsi="Cambria"/>
        </w:rPr>
        <w:t xml:space="preserve">Figure 3 </w:t>
      </w:r>
      <w:r w:rsidR="00736D76">
        <w:rPr>
          <w:rFonts w:ascii="Cambria" w:hAnsi="Cambria"/>
        </w:rPr>
        <w:t>displays</w:t>
      </w:r>
      <w:r w:rsidR="00544B59">
        <w:rPr>
          <w:rFonts w:ascii="Cambria" w:hAnsi="Cambria"/>
        </w:rPr>
        <w:t xml:space="preserve"> </w:t>
      </w:r>
      <w:r w:rsidRPr="00C546A7">
        <w:rPr>
          <w:rFonts w:ascii="Cambria" w:hAnsi="Cambria"/>
        </w:rPr>
        <w:t xml:space="preserve">two monthly time series </w:t>
      </w:r>
      <w:r w:rsidR="00544B59">
        <w:rPr>
          <w:rFonts w:ascii="Cambria" w:hAnsi="Cambria"/>
        </w:rPr>
        <w:t xml:space="preserve">with desirable and undesirable </w:t>
      </w:r>
      <w:r w:rsidR="00736D76">
        <w:rPr>
          <w:rFonts w:ascii="Cambria" w:hAnsi="Cambria"/>
        </w:rPr>
        <w:t xml:space="preserve">features with their corresponding values </w:t>
      </w:r>
      <w:r w:rsidR="00544B59">
        <w:rPr>
          <w:rFonts w:ascii="Cambria" w:hAnsi="Cambria"/>
        </w:rPr>
        <w:t xml:space="preserve">in Table 1.  </w:t>
      </w:r>
      <w:commentRangeStart w:id="23"/>
      <w:r w:rsidRPr="00C546A7">
        <w:rPr>
          <w:rFonts w:ascii="Cambria" w:hAnsi="Cambria"/>
        </w:rPr>
        <w:t xml:space="preserve">The low spectral entropy and high Hurst coefficient values </w:t>
      </w:r>
      <w:r w:rsidR="00544B59">
        <w:rPr>
          <w:rFonts w:ascii="Cambria" w:hAnsi="Cambria"/>
        </w:rPr>
        <w:t xml:space="preserve">of the desirable time series </w:t>
      </w:r>
      <w:r w:rsidRPr="00C546A7">
        <w:rPr>
          <w:rFonts w:ascii="Cambria" w:hAnsi="Cambria"/>
        </w:rPr>
        <w:t>indicate</w:t>
      </w:r>
      <w:r w:rsidR="00544B59">
        <w:rPr>
          <w:rFonts w:ascii="Cambria" w:hAnsi="Cambria"/>
        </w:rPr>
        <w:t xml:space="preserve"> </w:t>
      </w:r>
      <w:r w:rsidRPr="00C546A7">
        <w:rPr>
          <w:rFonts w:ascii="Cambria" w:hAnsi="Cambria"/>
        </w:rPr>
        <w:t xml:space="preserve">good forecastability. </w:t>
      </w:r>
      <w:commentRangeEnd w:id="23"/>
      <w:r w:rsidR="00736D76">
        <w:rPr>
          <w:rStyle w:val="CommentReference"/>
        </w:rPr>
        <w:commentReference w:id="23"/>
      </w:r>
      <w:r w:rsidRPr="00C546A7">
        <w:rPr>
          <w:rFonts w:ascii="Cambria" w:hAnsi="Cambria"/>
        </w:rPr>
        <w:t xml:space="preserve">The </w:t>
      </w:r>
      <w:r w:rsidR="00544B59">
        <w:rPr>
          <w:rFonts w:ascii="Cambria" w:hAnsi="Cambria"/>
        </w:rPr>
        <w:t xml:space="preserve">undesirable </w:t>
      </w:r>
      <w:r w:rsidRPr="00C546A7">
        <w:rPr>
          <w:rFonts w:ascii="Cambria" w:hAnsi="Cambria"/>
        </w:rPr>
        <w:t xml:space="preserve">series is essentially a random walk as indicated by the </w:t>
      </w:r>
      <w:r w:rsidR="00544B59">
        <w:rPr>
          <w:rFonts w:ascii="Cambria" w:hAnsi="Cambria"/>
        </w:rPr>
        <w:t xml:space="preserve">0.50 </w:t>
      </w:r>
      <w:r w:rsidRPr="00C546A7">
        <w:rPr>
          <w:rFonts w:ascii="Cambria" w:hAnsi="Cambria"/>
        </w:rPr>
        <w:t>value of the Hurst coefficient</w:t>
      </w:r>
      <w:r w:rsidR="00544B59">
        <w:rPr>
          <w:rFonts w:ascii="Cambria" w:hAnsi="Cambria"/>
        </w:rPr>
        <w:t>. Furthermore, the undesirable series has</w:t>
      </w:r>
      <w:r w:rsidRPr="00C546A7">
        <w:rPr>
          <w:rFonts w:ascii="Cambria" w:hAnsi="Cambria"/>
        </w:rPr>
        <w:t xml:space="preserve"> a spectral entropy of </w:t>
      </w:r>
      <w:r w:rsidR="00736D76">
        <w:rPr>
          <w:rFonts w:ascii="Cambria" w:hAnsi="Cambria"/>
        </w:rPr>
        <w:t>1</w:t>
      </w:r>
      <w:r w:rsidRPr="00C546A7">
        <w:rPr>
          <w:rFonts w:ascii="Cambria" w:hAnsi="Cambria"/>
        </w:rPr>
        <w:t xml:space="preserve"> indicat</w:t>
      </w:r>
      <w:r w:rsidR="00544B59">
        <w:rPr>
          <w:rFonts w:ascii="Cambria" w:hAnsi="Cambria"/>
        </w:rPr>
        <w:t>ing</w:t>
      </w:r>
      <w:r w:rsidRPr="00C546A7">
        <w:rPr>
          <w:rFonts w:ascii="Cambria" w:hAnsi="Cambria"/>
        </w:rPr>
        <w:t xml:space="preserve"> a low signal-to-noise ratio. </w:t>
      </w:r>
      <w:r w:rsidR="00736D76">
        <w:rPr>
          <w:rFonts w:ascii="Cambria" w:hAnsi="Cambria"/>
        </w:rPr>
        <w:t>When comparing the two series</w:t>
      </w:r>
      <w:r w:rsidR="00544B59">
        <w:rPr>
          <w:rFonts w:ascii="Cambria" w:hAnsi="Cambria"/>
        </w:rPr>
        <w:t>, t</w:t>
      </w:r>
      <w:r w:rsidRPr="00C546A7">
        <w:rPr>
          <w:rFonts w:ascii="Cambria" w:hAnsi="Cambria"/>
        </w:rPr>
        <w:t xml:space="preserve">he variance of the </w:t>
      </w:r>
      <w:r w:rsidR="00544B59">
        <w:rPr>
          <w:rFonts w:ascii="Cambria" w:hAnsi="Cambria"/>
        </w:rPr>
        <w:t xml:space="preserve">desirable </w:t>
      </w:r>
      <w:r w:rsidRPr="00C546A7">
        <w:rPr>
          <w:rFonts w:ascii="Cambria" w:hAnsi="Cambria"/>
        </w:rPr>
        <w:t xml:space="preserve">series is due to a forecastable trend, whereas the variance of the </w:t>
      </w:r>
      <w:r w:rsidR="00544B59">
        <w:rPr>
          <w:rFonts w:ascii="Cambria" w:hAnsi="Cambria"/>
        </w:rPr>
        <w:t xml:space="preserve">undesirable </w:t>
      </w:r>
      <w:r w:rsidRPr="00C546A7">
        <w:rPr>
          <w:rFonts w:ascii="Cambria" w:hAnsi="Cambria"/>
        </w:rPr>
        <w:t xml:space="preserve">series </w:t>
      </w:r>
      <w:r w:rsidR="00544B59">
        <w:rPr>
          <w:rFonts w:ascii="Cambria" w:hAnsi="Cambria"/>
        </w:rPr>
        <w:t xml:space="preserve">is due to </w:t>
      </w:r>
      <w:r w:rsidRPr="00C546A7">
        <w:rPr>
          <w:rFonts w:ascii="Cambria" w:hAnsi="Cambria"/>
        </w:rPr>
        <w:t xml:space="preserve">randomness. The </w:t>
      </w:r>
      <w:r w:rsidR="00544B59">
        <w:rPr>
          <w:rFonts w:ascii="Cambria" w:hAnsi="Cambria"/>
        </w:rPr>
        <w:t xml:space="preserve">desirable </w:t>
      </w:r>
      <w:r w:rsidRPr="00C546A7">
        <w:rPr>
          <w:rFonts w:ascii="Cambria" w:hAnsi="Cambria"/>
        </w:rPr>
        <w:t>series</w:t>
      </w:r>
      <w:r w:rsidR="00736D76">
        <w:rPr>
          <w:rFonts w:ascii="Cambria" w:hAnsi="Cambria"/>
        </w:rPr>
        <w:t xml:space="preserve"> also </w:t>
      </w:r>
      <w:r w:rsidRPr="00C546A7">
        <w:rPr>
          <w:rFonts w:ascii="Cambria" w:hAnsi="Cambria"/>
        </w:rPr>
        <w:t xml:space="preserve">has low </w:t>
      </w:r>
      <w:r w:rsidRPr="00C546A7">
        <w:rPr>
          <w:rFonts w:ascii="Cambria" w:hAnsi="Cambria"/>
          <w:i/>
          <w:iCs/>
        </w:rPr>
        <w:t>Kurtosis</w:t>
      </w:r>
      <w:r w:rsidR="00544B59">
        <w:rPr>
          <w:rFonts w:ascii="Cambria" w:hAnsi="Cambria"/>
        </w:rPr>
        <w:t xml:space="preserve"> with a light tailed distribution compared to the undesirable series.</w:t>
      </w:r>
      <w:r w:rsidR="00CB2623">
        <w:rPr>
          <w:rFonts w:ascii="Cambria" w:hAnsi="Cambria"/>
        </w:rPr>
        <w:t xml:space="preserve">  In subsection 4.XXX, we discuss how these time series features and series are affected by the privacy methods.</w:t>
      </w:r>
    </w:p>
    <w:p w14:paraId="18D969A0" w14:textId="77777777" w:rsidR="00C546A7" w:rsidRPr="00C546A7" w:rsidRDefault="00C546A7" w:rsidP="00C546A7">
      <w:pPr>
        <w:rPr>
          <w:rFonts w:ascii="Cambria" w:hAnsi="Cambria"/>
          <w:b/>
          <w:bCs/>
        </w:rPr>
      </w:pPr>
    </w:p>
    <w:p w14:paraId="29374A27" w14:textId="77777777" w:rsidR="0080481D" w:rsidRPr="00C546A7" w:rsidDel="00107D36" w:rsidRDefault="0080481D" w:rsidP="0080481D">
      <w:pPr>
        <w:rPr>
          <w:del w:id="24" w:author="Bale,Cameron" w:date="2023-02-02T15:10:00Z"/>
          <w:rFonts w:ascii="Cambria" w:hAnsi="Cambria"/>
          <w:b/>
          <w:bCs/>
        </w:rPr>
      </w:pPr>
      <w:r w:rsidRPr="00C546A7">
        <w:rPr>
          <w:rFonts w:ascii="Cambria" w:hAnsi="Cambria"/>
          <w:b/>
          <w:bCs/>
        </w:rPr>
        <w:t>Fig 3: Comparison of time series with desirable and undesirable features.</w:t>
      </w:r>
    </w:p>
    <w:p w14:paraId="4968010F" w14:textId="77777777" w:rsidR="00C546A7" w:rsidRPr="00C546A7" w:rsidRDefault="00C546A7" w:rsidP="00C546A7">
      <w:pPr>
        <w:rPr>
          <w:rFonts w:ascii="Cambria" w:hAnsi="Cambria"/>
        </w:rPr>
      </w:pPr>
    </w:p>
    <w:p w14:paraId="35FD826D" w14:textId="77777777" w:rsidR="00C546A7" w:rsidRPr="00C546A7" w:rsidRDefault="00C546A7" w:rsidP="00C546A7">
      <w:pPr>
        <w:rPr>
          <w:rFonts w:ascii="Cambria" w:hAnsi="Cambria"/>
        </w:rPr>
      </w:pPr>
      <w:r w:rsidRPr="00C546A7">
        <w:rPr>
          <w:rFonts w:ascii="Cambria" w:hAnsi="Cambria"/>
          <w:noProof/>
        </w:rPr>
        <w:drawing>
          <wp:anchor distT="0" distB="0" distL="114300" distR="114300" simplePos="0" relativeHeight="251708416" behindDoc="0" locked="0" layoutInCell="1" allowOverlap="1" wp14:anchorId="328422FA" wp14:editId="123EAC50">
            <wp:simplePos x="0" y="0"/>
            <wp:positionH relativeFrom="margin">
              <wp:align>right</wp:align>
            </wp:positionH>
            <wp:positionV relativeFrom="paragraph">
              <wp:posOffset>67209</wp:posOffset>
            </wp:positionV>
            <wp:extent cx="5936615" cy="3077845"/>
            <wp:effectExtent l="0" t="0" r="6985" b="8255"/>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077845"/>
                    </a:xfrm>
                    <a:prstGeom prst="rect">
                      <a:avLst/>
                    </a:prstGeom>
                    <a:noFill/>
                    <a:ln>
                      <a:noFill/>
                    </a:ln>
                  </pic:spPr>
                </pic:pic>
              </a:graphicData>
            </a:graphic>
          </wp:anchor>
        </w:drawing>
      </w:r>
    </w:p>
    <w:p w14:paraId="5981719A" w14:textId="77777777" w:rsidR="00C546A7" w:rsidRPr="00C546A7" w:rsidRDefault="00C546A7" w:rsidP="00C546A7">
      <w:pPr>
        <w:rPr>
          <w:rFonts w:ascii="Cambria" w:hAnsi="Cambria"/>
        </w:rPr>
      </w:pPr>
    </w:p>
    <w:p w14:paraId="55F01143" w14:textId="2827BF0D" w:rsidR="00C546A7" w:rsidRDefault="00C546A7" w:rsidP="00C546A7">
      <w:pPr>
        <w:rPr>
          <w:rFonts w:ascii="Cambria" w:hAnsi="Cambria"/>
        </w:rPr>
      </w:pPr>
    </w:p>
    <w:p w14:paraId="17D9120B" w14:textId="7D95EBEF" w:rsidR="00D07036" w:rsidRDefault="00D07036" w:rsidP="00C546A7">
      <w:pPr>
        <w:rPr>
          <w:rFonts w:ascii="Cambria" w:hAnsi="Cambria"/>
        </w:rPr>
      </w:pPr>
    </w:p>
    <w:p w14:paraId="7B893C03" w14:textId="5AD03999" w:rsidR="00D07036" w:rsidRDefault="00D07036" w:rsidP="00C546A7">
      <w:pPr>
        <w:rPr>
          <w:rFonts w:ascii="Cambria" w:hAnsi="Cambria"/>
        </w:rPr>
      </w:pPr>
    </w:p>
    <w:p w14:paraId="013E7BD3" w14:textId="55210DF1" w:rsidR="00D07036" w:rsidRDefault="00D07036" w:rsidP="00C546A7">
      <w:pPr>
        <w:rPr>
          <w:rFonts w:ascii="Cambria" w:hAnsi="Cambria"/>
        </w:rPr>
      </w:pPr>
    </w:p>
    <w:p w14:paraId="7020AA8B" w14:textId="303B938D" w:rsidR="00D07036" w:rsidRDefault="00D07036" w:rsidP="00C546A7">
      <w:pPr>
        <w:rPr>
          <w:rFonts w:ascii="Cambria" w:hAnsi="Cambria"/>
        </w:rPr>
      </w:pPr>
    </w:p>
    <w:p w14:paraId="78986834" w14:textId="09E286E2" w:rsidR="00D07036" w:rsidRDefault="00D07036" w:rsidP="00C546A7">
      <w:pPr>
        <w:rPr>
          <w:rFonts w:ascii="Cambria" w:hAnsi="Cambria"/>
        </w:rPr>
      </w:pPr>
    </w:p>
    <w:p w14:paraId="525D4678" w14:textId="5F65568A" w:rsidR="00D07036" w:rsidRDefault="00D07036" w:rsidP="00C546A7">
      <w:pPr>
        <w:rPr>
          <w:rFonts w:ascii="Cambria" w:hAnsi="Cambria"/>
        </w:rPr>
      </w:pPr>
    </w:p>
    <w:p w14:paraId="4DB5CA04" w14:textId="5213EC25" w:rsidR="00D07036" w:rsidRDefault="00D07036" w:rsidP="00C546A7">
      <w:pPr>
        <w:rPr>
          <w:rFonts w:ascii="Cambria" w:hAnsi="Cambria"/>
        </w:rPr>
      </w:pPr>
    </w:p>
    <w:p w14:paraId="61572879" w14:textId="67B88C69" w:rsidR="00D07036" w:rsidRDefault="00D07036" w:rsidP="00C546A7">
      <w:pPr>
        <w:rPr>
          <w:rFonts w:ascii="Cambria" w:hAnsi="Cambria"/>
        </w:rPr>
      </w:pPr>
    </w:p>
    <w:p w14:paraId="2DEF8BE9" w14:textId="59D73579" w:rsidR="00D07036" w:rsidRDefault="00D07036" w:rsidP="00C546A7">
      <w:pPr>
        <w:rPr>
          <w:rFonts w:ascii="Cambria" w:hAnsi="Cambria"/>
        </w:rPr>
      </w:pPr>
    </w:p>
    <w:p w14:paraId="302B35E7" w14:textId="04BFBBAF" w:rsidR="00D07036" w:rsidRDefault="00D07036" w:rsidP="00C546A7">
      <w:pPr>
        <w:rPr>
          <w:rFonts w:ascii="Cambria" w:hAnsi="Cambria"/>
        </w:rPr>
      </w:pPr>
    </w:p>
    <w:p w14:paraId="4A8FD71B" w14:textId="0B3BF8EF" w:rsidR="00D07036" w:rsidRDefault="00D07036" w:rsidP="00C546A7">
      <w:pPr>
        <w:rPr>
          <w:rFonts w:ascii="Cambria" w:hAnsi="Cambria"/>
        </w:rPr>
      </w:pPr>
    </w:p>
    <w:p w14:paraId="16C99F4D" w14:textId="4FF10279" w:rsidR="00D07036" w:rsidRDefault="00D07036" w:rsidP="00C546A7">
      <w:pPr>
        <w:rPr>
          <w:rFonts w:ascii="Cambria" w:hAnsi="Cambria"/>
        </w:rPr>
      </w:pPr>
    </w:p>
    <w:p w14:paraId="6BF8A9F4" w14:textId="3D9CF937" w:rsidR="00D07036" w:rsidRDefault="00D07036" w:rsidP="00C546A7">
      <w:pPr>
        <w:rPr>
          <w:rFonts w:ascii="Cambria" w:hAnsi="Cambria"/>
        </w:rPr>
      </w:pPr>
    </w:p>
    <w:p w14:paraId="4A118B52" w14:textId="1E1AA88D" w:rsidR="00D07036" w:rsidRDefault="00D07036" w:rsidP="00C546A7">
      <w:pPr>
        <w:rPr>
          <w:rFonts w:ascii="Cambria" w:hAnsi="Cambria"/>
        </w:rPr>
      </w:pPr>
    </w:p>
    <w:p w14:paraId="7FC0E1F1" w14:textId="25A8C7A6" w:rsidR="00D07036" w:rsidRDefault="00D07036" w:rsidP="00C546A7">
      <w:pPr>
        <w:rPr>
          <w:rFonts w:ascii="Cambria" w:hAnsi="Cambria"/>
        </w:rPr>
      </w:pPr>
    </w:p>
    <w:p w14:paraId="56FFF0C3" w14:textId="33C4514A" w:rsidR="00D07036" w:rsidRDefault="00D07036" w:rsidP="00C546A7">
      <w:pPr>
        <w:rPr>
          <w:rFonts w:ascii="Cambria" w:hAnsi="Cambria"/>
        </w:rPr>
      </w:pPr>
    </w:p>
    <w:p w14:paraId="0D6F65AB" w14:textId="059C062D" w:rsidR="00D07036" w:rsidRDefault="00D07036" w:rsidP="00C546A7">
      <w:pPr>
        <w:rPr>
          <w:rFonts w:ascii="Cambria" w:hAnsi="Cambria"/>
        </w:rPr>
      </w:pPr>
    </w:p>
    <w:p w14:paraId="4DA5908A" w14:textId="77777777" w:rsidR="00D07036" w:rsidRPr="00C546A7" w:rsidRDefault="00D07036" w:rsidP="00C546A7">
      <w:pPr>
        <w:rPr>
          <w:rFonts w:ascii="Cambria" w:hAnsi="Cambria"/>
        </w:rPr>
      </w:pPr>
    </w:p>
    <w:p w14:paraId="75D31BE4" w14:textId="77777777" w:rsidR="00C546A7" w:rsidRPr="00C546A7" w:rsidRDefault="00C546A7" w:rsidP="00C546A7">
      <w:pPr>
        <w:rPr>
          <w:rFonts w:ascii="Cambria" w:hAnsi="Cambria"/>
        </w:rPr>
      </w:pPr>
    </w:p>
    <w:p w14:paraId="55B4DFE7" w14:textId="77777777" w:rsidR="00C546A7" w:rsidRPr="00C546A7" w:rsidRDefault="00C546A7" w:rsidP="00C546A7">
      <w:pPr>
        <w:rPr>
          <w:rFonts w:ascii="Cambria" w:hAnsi="Cambria"/>
        </w:rPr>
      </w:pPr>
    </w:p>
    <w:p w14:paraId="16FE91D6" w14:textId="63AF3D10" w:rsidR="00C546A7" w:rsidRPr="00C546A7" w:rsidRDefault="00C546A7" w:rsidP="00C546A7">
      <w:pPr>
        <w:rPr>
          <w:rFonts w:ascii="Cambria" w:hAnsi="Cambria"/>
          <w:b/>
          <w:bCs/>
        </w:rPr>
      </w:pPr>
      <w:r w:rsidRPr="00C546A7">
        <w:rPr>
          <w:rFonts w:ascii="Cambria" w:hAnsi="Cambria"/>
          <w:b/>
          <w:bCs/>
        </w:rPr>
        <w:t xml:space="preserve">Table 1: </w:t>
      </w:r>
      <w:r w:rsidR="00544B59">
        <w:rPr>
          <w:rFonts w:ascii="Cambria" w:hAnsi="Cambria"/>
          <w:b/>
          <w:bCs/>
        </w:rPr>
        <w:t>Values of desirable and undesirable time series features</w:t>
      </w:r>
    </w:p>
    <w:p w14:paraId="3F2D8E51" w14:textId="77777777" w:rsidR="00C546A7" w:rsidRPr="00C546A7" w:rsidRDefault="00C546A7" w:rsidP="00C546A7">
      <w:pPr>
        <w:rPr>
          <w:rFonts w:ascii="Cambria" w:hAnsi="Cambria"/>
        </w:rPr>
      </w:pPr>
    </w:p>
    <w:tbl>
      <w:tblPr>
        <w:tblStyle w:val="TableGrid"/>
        <w:tblW w:w="10080" w:type="dxa"/>
        <w:tblInd w:w="-185" w:type="dxa"/>
        <w:tblLook w:val="04A0" w:firstRow="1" w:lastRow="0" w:firstColumn="1" w:lastColumn="0" w:noHBand="0" w:noVBand="1"/>
      </w:tblPr>
      <w:tblGrid>
        <w:gridCol w:w="1890"/>
        <w:gridCol w:w="3870"/>
        <w:gridCol w:w="4320"/>
      </w:tblGrid>
      <w:tr w:rsidR="00C546A7" w:rsidRPr="00C546A7" w14:paraId="55FE91CA" w14:textId="77777777" w:rsidTr="00134C4A">
        <w:tc>
          <w:tcPr>
            <w:tcW w:w="1890" w:type="dxa"/>
          </w:tcPr>
          <w:p w14:paraId="51B98F85" w14:textId="77777777" w:rsidR="00C546A7" w:rsidRPr="00C546A7" w:rsidRDefault="00C546A7" w:rsidP="00C546A7">
            <w:pPr>
              <w:rPr>
                <w:rFonts w:ascii="Cambria" w:hAnsi="Cambria"/>
                <w:b/>
                <w:bCs/>
              </w:rPr>
            </w:pPr>
            <w:r w:rsidRPr="00C546A7">
              <w:rPr>
                <w:rFonts w:ascii="Cambria" w:hAnsi="Cambria"/>
                <w:b/>
                <w:bCs/>
              </w:rPr>
              <w:t>Feature</w:t>
            </w:r>
          </w:p>
        </w:tc>
        <w:tc>
          <w:tcPr>
            <w:tcW w:w="3870" w:type="dxa"/>
          </w:tcPr>
          <w:p w14:paraId="56C3AFD7" w14:textId="77777777" w:rsidR="00C546A7" w:rsidRPr="00C546A7" w:rsidRDefault="00C546A7" w:rsidP="00C546A7">
            <w:pPr>
              <w:rPr>
                <w:rFonts w:ascii="Cambria" w:hAnsi="Cambria"/>
                <w:b/>
                <w:bCs/>
              </w:rPr>
            </w:pPr>
            <w:r w:rsidRPr="00C546A7">
              <w:rPr>
                <w:rFonts w:ascii="Cambria" w:hAnsi="Cambria"/>
                <w:b/>
                <w:bCs/>
              </w:rPr>
              <w:t>Desirable Features (left Fig. 1)</w:t>
            </w:r>
          </w:p>
        </w:tc>
        <w:tc>
          <w:tcPr>
            <w:tcW w:w="4320" w:type="dxa"/>
          </w:tcPr>
          <w:p w14:paraId="2C3DB2BC" w14:textId="77777777" w:rsidR="00C546A7" w:rsidRPr="00C546A7" w:rsidRDefault="00C546A7" w:rsidP="00C546A7">
            <w:pPr>
              <w:rPr>
                <w:rFonts w:ascii="Cambria" w:hAnsi="Cambria"/>
                <w:b/>
                <w:bCs/>
              </w:rPr>
            </w:pPr>
            <w:r w:rsidRPr="00C546A7">
              <w:rPr>
                <w:rFonts w:ascii="Cambria" w:hAnsi="Cambria"/>
                <w:b/>
                <w:bCs/>
              </w:rPr>
              <w:t>Undesirable Features (right Fig. 1)</w:t>
            </w:r>
          </w:p>
        </w:tc>
      </w:tr>
      <w:tr w:rsidR="000256AC" w:rsidRPr="00C546A7" w14:paraId="2F8B77D5" w14:textId="77777777" w:rsidTr="00134C4A">
        <w:tc>
          <w:tcPr>
            <w:tcW w:w="1890" w:type="dxa"/>
          </w:tcPr>
          <w:p w14:paraId="222BD4C4" w14:textId="0C9765C3" w:rsidR="000256AC" w:rsidRPr="00C546A7" w:rsidRDefault="000256AC" w:rsidP="000256AC">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3870" w:type="dxa"/>
          </w:tcPr>
          <w:p w14:paraId="068E29A4" w14:textId="49D43387" w:rsidR="000256AC" w:rsidRPr="00C546A7" w:rsidRDefault="000256AC" w:rsidP="000256AC">
            <w:pPr>
              <w:rPr>
                <w:rFonts w:ascii="Cambria" w:hAnsi="Cambria"/>
              </w:rPr>
            </w:pPr>
            <w:r w:rsidRPr="00061AFB">
              <w:t>0.07</w:t>
            </w:r>
          </w:p>
        </w:tc>
        <w:tc>
          <w:tcPr>
            <w:tcW w:w="4320" w:type="dxa"/>
          </w:tcPr>
          <w:p w14:paraId="16E0222B" w14:textId="0EA300E9" w:rsidR="000256AC" w:rsidRPr="00C546A7" w:rsidRDefault="000256AC" w:rsidP="000256AC">
            <w:pPr>
              <w:rPr>
                <w:rFonts w:ascii="Cambria" w:hAnsi="Cambria"/>
              </w:rPr>
            </w:pPr>
            <w:r w:rsidRPr="00061AFB">
              <w:t>1.00</w:t>
            </w:r>
          </w:p>
        </w:tc>
      </w:tr>
      <w:tr w:rsidR="000256AC" w:rsidRPr="00C546A7" w14:paraId="56088650" w14:textId="77777777" w:rsidTr="00134C4A">
        <w:tc>
          <w:tcPr>
            <w:tcW w:w="1890" w:type="dxa"/>
          </w:tcPr>
          <w:p w14:paraId="1480E04D" w14:textId="77777777" w:rsidR="000256AC" w:rsidRPr="00C546A7" w:rsidRDefault="000256AC" w:rsidP="000256AC">
            <w:pPr>
              <w:rPr>
                <w:rFonts w:ascii="Cambria" w:hAnsi="Cambria"/>
                <w:i/>
                <w:iCs/>
              </w:rPr>
            </w:pPr>
            <w:r w:rsidRPr="00C546A7">
              <w:rPr>
                <w:rFonts w:ascii="Cambria" w:hAnsi="Cambria"/>
                <w:i/>
                <w:iCs/>
              </w:rPr>
              <w:t>Hurst</w:t>
            </w:r>
          </w:p>
        </w:tc>
        <w:tc>
          <w:tcPr>
            <w:tcW w:w="3870" w:type="dxa"/>
          </w:tcPr>
          <w:p w14:paraId="2F29AD1C" w14:textId="64DAB9C1" w:rsidR="000256AC" w:rsidRPr="00C546A7" w:rsidRDefault="000256AC" w:rsidP="000256AC">
            <w:pPr>
              <w:rPr>
                <w:rFonts w:ascii="Cambria" w:hAnsi="Cambria"/>
              </w:rPr>
            </w:pPr>
            <w:r w:rsidRPr="00061AFB">
              <w:t>0.99</w:t>
            </w:r>
          </w:p>
        </w:tc>
        <w:tc>
          <w:tcPr>
            <w:tcW w:w="4320" w:type="dxa"/>
          </w:tcPr>
          <w:p w14:paraId="6CE2DB6B" w14:textId="6258C15B" w:rsidR="000256AC" w:rsidRPr="00C546A7" w:rsidRDefault="000256AC" w:rsidP="000256AC">
            <w:pPr>
              <w:rPr>
                <w:rFonts w:ascii="Cambria" w:hAnsi="Cambria"/>
              </w:rPr>
            </w:pPr>
            <w:r w:rsidRPr="00061AFB">
              <w:t>0.50</w:t>
            </w:r>
          </w:p>
        </w:tc>
      </w:tr>
      <w:tr w:rsidR="000256AC" w:rsidRPr="00C546A7" w14:paraId="0A19593E" w14:textId="77777777" w:rsidTr="00134C4A">
        <w:tc>
          <w:tcPr>
            <w:tcW w:w="1890" w:type="dxa"/>
          </w:tcPr>
          <w:p w14:paraId="2015A160" w14:textId="77777777" w:rsidR="000256AC" w:rsidRPr="00C546A7" w:rsidRDefault="000256AC" w:rsidP="000256AC">
            <w:pPr>
              <w:rPr>
                <w:rFonts w:ascii="Cambria" w:hAnsi="Cambria"/>
                <w:i/>
                <w:iCs/>
              </w:rPr>
            </w:pPr>
            <w:r w:rsidRPr="00C546A7">
              <w:rPr>
                <w:rFonts w:ascii="Cambria" w:hAnsi="Cambria"/>
                <w:i/>
                <w:iCs/>
              </w:rPr>
              <w:t>Skewness</w:t>
            </w:r>
          </w:p>
        </w:tc>
        <w:tc>
          <w:tcPr>
            <w:tcW w:w="3870" w:type="dxa"/>
          </w:tcPr>
          <w:p w14:paraId="78DCB271" w14:textId="23343242" w:rsidR="000256AC" w:rsidRPr="00C546A7" w:rsidRDefault="000256AC" w:rsidP="000256AC">
            <w:pPr>
              <w:rPr>
                <w:rFonts w:ascii="Cambria" w:hAnsi="Cambria"/>
              </w:rPr>
            </w:pPr>
            <w:r w:rsidRPr="00061AFB">
              <w:t>-0.41</w:t>
            </w:r>
          </w:p>
        </w:tc>
        <w:tc>
          <w:tcPr>
            <w:tcW w:w="4320" w:type="dxa"/>
          </w:tcPr>
          <w:p w14:paraId="45B69FB2" w14:textId="4A4E8909" w:rsidR="000256AC" w:rsidRPr="00C546A7" w:rsidRDefault="000256AC" w:rsidP="000256AC">
            <w:pPr>
              <w:rPr>
                <w:rFonts w:ascii="Cambria" w:hAnsi="Cambria"/>
              </w:rPr>
            </w:pPr>
            <w:r w:rsidRPr="00061AFB">
              <w:t>-0.57</w:t>
            </w:r>
          </w:p>
        </w:tc>
      </w:tr>
      <w:tr w:rsidR="000256AC" w:rsidRPr="00C546A7" w14:paraId="041CE382" w14:textId="77777777" w:rsidTr="00134C4A">
        <w:tc>
          <w:tcPr>
            <w:tcW w:w="1890" w:type="dxa"/>
          </w:tcPr>
          <w:p w14:paraId="09815061" w14:textId="77777777" w:rsidR="000256AC" w:rsidRPr="00C546A7" w:rsidRDefault="000256AC" w:rsidP="000256AC">
            <w:pPr>
              <w:rPr>
                <w:rFonts w:ascii="Cambria" w:hAnsi="Cambria"/>
                <w:i/>
                <w:iCs/>
              </w:rPr>
            </w:pPr>
            <w:r w:rsidRPr="00C546A7">
              <w:rPr>
                <w:rFonts w:ascii="Cambria" w:hAnsi="Cambria"/>
                <w:i/>
                <w:iCs/>
              </w:rPr>
              <w:t>Kurtosis</w:t>
            </w:r>
          </w:p>
        </w:tc>
        <w:tc>
          <w:tcPr>
            <w:tcW w:w="3870" w:type="dxa"/>
          </w:tcPr>
          <w:p w14:paraId="40F55D33" w14:textId="15AB2F90" w:rsidR="000256AC" w:rsidRPr="00C546A7" w:rsidRDefault="000256AC" w:rsidP="000256AC">
            <w:pPr>
              <w:rPr>
                <w:rFonts w:ascii="Cambria" w:hAnsi="Cambria"/>
              </w:rPr>
            </w:pPr>
            <w:r w:rsidRPr="00061AFB">
              <w:t>-1.24</w:t>
            </w:r>
          </w:p>
        </w:tc>
        <w:tc>
          <w:tcPr>
            <w:tcW w:w="4320" w:type="dxa"/>
          </w:tcPr>
          <w:p w14:paraId="20053DB4" w14:textId="0204B76A" w:rsidR="000256AC" w:rsidRPr="00C546A7" w:rsidRDefault="000256AC" w:rsidP="000256AC">
            <w:pPr>
              <w:rPr>
                <w:rFonts w:ascii="Cambria" w:hAnsi="Cambria"/>
              </w:rPr>
            </w:pPr>
            <w:r w:rsidRPr="00061AFB">
              <w:t>1.16</w:t>
            </w:r>
          </w:p>
        </w:tc>
      </w:tr>
      <w:tr w:rsidR="000256AC" w:rsidRPr="00C546A7" w14:paraId="47045819" w14:textId="77777777" w:rsidTr="00134C4A">
        <w:tc>
          <w:tcPr>
            <w:tcW w:w="1890" w:type="dxa"/>
          </w:tcPr>
          <w:p w14:paraId="63509FC8" w14:textId="77777777" w:rsidR="000256AC" w:rsidRPr="00C546A7" w:rsidRDefault="000256AC" w:rsidP="000256AC">
            <w:pPr>
              <w:rPr>
                <w:rFonts w:ascii="Cambria" w:hAnsi="Cambria"/>
                <w:i/>
                <w:iCs/>
              </w:rPr>
            </w:pPr>
            <w:r w:rsidRPr="00C546A7">
              <w:rPr>
                <w:rFonts w:ascii="Cambria" w:hAnsi="Cambria"/>
                <w:i/>
                <w:iCs/>
              </w:rPr>
              <w:t>E_acf</w:t>
            </w:r>
          </w:p>
        </w:tc>
        <w:tc>
          <w:tcPr>
            <w:tcW w:w="3870" w:type="dxa"/>
          </w:tcPr>
          <w:p w14:paraId="270EA648" w14:textId="4C000B0A" w:rsidR="000256AC" w:rsidRPr="00C546A7" w:rsidRDefault="000256AC" w:rsidP="000256AC">
            <w:pPr>
              <w:rPr>
                <w:rFonts w:ascii="Cambria" w:hAnsi="Cambria"/>
              </w:rPr>
            </w:pPr>
            <w:r w:rsidRPr="00061AFB">
              <w:t>-0.09</w:t>
            </w:r>
          </w:p>
        </w:tc>
        <w:tc>
          <w:tcPr>
            <w:tcW w:w="4320" w:type="dxa"/>
          </w:tcPr>
          <w:p w14:paraId="780DDDD6" w14:textId="7C1F73AE" w:rsidR="000256AC" w:rsidRPr="00C546A7" w:rsidRDefault="000256AC" w:rsidP="000256AC">
            <w:pPr>
              <w:rPr>
                <w:rFonts w:ascii="Cambria" w:hAnsi="Cambria"/>
              </w:rPr>
            </w:pPr>
            <w:r w:rsidRPr="00061AFB">
              <w:t>-0.19</w:t>
            </w:r>
          </w:p>
        </w:tc>
      </w:tr>
      <w:tr w:rsidR="000256AC" w:rsidRPr="00C546A7" w14:paraId="6A264472" w14:textId="77777777" w:rsidTr="00134C4A">
        <w:tc>
          <w:tcPr>
            <w:tcW w:w="1890" w:type="dxa"/>
          </w:tcPr>
          <w:p w14:paraId="0CB48C94" w14:textId="77777777" w:rsidR="000256AC" w:rsidRPr="00C546A7" w:rsidRDefault="000256AC" w:rsidP="000256AC">
            <w:pPr>
              <w:rPr>
                <w:rFonts w:ascii="Cambria" w:hAnsi="Cambria"/>
                <w:i/>
                <w:iCs/>
              </w:rPr>
            </w:pPr>
            <w:r w:rsidRPr="00C546A7">
              <w:rPr>
                <w:rFonts w:ascii="Cambria" w:hAnsi="Cambria"/>
                <w:i/>
                <w:iCs/>
              </w:rPr>
              <w:t>Trend</w:t>
            </w:r>
          </w:p>
        </w:tc>
        <w:tc>
          <w:tcPr>
            <w:tcW w:w="3870" w:type="dxa"/>
          </w:tcPr>
          <w:p w14:paraId="0581C6E9" w14:textId="3D2C381A" w:rsidR="000256AC" w:rsidRPr="00C546A7" w:rsidRDefault="000256AC" w:rsidP="000256AC">
            <w:pPr>
              <w:rPr>
                <w:rFonts w:ascii="Cambria" w:hAnsi="Cambria"/>
              </w:rPr>
            </w:pPr>
            <w:r w:rsidRPr="00061AFB">
              <w:t>0.97</w:t>
            </w:r>
          </w:p>
        </w:tc>
        <w:tc>
          <w:tcPr>
            <w:tcW w:w="4320" w:type="dxa"/>
          </w:tcPr>
          <w:p w14:paraId="5EB89483" w14:textId="618E7D94" w:rsidR="000256AC" w:rsidRPr="00C546A7" w:rsidRDefault="000256AC" w:rsidP="000256AC">
            <w:pPr>
              <w:rPr>
                <w:rFonts w:ascii="Cambria" w:hAnsi="Cambria"/>
              </w:rPr>
            </w:pPr>
            <w:r w:rsidRPr="00061AFB">
              <w:t>0.12</w:t>
            </w:r>
          </w:p>
        </w:tc>
      </w:tr>
      <w:tr w:rsidR="000256AC" w:rsidRPr="00C546A7" w14:paraId="5DEBB739" w14:textId="77777777" w:rsidTr="00134C4A">
        <w:tc>
          <w:tcPr>
            <w:tcW w:w="1890" w:type="dxa"/>
          </w:tcPr>
          <w:p w14:paraId="591CC7F7" w14:textId="77777777" w:rsidR="000256AC" w:rsidRPr="00C546A7" w:rsidRDefault="000256AC" w:rsidP="000256AC">
            <w:pPr>
              <w:rPr>
                <w:rFonts w:ascii="Cambria" w:hAnsi="Cambria"/>
                <w:i/>
                <w:iCs/>
              </w:rPr>
            </w:pPr>
            <w:r w:rsidRPr="00C546A7">
              <w:rPr>
                <w:rFonts w:ascii="Cambria" w:hAnsi="Cambria"/>
                <w:i/>
                <w:iCs/>
              </w:rPr>
              <w:t>Seasonality</w:t>
            </w:r>
          </w:p>
        </w:tc>
        <w:tc>
          <w:tcPr>
            <w:tcW w:w="3870" w:type="dxa"/>
          </w:tcPr>
          <w:p w14:paraId="403046EA" w14:textId="39D9C76B" w:rsidR="000256AC" w:rsidRPr="00C546A7" w:rsidRDefault="000256AC" w:rsidP="000256AC">
            <w:pPr>
              <w:rPr>
                <w:rFonts w:ascii="Cambria" w:hAnsi="Cambria"/>
              </w:rPr>
            </w:pPr>
            <w:r w:rsidRPr="00061AFB">
              <w:t>0.16</w:t>
            </w:r>
          </w:p>
        </w:tc>
        <w:tc>
          <w:tcPr>
            <w:tcW w:w="4320" w:type="dxa"/>
          </w:tcPr>
          <w:p w14:paraId="171D6656" w14:textId="6A9356DD" w:rsidR="000256AC" w:rsidRPr="00C546A7" w:rsidRDefault="000256AC" w:rsidP="000256AC">
            <w:pPr>
              <w:rPr>
                <w:rFonts w:ascii="Cambria" w:hAnsi="Cambria"/>
              </w:rPr>
            </w:pPr>
            <w:r w:rsidRPr="00061AFB">
              <w:t>0.23</w:t>
            </w:r>
          </w:p>
        </w:tc>
      </w:tr>
      <w:tr w:rsidR="000256AC" w:rsidRPr="00C546A7" w14:paraId="352B9D22" w14:textId="77777777" w:rsidTr="00134C4A">
        <w:tc>
          <w:tcPr>
            <w:tcW w:w="1890" w:type="dxa"/>
          </w:tcPr>
          <w:p w14:paraId="36E0F893" w14:textId="46FAA380" w:rsidR="000256AC" w:rsidRPr="00C546A7" w:rsidRDefault="000256AC" w:rsidP="000256AC">
            <w:pPr>
              <w:rPr>
                <w:rFonts w:ascii="Cambria" w:hAnsi="Cambria"/>
                <w:i/>
                <w:iCs/>
              </w:rPr>
            </w:pPr>
            <w:r w:rsidRPr="00C546A7">
              <w:rPr>
                <w:rFonts w:ascii="Cambria" w:hAnsi="Cambria"/>
                <w:i/>
                <w:iCs/>
              </w:rPr>
              <w:t>Mean</w:t>
            </w:r>
          </w:p>
        </w:tc>
        <w:tc>
          <w:tcPr>
            <w:tcW w:w="3870" w:type="dxa"/>
          </w:tcPr>
          <w:p w14:paraId="6FACE455" w14:textId="71BA767E" w:rsidR="000256AC" w:rsidRPr="00C546A7" w:rsidRDefault="000256AC" w:rsidP="000256AC">
            <w:pPr>
              <w:rPr>
                <w:rFonts w:ascii="Cambria" w:hAnsi="Cambria"/>
              </w:rPr>
            </w:pPr>
            <w:r w:rsidRPr="00061AFB">
              <w:t>7.96</w:t>
            </w:r>
          </w:p>
        </w:tc>
        <w:tc>
          <w:tcPr>
            <w:tcW w:w="4320" w:type="dxa"/>
          </w:tcPr>
          <w:p w14:paraId="56C09547" w14:textId="2EC5F62C" w:rsidR="000256AC" w:rsidRPr="00C546A7" w:rsidRDefault="000256AC" w:rsidP="000256AC">
            <w:pPr>
              <w:rPr>
                <w:rFonts w:ascii="Cambria" w:hAnsi="Cambria"/>
              </w:rPr>
            </w:pPr>
            <w:r w:rsidRPr="00061AFB">
              <w:t>7.01</w:t>
            </w:r>
          </w:p>
        </w:tc>
      </w:tr>
      <w:tr w:rsidR="000256AC" w:rsidRPr="00C546A7" w14:paraId="66732B93" w14:textId="77777777" w:rsidTr="00134C4A">
        <w:tc>
          <w:tcPr>
            <w:tcW w:w="1890" w:type="dxa"/>
          </w:tcPr>
          <w:p w14:paraId="6538011C" w14:textId="363B817C" w:rsidR="000256AC" w:rsidRPr="00C546A7" w:rsidRDefault="000256AC" w:rsidP="000256AC">
            <w:pPr>
              <w:rPr>
                <w:rFonts w:ascii="Cambria" w:hAnsi="Cambria"/>
                <w:i/>
                <w:iCs/>
              </w:rPr>
            </w:pPr>
            <w:r w:rsidRPr="00C546A7">
              <w:rPr>
                <w:rFonts w:ascii="Cambria" w:hAnsi="Cambria"/>
                <w:i/>
                <w:iCs/>
              </w:rPr>
              <w:t>Variance</w:t>
            </w:r>
          </w:p>
        </w:tc>
        <w:tc>
          <w:tcPr>
            <w:tcW w:w="3870" w:type="dxa"/>
          </w:tcPr>
          <w:p w14:paraId="308F6E42" w14:textId="5FD467EC" w:rsidR="000256AC" w:rsidRPr="00C546A7" w:rsidRDefault="000256AC" w:rsidP="000256AC">
            <w:pPr>
              <w:rPr>
                <w:rFonts w:ascii="Cambria" w:hAnsi="Cambria"/>
              </w:rPr>
            </w:pPr>
            <w:r w:rsidRPr="008463C3">
              <w:t>0.29</w:t>
            </w:r>
          </w:p>
        </w:tc>
        <w:tc>
          <w:tcPr>
            <w:tcW w:w="4320" w:type="dxa"/>
          </w:tcPr>
          <w:p w14:paraId="0985A0B6" w14:textId="72A3C02B" w:rsidR="000256AC" w:rsidRPr="00C546A7" w:rsidRDefault="000256AC" w:rsidP="000256AC">
            <w:pPr>
              <w:rPr>
                <w:rFonts w:ascii="Cambria" w:hAnsi="Cambria"/>
              </w:rPr>
            </w:pPr>
            <w:r w:rsidRPr="008463C3">
              <w:t>0.65</w:t>
            </w:r>
          </w:p>
        </w:tc>
      </w:tr>
      <w:tr w:rsidR="000256AC" w:rsidRPr="00C546A7" w14:paraId="44199CA0" w14:textId="77777777" w:rsidTr="00134C4A">
        <w:tc>
          <w:tcPr>
            <w:tcW w:w="1890" w:type="dxa"/>
          </w:tcPr>
          <w:p w14:paraId="66C258BF" w14:textId="3D97C8EF" w:rsidR="000256AC" w:rsidRPr="00C546A7" w:rsidRDefault="000256AC" w:rsidP="000256AC">
            <w:pPr>
              <w:rPr>
                <w:rFonts w:ascii="Cambria" w:hAnsi="Cambria"/>
                <w:i/>
                <w:iCs/>
              </w:rPr>
            </w:pPr>
            <w:r>
              <w:rPr>
                <w:rFonts w:ascii="Cambria" w:hAnsi="Cambria"/>
                <w:i/>
                <w:iCs/>
              </w:rPr>
              <w:t>Spike</w:t>
            </w:r>
          </w:p>
        </w:tc>
        <w:tc>
          <w:tcPr>
            <w:tcW w:w="3870" w:type="dxa"/>
          </w:tcPr>
          <w:p w14:paraId="48D38395" w14:textId="7C1A9466" w:rsidR="000256AC" w:rsidRPr="00C546A7" w:rsidRDefault="000256AC" w:rsidP="000256AC">
            <w:pPr>
              <w:rPr>
                <w:rFonts w:ascii="Cambria" w:hAnsi="Cambria"/>
              </w:rPr>
            </w:pPr>
            <w:r w:rsidRPr="008463C3">
              <w:t>0.31e-07</w:t>
            </w:r>
          </w:p>
        </w:tc>
        <w:tc>
          <w:tcPr>
            <w:tcW w:w="4320" w:type="dxa"/>
          </w:tcPr>
          <w:p w14:paraId="756BD00E" w14:textId="20E5AADD" w:rsidR="000256AC" w:rsidRPr="00C546A7" w:rsidRDefault="000256AC" w:rsidP="000256AC">
            <w:pPr>
              <w:rPr>
                <w:rFonts w:ascii="Cambria" w:hAnsi="Cambria"/>
              </w:rPr>
            </w:pPr>
            <w:r w:rsidRPr="008463C3">
              <w:t>0.14e-3</w:t>
            </w:r>
          </w:p>
        </w:tc>
      </w:tr>
      <w:tr w:rsidR="000256AC" w:rsidRPr="00C546A7" w14:paraId="431C1EA7" w14:textId="77777777" w:rsidTr="00134C4A">
        <w:tc>
          <w:tcPr>
            <w:tcW w:w="1890" w:type="dxa"/>
          </w:tcPr>
          <w:p w14:paraId="710EBD28" w14:textId="4BD083A8" w:rsidR="000256AC" w:rsidRPr="00C546A7" w:rsidRDefault="000256AC" w:rsidP="000256AC">
            <w:pPr>
              <w:rPr>
                <w:rFonts w:ascii="Cambria" w:hAnsi="Cambria"/>
                <w:i/>
                <w:iCs/>
              </w:rPr>
            </w:pPr>
            <w:r>
              <w:rPr>
                <w:rFonts w:ascii="Cambria" w:hAnsi="Cambria"/>
                <w:i/>
                <w:iCs/>
              </w:rPr>
              <w:lastRenderedPageBreak/>
              <w:t>Maximum Variance Shift</w:t>
            </w:r>
          </w:p>
        </w:tc>
        <w:tc>
          <w:tcPr>
            <w:tcW w:w="3870" w:type="dxa"/>
          </w:tcPr>
          <w:p w14:paraId="5D7B8A0F" w14:textId="0477E5AD" w:rsidR="000256AC" w:rsidRPr="00C546A7" w:rsidRDefault="000256AC" w:rsidP="000256AC">
            <w:pPr>
              <w:rPr>
                <w:rFonts w:ascii="Cambria" w:hAnsi="Cambria"/>
              </w:rPr>
            </w:pPr>
            <w:r w:rsidRPr="008463C3">
              <w:t>0.05</w:t>
            </w:r>
          </w:p>
        </w:tc>
        <w:tc>
          <w:tcPr>
            <w:tcW w:w="4320" w:type="dxa"/>
          </w:tcPr>
          <w:p w14:paraId="676C5C41" w14:textId="129FAB26" w:rsidR="000256AC" w:rsidRPr="00C546A7" w:rsidRDefault="000256AC" w:rsidP="000256AC">
            <w:pPr>
              <w:rPr>
                <w:rFonts w:ascii="Cambria" w:hAnsi="Cambria"/>
              </w:rPr>
            </w:pPr>
            <w:r w:rsidRPr="008463C3">
              <w:t>1.10</w:t>
            </w:r>
          </w:p>
        </w:tc>
      </w:tr>
      <w:tr w:rsidR="000256AC" w:rsidRPr="00C546A7" w14:paraId="1A1448CB" w14:textId="77777777" w:rsidTr="00134C4A">
        <w:tc>
          <w:tcPr>
            <w:tcW w:w="1890" w:type="dxa"/>
          </w:tcPr>
          <w:p w14:paraId="1E282F59" w14:textId="372B3B80" w:rsidR="000256AC" w:rsidRPr="00C546A7" w:rsidRDefault="000256AC" w:rsidP="000256AC">
            <w:pPr>
              <w:rPr>
                <w:rFonts w:ascii="Cambria" w:hAnsi="Cambria"/>
                <w:i/>
                <w:iCs/>
              </w:rPr>
            </w:pPr>
            <w:r>
              <w:rPr>
                <w:rFonts w:ascii="Cambria" w:hAnsi="Cambria"/>
                <w:i/>
                <w:iCs/>
              </w:rPr>
              <w:t>Maximum Level Shift</w:t>
            </w:r>
          </w:p>
        </w:tc>
        <w:tc>
          <w:tcPr>
            <w:tcW w:w="3870" w:type="dxa"/>
          </w:tcPr>
          <w:p w14:paraId="06AD3696" w14:textId="15597077" w:rsidR="000256AC" w:rsidRPr="00C546A7" w:rsidRDefault="000256AC" w:rsidP="000256AC">
            <w:pPr>
              <w:rPr>
                <w:rFonts w:ascii="Cambria" w:hAnsi="Cambria"/>
              </w:rPr>
            </w:pPr>
            <w:r w:rsidRPr="001A7E34">
              <w:t>0.57</w:t>
            </w:r>
          </w:p>
        </w:tc>
        <w:tc>
          <w:tcPr>
            <w:tcW w:w="4320" w:type="dxa"/>
          </w:tcPr>
          <w:p w14:paraId="3E13D662" w14:textId="59CB18BE" w:rsidR="000256AC" w:rsidRPr="00C546A7" w:rsidRDefault="000256AC" w:rsidP="000256AC">
            <w:pPr>
              <w:rPr>
                <w:rFonts w:ascii="Cambria" w:hAnsi="Cambria"/>
              </w:rPr>
            </w:pPr>
            <w:r w:rsidRPr="001A7E34">
              <w:t>0.70</w:t>
            </w:r>
          </w:p>
        </w:tc>
      </w:tr>
    </w:tbl>
    <w:p w14:paraId="6B5B8EDA" w14:textId="77777777" w:rsidR="00C546A7" w:rsidRPr="00C546A7" w:rsidRDefault="00C546A7" w:rsidP="00C546A7">
      <w:pPr>
        <w:rPr>
          <w:rFonts w:ascii="Cambria" w:hAnsi="Cambria"/>
        </w:rPr>
      </w:pPr>
    </w:p>
    <w:p w14:paraId="68ED9F8C" w14:textId="77777777" w:rsidR="00856BB6" w:rsidRDefault="00856BB6" w:rsidP="00753A36">
      <w:pPr>
        <w:rPr>
          <w:rFonts w:ascii="Cambria" w:hAnsi="Cambria"/>
          <w:b/>
          <w:bCs/>
        </w:rPr>
      </w:pPr>
    </w:p>
    <w:p w14:paraId="29049901" w14:textId="7662BB44" w:rsidR="00EF40B0" w:rsidRDefault="00D76DF4" w:rsidP="00134519">
      <w:pPr>
        <w:pStyle w:val="ListParagraph"/>
        <w:numPr>
          <w:ilvl w:val="1"/>
          <w:numId w:val="1"/>
        </w:numPr>
        <w:rPr>
          <w:rFonts w:ascii="Cambria" w:hAnsi="Cambria"/>
          <w:i/>
          <w:iCs/>
        </w:rPr>
      </w:pPr>
      <w:r>
        <w:rPr>
          <w:rFonts w:ascii="Cambria" w:hAnsi="Cambria"/>
          <w:i/>
          <w:iCs/>
        </w:rPr>
        <w:t>Privacy Methods</w:t>
      </w:r>
    </w:p>
    <w:p w14:paraId="39112AB0" w14:textId="0A3FFFE1" w:rsidR="002610ED" w:rsidRDefault="002610ED" w:rsidP="002610ED">
      <w:pPr>
        <w:rPr>
          <w:rFonts w:ascii="Cambria" w:hAnsi="Cambria"/>
          <w:i/>
          <w:iCs/>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77777777" w:rsidR="0019115D" w:rsidRPr="00E817B5" w:rsidRDefault="0019115D" w:rsidP="0019115D">
      <w:pPr>
        <w:rPr>
          <w:rFonts w:ascii="Cambria" w:eastAsiaTheme="minorEastAsia" w:hAnsi="Cambria"/>
        </w:rPr>
      </w:pPr>
      <w:r>
        <w:rPr>
          <w:rFonts w:ascii="Cambria" w:hAnsi="Cambria"/>
        </w:rPr>
        <w:t xml:space="preserve">A </w:t>
      </w:r>
      <w:r w:rsidRPr="001726A5">
        <w:rPr>
          <w:rFonts w:ascii="Cambria" w:hAnsi="Cambria"/>
        </w:rPr>
        <w:t>mechanism</w:t>
      </w:r>
      <w:r>
        <w:rPr>
          <w:rFonts w:ascii="Cambria" w:hAnsi="Cambria"/>
        </w:rPr>
        <w:t xml:space="preserve"> </w:t>
      </w:r>
      <m:oMath>
        <m:r>
          <w:rPr>
            <w:rFonts w:ascii="Cambria Math" w:hAnsi="Cambria Math"/>
          </w:rPr>
          <m:t>M</m:t>
        </m:r>
      </m:oMath>
      <w:r>
        <w:rPr>
          <w:rFonts w:ascii="Cambria" w:eastAsiaTheme="minorEastAsia" w:hAnsi="Cambria"/>
        </w:rPr>
        <w:t xml:space="preserve"> </w:t>
      </w:r>
      <w:r w:rsidRPr="001726A5">
        <w:rPr>
          <w:rFonts w:ascii="Cambria" w:hAnsi="Cambria"/>
        </w:rPr>
        <w:t xml:space="preserve">satisfies </w:t>
      </w:r>
      <m:oMath>
        <m:r>
          <m:rPr>
            <m:sty m:val="p"/>
          </m:rPr>
          <w:rPr>
            <w:rFonts w:ascii="Cambria Math" w:hAnsi="Cambria Math"/>
          </w:rPr>
          <m:t>ϵ</m:t>
        </m:r>
      </m:oMath>
      <w:r w:rsidRPr="001726A5">
        <w:rPr>
          <w:rFonts w:ascii="Cambria" w:hAnsi="Cambria"/>
        </w:rPr>
        <w:t>-differential privacy by guaranteeing that, for every output</w:t>
      </w:r>
      <w:r>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1726A5">
        <w:rPr>
          <w:rFonts w:ascii="Cambria" w:hAnsi="Cambria"/>
        </w:rPr>
        <w:t xml:space="preserve">of </w:t>
      </w:r>
      <m:oMath>
        <m:r>
          <w:rPr>
            <w:rFonts w:ascii="Cambria Math" w:hAnsi="Cambria Math"/>
          </w:rPr>
          <m:t>M</m:t>
        </m:r>
      </m:oMath>
      <w:r>
        <w:rPr>
          <w:rFonts w:ascii="Cambria" w:eastAsiaTheme="minorEastAsia" w:hAnsi="Cambria"/>
        </w:rPr>
        <w:t xml:space="preserve"> </w:t>
      </w:r>
      <w:r w:rsidRPr="001726A5">
        <w:rPr>
          <w:rFonts w:ascii="Cambria" w:hAnsi="Cambria"/>
        </w:rPr>
        <w:t>and every pair of serie</w:t>
      </w:r>
      <w:r>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1726A5">
        <w:rPr>
          <w:rFonts w:ascii="Cambria" w:hAnsi="Cambria"/>
        </w:rPr>
        <w:t>,</w:t>
      </w:r>
    </w:p>
    <w:p w14:paraId="6974CC0D" w14:textId="77777777" w:rsidR="0019115D" w:rsidRDefault="0019115D" w:rsidP="0019115D">
      <w:pPr>
        <w:rPr>
          <w:rFonts w:ascii="Cambria" w:hAnsi="Cambria"/>
        </w:rPr>
      </w:pPr>
    </w:p>
    <w:p w14:paraId="40C4ECE8" w14:textId="77777777" w:rsidR="0019115D" w:rsidRPr="00E817B5" w:rsidRDefault="0019115D" w:rsidP="0019115D">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j</m:t>
                    </m:r>
                  </m:sub>
                </m:sSub>
              </m:e>
            </m:d>
            <m:r>
              <w:rPr>
                <w:rFonts w:ascii="Cambria Math" w:eastAsiaTheme="minorEastAsia" w:hAnsi="Cambria Math"/>
              </w:rPr>
              <m:t>=</m:t>
            </m:r>
            <m:r>
              <m:rPr>
                <m:sty m:val="bi"/>
              </m:rP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r>
              <m:rPr>
                <m:sty m:val="bi"/>
              </m:rPr>
              <w:rPr>
                <w:rFonts w:ascii="Cambria Math" w:eastAsiaTheme="minorEastAsia" w:hAnsi="Cambria Math"/>
              </w:rPr>
              <m:t>x'</m:t>
            </m:r>
          </m:e>
        </m:d>
      </m:oMath>
      <w:r>
        <w:rPr>
          <w:rFonts w:ascii="Cambria" w:eastAsiaTheme="minorEastAsia" w:hAnsi="Cambria"/>
        </w:rPr>
        <w:t>.</w:t>
      </w:r>
    </w:p>
    <w:p w14:paraId="5DC1667B" w14:textId="77777777" w:rsidR="0019115D" w:rsidRDefault="0019115D" w:rsidP="0019115D">
      <w:pPr>
        <w:rPr>
          <w:rFonts w:ascii="Cambria" w:hAnsi="Cambria"/>
        </w:rPr>
      </w:pPr>
    </w:p>
    <w:p w14:paraId="5F857398" w14:textId="77777777" w:rsidR="0019115D" w:rsidRPr="004C03CB" w:rsidRDefault="0019115D" w:rsidP="0019115D">
      <w:pPr>
        <w:rPr>
          <w:rFonts w:ascii="Cambria" w:eastAsiaTheme="minorEastAsia" w:hAnsi="Cambria"/>
          <w:b/>
        </w:rPr>
      </w:pPr>
      <w:r>
        <w:rPr>
          <w:rFonts w:ascii="Cambria" w:hAnsi="Cambria"/>
        </w:rPr>
        <w:t>A</w:t>
      </w:r>
      <w:r w:rsidRPr="001726A5">
        <w:rPr>
          <w:rFonts w:ascii="Cambria" w:hAnsi="Cambria"/>
        </w:rPr>
        <w:t xml:space="preserve"> differentially private time series can be created using a randomized mechanism</w:t>
      </w:r>
      <w:r>
        <w:rPr>
          <w:rFonts w:ascii="Cambria" w:hAnsi="Cambria"/>
        </w:rPr>
        <w:t xml:space="preserve"> </w:t>
      </w:r>
      <m:oMath>
        <m:r>
          <w:rPr>
            <w:rFonts w:ascii="Cambria Math" w:hAnsi="Cambria Math"/>
          </w:rPr>
          <m:t>M</m:t>
        </m:r>
        <m:d>
          <m:dPr>
            <m:ctrlPr>
              <w:rPr>
                <w:rFonts w:ascii="Cambria Math" w:hAnsi="Cambria Math"/>
                <w:i/>
              </w:rPr>
            </m:ctrlPr>
          </m:dPr>
          <m:e>
            <m:r>
              <w:rPr>
                <w:rFonts w:ascii="Cambria Math" w:hAnsi="Cambria Math"/>
              </w:rPr>
              <m:t>x_j</m:t>
            </m:r>
          </m:e>
        </m:d>
        <m:r>
          <m:rPr>
            <m:sty m:val="b"/>
          </m:rPr>
          <w:rPr>
            <w:rFonts w:ascii="Cambria Math" w:hAnsi="Cambria Math"/>
          </w:rPr>
          <m:t>=x_j+</m:t>
        </m:r>
        <m:r>
          <m:rPr>
            <m:sty m:val="bi"/>
          </m:rPr>
          <w:rPr>
            <w:rFonts w:ascii="Cambria Math" w:eastAsiaTheme="minorEastAsia" w:hAnsi="Cambria Math"/>
          </w:rPr>
          <m:t>n</m:t>
        </m:r>
      </m:oMath>
    </w:p>
    <w:p w14:paraId="1E4FD4D3" w14:textId="5ECE4924" w:rsidR="00F66B56" w:rsidRPr="006554BD" w:rsidRDefault="0019115D" w:rsidP="0019115D">
      <w:pPr>
        <w:rPr>
          <w:rFonts w:ascii="Cambria" w:eastAsiaTheme="minorEastAsia" w:hAnsi="Cambria"/>
        </w:rPr>
      </w:pPr>
      <w:r>
        <w:rPr>
          <w:rFonts w:ascii="Cambria" w:eastAsiaTheme="minorEastAsia" w:hAnsi="Cambria"/>
          <w:b/>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xml:space="preserve">, to a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1</m:t>
            </m:r>
          </m:sub>
        </m:sSub>
      </m:oMath>
      <w:r>
        <w:rPr>
          <w:rFonts w:ascii="Cambria" w:eastAsiaTheme="minorEastAsia" w:hAnsi="Cambria"/>
        </w:rPr>
        <w:t xml:space="preserve">.  We follow </w:t>
      </w:r>
      <w:r w:rsidRPr="00DB3320">
        <w:rPr>
          <w:rFonts w:ascii="Cambria" w:hAnsi="Cambria"/>
        </w:rPr>
        <w:t>Gonçalves</w:t>
      </w:r>
      <w:r>
        <w:rPr>
          <w:rFonts w:ascii="Cambria" w:eastAsiaTheme="minorEastAsia" w:hAnsi="Cambria"/>
        </w:rPr>
        <w:t xml:space="preserve"> et al. (2021a) for our implementation and </w:t>
      </w:r>
      <w:r w:rsidR="00D07036">
        <w:rPr>
          <w:rFonts w:ascii="Cambria" w:eastAsiaTheme="minorEastAsia" w:hAnsi="Cambria"/>
        </w:rPr>
        <w:t xml:space="preserve">set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490A514B" w:rsidR="00436C56" w:rsidRPr="00CA565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d>
              </m:e>
            </m:d>
          </m:e>
        </m:rad>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that define the standard deviation of the sampling distribution of </w:t>
      </w:r>
      <m:oMath>
        <m:r>
          <w:rPr>
            <w:rFonts w:ascii="Cambria Math" w:eastAsiaTheme="minorEastAsia" w:hAnsi="Cambria Math"/>
          </w:rPr>
          <m:t>r</m:t>
        </m:r>
      </m:oMath>
      <w:r>
        <w:rPr>
          <w:rFonts w:ascii="Cambria" w:eastAsiaTheme="minorEastAsia" w:hAnsi="Cambria"/>
        </w:rPr>
        <w:t>.</w:t>
      </w:r>
      <w:r w:rsidR="00D07036">
        <w:rPr>
          <w:rFonts w:ascii="Cambria" w:eastAsiaTheme="minorEastAsia" w:hAnsi="Cambria"/>
        </w:rPr>
        <w:t xml:space="preserve"> We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k-nTS and k-nTS+</w:t>
      </w:r>
    </w:p>
    <w:p w14:paraId="03FE37A7" w14:textId="720AAE2F" w:rsidR="008950C0" w:rsidRDefault="008950C0" w:rsidP="008950C0">
      <w:pPr>
        <w:tabs>
          <w:tab w:val="left" w:pos="1027"/>
        </w:tabs>
        <w:rPr>
          <w:rFonts w:ascii="Cambria" w:eastAsiaTheme="minorEastAsia" w:hAnsi="Cambria"/>
        </w:rPr>
      </w:pPr>
      <w:r>
        <w:rPr>
          <w:rFonts w:ascii="Cambria" w:eastAsiaTheme="minorEastAsia" w:hAnsi="Cambria"/>
        </w:rPr>
        <w:br/>
      </w:r>
      <w:r w:rsidRPr="007A02E9">
        <w:rPr>
          <w:rFonts w:ascii="Cambria" w:eastAsiaTheme="minorEastAsia" w:hAnsi="Cambria"/>
        </w:rPr>
        <w:t xml:space="preserve">We use the nine features described above for k-nTS. To perform feature selection for </w:t>
      </w:r>
      <w:r w:rsidRPr="007A02E9">
        <w:rPr>
          <w:rFonts w:ascii="Cambria" w:eastAsiaTheme="minorEastAsia" w:hAnsi="Cambria"/>
          <w:i/>
          <w:iCs/>
        </w:rPr>
        <w:t>k</w:t>
      </w:r>
      <w:r w:rsidRPr="007A02E9">
        <w:rPr>
          <w:rFonts w:ascii="Cambria" w:eastAsiaTheme="minorEastAsia" w:hAnsi="Cambria"/>
        </w:rPr>
        <w:t>-nTS+, we create protected versions of the original data using additive noise and differential privacy for all parameter values shown in Table 2 (</w:t>
      </w:r>
      <w:r w:rsidRPr="007A02E9">
        <w:rPr>
          <w:rFonts w:ascii="Cambria" w:eastAsiaTheme="minorEastAsia" w:hAnsi="Cambria"/>
          <w:i/>
          <w:iCs/>
        </w:rPr>
        <w:t>i.e.</w:t>
      </w:r>
      <w:r w:rsidRPr="007A02E9">
        <w:rPr>
          <w:rFonts w:ascii="Cambria" w:eastAsiaTheme="minorEastAsia" w:hAnsi="Cambria"/>
        </w:rPr>
        <w:t xml:space="preserve">, ).  Then, we follow the process for our k-nTS+ privacy method in Figure 2.  We generate forecasts for each of the protected data sets for time period </w:t>
      </w:r>
      <m:oMath>
        <m:r>
          <w:rPr>
            <w:rFonts w:ascii="Cambria Math" w:eastAsiaTheme="minorEastAsia" w:hAnsi="Cambria Math"/>
          </w:rPr>
          <m:t>T – 1</m:t>
        </m:r>
      </m:oMath>
      <w:r w:rsidRPr="007A02E9">
        <w:rPr>
          <w:rFonts w:ascii="Cambria" w:eastAsiaTheme="minorEastAsia" w:hAnsi="Cambria"/>
        </w:rPr>
        <w:t xml:space="preserve"> and compute the absolute error of each forecast for each series. In order to detect the variation in forecast accuracy due to changes in time series features and not the forecasting model, we apply the </w:t>
      </w:r>
      <w:r w:rsidRPr="007A02E9">
        <w:rPr>
          <w:rFonts w:ascii="Cambria" w:eastAsiaTheme="minorEastAsia" w:hAnsi="Cambria"/>
          <w:i/>
          <w:iCs/>
        </w:rPr>
        <w:t>k</w:t>
      </w:r>
      <w:r w:rsidRPr="007A02E9">
        <w:rPr>
          <w:rFonts w:ascii="Cambria" w:eastAsiaTheme="minorEastAsia" w:hAnsi="Cambria"/>
        </w:rPr>
        <w:t>-nTS+ selection method for each forecasting model separately. We then select the most important features across all models.</w:t>
      </w:r>
    </w:p>
    <w:p w14:paraId="1EC93D75" w14:textId="78184695" w:rsidR="00642B92" w:rsidRDefault="00642B92" w:rsidP="008950C0">
      <w:pPr>
        <w:tabs>
          <w:tab w:val="left" w:pos="1027"/>
        </w:tabs>
        <w:rPr>
          <w:rFonts w:ascii="Cambria" w:eastAsiaTheme="minorEastAsia" w:hAnsi="Cambria"/>
        </w:rPr>
      </w:pPr>
    </w:p>
    <w:p w14:paraId="18F2437F" w14:textId="7E80C23A" w:rsidR="00642B92" w:rsidRPr="009734AE" w:rsidRDefault="00642B92" w:rsidP="00642B92">
      <w:pPr>
        <w:tabs>
          <w:tab w:val="left" w:pos="1027"/>
        </w:tabs>
        <w:rPr>
          <w:rFonts w:ascii="Cambria" w:eastAsiaTheme="minorEastAsia" w:hAnsi="Cambria"/>
        </w:rPr>
      </w:pPr>
      <w:r>
        <w:rPr>
          <w:rFonts w:ascii="Cambria" w:eastAsiaTheme="minorEastAsia" w:hAnsi="Cambria"/>
        </w:rPr>
        <w:t xml:space="preserve">For our empirical application, we select </w:t>
      </w:r>
      <m:oMath>
        <m:r>
          <m:rPr>
            <m:sty m:val="p"/>
          </m:rPr>
          <w:rPr>
            <w:rFonts w:ascii="Cambria Math" w:eastAsiaTheme="minorEastAsia" w:hAnsi="Cambria Math"/>
          </w:rPr>
          <m:t>τ</m:t>
        </m:r>
        <m:r>
          <w:rPr>
            <w:rFonts w:ascii="Cambria Math" w:eastAsiaTheme="minorEastAsia" w:hAnsi="Cambria Math"/>
          </w:rPr>
          <m:t>= 5%</m:t>
        </m:r>
      </m:oMath>
      <w:r w:rsidR="00C3588C">
        <w:rPr>
          <w:rFonts w:ascii="Cambria" w:eastAsiaTheme="minorEastAsia" w:hAnsi="Cambria"/>
        </w:rPr>
        <w:t xml:space="preserve"> so the features are within 5% of the minimum average prediction error</w:t>
      </w:r>
      <w:r>
        <w:rPr>
          <w:rFonts w:ascii="Cambria" w:eastAsiaTheme="minorEastAsia" w:hAnsi="Cambria"/>
        </w:rPr>
        <w:t xml:space="preserve">. </w:t>
      </w:r>
      <w:r w:rsidR="00B75085">
        <w:rPr>
          <w:rFonts w:ascii="Cambria" w:eastAsiaTheme="minorEastAsia" w:hAnsi="Cambria"/>
        </w:rPr>
        <w:t>We selected the six features with the highest average rank across the RFE iterations for all forecasting models.</w:t>
      </w:r>
      <w:r>
        <w:rPr>
          <w:rFonts w:ascii="Cambria" w:eastAsiaTheme="minorEastAsia" w:hAnsi="Cambria"/>
        </w:rPr>
        <w:t xml:space="preserve"> </w:t>
      </w:r>
      <w:r w:rsidR="00D07036">
        <w:rPr>
          <w:rFonts w:ascii="Cambria" w:eastAsiaTheme="minorEastAsia" w:hAnsi="Cambria"/>
        </w:rPr>
        <w:t xml:space="preserve">For both k-nTS and k-nTS+, we set </w:t>
      </w:r>
      <m:oMath>
        <m:r>
          <w:rPr>
            <w:rFonts w:ascii="Cambria Math" w:eastAsiaTheme="minorEastAsia" w:hAnsi="Cambria Math"/>
          </w:rPr>
          <m:t>k=</m:t>
        </m:r>
        <m:r>
          <m:rPr>
            <m:sty m:val="p"/>
          </m:rPr>
          <w:rPr>
            <w:rFonts w:ascii="Cambria Math" w:eastAsiaTheme="minorEastAsia" w:hAnsi="Cambria Math"/>
          </w:rPr>
          <m:t>3, 5, 7, 10, 15</m:t>
        </m:r>
      </m:oMath>
      <w:r w:rsidR="00D07036">
        <w:rPr>
          <w:rFonts w:ascii="Cambria" w:eastAsiaTheme="minorEastAsia" w:hAnsi="Cambria"/>
        </w:rPr>
        <w:t>.</w:t>
      </w:r>
    </w:p>
    <w:p w14:paraId="52465DB4" w14:textId="77777777" w:rsidR="008950C0" w:rsidRPr="007A02E9" w:rsidRDefault="008950C0" w:rsidP="007A02E9">
      <w:pPr>
        <w:tabs>
          <w:tab w:val="left" w:pos="1027"/>
        </w:tabs>
        <w:rPr>
          <w:rFonts w:ascii="Cambria" w:eastAsiaTheme="minorEastAsia" w:hAnsi="Cambria"/>
          <w:i/>
          <w:iCs/>
        </w:rPr>
      </w:pP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3BBB4D8A"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did not have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 xml:space="preserve">Each protected dataset consists of the protected series along with a pseudo identifier, i.e.,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would occur if a</w:t>
      </w:r>
      <w:r w:rsidR="00827C49">
        <w:rPr>
          <w:rFonts w:ascii="Cambria" w:eastAsiaTheme="minorEastAsia" w:hAnsi="Cambria"/>
        </w:rPr>
        <w:t>n adversary</w:t>
      </w:r>
      <w:r>
        <w:rPr>
          <w:rFonts w:ascii="Cambria" w:eastAsiaTheme="minorEastAsia" w:hAnsi="Cambria"/>
        </w:rPr>
        <w:t xml:space="preserve"> (or any other third party) correctly predicted the identity of one or more of the time series in the M3 data set based on the protected time series and some original time series values which the </w:t>
      </w:r>
      <w:r w:rsidR="00827C49">
        <w:rPr>
          <w:rFonts w:ascii="Cambria" w:eastAsiaTheme="minorEastAsia" w:hAnsi="Cambria"/>
        </w:rPr>
        <w:t>forecaster</w:t>
      </w:r>
      <w:r>
        <w:rPr>
          <w:rFonts w:ascii="Cambria" w:eastAsiaTheme="minorEastAsia" w:hAnsi="Cambria"/>
        </w:rPr>
        <w:t xml:space="preserve"> possesses. For example, identification disclosure would occur if a</w:t>
      </w:r>
      <w:r w:rsidR="002019E0">
        <w:rPr>
          <w:rFonts w:ascii="Cambria" w:eastAsiaTheme="minorEastAsia" w:hAnsi="Cambria"/>
        </w:rPr>
        <w:t xml:space="preserve">n adversary </w:t>
      </w:r>
      <w:r>
        <w:rPr>
          <w:rFonts w:ascii="Cambria" w:eastAsiaTheme="minorEastAsia" w:hAnsi="Cambria"/>
        </w:rPr>
        <w:t xml:space="preserve">correctly stated,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CACB7BE" w14:textId="095B3C7A" w:rsidR="00B75085" w:rsidRPr="00134519"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values from each</w:t>
      </w:r>
      <w:r>
        <w:rPr>
          <w:rFonts w:ascii="Cambria" w:eastAsiaTheme="minorEastAsia" w:hAnsi="Cambria"/>
        </w:rPr>
        <w:t xml:space="preserve"> original time series and treat these as original values available to the adversary. The adversary predicts the identity of each protected series based on which original values are closest to the protected values from the same time periods. The metric we use to measure the risk of identification disclosure,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gives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w:t>
      </w:r>
      <w:commentRangeStart w:id="25"/>
      <w:r>
        <w:rPr>
          <w:rFonts w:ascii="Cambria" w:eastAsiaTheme="minorEastAsia" w:hAnsi="Cambria"/>
        </w:rPr>
        <w:t>privacy attacks</w:t>
      </w:r>
      <w:commentRangeEnd w:id="25"/>
      <w:r>
        <w:rPr>
          <w:rStyle w:val="CommentReference"/>
        </w:rPr>
        <w:commentReference w:id="25"/>
      </w:r>
      <w:r>
        <w:rPr>
          <w:rFonts w:ascii="Cambria" w:eastAsiaTheme="minorEastAsia" w:hAnsi="Cambria"/>
        </w:rPr>
        <w:t>:</w:t>
      </w:r>
    </w:p>
    <w:p w14:paraId="1AE1AFB6" w14:textId="77777777" w:rsidR="008950C0" w:rsidRPr="00422E64" w:rsidRDefault="008950C0" w:rsidP="008950C0">
      <w:pPr>
        <w:rPr>
          <w:rFonts w:ascii="Cambria" w:eastAsiaTheme="minorEastAsia" w:hAnsi="Cambria"/>
        </w:rPr>
      </w:pPr>
    </w:p>
    <w:p w14:paraId="5F1E9090" w14:textId="77777777" w:rsidR="008950C0" w:rsidRDefault="008950C0" w:rsidP="008950C0">
      <w:pPr>
        <w:rPr>
          <w:rFonts w:ascii="Cambria" w:eastAsiaTheme="minorEastAsia" w:hAnsi="Cambria"/>
        </w:rPr>
      </w:pPr>
    </w:p>
    <w:p w14:paraId="329CCE0A" w14:textId="77777777" w:rsidR="008950C0" w:rsidRPr="00F41378" w:rsidRDefault="00000000" w:rsidP="008950C0">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m:t>
              </m:r>
              <m:r>
                <w:rPr>
                  <w:rFonts w:ascii="Cambria Math" w:eastAsiaTheme="minorEastAsia" w:hAnsi="Cambria Math"/>
                  <w:sz w:val="28"/>
                  <w:szCs w:val="28"/>
                </w:rPr>
                <m:t>=1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m:t>
                  </m:r>
                  <m:r>
                    <w:rPr>
                      <w:rFonts w:ascii="Cambria Math" w:eastAsiaTheme="minorEastAsia" w:hAnsi="Cambria Math"/>
                      <w:sz w:val="28"/>
                      <w:szCs w:val="28"/>
                    </w:rPr>
                    <m:t>=1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4499146C" w14:textId="77777777" w:rsidR="008950C0" w:rsidRPr="00A8178D" w:rsidRDefault="008950C0" w:rsidP="008950C0">
      <w:pPr>
        <w:rPr>
          <w:rFonts w:ascii="Cambria" w:eastAsiaTheme="minorEastAsia" w:hAnsi="Cambria"/>
        </w:rPr>
      </w:pPr>
    </w:p>
    <w:p w14:paraId="3FB15551" w14:textId="16E2CC0D" w:rsidR="008950C0" w:rsidRDefault="008950C0" w:rsidP="008950C0">
      <w:pPr>
        <w:rPr>
          <w:rFonts w:ascii="Cambria" w:eastAsiaTheme="minorEastAsia" w:hAnsi="Cambria"/>
        </w:rPr>
      </w:pPr>
      <w:r>
        <w:rPr>
          <w:rFonts w:ascii="Cambria" w:eastAsiaTheme="minorEastAsia" w:hAnsi="Cambria"/>
        </w:rPr>
        <w:t xml:space="preserve">where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s</m:t>
                </m:r>
              </m:sup>
            </m:sSubSup>
          </m:e>
        </m:acc>
      </m:oMath>
      <w:r>
        <w:rPr>
          <w:rFonts w:ascii="Cambria" w:eastAsiaTheme="minorEastAsia" w:hAnsi="Cambria"/>
        </w:rPr>
        <w:t xml:space="preserve"> is the </w:t>
      </w:r>
      <w:r w:rsidR="00827C49">
        <w:rPr>
          <w:rFonts w:ascii="Cambria" w:eastAsiaTheme="minorEastAsia" w:hAnsi="Cambria"/>
        </w:rPr>
        <w:t>forecaster</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Pr>
          <w:rFonts w:ascii="Cambria" w:eastAsiaTheme="minorEastAsia" w:hAnsi="Cambria"/>
        </w:rPr>
        <w:t xml:space="preserve">th protected time series, and identification disclosure occurs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w:t>
      </w:r>
      <w:commentRangeStart w:id="26"/>
      <w:r>
        <w:rPr>
          <w:rFonts w:ascii="Cambria" w:eastAsiaTheme="minorEastAsia" w:hAnsi="Cambria"/>
        </w:rPr>
        <w:t xml:space="preserve">We refer </w:t>
      </w:r>
      <w:commentRangeEnd w:id="26"/>
      <w:r w:rsidR="00AA2716">
        <w:rPr>
          <w:rStyle w:val="CommentReference"/>
        </w:rPr>
        <w:commentReference w:id="26"/>
      </w:r>
      <w:r>
        <w:rPr>
          <w:rFonts w:ascii="Cambria" w:eastAsiaTheme="minorEastAsia" w:hAnsi="Cambria"/>
        </w:rPr>
        <w:t>the reader to the Appendix for added mathematical details.</w:t>
      </w:r>
    </w:p>
    <w:p w14:paraId="36BC897A" w14:textId="77777777" w:rsidR="008950C0" w:rsidRPr="00AE68A4" w:rsidRDefault="008950C0" w:rsidP="00327D52">
      <w:pPr>
        <w:tabs>
          <w:tab w:val="left" w:pos="1027"/>
        </w:tabs>
        <w:rPr>
          <w:rFonts w:ascii="Cambria" w:eastAsiaTheme="minorEastAsia" w:hAnsi="Cambria"/>
        </w:rPr>
      </w:pPr>
    </w:p>
    <w:p w14:paraId="71A2ECF9" w14:textId="5D79EE97"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694014A9" w:rsidR="00B75085" w:rsidRDefault="00B75085" w:rsidP="00B75085">
      <w:pPr>
        <w:tabs>
          <w:tab w:val="left" w:pos="1152"/>
        </w:tabs>
        <w:rPr>
          <w:rFonts w:ascii="Cambria" w:hAnsi="Cambria"/>
        </w:rPr>
      </w:pPr>
      <w:r>
        <w:rPr>
          <w:rFonts w:ascii="Cambria" w:hAnsi="Cambria"/>
        </w:rPr>
        <w:t xml:space="preserve">For all privacy methods, forecasts are produced </w:t>
      </w:r>
      <w:commentRangeStart w:id="27"/>
      <w:commentRangeStart w:id="28"/>
      <w:r>
        <w:rPr>
          <w:rFonts w:ascii="Cambria" w:hAnsi="Cambria"/>
        </w:rPr>
        <w:t xml:space="preserve">using models readily available to implement in R or Python. </w:t>
      </w:r>
      <w:commentRangeEnd w:id="27"/>
      <w:r>
        <w:rPr>
          <w:rStyle w:val="CommentReference"/>
        </w:rPr>
        <w:commentReference w:id="27"/>
      </w:r>
      <w:commentRangeEnd w:id="28"/>
      <w:r>
        <w:rPr>
          <w:rStyle w:val="CommentReference"/>
        </w:rPr>
        <w:commentReference w:id="28"/>
      </w:r>
      <w:r>
        <w:rPr>
          <w:rFonts w:ascii="Cambria" w:hAnsi="Cambria"/>
        </w:rPr>
        <w:t xml:space="preserve">Table 3 partitions forecasting models into local models </w:t>
      </w:r>
      <w:commentRangeStart w:id="29"/>
      <w:commentRangeStart w:id="30"/>
      <w:commentRangeStart w:id="31"/>
      <w:commentRangeStart w:id="32"/>
      <w:r>
        <w:rPr>
          <w:rFonts w:ascii="Cambria" w:hAnsi="Cambria"/>
        </w:rPr>
        <w:t>trained on one series at a time</w:t>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commentRangeEnd w:id="32"/>
      <w:r w:rsidR="000711D7">
        <w:rPr>
          <w:rStyle w:val="CommentReference"/>
        </w:rPr>
        <w:commentReference w:id="32"/>
      </w:r>
      <w:r>
        <w:rPr>
          <w:rFonts w:ascii="Cambria" w:hAnsi="Cambria"/>
        </w:rPr>
        <w:t xml:space="preserve"> and global models trained on </w:t>
      </w:r>
      <w:r w:rsidR="00DA1AF3">
        <w:rPr>
          <w:rFonts w:ascii="Cambria" w:hAnsi="Cambria"/>
        </w:rPr>
        <w:t xml:space="preserve">multiple or </w:t>
      </w:r>
      <w:r>
        <w:rPr>
          <w:rFonts w:ascii="Cambria" w:hAnsi="Cambria"/>
        </w:rPr>
        <w:t>all time series at once. We perform minimal data pre-processing and use the standard settings in the</w:t>
      </w:r>
      <w:commentRangeStart w:id="33"/>
      <w:commentRangeStart w:id="34"/>
      <w:commentRangeStart w:id="35"/>
      <w:r>
        <w:rPr>
          <w:rFonts w:ascii="Cambria" w:hAnsi="Cambria"/>
        </w:rPr>
        <w:t xml:space="preserve"> off-the-shelf packages</w:t>
      </w:r>
      <w:r w:rsidRPr="006C5487">
        <w:rPr>
          <w:rFonts w:ascii="Cambria" w:hAnsi="Cambria"/>
        </w:rPr>
        <w:t>.</w:t>
      </w:r>
      <w:commentRangeEnd w:id="33"/>
      <w:r>
        <w:rPr>
          <w:rStyle w:val="CommentReference"/>
        </w:rPr>
        <w:commentReference w:id="33"/>
      </w:r>
      <w:commentRangeEnd w:id="34"/>
      <w:r>
        <w:rPr>
          <w:rStyle w:val="CommentReference"/>
        </w:rPr>
        <w:commentReference w:id="34"/>
      </w:r>
      <w:commentRangeEnd w:id="35"/>
      <w:r w:rsidR="001F6BF7">
        <w:rPr>
          <w:rStyle w:val="CommentReference"/>
        </w:rPr>
        <w:commentReference w:id="35"/>
      </w:r>
    </w:p>
    <w:p w14:paraId="5C016441" w14:textId="77777777" w:rsidR="00B75085" w:rsidRDefault="00B75085" w:rsidP="00B75085">
      <w:pPr>
        <w:tabs>
          <w:tab w:val="left" w:pos="1152"/>
        </w:tabs>
        <w:rPr>
          <w:rFonts w:ascii="Cambria" w:hAnsi="Cambria"/>
        </w:rPr>
      </w:pPr>
    </w:p>
    <w:p w14:paraId="3C6FF6C5" w14:textId="77777777" w:rsidR="00B75085" w:rsidRPr="0053699F" w:rsidRDefault="00B75085" w:rsidP="00B75085">
      <w:pPr>
        <w:tabs>
          <w:tab w:val="left" w:pos="1152"/>
        </w:tabs>
        <w:rPr>
          <w:rFonts w:ascii="Cambria" w:hAnsi="Cambria"/>
          <w:b/>
          <w:bCs/>
        </w:rPr>
      </w:pPr>
      <w:r>
        <w:rPr>
          <w:rFonts w:ascii="Cambria" w:hAnsi="Cambria"/>
          <w:b/>
          <w:bCs/>
        </w:rPr>
        <w:t>Table 3: Univariate and Multivariate Forecast Models</w:t>
      </w:r>
    </w:p>
    <w:p w14:paraId="2E5AAAC0" w14:textId="77777777" w:rsidR="00B75085" w:rsidRDefault="00B75085" w:rsidP="00B75085">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2337"/>
        <w:gridCol w:w="2337"/>
        <w:gridCol w:w="2791"/>
      </w:tblGrid>
      <w:tr w:rsidR="00B75085" w14:paraId="292C4DBA" w14:textId="77777777" w:rsidTr="004C03CB">
        <w:tc>
          <w:tcPr>
            <w:tcW w:w="2337" w:type="dxa"/>
          </w:tcPr>
          <w:p w14:paraId="675550A7" w14:textId="77777777" w:rsidR="00B75085" w:rsidRPr="0053699F" w:rsidRDefault="00B75085" w:rsidP="004C03CB">
            <w:pPr>
              <w:tabs>
                <w:tab w:val="left" w:pos="1027"/>
              </w:tabs>
              <w:rPr>
                <w:rFonts w:ascii="Cambria" w:eastAsiaTheme="minorEastAsia" w:hAnsi="Cambria"/>
                <w:b/>
                <w:bCs/>
              </w:rPr>
            </w:pPr>
          </w:p>
        </w:tc>
        <w:tc>
          <w:tcPr>
            <w:tcW w:w="2337" w:type="dxa"/>
          </w:tcPr>
          <w:p w14:paraId="4F040CC1" w14:textId="77777777" w:rsidR="00B75085" w:rsidRPr="0053699F" w:rsidRDefault="00B75085"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B75085" w:rsidRPr="0053699F" w:rsidRDefault="00B75085" w:rsidP="004C03CB">
            <w:pPr>
              <w:tabs>
                <w:tab w:val="left" w:pos="1027"/>
              </w:tabs>
              <w:rPr>
                <w:rFonts w:ascii="Cambria" w:eastAsiaTheme="minorEastAsia" w:hAnsi="Cambria"/>
                <w:b/>
                <w:bCs/>
              </w:rPr>
            </w:pPr>
            <w:r>
              <w:rPr>
                <w:rFonts w:ascii="Cambria" w:eastAsiaTheme="minorEastAsia" w:hAnsi="Cambria"/>
                <w:b/>
                <w:bCs/>
              </w:rPr>
              <w:t>Variant</w:t>
            </w:r>
          </w:p>
        </w:tc>
      </w:tr>
      <w:tr w:rsidR="00FA6305" w14:paraId="63B81F3F" w14:textId="77777777" w:rsidTr="004C03CB">
        <w:tc>
          <w:tcPr>
            <w:tcW w:w="2337" w:type="dxa"/>
            <w:vMerge w:val="restart"/>
          </w:tcPr>
          <w:p w14:paraId="23AE9A96" w14:textId="77777777" w:rsidR="00FA6305" w:rsidRDefault="00FA6305" w:rsidP="004C03CB">
            <w:pPr>
              <w:tabs>
                <w:tab w:val="left" w:pos="1027"/>
              </w:tabs>
              <w:rPr>
                <w:rFonts w:ascii="Cambria" w:eastAsiaTheme="minorEastAsia" w:hAnsi="Cambria"/>
              </w:rPr>
            </w:pPr>
            <w:r>
              <w:rPr>
                <w:rFonts w:ascii="Cambria" w:eastAsiaTheme="minorEastAsia" w:hAnsi="Cambria"/>
              </w:rPr>
              <w:t>Local Models</w:t>
            </w:r>
          </w:p>
        </w:tc>
        <w:tc>
          <w:tcPr>
            <w:tcW w:w="2337" w:type="dxa"/>
          </w:tcPr>
          <w:p w14:paraId="7C6D20F0" w14:textId="77777777" w:rsidR="00FA6305" w:rsidRDefault="00FA6305"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FA6305" w:rsidRDefault="00FA6305" w:rsidP="004C03CB">
            <w:pPr>
              <w:tabs>
                <w:tab w:val="left" w:pos="1027"/>
              </w:tabs>
              <w:rPr>
                <w:rFonts w:ascii="Cambria" w:eastAsiaTheme="minorEastAsia" w:hAnsi="Cambria"/>
              </w:rPr>
            </w:pPr>
            <w:r>
              <w:rPr>
                <w:rFonts w:ascii="Cambria" w:eastAsiaTheme="minorEastAsia" w:hAnsi="Cambria"/>
              </w:rPr>
              <w:t>-</w:t>
            </w:r>
          </w:p>
        </w:tc>
      </w:tr>
      <w:tr w:rsidR="00FA6305" w14:paraId="67108A1C" w14:textId="77777777" w:rsidTr="004C03CB">
        <w:tc>
          <w:tcPr>
            <w:tcW w:w="2337" w:type="dxa"/>
            <w:vMerge/>
          </w:tcPr>
          <w:p w14:paraId="29938DF4" w14:textId="77777777" w:rsidR="00FA6305" w:rsidRDefault="00FA6305" w:rsidP="004C03CB">
            <w:pPr>
              <w:tabs>
                <w:tab w:val="left" w:pos="1027"/>
              </w:tabs>
              <w:rPr>
                <w:rFonts w:ascii="Cambria" w:eastAsiaTheme="minorEastAsia" w:hAnsi="Cambria"/>
              </w:rPr>
            </w:pPr>
          </w:p>
        </w:tc>
        <w:tc>
          <w:tcPr>
            <w:tcW w:w="2337" w:type="dxa"/>
          </w:tcPr>
          <w:p w14:paraId="1CB99552" w14:textId="77777777" w:rsidR="00FA6305" w:rsidRDefault="00FA6305"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FA6305" w:rsidRDefault="00FA6305" w:rsidP="004C03CB">
            <w:pPr>
              <w:tabs>
                <w:tab w:val="left" w:pos="1027"/>
              </w:tabs>
              <w:rPr>
                <w:rFonts w:ascii="Cambria" w:eastAsiaTheme="minorEastAsia" w:hAnsi="Cambria"/>
              </w:rPr>
            </w:pPr>
            <w:r>
              <w:rPr>
                <w:rFonts w:ascii="Cambria" w:eastAsiaTheme="minorEastAsia" w:hAnsi="Cambria"/>
              </w:rPr>
              <w:t>Additive trend</w:t>
            </w:r>
          </w:p>
        </w:tc>
      </w:tr>
      <w:tr w:rsidR="00FA6305" w14:paraId="635D1D91" w14:textId="77777777" w:rsidTr="004C03CB">
        <w:tc>
          <w:tcPr>
            <w:tcW w:w="2337" w:type="dxa"/>
            <w:vMerge/>
          </w:tcPr>
          <w:p w14:paraId="008F4EAF" w14:textId="77777777" w:rsidR="00FA6305" w:rsidRDefault="00FA6305" w:rsidP="004C03CB">
            <w:pPr>
              <w:tabs>
                <w:tab w:val="left" w:pos="1027"/>
              </w:tabs>
              <w:rPr>
                <w:rFonts w:ascii="Cambria" w:eastAsiaTheme="minorEastAsia" w:hAnsi="Cambria"/>
              </w:rPr>
            </w:pPr>
          </w:p>
        </w:tc>
        <w:tc>
          <w:tcPr>
            <w:tcW w:w="2337" w:type="dxa"/>
          </w:tcPr>
          <w:p w14:paraId="14CA4261" w14:textId="77777777" w:rsidR="00FA6305" w:rsidRDefault="00FA6305"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FA6305" w:rsidRDefault="00FA6305" w:rsidP="004C03CB">
            <w:pPr>
              <w:tabs>
                <w:tab w:val="left" w:pos="1027"/>
              </w:tabs>
              <w:rPr>
                <w:rFonts w:ascii="Cambria" w:eastAsiaTheme="minorEastAsia" w:hAnsi="Cambria"/>
              </w:rPr>
            </w:pPr>
            <w:r>
              <w:rPr>
                <w:rFonts w:ascii="Cambria" w:eastAsiaTheme="minorEastAsia" w:hAnsi="Cambria"/>
              </w:rPr>
              <w:t>Additive trend/seasonality</w:t>
            </w:r>
          </w:p>
        </w:tc>
      </w:tr>
      <w:tr w:rsidR="00FA6305" w14:paraId="18A8BB4A" w14:textId="77777777" w:rsidTr="004C03CB">
        <w:tc>
          <w:tcPr>
            <w:tcW w:w="2337" w:type="dxa"/>
            <w:vMerge/>
          </w:tcPr>
          <w:p w14:paraId="06441D2E" w14:textId="77777777" w:rsidR="00FA6305" w:rsidRDefault="00FA6305" w:rsidP="004C03CB">
            <w:pPr>
              <w:tabs>
                <w:tab w:val="left" w:pos="1027"/>
              </w:tabs>
              <w:rPr>
                <w:rFonts w:ascii="Cambria" w:eastAsiaTheme="minorEastAsia" w:hAnsi="Cambria"/>
              </w:rPr>
            </w:pPr>
          </w:p>
        </w:tc>
        <w:tc>
          <w:tcPr>
            <w:tcW w:w="2337" w:type="dxa"/>
          </w:tcPr>
          <w:p w14:paraId="7E20333E" w14:textId="77777777" w:rsidR="00FA6305" w:rsidRDefault="00FA6305"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FA6305" w:rsidRDefault="00FA6305" w:rsidP="004C03CB">
            <w:pPr>
              <w:tabs>
                <w:tab w:val="left" w:pos="1027"/>
              </w:tabs>
              <w:rPr>
                <w:rFonts w:ascii="Cambria" w:eastAsiaTheme="minorEastAsia" w:hAnsi="Cambria"/>
              </w:rPr>
            </w:pPr>
            <w:r>
              <w:rPr>
                <w:rFonts w:ascii="Cambria" w:eastAsiaTheme="minorEastAsia" w:hAnsi="Cambria"/>
              </w:rPr>
              <w:t>Seasonal</w:t>
            </w:r>
          </w:p>
        </w:tc>
      </w:tr>
      <w:tr w:rsidR="00B75085" w14:paraId="7B070286" w14:textId="77777777" w:rsidTr="004C03CB">
        <w:tc>
          <w:tcPr>
            <w:tcW w:w="2337" w:type="dxa"/>
          </w:tcPr>
          <w:p w14:paraId="1C25C247" w14:textId="5AEF0D96" w:rsidR="00B75085" w:rsidRDefault="00B75085" w:rsidP="004C03CB">
            <w:pPr>
              <w:tabs>
                <w:tab w:val="left" w:pos="1027"/>
              </w:tabs>
              <w:rPr>
                <w:rFonts w:ascii="Cambria" w:eastAsiaTheme="minorEastAsia" w:hAnsi="Cambria"/>
              </w:rPr>
            </w:pPr>
          </w:p>
        </w:tc>
        <w:tc>
          <w:tcPr>
            <w:tcW w:w="2337" w:type="dxa"/>
          </w:tcPr>
          <w:p w14:paraId="6F9AE0B4" w14:textId="77777777" w:rsidR="00B75085" w:rsidRDefault="00B75085"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B75085" w:rsidRDefault="00B75085" w:rsidP="004C03CB">
            <w:pPr>
              <w:tabs>
                <w:tab w:val="left" w:pos="1027"/>
              </w:tabs>
              <w:rPr>
                <w:rFonts w:ascii="Cambria" w:eastAsiaTheme="minorEastAsia" w:hAnsi="Cambria"/>
              </w:rPr>
            </w:pPr>
            <w:r>
              <w:rPr>
                <w:rFonts w:ascii="Cambria" w:eastAsiaTheme="minorEastAsia" w:hAnsi="Cambria"/>
              </w:rPr>
              <w:t>-</w:t>
            </w:r>
          </w:p>
        </w:tc>
      </w:tr>
      <w:tr w:rsidR="00FA6305" w14:paraId="7811FB95" w14:textId="77777777" w:rsidTr="004C03CB">
        <w:tc>
          <w:tcPr>
            <w:tcW w:w="2337" w:type="dxa"/>
            <w:vMerge w:val="restart"/>
          </w:tcPr>
          <w:p w14:paraId="56F8C3B7" w14:textId="21A024FD" w:rsidR="00FA6305" w:rsidRDefault="00FA6305" w:rsidP="004C03CB">
            <w:pPr>
              <w:tabs>
                <w:tab w:val="left" w:pos="1027"/>
              </w:tabs>
              <w:rPr>
                <w:rFonts w:ascii="Cambria" w:eastAsiaTheme="minorEastAsia" w:hAnsi="Cambria"/>
              </w:rPr>
            </w:pPr>
            <w:r>
              <w:rPr>
                <w:rFonts w:ascii="Cambria" w:eastAsiaTheme="minorEastAsia" w:hAnsi="Cambria"/>
              </w:rPr>
              <w:t>Global Models</w:t>
            </w:r>
          </w:p>
        </w:tc>
        <w:tc>
          <w:tcPr>
            <w:tcW w:w="2337" w:type="dxa"/>
          </w:tcPr>
          <w:p w14:paraId="20793932" w14:textId="77777777" w:rsidR="00FA6305" w:rsidRDefault="00FA6305"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FA6305" w:rsidRDefault="00FA6305" w:rsidP="004C03CB">
            <w:pPr>
              <w:tabs>
                <w:tab w:val="left" w:pos="1027"/>
              </w:tabs>
              <w:rPr>
                <w:rFonts w:ascii="Cambria" w:eastAsiaTheme="minorEastAsia" w:hAnsi="Cambria"/>
              </w:rPr>
            </w:pPr>
            <w:r>
              <w:rPr>
                <w:rFonts w:ascii="Cambria" w:eastAsiaTheme="minorEastAsia" w:hAnsi="Cambria"/>
              </w:rPr>
              <w:t>-</w:t>
            </w:r>
          </w:p>
        </w:tc>
      </w:tr>
      <w:tr w:rsidR="00FA6305" w14:paraId="2D3ABEB7" w14:textId="77777777" w:rsidTr="004C03CB">
        <w:tc>
          <w:tcPr>
            <w:tcW w:w="2337" w:type="dxa"/>
            <w:vMerge/>
          </w:tcPr>
          <w:p w14:paraId="64ED69A1" w14:textId="77777777" w:rsidR="00FA6305" w:rsidRDefault="00FA6305" w:rsidP="004C03CB">
            <w:pPr>
              <w:tabs>
                <w:tab w:val="left" w:pos="1027"/>
              </w:tabs>
              <w:rPr>
                <w:rFonts w:ascii="Cambria" w:eastAsiaTheme="minorEastAsia" w:hAnsi="Cambria"/>
              </w:rPr>
            </w:pPr>
          </w:p>
        </w:tc>
        <w:tc>
          <w:tcPr>
            <w:tcW w:w="2337" w:type="dxa"/>
          </w:tcPr>
          <w:p w14:paraId="02FA31EA" w14:textId="77777777" w:rsidR="00FA6305" w:rsidRDefault="00FA6305"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FA6305" w:rsidRDefault="00FA6305"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0D04F3C4" w14:textId="5E88DC1C" w:rsidR="004B1281" w:rsidRDefault="00490610" w:rsidP="00E57D47">
      <w:pPr>
        <w:rPr>
          <w:rFonts w:ascii="Cambria" w:eastAsiaTheme="minorEastAsia" w:hAnsi="Cambria"/>
        </w:rPr>
      </w:pPr>
      <w:r>
        <w:rPr>
          <w:rFonts w:ascii="Cambria" w:eastAsiaTheme="minorEastAsia" w:hAnsi="Cambria"/>
          <w:b/>
          <w:bCs/>
        </w:rPr>
        <w:t xml:space="preserve">Table 5 </w:t>
      </w:r>
      <w:r w:rsidR="006520F9">
        <w:rPr>
          <w:rFonts w:ascii="Cambria" w:eastAsiaTheme="minorEastAsia" w:hAnsi="Cambria"/>
        </w:rPr>
        <w:t>displays</w:t>
      </w:r>
      <w:r>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w:t>
      </w:r>
      <w:r w:rsidR="00775F97">
        <w:rPr>
          <w:rFonts w:ascii="Cambria" w:eastAsiaTheme="minorEastAsia" w:hAnsi="Cambria"/>
        </w:rPr>
        <w:t xml:space="preserve"> and the average performance gap across all series</w:t>
      </w:r>
      <w:r>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 The average across models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sidR="00E57D47">
        <w:rPr>
          <w:rFonts w:ascii="Cambria" w:eastAsiaTheme="minorEastAsia" w:hAnsi="Cambria"/>
        </w:rPr>
        <w:t>)</w:t>
      </w:r>
      <w:r w:rsidR="0009107F">
        <w:rPr>
          <w:rFonts w:ascii="Cambria" w:eastAsiaTheme="minorEastAsia" w:hAnsi="Cambria"/>
        </w:rPr>
        <w:t>,</w:t>
      </w:r>
      <w:r w:rsidR="00E57D47">
        <w:rPr>
          <w:rFonts w:ascii="Cambria" w:eastAsiaTheme="minorEastAsia" w:hAnsi="Cambria"/>
        </w:rPr>
        <w:t xml:space="preserve"> as the errors in these cases were over 1000% larger than the error of any other model. </w:t>
      </w:r>
      <w:r w:rsidR="0009107F">
        <w:rPr>
          <w:rFonts w:ascii="Cambria" w:eastAsiaTheme="minorEastAsia" w:hAnsi="Cambria"/>
        </w:rPr>
        <w:t>These errors are</w:t>
      </w:r>
      <w:r w:rsidR="00E57D47">
        <w:rPr>
          <w:rFonts w:ascii="Cambria" w:eastAsiaTheme="minorEastAsia" w:hAnsi="Cambria"/>
        </w:rPr>
        <w:t xml:space="preserve"> due </w:t>
      </w:r>
      <w:r w:rsidR="0009107F">
        <w:rPr>
          <w:rFonts w:ascii="Cambria" w:eastAsiaTheme="minorEastAsia" w:hAnsi="Cambria"/>
        </w:rPr>
        <w:t xml:space="preserve">to noisy values at or near the forecast origin </w:t>
      </w:r>
      <w:r w:rsidR="00E57D47">
        <w:rPr>
          <w:rFonts w:ascii="Cambria" w:eastAsiaTheme="minorEastAsia" w:hAnsi="Cambria"/>
        </w:rPr>
        <w:t xml:space="preserve">of some time series, causing the </w:t>
      </w:r>
      <w:commentRangeStart w:id="36"/>
      <w:r w:rsidR="00E57D47">
        <w:rPr>
          <w:rFonts w:ascii="Cambria" w:eastAsiaTheme="minorEastAsia" w:hAnsi="Cambria"/>
        </w:rPr>
        <w:t>VAR forecasts to explode</w:t>
      </w:r>
      <w:commentRangeEnd w:id="36"/>
      <w:r w:rsidR="006520F9">
        <w:rPr>
          <w:rStyle w:val="CommentReference"/>
        </w:rPr>
        <w:commentReference w:id="36"/>
      </w:r>
      <w:r w:rsidR="00E57D47">
        <w:rPr>
          <w:rFonts w:ascii="Cambria" w:eastAsiaTheme="minorEastAsia" w:hAnsi="Cambria"/>
        </w:rPr>
        <w:t>.</w:t>
      </w:r>
      <w:r w:rsidR="00152FED">
        <w:rPr>
          <w:rFonts w:ascii="Cambria" w:eastAsiaTheme="minorEastAsia" w:hAnsi="Cambria"/>
        </w:rPr>
        <w:t xml:space="preserve"> This problem did not occur for the other </w:t>
      </w:r>
      <w:r w:rsidR="001E6903">
        <w:rPr>
          <w:rFonts w:ascii="Cambria" w:eastAsiaTheme="minorEastAsia" w:hAnsi="Cambria"/>
        </w:rPr>
        <w:t>forecasting models</w:t>
      </w:r>
      <w:r w:rsidR="0009107F">
        <w:rPr>
          <w:rFonts w:ascii="Cambria" w:eastAsiaTheme="minorEastAsia" w:hAnsi="Cambria"/>
        </w:rPr>
        <w:t>,</w:t>
      </w:r>
      <w:r w:rsidR="001E6903">
        <w:rPr>
          <w:rFonts w:ascii="Cambria" w:eastAsiaTheme="minorEastAsia" w:hAnsi="Cambria"/>
        </w:rPr>
        <w:t xml:space="preserve"> which did a better job smoothing out the random noise.</w:t>
      </w:r>
      <w:r w:rsidR="00DF2C8E">
        <w:rPr>
          <w:rFonts w:ascii="Cambria" w:eastAsiaTheme="minorEastAsia" w:hAnsi="Cambria"/>
        </w:rPr>
        <w:t xml:space="preserve"> </w:t>
      </w:r>
    </w:p>
    <w:p w14:paraId="69E92947" w14:textId="77777777" w:rsidR="004B1281" w:rsidRDefault="004B1281" w:rsidP="00E57D47">
      <w:pPr>
        <w:rPr>
          <w:rFonts w:ascii="Cambria" w:eastAsiaTheme="minorEastAsia" w:hAnsi="Cambria"/>
        </w:rPr>
      </w:pPr>
    </w:p>
    <w:p w14:paraId="372A227A" w14:textId="1CF57200" w:rsidR="004B1281" w:rsidRDefault="00346491" w:rsidP="00490610">
      <w:pPr>
        <w:rPr>
          <w:rFonts w:ascii="Cambria" w:eastAsiaTheme="minorEastAsia" w:hAnsi="Cambria"/>
        </w:rPr>
      </w:pPr>
      <w:r>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relationship between forecast accuracy and the strength of privacy protection. While strong differential privacy provides the lowest risk of identification</w:t>
      </w:r>
      <w:r w:rsidR="004B1281">
        <w:rPr>
          <w:rFonts w:ascii="Cambria" w:eastAsiaTheme="minorEastAsia" w:hAnsi="Cambria"/>
        </w:rPr>
        <w:t xml:space="preserve"> </w:t>
      </w:r>
      <w:commentRangeStart w:id="37"/>
      <w:r w:rsidR="004B1281">
        <w:rPr>
          <w:rFonts w:ascii="Cambria" w:eastAsiaTheme="minorEastAsia" w:hAnsi="Cambria"/>
        </w:rPr>
        <w:t>(</w:t>
      </w:r>
      <w:r w:rsidR="004D0579">
        <w:rPr>
          <w:rFonts w:ascii="Cambria" w:eastAsiaTheme="minorEastAsia" w:hAnsi="Cambria"/>
        </w:rPr>
        <w:t>1.85%),</w:t>
      </w:r>
      <w:r w:rsidR="00490610" w:rsidRPr="00682A30">
        <w:rPr>
          <w:rFonts w:ascii="Cambria" w:eastAsiaTheme="minorEastAsia" w:hAnsi="Cambria"/>
        </w:rPr>
        <w:t xml:space="preserve"> </w:t>
      </w:r>
      <w:commentRangeEnd w:id="37"/>
      <w:r w:rsidR="0085203D">
        <w:rPr>
          <w:rStyle w:val="CommentReference"/>
        </w:rPr>
        <w:commentReference w:id="37"/>
      </w:r>
      <w:r w:rsidR="00490610" w:rsidRPr="00682A30">
        <w:rPr>
          <w:rFonts w:ascii="Cambria" w:eastAsiaTheme="minorEastAsia" w:hAnsi="Cambria"/>
        </w:rPr>
        <w:t xml:space="preserve">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p>
    <w:p w14:paraId="2FC39376" w14:textId="39FEE247" w:rsidR="006519E1" w:rsidRDefault="00490610" w:rsidP="00490610">
      <w:pPr>
        <w:rPr>
          <w:rFonts w:ascii="Cambria" w:eastAsiaTheme="minorEastAsia" w:hAnsi="Cambria"/>
        </w:rPr>
      </w:pPr>
      <w:r>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Pr>
          <w:rFonts w:ascii="Cambria" w:eastAsiaTheme="minorEastAsia" w:hAnsi="Cambria"/>
        </w:rPr>
        <w:t xml:space="preserve"> </w:t>
      </w:r>
      <w:r w:rsidR="004B1281">
        <w:rPr>
          <w:rFonts w:ascii="Cambria" w:eastAsiaTheme="minorEastAsia" w:hAnsi="Cambria"/>
        </w:rPr>
        <w:t xml:space="preserve">where </w:t>
      </w:r>
      <w:r>
        <w:rPr>
          <w:rFonts w:ascii="Cambria" w:eastAsiaTheme="minorEastAsia" w:hAnsi="Cambria"/>
        </w:rPr>
        <w:t>22</w:t>
      </w:r>
      <w:r w:rsidR="006519E1">
        <w:rPr>
          <w:rFonts w:ascii="Cambria" w:eastAsiaTheme="minorEastAsia" w:hAnsi="Cambria"/>
        </w:rPr>
        <w:t>.5</w:t>
      </w:r>
      <w:r>
        <w:rPr>
          <w:rFonts w:ascii="Cambria" w:eastAsiaTheme="minorEastAsia" w:hAnsi="Cambria"/>
        </w:rPr>
        <w:t xml:space="preserve">% of series are correctly identified on average. </w:t>
      </w:r>
      <w:r w:rsidR="00D7648E">
        <w:rPr>
          <w:rFonts w:ascii="Cambria" w:eastAsiaTheme="minorEastAsia" w:hAnsi="Cambria"/>
        </w:rPr>
        <w:t>However</w:t>
      </w:r>
      <w:r>
        <w:rPr>
          <w:rFonts w:ascii="Cambria" w:eastAsiaTheme="minorEastAsia" w:hAnsi="Cambria"/>
        </w:rPr>
        <w:t xml:space="preserve">, this comes at </w:t>
      </w:r>
      <w:r w:rsidR="00D7648E">
        <w:rPr>
          <w:rFonts w:ascii="Cambria" w:eastAsiaTheme="minorEastAsia" w:hAnsi="Cambria"/>
        </w:rPr>
        <w:t>a</w:t>
      </w:r>
      <w:r>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Pr>
          <w:rFonts w:ascii="Cambria" w:eastAsiaTheme="minorEastAsia" w:hAnsi="Cambria"/>
        </w:rPr>
        <w:t xml:space="preserve"> nearly 45%. </w:t>
      </w:r>
    </w:p>
    <w:p w14:paraId="7BDE158D" w14:textId="77777777" w:rsidR="006519E1" w:rsidRDefault="006519E1" w:rsidP="00490610">
      <w:pPr>
        <w:rPr>
          <w:rFonts w:ascii="Cambria" w:eastAsiaTheme="minorEastAsia" w:hAnsi="Cambria"/>
        </w:rPr>
      </w:pPr>
    </w:p>
    <w:p w14:paraId="6A595F24" w14:textId="0C36433A" w:rsidR="00490610" w:rsidRDefault="00490610" w:rsidP="00490610">
      <w:pPr>
        <w:rPr>
          <w:rFonts w:ascii="Cambria" w:eastAsiaTheme="minorEastAsia" w:hAnsi="Cambria"/>
        </w:rPr>
      </w:pPr>
      <w:r>
        <w:rPr>
          <w:rFonts w:ascii="Cambria" w:eastAsiaTheme="minorEastAsia" w:hAnsi="Cambria"/>
        </w:rPr>
        <w:t xml:space="preserve">Standard </w:t>
      </w:r>
      <w:r>
        <w:rPr>
          <w:rFonts w:ascii="Cambria" w:eastAsiaTheme="minorEastAsia" w:hAnsi="Cambria"/>
          <w:i/>
          <w:iCs/>
        </w:rPr>
        <w:t>k</w:t>
      </w:r>
      <w:r>
        <w:rPr>
          <w:rFonts w:ascii="Cambria" w:eastAsiaTheme="minorEastAsia" w:hAnsi="Cambria"/>
        </w:rPr>
        <w:t xml:space="preserve">-nTS 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r w:rsidR="0087426B">
        <w:rPr>
          <w:rFonts w:ascii="Cambria" w:eastAsiaTheme="minorEastAsia" w:hAnsi="Cambria"/>
        </w:rPr>
        <w:t xml:space="preserve">nTS+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time series features. </w:t>
      </w:r>
      <w:r w:rsidR="004B1281">
        <w:rPr>
          <w:rFonts w:ascii="Cambria" w:eastAsiaTheme="minorEastAsia" w:hAnsi="Cambria"/>
        </w:rPr>
        <w:t xml:space="preserve"> Thus, we recommend data owners to use our k-nTS+ swapping method </w:t>
      </w:r>
      <w:r w:rsidR="00BA3E30">
        <w:rPr>
          <w:rFonts w:ascii="Cambria" w:eastAsiaTheme="minorEastAsia" w:hAnsi="Cambria"/>
        </w:rPr>
        <w:t xml:space="preserve">(k=3) </w:t>
      </w:r>
      <w:r w:rsidR="004B1281">
        <w:rPr>
          <w:rFonts w:ascii="Cambria" w:eastAsiaTheme="minorEastAsia" w:hAnsi="Cambria"/>
        </w:rPr>
        <w:t>with the relevant time series features to balance the tradeoff between privacy and and forecast accuracy.</w:t>
      </w:r>
    </w:p>
    <w:p w14:paraId="18BDC1D8" w14:textId="77777777" w:rsidR="001C0AE1" w:rsidRPr="00490610" w:rsidRDefault="001C0AE1" w:rsidP="00490610">
      <w:pPr>
        <w:rPr>
          <w:rFonts w:ascii="Cambria" w:eastAsiaTheme="minorEastAsia" w:hAnsi="Cambria"/>
        </w:rPr>
      </w:pPr>
    </w:p>
    <w:tbl>
      <w:tblPr>
        <w:tblStyle w:val="TableGrid"/>
        <w:tblpPr w:leftFromText="180" w:rightFromText="180" w:vertAnchor="page" w:horzAnchor="margin" w:tblpY="1441"/>
        <w:tblW w:w="0" w:type="auto"/>
        <w:tblLook w:val="04A0" w:firstRow="1" w:lastRow="0" w:firstColumn="1" w:lastColumn="0" w:noHBand="0" w:noVBand="1"/>
      </w:tblPr>
      <w:tblGrid>
        <w:gridCol w:w="1629"/>
        <w:gridCol w:w="1503"/>
        <w:gridCol w:w="2084"/>
        <w:gridCol w:w="1412"/>
        <w:gridCol w:w="2722"/>
      </w:tblGrid>
      <w:tr w:rsidR="00FB0902" w:rsidRPr="00E00EED" w14:paraId="2FCD2074" w14:textId="77777777" w:rsidTr="001F6BF7">
        <w:trPr>
          <w:cantSplit/>
          <w:trHeight w:val="576"/>
        </w:trPr>
        <w:tc>
          <w:tcPr>
            <w:tcW w:w="0" w:type="auto"/>
          </w:tcPr>
          <w:p w14:paraId="0AD95394" w14:textId="68A74F01" w:rsidR="00FB0902" w:rsidRPr="00B74F2B" w:rsidRDefault="00FB0902" w:rsidP="001F6BF7">
            <w:pPr>
              <w:jc w:val="center"/>
              <w:rPr>
                <w:rFonts w:ascii="Cambria" w:eastAsiaTheme="minorEastAsia" w:hAnsi="Cambria"/>
                <w:b/>
                <w:bCs/>
                <w:sz w:val="24"/>
                <w:szCs w:val="24"/>
              </w:rPr>
            </w:pPr>
            <w:r w:rsidRPr="00B74F2B">
              <w:rPr>
                <w:rFonts w:ascii="Cambria" w:eastAsiaTheme="minorEastAsia" w:hAnsi="Cambria"/>
                <w:b/>
                <w:bCs/>
                <w:sz w:val="24"/>
                <w:szCs w:val="24"/>
              </w:rPr>
              <w:lastRenderedPageBreak/>
              <w:t>Privacy Method</w:t>
            </w:r>
          </w:p>
        </w:tc>
        <w:tc>
          <w:tcPr>
            <w:tcW w:w="0" w:type="auto"/>
          </w:tcPr>
          <w:p w14:paraId="4E681308" w14:textId="2CE2994D"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09AEF193" w14:textId="0C1FE75B" w:rsidR="00FB0902" w:rsidRPr="00E00EED" w:rsidRDefault="00FB0902" w:rsidP="001F6BF7">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17765BD0" w14:textId="3EFB535E" w:rsidR="00FB0902" w:rsidRPr="00E00EED" w:rsidRDefault="00FB0902" w:rsidP="001F6BF7">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32ACF203" w14:textId="602A986B" w:rsidR="00FB0902" w:rsidRPr="00E00EED" w:rsidRDefault="00FB0902" w:rsidP="001F6BF7">
            <w:pPr>
              <w:rPr>
                <w:rFonts w:ascii="Cambria" w:eastAsiaTheme="minorEastAsia" w:hAnsi="Cambria"/>
                <w:sz w:val="24"/>
                <w:szCs w:val="24"/>
              </w:rPr>
            </w:pPr>
            <w:r w:rsidRPr="00E00EED">
              <w:rPr>
                <w:rFonts w:ascii="Cambria" w:eastAsiaTheme="minorEastAsia" w:hAnsi="Cambria"/>
                <w:sz w:val="24"/>
                <w:szCs w:val="24"/>
              </w:rPr>
              <w:t>Representativeness (Performance Gap)</w:t>
            </w:r>
            <w:commentRangeStart w:id="38"/>
            <w:commentRangeStart w:id="39"/>
            <w:commentRangeEnd w:id="38"/>
            <w:r w:rsidRPr="00E00EED">
              <w:rPr>
                <w:rStyle w:val="CommentReference"/>
                <w:sz w:val="24"/>
                <w:szCs w:val="24"/>
              </w:rPr>
              <w:commentReference w:id="38"/>
            </w:r>
            <w:commentRangeEnd w:id="39"/>
            <w:r w:rsidR="001F6BF7">
              <w:rPr>
                <w:rStyle w:val="CommentReference"/>
              </w:rPr>
              <w:commentReference w:id="39"/>
            </w:r>
          </w:p>
        </w:tc>
      </w:tr>
      <w:tr w:rsidR="00B74F2B" w:rsidRPr="00E00EED" w14:paraId="3409363B" w14:textId="77777777" w:rsidTr="001F6BF7">
        <w:trPr>
          <w:cantSplit/>
          <w:trHeight w:val="576"/>
        </w:trPr>
        <w:tc>
          <w:tcPr>
            <w:tcW w:w="0" w:type="auto"/>
          </w:tcPr>
          <w:p w14:paraId="4E7206D9" w14:textId="34C72043" w:rsidR="00B74F2B" w:rsidRPr="00B74F2B" w:rsidRDefault="00B74F2B" w:rsidP="001F6BF7">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77D869B" w14:textId="1CBB8032" w:rsidR="00B74F2B" w:rsidRPr="001C0AE1" w:rsidRDefault="001C0AE1" w:rsidP="001F6BF7">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75A19EA1" w14:textId="77777777" w:rsidR="00B74F2B" w:rsidRPr="00E00EED" w:rsidRDefault="00B74F2B" w:rsidP="001F6BF7">
            <w:pPr>
              <w:rPr>
                <w:rFonts w:ascii="Cambria" w:eastAsiaTheme="minorEastAsia" w:hAnsi="Cambria"/>
                <w:sz w:val="24"/>
                <w:szCs w:val="24"/>
              </w:rPr>
            </w:pPr>
          </w:p>
        </w:tc>
        <w:tc>
          <w:tcPr>
            <w:tcW w:w="0" w:type="auto"/>
          </w:tcPr>
          <w:p w14:paraId="544F7AC7" w14:textId="63074E45" w:rsidR="00B74F2B" w:rsidRPr="00E00EED" w:rsidRDefault="001C0AE1" w:rsidP="001F6BF7">
            <w:pPr>
              <w:rPr>
                <w:rFonts w:ascii="Cambria" w:eastAsiaTheme="minorEastAsia" w:hAnsi="Cambria"/>
                <w:sz w:val="24"/>
                <w:szCs w:val="24"/>
              </w:rPr>
            </w:pPr>
            <w:r>
              <w:rPr>
                <w:rFonts w:ascii="Cambria" w:eastAsiaTheme="minorEastAsia" w:hAnsi="Cambria"/>
                <w:sz w:val="24"/>
                <w:szCs w:val="24"/>
              </w:rPr>
              <w:br/>
              <w:t>(0.0%)</w:t>
            </w:r>
          </w:p>
        </w:tc>
        <w:tc>
          <w:tcPr>
            <w:tcW w:w="0" w:type="auto"/>
          </w:tcPr>
          <w:p w14:paraId="0825FA8A" w14:textId="181589C8" w:rsidR="00B74F2B" w:rsidRPr="00E00EED" w:rsidRDefault="00F21A35" w:rsidP="001F6BF7">
            <w:pPr>
              <w:rPr>
                <w:rFonts w:ascii="Cambria" w:eastAsiaTheme="minorEastAsia" w:hAnsi="Cambria"/>
                <w:sz w:val="24"/>
                <w:szCs w:val="24"/>
              </w:rPr>
            </w:pPr>
            <w:r>
              <w:rPr>
                <w:rFonts w:ascii="Cambria" w:eastAsiaTheme="minorEastAsia" w:hAnsi="Cambria"/>
                <w:sz w:val="24"/>
                <w:szCs w:val="24"/>
              </w:rPr>
              <w:t>65</w:t>
            </w:r>
          </w:p>
        </w:tc>
      </w:tr>
      <w:tr w:rsidR="00FB0902" w:rsidRPr="00E00EED" w14:paraId="7DD1DB41" w14:textId="3A66CA93" w:rsidTr="001F6BF7">
        <w:trPr>
          <w:cantSplit/>
          <w:trHeight w:val="576"/>
        </w:trPr>
        <w:tc>
          <w:tcPr>
            <w:tcW w:w="0" w:type="auto"/>
            <w:vMerge w:val="restart"/>
          </w:tcPr>
          <w:p w14:paraId="7AAECBA5" w14:textId="77777777" w:rsidR="00FB0902" w:rsidRPr="00E00EED" w:rsidRDefault="00FB0902" w:rsidP="001F6BF7">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1EC77CD1"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660C2BC6" w14:textId="6878719C"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282460F1" w14:textId="422D7E1D"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839.8</w:t>
            </w:r>
          </w:p>
          <w:p w14:paraId="7BF84090" w14:textId="6E8367AE"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14763AA1" w14:textId="0630BD02"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90</w:t>
            </w:r>
          </w:p>
        </w:tc>
      </w:tr>
      <w:tr w:rsidR="00FB0902" w:rsidRPr="00E00EED" w14:paraId="10756B69" w14:textId="16B3E212" w:rsidTr="001F6BF7">
        <w:trPr>
          <w:cantSplit/>
          <w:trHeight w:val="576"/>
        </w:trPr>
        <w:tc>
          <w:tcPr>
            <w:tcW w:w="0" w:type="auto"/>
            <w:vMerge/>
          </w:tcPr>
          <w:p w14:paraId="70B9F69E" w14:textId="77777777" w:rsidR="00FB0902" w:rsidRPr="00E00EED" w:rsidRDefault="00FB0902" w:rsidP="001F6BF7">
            <w:pPr>
              <w:jc w:val="center"/>
              <w:rPr>
                <w:rFonts w:ascii="Cambria" w:eastAsiaTheme="minorEastAsia" w:hAnsi="Cambria"/>
                <w:b/>
                <w:bCs/>
                <w:i/>
                <w:iCs/>
                <w:sz w:val="24"/>
                <w:szCs w:val="24"/>
              </w:rPr>
            </w:pPr>
          </w:p>
        </w:tc>
        <w:tc>
          <w:tcPr>
            <w:tcW w:w="0" w:type="auto"/>
          </w:tcPr>
          <w:p w14:paraId="2936FE44"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DC53BB6" w14:textId="04B9D6F7"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2A0C4318" w14:textId="373E038B"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822.3</w:t>
            </w:r>
          </w:p>
          <w:p w14:paraId="52909A1F" w14:textId="705EB2E1"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DF48D21" w14:textId="6A49D245"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82</w:t>
            </w:r>
          </w:p>
        </w:tc>
      </w:tr>
      <w:tr w:rsidR="00FB0902" w:rsidRPr="00E00EED" w14:paraId="23892833" w14:textId="79D6F47D" w:rsidTr="001F6BF7">
        <w:trPr>
          <w:cantSplit/>
          <w:trHeight w:val="576"/>
        </w:trPr>
        <w:tc>
          <w:tcPr>
            <w:tcW w:w="0" w:type="auto"/>
            <w:vMerge/>
          </w:tcPr>
          <w:p w14:paraId="1E091C9A" w14:textId="77777777" w:rsidR="00FB0902" w:rsidRPr="00E00EED" w:rsidRDefault="00FB0902" w:rsidP="001F6BF7">
            <w:pPr>
              <w:jc w:val="center"/>
              <w:rPr>
                <w:rFonts w:ascii="Cambria" w:eastAsiaTheme="minorEastAsia" w:hAnsi="Cambria"/>
                <w:b/>
                <w:bCs/>
                <w:i/>
                <w:iCs/>
                <w:sz w:val="24"/>
                <w:szCs w:val="24"/>
              </w:rPr>
            </w:pPr>
          </w:p>
        </w:tc>
        <w:tc>
          <w:tcPr>
            <w:tcW w:w="0" w:type="auto"/>
          </w:tcPr>
          <w:p w14:paraId="5E9AF1B2"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79372AE1" w14:textId="5F4F6A9C"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1884109F" w14:textId="36FBAE69"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781.0</w:t>
            </w:r>
          </w:p>
          <w:p w14:paraId="5474E52F" w14:textId="085EC6C2"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466E66E1" w14:textId="72E64F3B"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77</w:t>
            </w:r>
          </w:p>
        </w:tc>
      </w:tr>
      <w:tr w:rsidR="00FB0902" w:rsidRPr="00E00EED" w14:paraId="305D71C9" w14:textId="146DAF2A" w:rsidTr="001F6BF7">
        <w:trPr>
          <w:cantSplit/>
          <w:trHeight w:val="576"/>
        </w:trPr>
        <w:tc>
          <w:tcPr>
            <w:tcW w:w="0" w:type="auto"/>
            <w:vMerge w:val="restart"/>
          </w:tcPr>
          <w:p w14:paraId="785770EB" w14:textId="77777777" w:rsidR="00FB0902" w:rsidRPr="00E00EED" w:rsidRDefault="00FB0902" w:rsidP="001F6BF7">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4D93EAA5"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E9D9EC6" w14:textId="441AAB0C"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1C79ABF3" w14:textId="3F53AE9E"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1066.2</w:t>
            </w:r>
          </w:p>
          <w:p w14:paraId="3FE0DBCF" w14:textId="3BDFA0C8"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20835127" w14:textId="77777777"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127</w:t>
            </w:r>
          </w:p>
          <w:p w14:paraId="4EE5A789" w14:textId="14A53231" w:rsidR="00FB0902" w:rsidRPr="00FB0902" w:rsidRDefault="00FB0902" w:rsidP="001F6BF7">
            <w:pPr>
              <w:rPr>
                <w:rFonts w:ascii="Cambria" w:eastAsiaTheme="minorEastAsia" w:hAnsi="Cambria"/>
                <w:sz w:val="24"/>
                <w:szCs w:val="24"/>
              </w:rPr>
            </w:pPr>
          </w:p>
        </w:tc>
      </w:tr>
      <w:tr w:rsidR="00FB0902" w:rsidRPr="00E00EED" w14:paraId="7B9A6EF1" w14:textId="5B592555" w:rsidTr="001F6BF7">
        <w:trPr>
          <w:cantSplit/>
          <w:trHeight w:val="576"/>
        </w:trPr>
        <w:tc>
          <w:tcPr>
            <w:tcW w:w="0" w:type="auto"/>
            <w:vMerge/>
          </w:tcPr>
          <w:p w14:paraId="1EA40343" w14:textId="77777777" w:rsidR="00FB0902" w:rsidRPr="00E00EED" w:rsidRDefault="00FB0902" w:rsidP="001F6BF7">
            <w:pPr>
              <w:rPr>
                <w:rFonts w:ascii="Cambria" w:eastAsiaTheme="minorEastAsia" w:hAnsi="Cambria"/>
                <w:b/>
                <w:bCs/>
                <w:sz w:val="24"/>
                <w:szCs w:val="24"/>
              </w:rPr>
            </w:pPr>
          </w:p>
        </w:tc>
        <w:tc>
          <w:tcPr>
            <w:tcW w:w="0" w:type="auto"/>
          </w:tcPr>
          <w:p w14:paraId="151DDBF0"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58B3B50" w14:textId="6909E0F6"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14F65140" w14:textId="18167B6B"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987.0</w:t>
            </w:r>
          </w:p>
          <w:p w14:paraId="396F3D96" w14:textId="4FA8C18F"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05FA23AC" w14:textId="65D687A9"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120</w:t>
            </w:r>
          </w:p>
        </w:tc>
      </w:tr>
      <w:tr w:rsidR="00FB0902" w:rsidRPr="00E00EED" w14:paraId="5DE536D4" w14:textId="68371F46" w:rsidTr="001F6BF7">
        <w:trPr>
          <w:cantSplit/>
          <w:trHeight w:val="576"/>
        </w:trPr>
        <w:tc>
          <w:tcPr>
            <w:tcW w:w="0" w:type="auto"/>
            <w:vMerge/>
          </w:tcPr>
          <w:p w14:paraId="67444AC1" w14:textId="77777777" w:rsidR="00FB0902" w:rsidRPr="00E00EED" w:rsidRDefault="00FB0902" w:rsidP="001F6BF7">
            <w:pPr>
              <w:rPr>
                <w:rFonts w:ascii="Cambria" w:eastAsiaTheme="minorEastAsia" w:hAnsi="Cambria"/>
                <w:b/>
                <w:bCs/>
                <w:sz w:val="24"/>
                <w:szCs w:val="24"/>
              </w:rPr>
            </w:pPr>
          </w:p>
        </w:tc>
        <w:tc>
          <w:tcPr>
            <w:tcW w:w="0" w:type="auto"/>
          </w:tcPr>
          <w:p w14:paraId="41F4AF25"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62F000E5" w14:textId="697FDB38"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5ED38BA" w14:textId="354C6AC4"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956.9</w:t>
            </w:r>
          </w:p>
          <w:p w14:paraId="2C5F44F5" w14:textId="225BC2C9"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25B7BD90" w14:textId="4828EF52"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112</w:t>
            </w:r>
          </w:p>
        </w:tc>
      </w:tr>
      <w:tr w:rsidR="00FB0902" w:rsidRPr="00E00EED" w14:paraId="1B35E489" w14:textId="14EFFDD4" w:rsidTr="001F6BF7">
        <w:trPr>
          <w:cantSplit/>
          <w:trHeight w:val="576"/>
        </w:trPr>
        <w:tc>
          <w:tcPr>
            <w:tcW w:w="0" w:type="auto"/>
            <w:vMerge w:val="restart"/>
          </w:tcPr>
          <w:p w14:paraId="5A63B8EA" w14:textId="77777777" w:rsidR="00FB0902" w:rsidRPr="00E00EED" w:rsidRDefault="00FB0902" w:rsidP="001F6BF7">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3EB9BDE7"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76B71909" w14:textId="6712977D"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6F04BDDB" w14:textId="321B8363"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3310.3</w:t>
            </w:r>
          </w:p>
          <w:p w14:paraId="69487177" w14:textId="54112DEB"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55E9708D" w14:textId="4C359543"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1,930,653</w:t>
            </w:r>
          </w:p>
        </w:tc>
      </w:tr>
      <w:tr w:rsidR="00FB0902" w:rsidRPr="00E00EED" w14:paraId="2D4CA99D" w14:textId="778FB673" w:rsidTr="001F6BF7">
        <w:trPr>
          <w:cantSplit/>
          <w:trHeight w:val="576"/>
        </w:trPr>
        <w:tc>
          <w:tcPr>
            <w:tcW w:w="0" w:type="auto"/>
            <w:vMerge/>
          </w:tcPr>
          <w:p w14:paraId="26D3DDF7" w14:textId="77777777" w:rsidR="00FB0902" w:rsidRPr="00E00EED" w:rsidRDefault="00FB0902" w:rsidP="001F6BF7">
            <w:pPr>
              <w:rPr>
                <w:rFonts w:ascii="Cambria" w:eastAsiaTheme="minorEastAsia" w:hAnsi="Cambria"/>
                <w:b/>
                <w:bCs/>
                <w:sz w:val="24"/>
                <w:szCs w:val="24"/>
              </w:rPr>
            </w:pPr>
          </w:p>
        </w:tc>
        <w:tc>
          <w:tcPr>
            <w:tcW w:w="0" w:type="auto"/>
          </w:tcPr>
          <w:p w14:paraId="28F72586"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2C674286" w14:textId="091CDB0A"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0400EE4F" w14:textId="3B0B5E47"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1401.0</w:t>
            </w:r>
          </w:p>
          <w:p w14:paraId="106FD50A" w14:textId="421E5BEE"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5F5742D3" w14:textId="0C3C476A"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305,396</w:t>
            </w:r>
          </w:p>
        </w:tc>
      </w:tr>
      <w:tr w:rsidR="00FB0902" w:rsidRPr="00E00EED" w14:paraId="0F73AB50" w14:textId="31AB8BF8" w:rsidTr="001F6BF7">
        <w:trPr>
          <w:cantSplit/>
          <w:trHeight w:val="576"/>
        </w:trPr>
        <w:tc>
          <w:tcPr>
            <w:tcW w:w="0" w:type="auto"/>
            <w:vMerge/>
          </w:tcPr>
          <w:p w14:paraId="1E22397B" w14:textId="77777777" w:rsidR="00FB0902" w:rsidRPr="00E00EED" w:rsidRDefault="00FB0902" w:rsidP="001F6BF7">
            <w:pPr>
              <w:rPr>
                <w:rFonts w:ascii="Cambria" w:eastAsiaTheme="minorEastAsia" w:hAnsi="Cambria"/>
                <w:b/>
                <w:bCs/>
                <w:sz w:val="24"/>
                <w:szCs w:val="24"/>
              </w:rPr>
            </w:pPr>
          </w:p>
        </w:tc>
        <w:tc>
          <w:tcPr>
            <w:tcW w:w="0" w:type="auto"/>
          </w:tcPr>
          <w:p w14:paraId="2203EA58"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0B41F076" w14:textId="77A077AF"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05320DE4" w14:textId="0E71E301"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899.4</w:t>
            </w:r>
          </w:p>
          <w:p w14:paraId="7BB2A512" w14:textId="1DFCA408"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1D25717A" w14:textId="275E022D"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73,803</w:t>
            </w:r>
          </w:p>
        </w:tc>
      </w:tr>
      <w:tr w:rsidR="00FB0902" w:rsidRPr="00E00EED" w14:paraId="3823773A" w14:textId="407F1AA1" w:rsidTr="001F6BF7">
        <w:trPr>
          <w:cantSplit/>
          <w:trHeight w:val="576"/>
        </w:trPr>
        <w:tc>
          <w:tcPr>
            <w:tcW w:w="0" w:type="auto"/>
            <w:vMerge w:val="restart"/>
          </w:tcPr>
          <w:p w14:paraId="3A0D2A03" w14:textId="77777777" w:rsidR="00FB0902" w:rsidRPr="00E00EED" w:rsidRDefault="00FB0902" w:rsidP="001F6BF7">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261182CB" w14:textId="77777777" w:rsidR="00FB0902" w:rsidRPr="00E00EED" w:rsidRDefault="00FB0902" w:rsidP="001F6BF7">
            <w:pPr>
              <w:rPr>
                <w:rFonts w:ascii="Cambria" w:eastAsiaTheme="minorEastAsia" w:hAnsi="Cambria"/>
                <w:b/>
                <w:bCs/>
                <w:sz w:val="24"/>
                <w:szCs w:val="24"/>
              </w:rPr>
            </w:pPr>
          </w:p>
        </w:tc>
        <w:tc>
          <w:tcPr>
            <w:tcW w:w="0" w:type="auto"/>
          </w:tcPr>
          <w:p w14:paraId="08D36716"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31267974" w14:textId="315727D9"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4BFE014F" w14:textId="6476AE1B"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1821.4</w:t>
            </w:r>
          </w:p>
          <w:p w14:paraId="2C0E3567" w14:textId="4C414DBD"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672D6D00" w14:textId="560E0DBD"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489,840</w:t>
            </w:r>
          </w:p>
        </w:tc>
      </w:tr>
      <w:tr w:rsidR="00FB0902" w:rsidRPr="00E00EED" w14:paraId="55576154" w14:textId="54BB8306" w:rsidTr="001F6BF7">
        <w:trPr>
          <w:cantSplit/>
          <w:trHeight w:val="576"/>
        </w:trPr>
        <w:tc>
          <w:tcPr>
            <w:tcW w:w="0" w:type="auto"/>
            <w:vMerge/>
          </w:tcPr>
          <w:p w14:paraId="2E2FC478" w14:textId="77777777" w:rsidR="00FB0902" w:rsidRPr="00E00EED" w:rsidRDefault="00FB0902" w:rsidP="001F6BF7">
            <w:pPr>
              <w:rPr>
                <w:rFonts w:ascii="Cambria" w:eastAsiaTheme="minorEastAsia" w:hAnsi="Cambria"/>
                <w:b/>
                <w:bCs/>
                <w:sz w:val="24"/>
                <w:szCs w:val="24"/>
              </w:rPr>
            </w:pPr>
          </w:p>
        </w:tc>
        <w:tc>
          <w:tcPr>
            <w:tcW w:w="0" w:type="auto"/>
          </w:tcPr>
          <w:p w14:paraId="7990EB62"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7A30CDB" w14:textId="6B6C35C1"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30A0A53F" w14:textId="095AD4D8"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1343.3</w:t>
            </w:r>
          </w:p>
          <w:p w14:paraId="553109F2" w14:textId="0DAD4BCA"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389E57D8" w14:textId="351DB4D3"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304,482</w:t>
            </w:r>
          </w:p>
        </w:tc>
      </w:tr>
      <w:tr w:rsidR="00FB0902" w:rsidRPr="00E00EED" w14:paraId="79533A28" w14:textId="2D9CCB11" w:rsidTr="001F6BF7">
        <w:trPr>
          <w:cantSplit/>
          <w:trHeight w:val="576"/>
        </w:trPr>
        <w:tc>
          <w:tcPr>
            <w:tcW w:w="0" w:type="auto"/>
            <w:vMerge/>
          </w:tcPr>
          <w:p w14:paraId="1F1EB77D" w14:textId="77777777" w:rsidR="00FB0902" w:rsidRPr="00E00EED" w:rsidRDefault="00FB0902" w:rsidP="001F6BF7">
            <w:pPr>
              <w:rPr>
                <w:rFonts w:ascii="Cambria" w:eastAsiaTheme="minorEastAsia" w:hAnsi="Cambria"/>
                <w:b/>
                <w:bCs/>
                <w:sz w:val="24"/>
                <w:szCs w:val="24"/>
              </w:rPr>
            </w:pPr>
          </w:p>
        </w:tc>
        <w:tc>
          <w:tcPr>
            <w:tcW w:w="0" w:type="auto"/>
          </w:tcPr>
          <w:p w14:paraId="7871FD84" w14:textId="77777777" w:rsidR="00FB0902" w:rsidRPr="00E00EED" w:rsidRDefault="00FB0902" w:rsidP="001F6BF7">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48179941" w14:textId="3115B7BC"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29B6484" w14:textId="232D90D1"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994.0</w:t>
            </w:r>
          </w:p>
          <w:p w14:paraId="4C5F2675" w14:textId="664F5CF0"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73271D98" w14:textId="20C471C2" w:rsidR="00FB0902" w:rsidRPr="00FB0902" w:rsidRDefault="00FB0902" w:rsidP="001F6BF7">
            <w:pPr>
              <w:rPr>
                <w:rFonts w:ascii="Cambria" w:eastAsiaTheme="minorEastAsia" w:hAnsi="Cambria"/>
                <w:sz w:val="24"/>
                <w:szCs w:val="24"/>
              </w:rPr>
            </w:pPr>
            <w:r w:rsidRPr="00FB0902">
              <w:rPr>
                <w:rFonts w:ascii="Cambria" w:eastAsiaTheme="minorEastAsia" w:hAnsi="Cambria"/>
                <w:sz w:val="24"/>
                <w:szCs w:val="24"/>
              </w:rPr>
              <w:t>142,095</w:t>
            </w:r>
          </w:p>
        </w:tc>
      </w:tr>
    </w:tbl>
    <w:p w14:paraId="0FBAC354" w14:textId="77777777" w:rsidR="00402BB6" w:rsidRDefault="00402BB6" w:rsidP="00402BB6">
      <w:pPr>
        <w:rPr>
          <w:rFonts w:ascii="Cambria" w:eastAsiaTheme="minorEastAsia" w:hAnsi="Cambria"/>
          <w:b/>
          <w:bCs/>
        </w:rPr>
      </w:pPr>
    </w:p>
    <w:p w14:paraId="4D303091" w14:textId="77777777" w:rsidR="00402BB6" w:rsidRDefault="00402BB6" w:rsidP="00402BB6">
      <w:pPr>
        <w:rPr>
          <w:rFonts w:ascii="Cambria" w:eastAsiaTheme="minorEastAsia" w:hAnsi="Cambria"/>
        </w:rPr>
      </w:pPr>
    </w:p>
    <w:p w14:paraId="72251B9C" w14:textId="691DE62D" w:rsidR="004B1281" w:rsidRPr="0057540F" w:rsidRDefault="0085203D" w:rsidP="004B1281">
      <w:pPr>
        <w:rPr>
          <w:rFonts w:ascii="Cambria" w:eastAsiaTheme="minorEastAsia" w:hAnsi="Cambria"/>
        </w:rPr>
      </w:pPr>
      <w:r>
        <w:rPr>
          <w:rFonts w:ascii="Cambria" w:eastAsiaTheme="minorEastAsia" w:hAnsi="Cambria"/>
        </w:rPr>
        <w:t>F</w:t>
      </w:r>
      <w:r w:rsidR="004B1281" w:rsidRPr="0057540F">
        <w:rPr>
          <w:rFonts w:ascii="Cambria" w:eastAsiaTheme="minorEastAsia" w:hAnsi="Cambria"/>
        </w:rPr>
        <w:t xml:space="preserve">orecasters </w:t>
      </w:r>
      <w:r w:rsidR="004B1281">
        <w:rPr>
          <w:rFonts w:ascii="Cambria" w:eastAsiaTheme="minorEastAsia" w:hAnsi="Cambria"/>
        </w:rPr>
        <w:t xml:space="preserve">also </w:t>
      </w:r>
      <w:r w:rsidR="004B1281" w:rsidRPr="0057540F">
        <w:rPr>
          <w:rFonts w:ascii="Cambria" w:eastAsiaTheme="minorEastAsia" w:hAnsi="Cambria"/>
        </w:rPr>
        <w:t xml:space="preserve">prefer </w:t>
      </w:r>
      <w:r w:rsidR="004B1281">
        <w:rPr>
          <w:rFonts w:ascii="Cambria" w:eastAsiaTheme="minorEastAsia" w:hAnsi="Cambria"/>
        </w:rPr>
        <w:t>representative forecasts</w:t>
      </w:r>
      <w:r w:rsidR="00D95B70">
        <w:rPr>
          <w:rFonts w:ascii="Cambria" w:eastAsiaTheme="minorEastAsia" w:hAnsi="Cambria"/>
        </w:rPr>
        <w:t xml:space="preserve"> that look like the time series</w:t>
      </w:r>
      <w:r w:rsidR="004B1281" w:rsidRPr="0057540F">
        <w:rPr>
          <w:rFonts w:ascii="Cambria" w:eastAsiaTheme="minorEastAsia" w:hAnsi="Cambria"/>
        </w:rPr>
        <w:t xml:space="preserve"> used to produce the forec</w:t>
      </w:r>
      <w:r w:rsidR="004B1281">
        <w:rPr>
          <w:rFonts w:ascii="Cambria" w:eastAsiaTheme="minorEastAsia" w:hAnsi="Cambria"/>
        </w:rPr>
        <w:t>ast</w:t>
      </w:r>
      <w:r w:rsidR="00D95B70">
        <w:rPr>
          <w:rFonts w:ascii="Cambria" w:eastAsiaTheme="minorEastAsia" w:hAnsi="Cambria"/>
        </w:rPr>
        <w:t>s</w:t>
      </w:r>
      <w:r w:rsidR="004B1281">
        <w:rPr>
          <w:rFonts w:ascii="Cambria" w:eastAsiaTheme="minorEastAsia" w:hAnsi="Cambria"/>
        </w:rPr>
        <w:t xml:space="preserve"> (Petropoulos &amp; Siemsen, 2022).</w:t>
      </w:r>
      <w:r w:rsidR="004B1281" w:rsidRPr="0057540F">
        <w:rPr>
          <w:rFonts w:ascii="Cambria" w:eastAsiaTheme="minorEastAsia" w:hAnsi="Cambria"/>
        </w:rPr>
        <w:t xml:space="preserve"> </w:t>
      </w:r>
      <w:r>
        <w:rPr>
          <w:rFonts w:ascii="Cambria" w:eastAsiaTheme="minorEastAsia" w:hAnsi="Cambria"/>
        </w:rPr>
        <w:t>Representativeness</w:t>
      </w:r>
      <w:r w:rsidR="0031039D">
        <w:rPr>
          <w:rFonts w:ascii="Cambria" w:eastAsiaTheme="minorEastAsia" w:hAnsi="Cambria"/>
        </w:rPr>
        <w:t xml:space="preserve"> improves trust between data owners and forecasters, and makes it more likely for </w:t>
      </w:r>
      <w:r w:rsidR="00962F40">
        <w:rPr>
          <w:rFonts w:ascii="Cambria" w:eastAsiaTheme="minorEastAsia" w:hAnsi="Cambria"/>
        </w:rPr>
        <w:t>forecasters</w:t>
      </w:r>
      <w:r w:rsidR="0031039D">
        <w:rPr>
          <w:rFonts w:ascii="Cambria" w:eastAsiaTheme="minorEastAsia" w:hAnsi="Cambria"/>
        </w:rPr>
        <w:t xml:space="preserve"> to use protected data.  </w:t>
      </w:r>
      <w:r w:rsidR="004B1281" w:rsidRPr="0057540F">
        <w:rPr>
          <w:rFonts w:ascii="Cambria" w:eastAsiaTheme="minorEastAsia" w:hAnsi="Cambria"/>
        </w:rPr>
        <w:t xml:space="preserve">We use the </w:t>
      </w:r>
      <w:r w:rsidR="004B1281" w:rsidRPr="0057540F">
        <w:rPr>
          <w:rFonts w:ascii="Cambria" w:eastAsiaTheme="minorEastAsia" w:hAnsi="Cambria"/>
          <w:i/>
          <w:iCs/>
        </w:rPr>
        <w:t>performance gap</w:t>
      </w:r>
      <w:r w:rsidR="004B1281" w:rsidRPr="0057540F">
        <w:rPr>
          <w:rFonts w:ascii="Cambria" w:eastAsiaTheme="minorEastAsia" w:hAnsi="Cambria"/>
        </w:rPr>
        <w:t xml:space="preserve"> </w:t>
      </w:r>
      <w:r w:rsidR="004B1281">
        <w:rPr>
          <w:rFonts w:ascii="Cambria" w:eastAsiaTheme="minorEastAsia" w:hAnsi="Cambria"/>
        </w:rPr>
        <w:t>of Petropoulos &amp; Siemsen (2022)</w:t>
      </w:r>
      <w:r w:rsidR="004B1281" w:rsidRPr="0057540F">
        <w:rPr>
          <w:rFonts w:ascii="Cambria" w:eastAsiaTheme="minorEastAsia" w:hAnsi="Cambria"/>
        </w:rPr>
        <w:t xml:space="preserve"> to measure the distance between the protected and original time series values,</w:t>
      </w:r>
    </w:p>
    <w:p w14:paraId="14A1143B" w14:textId="77777777" w:rsidR="004B1281" w:rsidRDefault="004B1281" w:rsidP="004B1281">
      <w:pPr>
        <w:jc w:val="center"/>
        <w:rPr>
          <w:rFonts w:ascii="Cambria" w:eastAsiaTheme="minorEastAsia" w:hAnsi="Cambria"/>
        </w:rPr>
      </w:pPr>
    </w:p>
    <w:p w14:paraId="0291C5EC" w14:textId="61DD2A1A" w:rsidR="004B1281" w:rsidRDefault="004B1281" w:rsidP="004B1281">
      <w:pPr>
        <w:jc w:val="center"/>
        <w:rPr>
          <w:rFonts w:ascii="Cambria" w:eastAsiaTheme="minorEastAsia" w:hAnsi="Cambria"/>
        </w:rPr>
      </w:pPr>
      <w:r>
        <w:rPr>
          <w:rFonts w:ascii="Cambria" w:eastAsiaTheme="minorEastAsia" w:hAnsi="Cambria"/>
        </w:rPr>
        <w:t xml:space="preserve">Performance gap =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e>
                </m:d>
              </m:e>
            </m:d>
          </m:e>
          <m:sub>
            <m:r>
              <w:rPr>
                <w:rFonts w:ascii="Cambria Math" w:eastAsiaTheme="minorEastAsia" w:hAnsi="Cambria Math"/>
              </w:rPr>
              <m:t>1</m:t>
            </m:r>
          </m:sub>
        </m:sSub>
      </m:oMath>
      <w:r>
        <w:rPr>
          <w:rFonts w:ascii="Cambria" w:eastAsiaTheme="minorEastAsia" w:hAnsi="Cambria"/>
        </w:rPr>
        <w:t>,</w:t>
      </w:r>
    </w:p>
    <w:p w14:paraId="2D62A1D6" w14:textId="77777777" w:rsidR="004B1281" w:rsidRDefault="004B1281" w:rsidP="004B1281">
      <w:pPr>
        <w:jc w:val="center"/>
        <w:rPr>
          <w:rFonts w:ascii="Cambria" w:eastAsiaTheme="minorEastAsia" w:hAnsi="Cambria"/>
        </w:rPr>
      </w:pPr>
    </w:p>
    <w:p w14:paraId="36F1CCD3" w14:textId="01851ADF" w:rsidR="004B1281" w:rsidRDefault="004B1281" w:rsidP="004B1281">
      <w:pPr>
        <w:rPr>
          <w:rFonts w:ascii="Cambria" w:eastAsiaTheme="minorEastAsia" w:hAnsi="Cambria"/>
        </w:rPr>
      </w:pPr>
      <w:r>
        <w:rPr>
          <w:rFonts w:ascii="Cambria" w:eastAsiaTheme="minorEastAsia" w:hAnsi="Cambria"/>
        </w:rPr>
        <w:t xml:space="preserve">which is calculated after applying a </w:t>
      </w:r>
      <w:r w:rsidR="0031039D">
        <w:rPr>
          <w:rFonts w:ascii="Cambria" w:eastAsiaTheme="minorEastAsia" w:hAnsi="Cambria"/>
        </w:rPr>
        <w:t>B</w:t>
      </w:r>
      <w:r>
        <w:rPr>
          <w:rFonts w:ascii="Cambria" w:eastAsiaTheme="minorEastAsia" w:hAnsi="Cambria"/>
        </w:rPr>
        <w:t>ox-</w:t>
      </w:r>
      <w:r w:rsidR="0031039D">
        <w:rPr>
          <w:rFonts w:ascii="Cambria" w:eastAsiaTheme="minorEastAsia" w:hAnsi="Cambria"/>
        </w:rPr>
        <w:t>C</w:t>
      </w:r>
      <w:r>
        <w:rPr>
          <w:rFonts w:ascii="Cambria" w:eastAsiaTheme="minorEastAsia" w:hAnsi="Cambria"/>
        </w:rPr>
        <w:t>ox transform</w:t>
      </w:r>
      <w:r w:rsidR="0031039D">
        <w:rPr>
          <w:rFonts w:ascii="Cambria" w:eastAsiaTheme="minorEastAsia" w:hAnsi="Cambria"/>
        </w:rPr>
        <w:t>ation</w:t>
      </w:r>
      <w:r>
        <w:rPr>
          <w:rFonts w:ascii="Cambria" w:eastAsiaTheme="minorEastAsia" w:hAnsi="Cambria"/>
        </w:rPr>
        <w:t xml:space="preserve"> and scaling the original and protected series.</w:t>
      </w:r>
      <w:r w:rsidR="0031039D">
        <w:rPr>
          <w:rFonts w:ascii="Cambria" w:eastAsiaTheme="minorEastAsia" w:hAnsi="Cambria"/>
        </w:rPr>
        <w:t xml:space="preserve"> </w:t>
      </w:r>
      <w:r w:rsidR="00B63B89">
        <w:rPr>
          <w:rFonts w:ascii="Cambria" w:eastAsiaTheme="minorEastAsia" w:hAnsi="Cambria"/>
        </w:rPr>
        <w:t xml:space="preserve">This differs from </w:t>
      </w:r>
      <w:r>
        <w:rPr>
          <w:rFonts w:ascii="Cambria" w:eastAsiaTheme="minorEastAsia" w:hAnsi="Cambria"/>
        </w:rPr>
        <w:t xml:space="preserve">Petropoulos &amp; Siemsen (2022) </w:t>
      </w:r>
      <w:r w:rsidR="00B63B89">
        <w:rPr>
          <w:rFonts w:ascii="Cambria" w:eastAsiaTheme="minorEastAsia" w:hAnsi="Cambria"/>
        </w:rPr>
        <w:t>where the performance gap is</w:t>
      </w:r>
      <w:r>
        <w:rPr>
          <w:rFonts w:ascii="Cambria" w:eastAsiaTheme="minorEastAsia" w:hAnsi="Cambria"/>
        </w:rPr>
        <w:t xml:space="preserve"> calculated using the fitted values of forecasting models relative to the training data. </w:t>
      </w:r>
      <w:r w:rsidR="00B63B89">
        <w:rPr>
          <w:rFonts w:ascii="Cambria" w:eastAsiaTheme="minorEastAsia" w:hAnsi="Cambria"/>
        </w:rPr>
        <w:t>The</w:t>
      </w:r>
      <w:r>
        <w:rPr>
          <w:rFonts w:ascii="Cambria" w:eastAsiaTheme="minorEastAsia" w:hAnsi="Cambria"/>
        </w:rPr>
        <w:t xml:space="preserve"> results </w:t>
      </w:r>
      <w:r w:rsidR="00B63B89">
        <w:rPr>
          <w:rFonts w:ascii="Cambria" w:eastAsiaTheme="minorEastAsia" w:hAnsi="Cambria"/>
        </w:rPr>
        <w:t xml:space="preserve">in Table 5 </w:t>
      </w:r>
      <w:r>
        <w:rPr>
          <w:rFonts w:ascii="Cambria" w:eastAsiaTheme="minorEastAsia" w:hAnsi="Cambria"/>
        </w:rPr>
        <w:t xml:space="preserve">show that k-nts+ and </w:t>
      </w:r>
      <w:r>
        <w:rPr>
          <w:rFonts w:ascii="Cambria" w:eastAsiaTheme="minorEastAsia" w:hAnsi="Cambria"/>
          <w:i/>
          <w:iCs/>
        </w:rPr>
        <w:t>k</w:t>
      </w:r>
      <w:r>
        <w:rPr>
          <w:rFonts w:ascii="Cambria" w:eastAsiaTheme="minorEastAsia" w:hAnsi="Cambria"/>
        </w:rPr>
        <w:t xml:space="preserve">-nTS produce protected time series with the smallest performance gaps by a large margin. </w:t>
      </w:r>
      <w:commentRangeStart w:id="40"/>
      <w:commentRangeStart w:id="41"/>
      <w:r w:rsidR="00E551BB">
        <w:rPr>
          <w:rFonts w:ascii="Cambria" w:eastAsiaTheme="minorEastAsia" w:hAnsi="Cambria"/>
        </w:rPr>
        <w:t xml:space="preserve">However, we note that these performance gap values are significantly smaller than the fitted values from a forecasting model. </w:t>
      </w:r>
      <w:r>
        <w:rPr>
          <w:rFonts w:ascii="Cambria" w:eastAsiaTheme="minorEastAsia" w:hAnsi="Cambria"/>
        </w:rPr>
        <w:t xml:space="preserve"> </w:t>
      </w:r>
      <w:commentRangeEnd w:id="40"/>
      <w:r w:rsidR="00B63B89">
        <w:rPr>
          <w:rStyle w:val="CommentReference"/>
        </w:rPr>
        <w:commentReference w:id="40"/>
      </w:r>
      <w:commentRangeEnd w:id="41"/>
      <w:r w:rsidR="000256AC">
        <w:rPr>
          <w:rStyle w:val="CommentReference"/>
        </w:rPr>
        <w:commentReference w:id="41"/>
      </w:r>
    </w:p>
    <w:p w14:paraId="598B5E02" w14:textId="77777777" w:rsidR="00402BB6" w:rsidRDefault="00402BB6" w:rsidP="00402BB6">
      <w:pPr>
        <w:rPr>
          <w:rFonts w:ascii="Cambria" w:eastAsiaTheme="minorEastAsia" w:hAnsi="Cambria"/>
        </w:rPr>
      </w:pPr>
    </w:p>
    <w:p w14:paraId="4A5863C9" w14:textId="00F17D75" w:rsidR="003E5CCF" w:rsidRDefault="002C6290" w:rsidP="007A02E9">
      <w:pPr>
        <w:tabs>
          <w:tab w:val="left" w:pos="1152"/>
        </w:tabs>
        <w:rPr>
          <w:rFonts w:ascii="Cambria" w:eastAsiaTheme="minorEastAsia" w:hAnsi="Cambria"/>
        </w:rPr>
      </w:pPr>
      <w:r>
        <w:rPr>
          <w:rFonts w:ascii="Cambria" w:hAnsi="Cambria"/>
        </w:rPr>
        <w:lastRenderedPageBreak/>
        <w:t xml:space="preserve">Past research </w:t>
      </w:r>
      <w:r w:rsidR="00E551BB">
        <w:rPr>
          <w:rFonts w:ascii="Cambria" w:hAnsi="Cambria"/>
        </w:rPr>
        <w:t xml:space="preserve">on the M3 competition </w:t>
      </w:r>
      <w:r w:rsidR="0085203D">
        <w:rPr>
          <w:rFonts w:ascii="Cambria" w:hAnsi="Cambria"/>
        </w:rPr>
        <w:t xml:space="preserve">also </w:t>
      </w:r>
      <w:r>
        <w:rPr>
          <w:rFonts w:ascii="Cambria" w:hAnsi="Cambria"/>
        </w:rPr>
        <w:t>found that complex</w:t>
      </w:r>
      <w:r w:rsidRPr="00D76DF4">
        <w:rPr>
          <w:rFonts w:ascii="Cambria" w:hAnsi="Cambria"/>
        </w:rPr>
        <w:t xml:space="preserve"> forecasting models</w:t>
      </w:r>
      <w:r>
        <w:rPr>
          <w:rFonts w:ascii="Cambria" w:hAnsi="Cambria"/>
        </w:rPr>
        <w:t xml:space="preserve"> </w:t>
      </w:r>
      <w:r w:rsidR="00E551BB">
        <w:rPr>
          <w:rFonts w:ascii="Cambria" w:hAnsi="Cambria"/>
        </w:rPr>
        <w:t>forecast</w:t>
      </w:r>
      <w:r w:rsidRPr="00D76DF4">
        <w:rPr>
          <w:rFonts w:ascii="Cambria" w:hAnsi="Cambria"/>
        </w:rPr>
        <w:t xml:space="preserve"> more accurately than simple models using the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sidR="00E551BB">
        <w:rPr>
          <w:rFonts w:ascii="Cambria" w:hAnsi="Cambria"/>
        </w:rPr>
        <w:t xml:space="preserve">.  </w:t>
      </w:r>
      <w:r w:rsidR="002B4C7D" w:rsidRPr="007A02E9">
        <w:rPr>
          <w:rFonts w:ascii="Cambria" w:eastAsiaTheme="minorEastAsia" w:hAnsi="Cambria"/>
        </w:rPr>
        <w:t xml:space="preserve">Table </w:t>
      </w:r>
      <w:r w:rsidR="00412D3F" w:rsidRPr="007A02E9">
        <w:rPr>
          <w:rFonts w:ascii="Cambria" w:eastAsiaTheme="minorEastAsia" w:hAnsi="Cambria"/>
        </w:rPr>
        <w:t>5</w:t>
      </w:r>
      <w:r w:rsidR="00E551BB" w:rsidRPr="007A02E9">
        <w:rPr>
          <w:rFonts w:ascii="Cambria" w:eastAsiaTheme="minorEastAsia" w:hAnsi="Cambria"/>
        </w:rPr>
        <w:t xml:space="preserve"> displays</w:t>
      </w:r>
      <w:r w:rsidR="002B4C7D">
        <w:rPr>
          <w:rFonts w:ascii="Cambria" w:eastAsiaTheme="minorEastAsia" w:hAnsi="Cambria"/>
          <w:b/>
          <w:bCs/>
        </w:rPr>
        <w:t xml:space="preserve"> </w:t>
      </w:r>
      <w:r w:rsidR="00E551BB">
        <w:rPr>
          <w:rFonts w:ascii="Cambria" w:eastAsiaTheme="minorEastAsia" w:hAnsi="Cambria"/>
        </w:rPr>
        <w:t>the</w:t>
      </w:r>
      <w:r w:rsidR="002B4C7D">
        <w:rPr>
          <w:rFonts w:ascii="Cambria" w:eastAsiaTheme="minorEastAsia" w:hAnsi="Cambria"/>
        </w:rPr>
        <w:t xml:space="preserve"> rank</w:t>
      </w:r>
      <w:r w:rsidR="00E551BB">
        <w:rPr>
          <w:rFonts w:ascii="Cambria" w:eastAsiaTheme="minorEastAsia" w:hAnsi="Cambria"/>
        </w:rPr>
        <w:t xml:space="preserve">s of the </w:t>
      </w:r>
      <w:r w:rsidR="002B4C7D">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varance</w:t>
      </w:r>
      <w:r w:rsidR="00B63B89">
        <w:rPr>
          <w:rFonts w:ascii="Cambria" w:eastAsiaTheme="minorEastAsia" w:hAnsi="Cambria"/>
        </w:rPr>
        <w:t xml:space="preserve"> </w:t>
      </w:r>
      <w:r w:rsidR="00E551BB">
        <w:rPr>
          <w:rFonts w:ascii="Cambria" w:eastAsiaTheme="minorEastAsia" w:hAnsi="Cambria"/>
        </w:rPr>
        <w:t>across all forecasting models using k-nTS+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2B4C7D">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k-nTS+</w:t>
      </w:r>
      <w:r w:rsidR="00584B43">
        <w:rPr>
          <w:rFonts w:ascii="Cambria" w:eastAsiaTheme="minorEastAsia" w:hAnsi="Cambria"/>
        </w:rPr>
        <w:t xml:space="preserve"> 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for the monthly micro data in the M3 Comeptition.  Univarite</w:t>
      </w:r>
      <w:r w:rsidR="00584B43">
        <w:rPr>
          <w:rFonts w:ascii="Cambria" w:eastAsiaTheme="minorEastAsia" w:hAnsi="Cambria"/>
        </w:rPr>
        <w:t xml:space="preserve"> models (SES and DES) moved up in the ranking and more complex models (Auto-ARIMA and RNN) moved down. </w:t>
      </w:r>
    </w:p>
    <w:p w14:paraId="7F95471E" w14:textId="77777777" w:rsidR="002B4C7D" w:rsidRDefault="002B4C7D" w:rsidP="00402BB6">
      <w:pPr>
        <w:rPr>
          <w:rFonts w:ascii="Cambria" w:eastAsiaTheme="minorEastAsia" w:hAnsi="Cambria"/>
        </w:rPr>
      </w:pPr>
    </w:p>
    <w:p w14:paraId="03881857" w14:textId="74598287"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sidR="0085203D">
        <w:rPr>
          <w:rFonts w:ascii="Cambria" w:eastAsiaTheme="minorEastAsia" w:hAnsi="Cambria"/>
        </w:rPr>
        <w:t>Ranks</w:t>
      </w:r>
      <w:r>
        <w:rPr>
          <w:rFonts w:ascii="Cambria" w:eastAsiaTheme="minorEastAsia" w:hAnsi="Cambria"/>
        </w:rPr>
        <w:t xml:space="preserve"> of MAE</w:t>
      </w:r>
      <w:r w:rsidR="0085203D">
        <w:rPr>
          <w:rFonts w:ascii="Cambria" w:eastAsiaTheme="minorEastAsia" w:hAnsi="Cambria"/>
        </w:rPr>
        <w:t>,</w:t>
      </w:r>
      <w:r>
        <w:rPr>
          <w:rFonts w:ascii="Cambria" w:eastAsiaTheme="minorEastAsia" w:hAnsi="Cambria"/>
        </w:rPr>
        <w:t xml:space="preserve"> forecast error variance </w:t>
      </w:r>
      <w:r w:rsidR="0085203D">
        <w:rPr>
          <w:rFonts w:ascii="Cambria" w:eastAsiaTheme="minorEastAsia" w:hAnsi="Cambria"/>
        </w:rPr>
        <w:t>for</w:t>
      </w:r>
      <w:r>
        <w:rPr>
          <w:rFonts w:ascii="Cambria" w:eastAsiaTheme="minorEastAsia" w:hAnsi="Cambria"/>
        </w:rPr>
        <w:t xml:space="preserve"> the original data </w:t>
      </w:r>
      <w:r w:rsidR="0085203D">
        <w:rPr>
          <w:rFonts w:ascii="Cambria" w:eastAsiaTheme="minorEastAsia" w:hAnsi="Cambria"/>
        </w:rPr>
        <w:t>and</w:t>
      </w:r>
      <w:r>
        <w:rPr>
          <w:rFonts w:ascii="Cambria" w:eastAsiaTheme="minorEastAsia" w:hAnsi="Cambria"/>
        </w:rPr>
        <w:t xml:space="preserve"> the </w:t>
      </w:r>
      <w:r w:rsidR="0023020A">
        <w:rPr>
          <w:rFonts w:ascii="Cambria" w:eastAsiaTheme="minorEastAsia" w:hAnsi="Cambria"/>
        </w:rPr>
        <w:t>k</w:t>
      </w:r>
      <w:r w:rsidR="0085203D">
        <w:rPr>
          <w:rFonts w:ascii="Cambria" w:eastAsiaTheme="minorEastAsia" w:hAnsi="Cambria"/>
        </w:rPr>
        <w:t>-</w:t>
      </w:r>
      <w:r w:rsidR="0023020A">
        <w:rPr>
          <w:rFonts w:ascii="Cambria" w:eastAsiaTheme="minorEastAsia" w:hAnsi="Cambria"/>
        </w:rPr>
        <w:t>n</w:t>
      </w:r>
      <w:r w:rsidR="0085203D">
        <w:rPr>
          <w:rFonts w:ascii="Cambria" w:eastAsiaTheme="minorEastAsia" w:hAnsi="Cambria"/>
        </w:rPr>
        <w:t>TS</w:t>
      </w:r>
      <w:r w:rsidR="0023020A">
        <w:rPr>
          <w:rFonts w:ascii="Cambria" w:eastAsiaTheme="minorEastAsia" w:hAnsi="Cambria"/>
        </w:rPr>
        <w:t xml:space="preserve">+ </w:t>
      </w:r>
      <w:r w:rsidR="0085203D">
        <w:rPr>
          <w:rFonts w:ascii="Cambria" w:eastAsiaTheme="minorEastAsia" w:hAnsi="Cambria"/>
        </w:rPr>
        <w:t xml:space="preserve">swapping </w:t>
      </w:r>
      <w:r w:rsidR="0023020A">
        <w:rPr>
          <w:rFonts w:ascii="Cambria" w:eastAsiaTheme="minorEastAsia" w:hAnsi="Cambria"/>
        </w:rPr>
        <w:t>(</w:t>
      </w:r>
      <w:r w:rsidR="0023020A">
        <w:rPr>
          <w:rFonts w:ascii="Cambria" w:eastAsiaTheme="minorEastAsia" w:hAnsi="Cambria"/>
          <w:i/>
          <w:iCs/>
        </w:rPr>
        <w:t>k</w:t>
      </w:r>
      <w:r w:rsidR="0023020A">
        <w:rPr>
          <w:rFonts w:ascii="Cambria" w:eastAsiaTheme="minorEastAsia" w:hAnsi="Cambria"/>
        </w:rPr>
        <w:t>=3) data</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559"/>
        <w:gridCol w:w="1559"/>
      </w:tblGrid>
      <w:tr w:rsidR="0085203D" w14:paraId="38487085" w14:textId="77777777" w:rsidTr="00F675C9">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3118" w:type="dxa"/>
            <w:gridSpan w:val="2"/>
          </w:tcPr>
          <w:p w14:paraId="1457012A" w14:textId="77777777" w:rsidR="0085203D" w:rsidRDefault="0085203D" w:rsidP="00F675C9">
            <w:pPr>
              <w:jc w:val="center"/>
              <w:rPr>
                <w:rFonts w:ascii="Cambria" w:eastAsiaTheme="minorEastAsia" w:hAnsi="Cambria"/>
              </w:rPr>
            </w:pPr>
            <w:commentRangeStart w:id="42"/>
            <w:commentRangeStart w:id="43"/>
            <w:commentRangeStart w:id="44"/>
            <w:r>
              <w:rPr>
                <w:rFonts w:ascii="Cambria" w:eastAsiaTheme="minorEastAsia" w:hAnsi="Cambria"/>
              </w:rPr>
              <w:t>Forecast Error Variance Ranks</w:t>
            </w:r>
            <w:commentRangeEnd w:id="42"/>
            <w:r>
              <w:rPr>
                <w:rStyle w:val="CommentReference"/>
              </w:rPr>
              <w:commentReference w:id="42"/>
            </w:r>
            <w:commentRangeEnd w:id="43"/>
            <w:r>
              <w:rPr>
                <w:rStyle w:val="CommentReference"/>
              </w:rPr>
              <w:commentReference w:id="43"/>
            </w:r>
            <w:commentRangeEnd w:id="44"/>
            <w:r w:rsidR="009A7B55">
              <w:rPr>
                <w:rStyle w:val="CommentReference"/>
              </w:rPr>
              <w:commentReference w:id="44"/>
            </w:r>
          </w:p>
        </w:tc>
      </w:tr>
      <w:tr w:rsidR="0085203D" w14:paraId="2130912F" w14:textId="77777777" w:rsidTr="00F675C9">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559"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1559"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F675C9">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77777777" w:rsidR="0085203D" w:rsidRDefault="0085203D" w:rsidP="00F675C9">
            <w:pPr>
              <w:rPr>
                <w:rFonts w:ascii="Cambria" w:eastAsiaTheme="minorEastAsia" w:hAnsi="Cambria"/>
              </w:rPr>
            </w:pPr>
            <w:r>
              <w:rPr>
                <w:rFonts w:ascii="Cambria" w:eastAsiaTheme="minorEastAsia" w:hAnsi="Cambria"/>
              </w:rPr>
              <w:t>1</w:t>
            </w:r>
          </w:p>
        </w:tc>
        <w:tc>
          <w:tcPr>
            <w:tcW w:w="1558" w:type="dxa"/>
          </w:tcPr>
          <w:p w14:paraId="10A69537" w14:textId="13680C58" w:rsidR="0085203D" w:rsidRDefault="0085203D" w:rsidP="00F675C9">
            <w:pPr>
              <w:rPr>
                <w:rFonts w:ascii="Cambria" w:eastAsiaTheme="minorEastAsia" w:hAnsi="Cambria"/>
              </w:rPr>
            </w:pPr>
            <w:r>
              <w:rPr>
                <w:rFonts w:ascii="Cambria" w:eastAsiaTheme="minorEastAsia" w:hAnsi="Cambria"/>
              </w:rPr>
              <w:t>1</w:t>
            </w:r>
          </w:p>
        </w:tc>
        <w:tc>
          <w:tcPr>
            <w:tcW w:w="1559" w:type="dxa"/>
          </w:tcPr>
          <w:p w14:paraId="61B71F7E" w14:textId="77777777" w:rsidR="0085203D" w:rsidRDefault="0085203D" w:rsidP="00F675C9">
            <w:pPr>
              <w:rPr>
                <w:rFonts w:ascii="Cambria" w:eastAsiaTheme="minorEastAsia" w:hAnsi="Cambria"/>
              </w:rPr>
            </w:pPr>
            <w:r>
              <w:rPr>
                <w:rFonts w:ascii="Cambria" w:eastAsiaTheme="minorEastAsia" w:hAnsi="Cambria"/>
              </w:rPr>
              <w:t>2</w:t>
            </w:r>
          </w:p>
        </w:tc>
        <w:tc>
          <w:tcPr>
            <w:tcW w:w="1559" w:type="dxa"/>
          </w:tcPr>
          <w:p w14:paraId="49400DAC" w14:textId="50BE5C4E" w:rsidR="0085203D" w:rsidRDefault="0085203D" w:rsidP="00F675C9">
            <w:pPr>
              <w:rPr>
                <w:rFonts w:ascii="Cambria" w:eastAsiaTheme="minorEastAsia" w:hAnsi="Cambria"/>
              </w:rPr>
            </w:pPr>
            <w:r>
              <w:rPr>
                <w:rFonts w:ascii="Cambria" w:eastAsiaTheme="minorEastAsia" w:hAnsi="Cambria"/>
              </w:rPr>
              <w:t>4</w:t>
            </w:r>
          </w:p>
        </w:tc>
      </w:tr>
      <w:tr w:rsidR="0085203D" w14:paraId="512A3ED3" w14:textId="77777777" w:rsidTr="00F675C9">
        <w:tc>
          <w:tcPr>
            <w:tcW w:w="1557" w:type="dxa"/>
          </w:tcPr>
          <w:p w14:paraId="11A9D56D" w14:textId="77777777" w:rsidR="0085203D" w:rsidRDefault="0085203D" w:rsidP="00F675C9">
            <w:pPr>
              <w:rPr>
                <w:rFonts w:ascii="Cambria" w:eastAsiaTheme="minorEastAsia" w:hAnsi="Cambria"/>
              </w:rPr>
            </w:pPr>
            <w:r>
              <w:rPr>
                <w:rFonts w:ascii="Cambria" w:eastAsiaTheme="minorEastAsia" w:hAnsi="Cambria"/>
              </w:rPr>
              <w:t>ARIMA</w:t>
            </w:r>
          </w:p>
        </w:tc>
        <w:tc>
          <w:tcPr>
            <w:tcW w:w="1558" w:type="dxa"/>
          </w:tcPr>
          <w:p w14:paraId="3B6D710B" w14:textId="77777777" w:rsidR="0085203D" w:rsidRDefault="0085203D" w:rsidP="00F675C9">
            <w:pPr>
              <w:rPr>
                <w:rFonts w:ascii="Cambria" w:eastAsiaTheme="minorEastAsia" w:hAnsi="Cambria"/>
              </w:rPr>
            </w:pPr>
            <w:r>
              <w:rPr>
                <w:rFonts w:ascii="Cambria" w:eastAsiaTheme="minorEastAsia" w:hAnsi="Cambria"/>
              </w:rPr>
              <w:t>2</w:t>
            </w:r>
          </w:p>
        </w:tc>
        <w:tc>
          <w:tcPr>
            <w:tcW w:w="1558" w:type="dxa"/>
          </w:tcPr>
          <w:p w14:paraId="7096808B" w14:textId="2AA2709C" w:rsidR="0085203D" w:rsidRDefault="0085203D" w:rsidP="00F675C9">
            <w:pPr>
              <w:rPr>
                <w:rFonts w:ascii="Cambria" w:eastAsiaTheme="minorEastAsia" w:hAnsi="Cambria"/>
              </w:rPr>
            </w:pPr>
            <w:r>
              <w:rPr>
                <w:rFonts w:ascii="Cambria" w:eastAsiaTheme="minorEastAsia" w:hAnsi="Cambria"/>
              </w:rPr>
              <w:t>4</w:t>
            </w:r>
          </w:p>
        </w:tc>
        <w:tc>
          <w:tcPr>
            <w:tcW w:w="1559" w:type="dxa"/>
          </w:tcPr>
          <w:p w14:paraId="58CE549F" w14:textId="77777777" w:rsidR="0085203D" w:rsidRDefault="0085203D" w:rsidP="00F675C9">
            <w:pPr>
              <w:rPr>
                <w:rFonts w:ascii="Cambria" w:eastAsiaTheme="minorEastAsia" w:hAnsi="Cambria"/>
              </w:rPr>
            </w:pPr>
            <w:r>
              <w:rPr>
                <w:rFonts w:ascii="Cambria" w:eastAsiaTheme="minorEastAsia" w:hAnsi="Cambria"/>
              </w:rPr>
              <w:t>1</w:t>
            </w:r>
          </w:p>
        </w:tc>
        <w:tc>
          <w:tcPr>
            <w:tcW w:w="1559" w:type="dxa"/>
          </w:tcPr>
          <w:p w14:paraId="7E9148FA" w14:textId="34C6C965" w:rsidR="0085203D" w:rsidRDefault="0085203D" w:rsidP="00F675C9">
            <w:pPr>
              <w:rPr>
                <w:rFonts w:ascii="Cambria" w:eastAsiaTheme="minorEastAsia" w:hAnsi="Cambria"/>
              </w:rPr>
            </w:pPr>
            <w:r>
              <w:rPr>
                <w:rFonts w:ascii="Cambria" w:eastAsiaTheme="minorEastAsia" w:hAnsi="Cambria"/>
              </w:rPr>
              <w:t>1</w:t>
            </w:r>
          </w:p>
        </w:tc>
      </w:tr>
      <w:tr w:rsidR="0085203D" w14:paraId="19958B0C" w14:textId="77777777" w:rsidTr="00F675C9">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7777777" w:rsidR="0085203D" w:rsidRDefault="0085203D" w:rsidP="00F675C9">
            <w:pPr>
              <w:rPr>
                <w:rFonts w:ascii="Cambria" w:eastAsiaTheme="minorEastAsia" w:hAnsi="Cambria"/>
              </w:rPr>
            </w:pPr>
            <w:r>
              <w:rPr>
                <w:rFonts w:ascii="Cambria" w:eastAsiaTheme="minorEastAsia" w:hAnsi="Cambria"/>
              </w:rPr>
              <w:t>3</w:t>
            </w:r>
          </w:p>
        </w:tc>
        <w:tc>
          <w:tcPr>
            <w:tcW w:w="1558" w:type="dxa"/>
          </w:tcPr>
          <w:p w14:paraId="3E1A23CA" w14:textId="424F910E" w:rsidR="0085203D" w:rsidRDefault="0085203D" w:rsidP="00F675C9">
            <w:pPr>
              <w:rPr>
                <w:rFonts w:ascii="Cambria" w:eastAsiaTheme="minorEastAsia" w:hAnsi="Cambria"/>
              </w:rPr>
            </w:pPr>
            <w:r>
              <w:rPr>
                <w:rFonts w:ascii="Cambria" w:eastAsiaTheme="minorEastAsia" w:hAnsi="Cambria"/>
              </w:rPr>
              <w:t>5</w:t>
            </w:r>
          </w:p>
        </w:tc>
        <w:tc>
          <w:tcPr>
            <w:tcW w:w="1559" w:type="dxa"/>
          </w:tcPr>
          <w:p w14:paraId="0BDBDF37" w14:textId="77777777" w:rsidR="0085203D" w:rsidRDefault="0085203D" w:rsidP="00F675C9">
            <w:pPr>
              <w:rPr>
                <w:rFonts w:ascii="Cambria" w:eastAsiaTheme="minorEastAsia" w:hAnsi="Cambria"/>
              </w:rPr>
            </w:pPr>
            <w:r>
              <w:rPr>
                <w:rFonts w:ascii="Cambria" w:eastAsiaTheme="minorEastAsia" w:hAnsi="Cambria"/>
              </w:rPr>
              <w:t>5</w:t>
            </w:r>
          </w:p>
        </w:tc>
        <w:tc>
          <w:tcPr>
            <w:tcW w:w="1559" w:type="dxa"/>
          </w:tcPr>
          <w:p w14:paraId="0D0F0ADD" w14:textId="27409F8E" w:rsidR="0085203D" w:rsidRDefault="0085203D" w:rsidP="00F675C9">
            <w:pPr>
              <w:rPr>
                <w:rFonts w:ascii="Cambria" w:eastAsiaTheme="minorEastAsia" w:hAnsi="Cambria"/>
              </w:rPr>
            </w:pPr>
            <w:r>
              <w:rPr>
                <w:rFonts w:ascii="Cambria" w:eastAsiaTheme="minorEastAsia" w:hAnsi="Cambria"/>
              </w:rPr>
              <w:t>5</w:t>
            </w:r>
          </w:p>
        </w:tc>
      </w:tr>
      <w:tr w:rsidR="0085203D" w14:paraId="370FFBF4" w14:textId="77777777" w:rsidTr="00F675C9">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77777777" w:rsidR="0085203D" w:rsidRDefault="0085203D" w:rsidP="00F675C9">
            <w:pPr>
              <w:rPr>
                <w:rFonts w:ascii="Cambria" w:eastAsiaTheme="minorEastAsia" w:hAnsi="Cambria"/>
              </w:rPr>
            </w:pPr>
            <w:r>
              <w:rPr>
                <w:rFonts w:ascii="Cambria" w:eastAsiaTheme="minorEastAsia" w:hAnsi="Cambria"/>
              </w:rPr>
              <w:t>4</w:t>
            </w:r>
          </w:p>
        </w:tc>
        <w:tc>
          <w:tcPr>
            <w:tcW w:w="1558" w:type="dxa"/>
          </w:tcPr>
          <w:p w14:paraId="5BB05658" w14:textId="35C88367" w:rsidR="0085203D" w:rsidRDefault="0085203D" w:rsidP="00F675C9">
            <w:pPr>
              <w:rPr>
                <w:rFonts w:ascii="Cambria" w:eastAsiaTheme="minorEastAsia" w:hAnsi="Cambria"/>
              </w:rPr>
            </w:pPr>
            <w:r>
              <w:rPr>
                <w:rFonts w:ascii="Cambria" w:eastAsiaTheme="minorEastAsia" w:hAnsi="Cambria"/>
              </w:rPr>
              <w:t>2</w:t>
            </w:r>
          </w:p>
        </w:tc>
        <w:tc>
          <w:tcPr>
            <w:tcW w:w="1559" w:type="dxa"/>
          </w:tcPr>
          <w:p w14:paraId="16ED65DB" w14:textId="77777777" w:rsidR="0085203D" w:rsidRDefault="0085203D" w:rsidP="00F675C9">
            <w:pPr>
              <w:rPr>
                <w:rFonts w:ascii="Cambria" w:eastAsiaTheme="minorEastAsia" w:hAnsi="Cambria"/>
              </w:rPr>
            </w:pPr>
            <w:r>
              <w:rPr>
                <w:rFonts w:ascii="Cambria" w:eastAsiaTheme="minorEastAsia" w:hAnsi="Cambria"/>
              </w:rPr>
              <w:t>3</w:t>
            </w:r>
          </w:p>
        </w:tc>
        <w:tc>
          <w:tcPr>
            <w:tcW w:w="1559" w:type="dxa"/>
          </w:tcPr>
          <w:p w14:paraId="2C694E03" w14:textId="7F147C76" w:rsidR="0085203D" w:rsidRDefault="0085203D" w:rsidP="00F675C9">
            <w:pPr>
              <w:rPr>
                <w:rFonts w:ascii="Cambria" w:eastAsiaTheme="minorEastAsia" w:hAnsi="Cambria"/>
              </w:rPr>
            </w:pPr>
            <w:r>
              <w:rPr>
                <w:rFonts w:ascii="Cambria" w:eastAsiaTheme="minorEastAsia" w:hAnsi="Cambria"/>
              </w:rPr>
              <w:t>2</w:t>
            </w:r>
          </w:p>
        </w:tc>
      </w:tr>
      <w:tr w:rsidR="0085203D" w14:paraId="09167E93" w14:textId="77777777" w:rsidTr="00F675C9">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7777777" w:rsidR="0085203D" w:rsidRDefault="0085203D" w:rsidP="00F675C9">
            <w:pPr>
              <w:rPr>
                <w:rFonts w:ascii="Cambria" w:eastAsiaTheme="minorEastAsia" w:hAnsi="Cambria"/>
              </w:rPr>
            </w:pPr>
            <w:r>
              <w:rPr>
                <w:rFonts w:ascii="Cambria" w:eastAsiaTheme="minorEastAsia" w:hAnsi="Cambria"/>
              </w:rPr>
              <w:t>5</w:t>
            </w:r>
          </w:p>
        </w:tc>
        <w:tc>
          <w:tcPr>
            <w:tcW w:w="1558" w:type="dxa"/>
          </w:tcPr>
          <w:p w14:paraId="41633979" w14:textId="4557C24C" w:rsidR="0085203D" w:rsidRDefault="0085203D" w:rsidP="00F675C9">
            <w:pPr>
              <w:rPr>
                <w:rFonts w:ascii="Cambria" w:eastAsiaTheme="minorEastAsia" w:hAnsi="Cambria"/>
              </w:rPr>
            </w:pPr>
            <w:r>
              <w:rPr>
                <w:rFonts w:ascii="Cambria" w:eastAsiaTheme="minorEastAsia" w:hAnsi="Cambria"/>
              </w:rPr>
              <w:t>3</w:t>
            </w:r>
          </w:p>
        </w:tc>
        <w:tc>
          <w:tcPr>
            <w:tcW w:w="1559" w:type="dxa"/>
          </w:tcPr>
          <w:p w14:paraId="16A0B06D" w14:textId="77777777" w:rsidR="0085203D" w:rsidRDefault="0085203D" w:rsidP="00F675C9">
            <w:pPr>
              <w:rPr>
                <w:rFonts w:ascii="Cambria" w:eastAsiaTheme="minorEastAsia" w:hAnsi="Cambria"/>
              </w:rPr>
            </w:pPr>
            <w:r>
              <w:rPr>
                <w:rFonts w:ascii="Cambria" w:eastAsiaTheme="minorEastAsia" w:hAnsi="Cambria"/>
              </w:rPr>
              <w:t>4</w:t>
            </w:r>
          </w:p>
        </w:tc>
        <w:tc>
          <w:tcPr>
            <w:tcW w:w="1559" w:type="dxa"/>
          </w:tcPr>
          <w:p w14:paraId="2D9CF46E" w14:textId="06D3802D" w:rsidR="0085203D" w:rsidRDefault="0085203D" w:rsidP="00F675C9">
            <w:pPr>
              <w:rPr>
                <w:rFonts w:ascii="Cambria" w:eastAsiaTheme="minorEastAsia" w:hAnsi="Cambria"/>
              </w:rPr>
            </w:pPr>
            <w:r>
              <w:rPr>
                <w:rFonts w:ascii="Cambria" w:eastAsiaTheme="minorEastAsia" w:hAnsi="Cambria"/>
              </w:rPr>
              <w:t>3</w:t>
            </w:r>
          </w:p>
        </w:tc>
      </w:tr>
      <w:tr w:rsidR="0085203D" w14:paraId="309175C9" w14:textId="77777777" w:rsidTr="00F675C9">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7777777" w:rsidR="0085203D" w:rsidRDefault="0085203D" w:rsidP="00F675C9">
            <w:pPr>
              <w:rPr>
                <w:rFonts w:ascii="Cambria" w:eastAsiaTheme="minorEastAsia" w:hAnsi="Cambria"/>
              </w:rPr>
            </w:pPr>
            <w:r>
              <w:rPr>
                <w:rFonts w:ascii="Cambria" w:eastAsiaTheme="minorEastAsia" w:hAnsi="Cambria"/>
              </w:rPr>
              <w:t>6</w:t>
            </w:r>
          </w:p>
        </w:tc>
        <w:tc>
          <w:tcPr>
            <w:tcW w:w="1558" w:type="dxa"/>
          </w:tcPr>
          <w:p w14:paraId="6204B549" w14:textId="5638B5D2" w:rsidR="0085203D" w:rsidRDefault="0085203D" w:rsidP="00F675C9">
            <w:pPr>
              <w:rPr>
                <w:rFonts w:ascii="Cambria" w:eastAsiaTheme="minorEastAsia" w:hAnsi="Cambria"/>
              </w:rPr>
            </w:pPr>
            <w:r>
              <w:rPr>
                <w:rFonts w:ascii="Cambria" w:eastAsiaTheme="minorEastAsia" w:hAnsi="Cambria"/>
              </w:rPr>
              <w:t>6</w:t>
            </w:r>
          </w:p>
        </w:tc>
        <w:tc>
          <w:tcPr>
            <w:tcW w:w="1559" w:type="dxa"/>
          </w:tcPr>
          <w:p w14:paraId="69AB91BA" w14:textId="77777777" w:rsidR="0085203D" w:rsidRDefault="0085203D" w:rsidP="00F675C9">
            <w:pPr>
              <w:rPr>
                <w:rFonts w:ascii="Cambria" w:eastAsiaTheme="minorEastAsia" w:hAnsi="Cambria"/>
              </w:rPr>
            </w:pPr>
            <w:r>
              <w:rPr>
                <w:rFonts w:ascii="Cambria" w:eastAsiaTheme="minorEastAsia" w:hAnsi="Cambria"/>
              </w:rPr>
              <w:t>7</w:t>
            </w:r>
          </w:p>
        </w:tc>
        <w:tc>
          <w:tcPr>
            <w:tcW w:w="1559" w:type="dxa"/>
          </w:tcPr>
          <w:p w14:paraId="76026F19" w14:textId="58A43033" w:rsidR="0085203D" w:rsidRDefault="0085203D" w:rsidP="00F675C9">
            <w:pPr>
              <w:rPr>
                <w:rFonts w:ascii="Cambria" w:eastAsiaTheme="minorEastAsia" w:hAnsi="Cambria"/>
              </w:rPr>
            </w:pPr>
            <w:r>
              <w:rPr>
                <w:rFonts w:ascii="Cambria" w:eastAsiaTheme="minorEastAsia" w:hAnsi="Cambria"/>
              </w:rPr>
              <w:t>6</w:t>
            </w:r>
          </w:p>
        </w:tc>
      </w:tr>
      <w:tr w:rsidR="0085203D" w14:paraId="145A18D5" w14:textId="77777777" w:rsidTr="00F675C9">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77777777" w:rsidR="0085203D" w:rsidRDefault="0085203D" w:rsidP="00F675C9">
            <w:pPr>
              <w:rPr>
                <w:rFonts w:ascii="Cambria" w:eastAsiaTheme="minorEastAsia" w:hAnsi="Cambria"/>
              </w:rPr>
            </w:pPr>
            <w:r>
              <w:rPr>
                <w:rFonts w:ascii="Cambria" w:eastAsiaTheme="minorEastAsia" w:hAnsi="Cambria"/>
              </w:rPr>
              <w:t>7</w:t>
            </w:r>
          </w:p>
        </w:tc>
        <w:tc>
          <w:tcPr>
            <w:tcW w:w="1558" w:type="dxa"/>
          </w:tcPr>
          <w:p w14:paraId="7A16D1C3" w14:textId="102FF1EC" w:rsidR="0085203D" w:rsidRDefault="0085203D" w:rsidP="00F675C9">
            <w:pPr>
              <w:rPr>
                <w:rFonts w:ascii="Cambria" w:eastAsiaTheme="minorEastAsia" w:hAnsi="Cambria"/>
              </w:rPr>
            </w:pPr>
            <w:r>
              <w:rPr>
                <w:rFonts w:ascii="Cambria" w:eastAsiaTheme="minorEastAsia" w:hAnsi="Cambria"/>
              </w:rPr>
              <w:t>7</w:t>
            </w:r>
          </w:p>
        </w:tc>
        <w:tc>
          <w:tcPr>
            <w:tcW w:w="1559" w:type="dxa"/>
          </w:tcPr>
          <w:p w14:paraId="587A1927" w14:textId="77777777" w:rsidR="0085203D" w:rsidRDefault="0085203D" w:rsidP="00F675C9">
            <w:pPr>
              <w:rPr>
                <w:rFonts w:ascii="Cambria" w:eastAsiaTheme="minorEastAsia" w:hAnsi="Cambria"/>
              </w:rPr>
            </w:pPr>
            <w:r>
              <w:rPr>
                <w:rFonts w:ascii="Cambria" w:eastAsiaTheme="minorEastAsia" w:hAnsi="Cambria"/>
              </w:rPr>
              <w:t>6</w:t>
            </w:r>
          </w:p>
        </w:tc>
        <w:tc>
          <w:tcPr>
            <w:tcW w:w="1559" w:type="dxa"/>
          </w:tcPr>
          <w:p w14:paraId="5F23DBFC" w14:textId="37E8BDC4" w:rsidR="0085203D" w:rsidRDefault="0085203D" w:rsidP="00F675C9">
            <w:pPr>
              <w:rPr>
                <w:rFonts w:ascii="Cambria" w:eastAsiaTheme="minorEastAsia" w:hAnsi="Cambria"/>
              </w:rPr>
            </w:pPr>
            <w:r>
              <w:rPr>
                <w:rFonts w:ascii="Cambria" w:eastAsiaTheme="minorEastAsia" w:hAnsi="Cambria"/>
              </w:rPr>
              <w:t>7</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A04EBBE" w14:textId="6F91476D" w:rsidR="00DE3D2E" w:rsidRDefault="00BF36AE" w:rsidP="00DE3D2E">
      <w:pPr>
        <w:rPr>
          <w:rFonts w:ascii="Cambria" w:eastAsiaTheme="minorEastAsia" w:hAnsi="Cambria"/>
        </w:rPr>
      </w:pPr>
      <w:r>
        <w:rPr>
          <w:rFonts w:ascii="Cambria" w:eastAsiaTheme="minorEastAsia" w:hAnsi="Cambria"/>
        </w:rPr>
        <w:t xml:space="preserve">In this subsection, we investigate how the time series features in Table 1 </w:t>
      </w:r>
      <w:r w:rsidR="00DC4863">
        <w:rPr>
          <w:rFonts w:ascii="Cambria" w:eastAsiaTheme="minorEastAsia" w:hAnsi="Cambria"/>
        </w:rPr>
        <w:t>affected</w:t>
      </w:r>
      <w:r w:rsidR="00C10E05">
        <w:rPr>
          <w:rFonts w:ascii="Cambria" w:eastAsiaTheme="minorEastAsia" w:hAnsi="Cambria"/>
        </w:rPr>
        <w:t xml:space="preserve"> the </w:t>
      </w:r>
      <w:r w:rsidR="00E31ADA">
        <w:rPr>
          <w:rFonts w:ascii="Cambria" w:eastAsiaTheme="minorEastAsia" w:hAnsi="Cambria"/>
        </w:rPr>
        <w:t>tradeoff between privacy and forecast accuracy</w:t>
      </w:r>
      <w:r w:rsidR="009A7B55">
        <w:rPr>
          <w:rFonts w:ascii="Cambria" w:eastAsiaTheme="minorEastAsia" w:hAnsi="Cambria"/>
        </w:rPr>
        <w:t xml:space="preserve"> for k-nTS+</w:t>
      </w:r>
      <w:r>
        <w:rPr>
          <w:rFonts w:ascii="Cambria" w:eastAsiaTheme="minorEastAsia" w:hAnsi="Cambria"/>
        </w:rPr>
        <w:t>.</w:t>
      </w:r>
      <w:r w:rsidR="00667380">
        <w:rPr>
          <w:rFonts w:ascii="Cambria" w:eastAsiaTheme="minorEastAsia" w:hAnsi="Cambria"/>
        </w:rPr>
        <w:t xml:space="preserve"> </w:t>
      </w:r>
    </w:p>
    <w:p w14:paraId="551BFEE1" w14:textId="5BF2EE13" w:rsidR="00DE3D2E" w:rsidRDefault="00DE3D2E" w:rsidP="00DE3D2E">
      <w:pPr>
        <w:rPr>
          <w:rFonts w:ascii="Cambria" w:eastAsiaTheme="minorEastAsia" w:hAnsi="Cambria"/>
        </w:rPr>
      </w:pPr>
    </w:p>
    <w:p w14:paraId="6481D2C0" w14:textId="77777777" w:rsidR="00DC4863" w:rsidRDefault="00DC4863" w:rsidP="00DC4863">
      <w:pPr>
        <w:rPr>
          <w:rFonts w:ascii="Cambria" w:hAnsi="Cambria"/>
          <w:i/>
          <w:iCs/>
        </w:rPr>
      </w:pPr>
    </w:p>
    <w:p w14:paraId="637EFB0C" w14:textId="032F2697" w:rsidR="00DC4863" w:rsidRPr="00134519" w:rsidRDefault="00DC4863" w:rsidP="00DC4863">
      <w:pPr>
        <w:pStyle w:val="ListParagraph"/>
        <w:numPr>
          <w:ilvl w:val="2"/>
          <w:numId w:val="1"/>
        </w:numPr>
        <w:rPr>
          <w:rFonts w:ascii="Cambria" w:hAnsi="Cambria"/>
          <w:i/>
          <w:iCs/>
        </w:rPr>
      </w:pPr>
      <w:r>
        <w:rPr>
          <w:rFonts w:ascii="Cambria" w:hAnsi="Cambria"/>
          <w:i/>
          <w:iCs/>
        </w:rPr>
        <w:t xml:space="preserve"> Weights of Time Series Features</w:t>
      </w:r>
    </w:p>
    <w:p w14:paraId="11A43B40" w14:textId="77777777" w:rsidR="00DC4863" w:rsidRDefault="00DC4863" w:rsidP="00DE3D2E">
      <w:pPr>
        <w:rPr>
          <w:rFonts w:ascii="Cambria" w:eastAsiaTheme="minorEastAsia" w:hAnsi="Cambria"/>
        </w:rPr>
      </w:pPr>
    </w:p>
    <w:p w14:paraId="5B3A985A" w14:textId="131F3BD4" w:rsidR="00DC4863" w:rsidRPr="00DC4863" w:rsidRDefault="00DC4863" w:rsidP="00DE3D2E">
      <w:pPr>
        <w:rPr>
          <w:rFonts w:ascii="Cambria" w:eastAsiaTheme="minorEastAsia" w:hAnsi="Cambria"/>
        </w:rPr>
      </w:pPr>
    </w:p>
    <w:p w14:paraId="2188BA42" w14:textId="155E3C43" w:rsidR="00DC4863" w:rsidRDefault="00DE3D2E" w:rsidP="00DE3D2E">
      <w:pPr>
        <w:rPr>
          <w:rFonts w:ascii="Cambria" w:eastAsiaTheme="minorEastAsia" w:hAnsi="Cambria"/>
        </w:rPr>
      </w:pPr>
      <w:r>
        <w:rPr>
          <w:rFonts w:ascii="Cambria" w:eastAsiaTheme="minorEastAsia" w:hAnsi="Cambria"/>
        </w:rPr>
        <w:t xml:space="preserve">For the interpretation of feature weights, 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w:t>
      </w:r>
    </w:p>
    <w:p w14:paraId="3B324944" w14:textId="336E1783" w:rsidR="00DE3D2E" w:rsidRPr="007D6CA5" w:rsidRDefault="00DE3D2E" w:rsidP="00DE3D2E">
      <w:pPr>
        <w:rPr>
          <w:rFonts w:ascii="Cambria" w:eastAsiaTheme="minorEastAsia" w:hAnsi="Cambria"/>
        </w:rPr>
      </w:pPr>
      <w:r>
        <w:rPr>
          <w:rFonts w:ascii="Cambria" w:eastAsiaTheme="minorEastAsia" w:hAnsi="Cambria"/>
        </w:rPr>
        <w:t xml:space="preserve">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RReliefF, and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w:t>
      </w:r>
      <w:commentRangeStart w:id="45"/>
      <w:r>
        <w:rPr>
          <w:rFonts w:ascii="Cambria" w:eastAsiaTheme="minorEastAsia" w:hAnsi="Cambria"/>
        </w:rPr>
        <w:t xml:space="preserve">The RReliefF weight for feature </w:t>
      </w:r>
      <m:oMath>
        <m:r>
          <w:rPr>
            <w:rFonts w:ascii="Cambria Math" w:eastAsiaTheme="minorEastAsia" w:hAnsi="Cambria Math"/>
          </w:rPr>
          <m:t>m</m:t>
        </m:r>
      </m:oMath>
      <w:r>
        <w:rPr>
          <w:rFonts w:ascii="Cambria" w:eastAsiaTheme="minorEastAsia" w:hAnsi="Cambria"/>
        </w:rPr>
        <w:t xml:space="preserve"> approximates the following difference in probabilities:</w:t>
      </w:r>
    </w:p>
    <w:p w14:paraId="13317EE9" w14:textId="77777777" w:rsidR="00DE3D2E" w:rsidRDefault="00DE3D2E" w:rsidP="00DE3D2E">
      <w:pPr>
        <w:rPr>
          <w:rFonts w:ascii="Cambria" w:eastAsiaTheme="minorEastAsia" w:hAnsi="Cambria"/>
        </w:rPr>
      </w:pPr>
    </w:p>
    <w:p w14:paraId="6CDE75E0" w14:textId="77777777" w:rsidR="00DE3D2E" w:rsidRPr="004C03CB" w:rsidRDefault="00000000" w:rsidP="00DE3D2E">
      <w:pPr>
        <w:jc w:val="center"/>
        <w:rPr>
          <w:rFonts w:ascii="Cambria" w:eastAsiaTheme="minorEastAsia" w:hAnsi="Cambria"/>
          <w:sz w:val="40"/>
          <w:szCs w:val="40"/>
        </w:rPr>
      </w:pPr>
      <m:oMath>
        <m:sSub>
          <m:sSubPr>
            <m:ctrlPr>
              <w:rPr>
                <w:rFonts w:ascii="Cambria Math" w:eastAsiaTheme="minorEastAsia" w:hAnsi="Cambria Math"/>
                <w:i/>
                <w:sz w:val="40"/>
                <w:szCs w:val="40"/>
              </w:rPr>
            </m:ctrlPr>
          </m:sSubPr>
          <m:e>
            <m:r>
              <w:rPr>
                <w:rFonts w:ascii="Cambria Math" w:eastAsiaTheme="minorEastAsia" w:hAnsi="Cambria Math"/>
                <w:sz w:val="40"/>
                <w:szCs w:val="40"/>
              </w:rPr>
              <m:t>W</m:t>
            </m:r>
          </m:e>
          <m:sub>
            <m:r>
              <w:rPr>
                <w:rFonts w:ascii="Cambria Math" w:eastAsiaTheme="minorEastAsia" w:hAnsi="Cambria Math"/>
                <w:sz w:val="40"/>
                <w:szCs w:val="40"/>
              </w:rPr>
              <m:t>m</m:t>
            </m:r>
          </m:sub>
        </m:sSub>
        <m:r>
          <w:rPr>
            <w:rFonts w:ascii="Cambria Math" w:eastAsiaTheme="minorEastAsia" w:hAnsi="Cambria Math"/>
            <w:sz w:val="40"/>
            <w:szCs w:val="40"/>
          </w:rPr>
          <m:t>=</m:t>
        </m:r>
        <m:f>
          <m:fPr>
            <m:ctrlPr>
              <w:rPr>
                <w:rFonts w:ascii="Cambria Math" w:eastAsiaTheme="minorEastAsia" w:hAnsi="Cambria Math"/>
                <w:sz w:val="40"/>
                <w:szCs w:val="40"/>
              </w:rPr>
            </m:ctrlPr>
          </m:fPr>
          <m:num>
            <m:r>
              <w:rPr>
                <w:rFonts w:ascii="Cambria Math" w:eastAsiaTheme="minorEastAsia" w:hAnsi="Cambria Math"/>
                <w:sz w:val="40"/>
                <w:szCs w:val="40"/>
              </w:rPr>
              <m:t>P</m:t>
            </m:r>
            <m:d>
              <m:dPr>
                <m:ctrlPr>
                  <w:rPr>
                    <w:rFonts w:ascii="Cambria Math" w:eastAsiaTheme="minorEastAsia" w:hAnsi="Cambria Math"/>
                    <w:i/>
                    <w:sz w:val="40"/>
                    <w:szCs w:val="40"/>
                  </w:rPr>
                </m:ctrlPr>
              </m:dPr>
              <m:e>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m:rPr>
                        <m:sty m:val="p"/>
                      </m:rPr>
                      <w:rPr>
                        <w:rFonts w:ascii="Cambria Math" w:eastAsiaTheme="minorEastAsia" w:hAnsi="Cambria Math"/>
                        <w:sz w:val="40"/>
                        <w:szCs w:val="40"/>
                      </w:rPr>
                      <m:t>ϵ</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w:rPr>
                        <w:rFonts w:ascii="Cambria Math" w:eastAsiaTheme="minorEastAsia" w:hAnsi="Cambria Math"/>
                        <w:sz w:val="40"/>
                        <w:szCs w:val="40"/>
                      </w:rPr>
                      <m:t>m</m:t>
                    </m:r>
                  </m:sub>
                </m:sSub>
              </m:e>
            </m:d>
            <m:ctrlPr>
              <w:rPr>
                <w:rFonts w:ascii="Cambria Math" w:eastAsiaTheme="minorEastAsia" w:hAnsi="Cambria Math"/>
                <w:i/>
                <w:sz w:val="40"/>
                <w:szCs w:val="40"/>
              </w:rPr>
            </m:ctrlPr>
          </m:num>
          <m:den>
            <m:r>
              <w:rPr>
                <w:rFonts w:ascii="Cambria Math" w:eastAsiaTheme="minorEastAsia" w:hAnsi="Cambria Math"/>
                <w:sz w:val="40"/>
                <w:szCs w:val="40"/>
              </w:rPr>
              <m:t>P</m:t>
            </m:r>
            <m:d>
              <m:dPr>
                <m:ctrlPr>
                  <w:rPr>
                    <w:rFonts w:ascii="Cambria Math" w:eastAsiaTheme="minorEastAsia" w:hAnsi="Cambria Math"/>
                    <w:i/>
                    <w:sz w:val="40"/>
                    <w:szCs w:val="40"/>
                  </w:rPr>
                </m:ctrlPr>
              </m:dPr>
              <m:e>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m:rPr>
                        <m:sty m:val="p"/>
                      </m:rPr>
                      <w:rPr>
                        <w:rFonts w:ascii="Cambria Math" w:eastAsiaTheme="minorEastAsia" w:hAnsi="Cambria Math"/>
                        <w:sz w:val="40"/>
                        <w:szCs w:val="40"/>
                      </w:rPr>
                      <m:t>ϵ</m:t>
                    </m:r>
                  </m:sub>
                </m:sSub>
              </m:e>
            </m:d>
            <m:ctrlPr>
              <w:rPr>
                <w:rFonts w:ascii="Cambria Math" w:eastAsiaTheme="minorEastAsia" w:hAnsi="Cambria Math"/>
                <w:i/>
                <w:sz w:val="40"/>
                <w:szCs w:val="40"/>
              </w:rPr>
            </m:ctrlPr>
          </m:den>
        </m:f>
        <m:r>
          <w:rPr>
            <w:rFonts w:ascii="Cambria Math" w:eastAsiaTheme="minorEastAsia" w:hAnsi="Cambria Math"/>
            <w:sz w:val="40"/>
            <w:szCs w:val="40"/>
          </w:rPr>
          <m:t>-</m:t>
        </m:r>
        <m:f>
          <m:fPr>
            <m:ctrlPr>
              <w:rPr>
                <w:rFonts w:ascii="Cambria Math" w:eastAsiaTheme="minorEastAsia" w:hAnsi="Cambria Math"/>
                <w:sz w:val="40"/>
                <w:szCs w:val="40"/>
              </w:rPr>
            </m:ctrlPr>
          </m:fPr>
          <m:num>
            <m:r>
              <w:rPr>
                <w:rFonts w:ascii="Cambria Math" w:eastAsiaTheme="minorEastAsia" w:hAnsi="Cambria Math"/>
                <w:sz w:val="40"/>
                <w:szCs w:val="40"/>
              </w:rPr>
              <m:t>P</m:t>
            </m:r>
            <m:d>
              <m:dPr>
                <m:ctrlPr>
                  <w:rPr>
                    <w:rFonts w:ascii="Cambria Math" w:eastAsiaTheme="minorEastAsia" w:hAnsi="Cambria Math"/>
                    <w:i/>
                    <w:sz w:val="40"/>
                    <w:szCs w:val="40"/>
                  </w:rPr>
                </m:ctrlPr>
              </m:dPr>
              <m:e>
                <m:sSubSup>
                  <m:sSubSupPr>
                    <m:ctrlPr>
                      <w:rPr>
                        <w:rFonts w:ascii="Cambria Math" w:eastAsiaTheme="minorEastAsia" w:hAnsi="Cambria Math"/>
                        <w:i/>
                        <w:sz w:val="40"/>
                        <w:szCs w:val="40"/>
                      </w:rPr>
                    </m:ctrlPr>
                  </m:sSubSupPr>
                  <m:e>
                    <m:r>
                      <m:rPr>
                        <m:sty m:val="p"/>
                      </m:rPr>
                      <w:rPr>
                        <w:rFonts w:ascii="Cambria Math" w:eastAsiaTheme="minorEastAsia" w:hAnsi="Cambria Math"/>
                        <w:sz w:val="40"/>
                        <w:szCs w:val="40"/>
                      </w:rPr>
                      <m:t>π</m:t>
                    </m:r>
                  </m:e>
                  <m:sub>
                    <m:r>
                      <m:rPr>
                        <m:sty m:val="p"/>
                      </m:rPr>
                      <w:rPr>
                        <w:rFonts w:ascii="Cambria Math" w:eastAsiaTheme="minorEastAsia" w:hAnsi="Cambria Math"/>
                        <w:sz w:val="40"/>
                        <w:szCs w:val="40"/>
                      </w:rPr>
                      <m:t>ϵ</m:t>
                    </m:r>
                  </m:sub>
                  <m:sup>
                    <m:r>
                      <w:rPr>
                        <w:rFonts w:ascii="Cambria Math" w:eastAsiaTheme="minorEastAsia" w:hAnsi="Cambria Math"/>
                        <w:sz w:val="40"/>
                        <w:szCs w:val="40"/>
                      </w:rPr>
                      <m:t>c</m:t>
                    </m:r>
                  </m:sup>
                </m:sSubSup>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m:rPr>
                        <m:sty m:val="p"/>
                      </m:rPr>
                      <w:rPr>
                        <w:rFonts w:ascii="Cambria Math" w:eastAsiaTheme="minorEastAsia" w:hAnsi="Cambria Math"/>
                        <w:sz w:val="40"/>
                        <w:szCs w:val="40"/>
                      </w:rPr>
                      <m:t>π</m:t>
                    </m:r>
                  </m:e>
                  <m:sub>
                    <m:r>
                      <w:rPr>
                        <w:rFonts w:ascii="Cambria Math" w:eastAsiaTheme="minorEastAsia" w:hAnsi="Cambria Math"/>
                        <w:sz w:val="40"/>
                        <w:szCs w:val="40"/>
                      </w:rPr>
                      <m:t>m</m:t>
                    </m:r>
                  </m:sub>
                </m:sSub>
              </m:e>
            </m:d>
            <m:ctrlPr>
              <w:rPr>
                <w:rFonts w:ascii="Cambria Math" w:eastAsiaTheme="minorEastAsia" w:hAnsi="Cambria Math"/>
                <w:i/>
                <w:sz w:val="40"/>
                <w:szCs w:val="40"/>
              </w:rPr>
            </m:ctrlPr>
          </m:num>
          <m:den>
            <m:r>
              <w:rPr>
                <w:rFonts w:ascii="Cambria Math" w:eastAsiaTheme="minorEastAsia" w:hAnsi="Cambria Math"/>
                <w:sz w:val="40"/>
                <w:szCs w:val="40"/>
              </w:rPr>
              <m:t>P</m:t>
            </m:r>
            <m:d>
              <m:dPr>
                <m:ctrlPr>
                  <w:rPr>
                    <w:rFonts w:ascii="Cambria Math" w:eastAsiaTheme="minorEastAsia" w:hAnsi="Cambria Math"/>
                    <w:i/>
                    <w:sz w:val="40"/>
                    <w:szCs w:val="40"/>
                  </w:rPr>
                </m:ctrlPr>
              </m:dPr>
              <m:e>
                <m:sSubSup>
                  <m:sSubSupPr>
                    <m:ctrlPr>
                      <w:rPr>
                        <w:rFonts w:ascii="Cambria Math" w:eastAsiaTheme="minorEastAsia" w:hAnsi="Cambria Math"/>
                        <w:i/>
                        <w:sz w:val="40"/>
                        <w:szCs w:val="40"/>
                      </w:rPr>
                    </m:ctrlPr>
                  </m:sSubSupPr>
                  <m:e>
                    <m:r>
                      <m:rPr>
                        <m:sty m:val="p"/>
                      </m:rPr>
                      <w:rPr>
                        <w:rFonts w:ascii="Cambria Math" w:eastAsiaTheme="minorEastAsia" w:hAnsi="Cambria Math"/>
                        <w:sz w:val="40"/>
                        <w:szCs w:val="40"/>
                      </w:rPr>
                      <m:t>π</m:t>
                    </m:r>
                    <m:ctrlPr>
                      <w:rPr>
                        <w:rFonts w:ascii="Cambria Math" w:eastAsiaTheme="minorEastAsia" w:hAnsi="Cambria Math"/>
                        <w:sz w:val="40"/>
                        <w:szCs w:val="40"/>
                      </w:rPr>
                    </m:ctrlPr>
                  </m:e>
                  <m:sub>
                    <m:r>
                      <m:rPr>
                        <m:sty m:val="p"/>
                      </m:rPr>
                      <w:rPr>
                        <w:rFonts w:ascii="Cambria Math" w:eastAsiaTheme="minorEastAsia" w:hAnsi="Cambria Math"/>
                        <w:sz w:val="40"/>
                        <w:szCs w:val="40"/>
                      </w:rPr>
                      <m:t>ϵ</m:t>
                    </m:r>
                    <m:ctrlPr>
                      <w:rPr>
                        <w:rFonts w:ascii="Cambria Math" w:eastAsiaTheme="minorEastAsia" w:hAnsi="Cambria Math"/>
                        <w:sz w:val="40"/>
                        <w:szCs w:val="40"/>
                      </w:rPr>
                    </m:ctrlPr>
                  </m:sub>
                  <m:sup>
                    <m:r>
                      <w:rPr>
                        <w:rFonts w:ascii="Cambria Math" w:eastAsiaTheme="minorEastAsia" w:hAnsi="Cambria Math"/>
                        <w:sz w:val="40"/>
                        <w:szCs w:val="40"/>
                      </w:rPr>
                      <m:t>c</m:t>
                    </m:r>
                  </m:sup>
                </m:sSubSup>
              </m:e>
            </m:d>
            <m:ctrlPr>
              <w:rPr>
                <w:rFonts w:ascii="Cambria Math" w:eastAsiaTheme="minorEastAsia" w:hAnsi="Cambria Math"/>
                <w:i/>
                <w:sz w:val="40"/>
                <w:szCs w:val="40"/>
              </w:rPr>
            </m:ctrlPr>
          </m:den>
        </m:f>
      </m:oMath>
      <w:r w:rsidR="00DE3D2E" w:rsidRPr="004C03CB">
        <w:rPr>
          <w:rFonts w:ascii="Cambria" w:eastAsiaTheme="minorEastAsia" w:hAnsi="Cambria"/>
          <w:sz w:val="40"/>
          <w:szCs w:val="40"/>
        </w:rPr>
        <w:t>.</w:t>
      </w:r>
      <w:commentRangeEnd w:id="45"/>
      <w:r w:rsidR="00DE3D2E">
        <w:rPr>
          <w:rStyle w:val="CommentReference"/>
        </w:rPr>
        <w:commentReference w:id="45"/>
      </w:r>
    </w:p>
    <w:p w14:paraId="2D5D0C49" w14:textId="77777777" w:rsidR="00DE3D2E" w:rsidRPr="004C03CB" w:rsidRDefault="00DE3D2E" w:rsidP="00DE3D2E">
      <w:pPr>
        <w:rPr>
          <w:rFonts w:ascii="Cambria" w:eastAsiaTheme="minorEastAsia" w:hAnsi="Cambria"/>
        </w:rPr>
      </w:pPr>
    </w:p>
    <w:p w14:paraId="65AD1460" w14:textId="77777777" w:rsidR="00DE3D2E" w:rsidRDefault="00DE3D2E" w:rsidP="00DE3D2E">
      <w:pPr>
        <w:rPr>
          <w:rFonts w:ascii="Cambria" w:eastAsiaTheme="minorEastAsia" w:hAnsi="Cambria"/>
        </w:rPr>
      </w:pPr>
      <w:r>
        <w:rPr>
          <w:rFonts w:ascii="Cambria" w:eastAsiaTheme="minorEastAsia" w:hAnsi="Cambria"/>
        </w:rPr>
        <w:t xml:space="preserve">The RReliefF weights approximate the difference between the probability that feature </w:t>
      </w:r>
      <m:oMath>
        <m:r>
          <w:rPr>
            <w:rFonts w:ascii="Cambria Math" w:eastAsiaTheme="minorEastAsia" w:hAnsi="Cambria Math"/>
          </w:rPr>
          <m:t>m</m:t>
        </m:r>
      </m:oMath>
      <w:r>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Pr>
          <w:rFonts w:ascii="Cambria" w:eastAsiaTheme="minorEastAsia" w:hAnsi="Cambria"/>
        </w:rPr>
        <w:t xml:space="preserve"> discriminates between series with the same forecast error.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 0,</m:t>
        </m:r>
      </m:oMath>
      <w:r>
        <w:rPr>
          <w:rFonts w:ascii="Cambria" w:eastAsiaTheme="minorEastAsia" w:hAnsi="Cambria"/>
        </w:rPr>
        <w:t xml:space="preserve"> we consider feature </w:t>
      </w:r>
      <m:oMath>
        <m:r>
          <w:rPr>
            <w:rFonts w:ascii="Cambria Math" w:eastAsiaTheme="minorEastAsia" w:hAnsi="Cambria Math"/>
          </w:rPr>
          <m:t>m</m:t>
        </m:r>
      </m:oMath>
      <w:r>
        <w:rPr>
          <w:rFonts w:ascii="Cambria" w:eastAsiaTheme="minorEastAsia" w:hAnsi="Cambria"/>
        </w:rPr>
        <w:t xml:space="preserve"> for k-nTS+ swapping since maintaining the value of </w:t>
      </w:r>
      <m:oMath>
        <m:r>
          <w:rPr>
            <w:rFonts w:ascii="Cambria Math" w:eastAsiaTheme="minorEastAsia" w:hAnsi="Cambria Math"/>
          </w:rPr>
          <m:t>m</m:t>
        </m:r>
      </m:oMath>
      <w:r>
        <w:rPr>
          <w:rFonts w:ascii="Cambria" w:eastAsiaTheme="minorEastAsia" w:hAnsi="Cambria"/>
        </w:rPr>
        <w:t xml:space="preserve"> after data protection is likely to limit changes in forecast accuracy.</w:t>
      </w:r>
    </w:p>
    <w:p w14:paraId="76E1CA20" w14:textId="3BF38822" w:rsidR="00DE3D2E" w:rsidRDefault="00DE3D2E" w:rsidP="00327D52">
      <w:pPr>
        <w:tabs>
          <w:tab w:val="left" w:pos="1027"/>
        </w:tabs>
        <w:rPr>
          <w:rFonts w:ascii="Cambria" w:eastAsiaTheme="minorEastAsia" w:hAnsi="Cambria"/>
        </w:rPr>
      </w:pPr>
    </w:p>
    <w:p w14:paraId="735566D0" w14:textId="4F143552" w:rsidR="00327D52" w:rsidRDefault="00327D52" w:rsidP="00327D52">
      <w:pPr>
        <w:tabs>
          <w:tab w:val="left" w:pos="1027"/>
        </w:tabs>
        <w:rPr>
          <w:rFonts w:ascii="Cambria" w:eastAsiaTheme="minorEastAsia" w:hAnsi="Cambria"/>
        </w:rPr>
      </w:pPr>
      <w:r>
        <w:rPr>
          <w:rFonts w:ascii="Cambria" w:eastAsiaTheme="minorEastAsia" w:hAnsi="Cambria"/>
        </w:rPr>
        <w:t xml:space="preserve">Figure 4 shows the RReliefF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r w:rsidR="00515DE6">
        <w:rPr>
          <w:rFonts w:ascii="Cambria" w:eastAsiaTheme="minorEastAsia" w:hAnsi="Cambria"/>
        </w:rPr>
        <w:t xml:space="preserve">RReliefF was used to predict the absolute forecast errors for each model and series across </w:t>
      </w:r>
      <w:r w:rsidR="00515DE6">
        <w:rPr>
          <w:rFonts w:ascii="Cambria" w:eastAsiaTheme="minorEastAsia" w:hAnsi="Cambria"/>
        </w:rPr>
        <w:lastRenderedPageBreak/>
        <w:t>the original and protected data sets.</w:t>
      </w:r>
      <w:r w:rsidR="00DE3D2E">
        <w:rPr>
          <w:rFonts w:ascii="Cambria" w:eastAsiaTheme="minorEastAsia" w:hAnsi="Cambria"/>
        </w:rPr>
        <w:t xml:space="preserve"> </w:t>
      </w:r>
      <w:r w:rsidR="00515DE6">
        <w:rPr>
          <w:rFonts w:ascii="Cambria" w:eastAsiaTheme="minorEastAsia" w:hAnsi="Cambria"/>
        </w:rPr>
        <w:t xml:space="preserve"> </w:t>
      </w:r>
      <w:commentRangeStart w:id="46"/>
      <w:commentRangeStart w:id="47"/>
      <w:commentRangeStart w:id="48"/>
      <w:r w:rsidR="00667380">
        <w:rPr>
          <w:rFonts w:ascii="Cambria" w:eastAsiaTheme="minorEastAsia" w:hAnsi="Cambria"/>
        </w:rPr>
        <w:t xml:space="preserve">Surprisingly, hurst and spectral entropy had negative weights which implied they were not useful </w:t>
      </w:r>
      <w:r w:rsidR="00C10E05">
        <w:rPr>
          <w:rFonts w:ascii="Cambria" w:eastAsiaTheme="minorEastAsia" w:hAnsi="Cambria"/>
        </w:rPr>
        <w:t xml:space="preserve">to improve forecast accuracy </w:t>
      </w:r>
      <w:r w:rsidR="00667380">
        <w:rPr>
          <w:rFonts w:ascii="Cambria" w:eastAsiaTheme="minorEastAsia" w:hAnsi="Cambria"/>
        </w:rPr>
        <w:t xml:space="preserve">for swapping in the protected data. </w:t>
      </w:r>
      <w:commentRangeEnd w:id="46"/>
      <w:r w:rsidR="00667380">
        <w:rPr>
          <w:rStyle w:val="CommentReference"/>
        </w:rPr>
        <w:commentReference w:id="46"/>
      </w:r>
      <w:commentRangeEnd w:id="47"/>
      <w:r w:rsidR="00642B92">
        <w:rPr>
          <w:rStyle w:val="CommentReference"/>
        </w:rPr>
        <w:commentReference w:id="47"/>
      </w:r>
      <w:commentRangeEnd w:id="48"/>
      <w:r w:rsidR="00806BFB">
        <w:rPr>
          <w:rStyle w:val="CommentReference"/>
        </w:rPr>
        <w:commentReference w:id="48"/>
      </w:r>
      <w:r w:rsidR="00642B92">
        <w:rPr>
          <w:rFonts w:ascii="Cambria" w:eastAsiaTheme="minorEastAsia" w:hAnsi="Cambria"/>
        </w:rPr>
        <w:t xml:space="preserve"> On the other hand, the </w:t>
      </w:r>
      <w:r w:rsidR="001F471D">
        <w:rPr>
          <w:rFonts w:ascii="Cambria" w:eastAsiaTheme="minorEastAsia" w:hAnsi="Cambria"/>
        </w:rPr>
        <w:t xml:space="preserve">spike, </w:t>
      </w:r>
      <w:r w:rsidR="00642B92">
        <w:rPr>
          <w:rFonts w:ascii="Cambria" w:eastAsiaTheme="minorEastAsia" w:hAnsi="Cambria"/>
        </w:rPr>
        <w:t>variance</w:t>
      </w:r>
      <w:r w:rsidR="001F471D">
        <w:rPr>
          <w:rFonts w:ascii="Cambria" w:eastAsiaTheme="minorEastAsia" w:hAnsi="Cambria"/>
        </w:rPr>
        <w:t>,</w:t>
      </w:r>
      <w:r w:rsidR="00642B92">
        <w:rPr>
          <w:rFonts w:ascii="Cambria" w:eastAsiaTheme="minorEastAsia" w:hAnsi="Cambria"/>
        </w:rPr>
        <w:t xml:space="preserve"> E_acf</w:t>
      </w:r>
      <w:r w:rsidR="001F471D">
        <w:rPr>
          <w:rFonts w:ascii="Cambria" w:eastAsiaTheme="minorEastAsia" w:hAnsi="Cambria"/>
        </w:rPr>
        <w:t>, maximum level shift, and maximum variance shift</w:t>
      </w:r>
      <w:r w:rsidR="00642B92">
        <w:rPr>
          <w:rFonts w:ascii="Cambria" w:eastAsiaTheme="minorEastAsia" w:hAnsi="Cambria"/>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 xml:space="preserve">were very important to </w:t>
      </w:r>
      <w:r w:rsidR="00C10E05">
        <w:rPr>
          <w:rFonts w:ascii="Cambria" w:eastAsiaTheme="minorEastAsia" w:hAnsi="Cambria"/>
        </w:rPr>
        <w:t>improve</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3ED6698"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4: Average </w:t>
      </w:r>
      <w:r w:rsidR="00806BFB">
        <w:rPr>
          <w:rFonts w:ascii="Cambria" w:eastAsiaTheme="minorEastAsia" w:hAnsi="Cambria"/>
          <w:b/>
          <w:bCs/>
        </w:rPr>
        <w:t xml:space="preserve">of </w:t>
      </w:r>
      <w:r>
        <w:rPr>
          <w:rFonts w:ascii="Cambria" w:eastAsiaTheme="minorEastAsia" w:hAnsi="Cambria"/>
          <w:b/>
          <w:bCs/>
        </w:rPr>
        <w:t>RReliefF weights across each forecasting model.</w:t>
      </w:r>
    </w:p>
    <w:p w14:paraId="0E5FEDAC" w14:textId="77777777" w:rsidR="00327D52" w:rsidRDefault="00327D52" w:rsidP="00327D52">
      <w:pPr>
        <w:tabs>
          <w:tab w:val="left" w:pos="1027"/>
        </w:tabs>
        <w:rPr>
          <w:rFonts w:ascii="Cambria" w:eastAsiaTheme="minorEastAsia" w:hAnsi="Cambria"/>
          <w:b/>
          <w:bCs/>
        </w:rPr>
      </w:pPr>
      <w:commentRangeStart w:id="49"/>
      <w:commentRangeStart w:id="50"/>
      <w:r>
        <w:rPr>
          <w:rFonts w:ascii="Cambria" w:eastAsiaTheme="minorEastAsia" w:hAnsi="Cambria"/>
          <w:b/>
          <w:bCs/>
          <w:noProof/>
        </w:rPr>
        <w:drawing>
          <wp:anchor distT="0" distB="0" distL="114300" distR="114300" simplePos="0" relativeHeight="251710464" behindDoc="0" locked="0" layoutInCell="1" allowOverlap="1" wp14:anchorId="7B3AD9BF" wp14:editId="1BC075CA">
            <wp:simplePos x="0" y="0"/>
            <wp:positionH relativeFrom="margin">
              <wp:align>center</wp:align>
            </wp:positionH>
            <wp:positionV relativeFrom="paragraph">
              <wp:posOffset>68580</wp:posOffset>
            </wp:positionV>
            <wp:extent cx="4450080" cy="3780155"/>
            <wp:effectExtent l="0" t="0" r="7620" b="0"/>
            <wp:wrapNone/>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0080" cy="378015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9"/>
      <w:r w:rsidR="00642B92">
        <w:rPr>
          <w:rStyle w:val="CommentReference"/>
        </w:rPr>
        <w:commentReference w:id="49"/>
      </w:r>
      <w:commentRangeEnd w:id="50"/>
      <w:r w:rsidR="00642B92">
        <w:rPr>
          <w:rStyle w:val="CommentReference"/>
        </w:rPr>
        <w:commentReference w:id="50"/>
      </w:r>
    </w:p>
    <w:p w14:paraId="112D89F9" w14:textId="77777777" w:rsidR="00327D52" w:rsidRDefault="00327D52" w:rsidP="00327D52">
      <w:pPr>
        <w:tabs>
          <w:tab w:val="left" w:pos="1027"/>
        </w:tabs>
        <w:rPr>
          <w:rFonts w:ascii="Cambria" w:eastAsiaTheme="minorEastAsia" w:hAnsi="Cambria"/>
          <w:b/>
          <w:bCs/>
        </w:rPr>
      </w:pPr>
    </w:p>
    <w:p w14:paraId="1B12C890" w14:textId="77777777" w:rsidR="00327D52" w:rsidRDefault="00327D52" w:rsidP="00327D52">
      <w:pPr>
        <w:tabs>
          <w:tab w:val="left" w:pos="1027"/>
        </w:tabs>
        <w:rPr>
          <w:rFonts w:ascii="Cambria" w:eastAsiaTheme="minorEastAsia" w:hAnsi="Cambria"/>
          <w:b/>
          <w:bCs/>
        </w:rPr>
      </w:pPr>
    </w:p>
    <w:p w14:paraId="3AA4EB25" w14:textId="77777777" w:rsidR="00327D52" w:rsidRDefault="00327D52" w:rsidP="00327D52">
      <w:pPr>
        <w:tabs>
          <w:tab w:val="left" w:pos="1027"/>
        </w:tabs>
        <w:rPr>
          <w:rFonts w:ascii="Cambria" w:eastAsiaTheme="minorEastAsia" w:hAnsi="Cambria"/>
          <w:b/>
          <w:bCs/>
        </w:rPr>
      </w:pPr>
    </w:p>
    <w:p w14:paraId="63DDB212" w14:textId="77777777"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77777777" w:rsidR="00327D52" w:rsidRDefault="00327D52" w:rsidP="00327D52">
      <w:pPr>
        <w:tabs>
          <w:tab w:val="left" w:pos="1027"/>
        </w:tabs>
        <w:rPr>
          <w:rFonts w:ascii="Cambria" w:eastAsiaTheme="minorEastAsia" w:hAnsi="Cambria"/>
          <w:b/>
          <w:bCs/>
        </w:rPr>
      </w:pPr>
    </w:p>
    <w:p w14:paraId="10C22FBD" w14:textId="77777777" w:rsidR="00327D52" w:rsidRDefault="00327D52" w:rsidP="00327D52">
      <w:pPr>
        <w:tabs>
          <w:tab w:val="left" w:pos="1027"/>
        </w:tabs>
        <w:rPr>
          <w:rFonts w:ascii="Cambria" w:eastAsiaTheme="minorEastAsia" w:hAnsi="Cambria"/>
          <w:b/>
          <w:bCs/>
        </w:rPr>
      </w:pPr>
    </w:p>
    <w:p w14:paraId="04AE16D1" w14:textId="77777777" w:rsidR="00327D52" w:rsidRDefault="00327D52" w:rsidP="00327D52">
      <w:pPr>
        <w:tabs>
          <w:tab w:val="left" w:pos="1027"/>
        </w:tabs>
        <w:rPr>
          <w:rFonts w:ascii="Cambria" w:eastAsiaTheme="minorEastAsia" w:hAnsi="Cambria"/>
          <w:b/>
          <w:bCs/>
        </w:rPr>
      </w:pPr>
    </w:p>
    <w:p w14:paraId="25AE0966" w14:textId="77777777" w:rsidR="00327D52" w:rsidRDefault="00327D52" w:rsidP="00327D52">
      <w:pPr>
        <w:tabs>
          <w:tab w:val="left" w:pos="1027"/>
        </w:tabs>
        <w:rPr>
          <w:rFonts w:ascii="Cambria" w:eastAsiaTheme="minorEastAsia" w:hAnsi="Cambria"/>
          <w:b/>
          <w:bCs/>
        </w:rPr>
      </w:pPr>
    </w:p>
    <w:p w14:paraId="20AB4DBF" w14:textId="77777777" w:rsidR="00327D52" w:rsidRDefault="00327D52"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20EBA7E1" w14:textId="77777777" w:rsidR="00327D52" w:rsidRDefault="00327D52" w:rsidP="00327D52">
      <w:pPr>
        <w:tabs>
          <w:tab w:val="left" w:pos="1027"/>
        </w:tabs>
        <w:rPr>
          <w:rFonts w:ascii="Cambria" w:eastAsiaTheme="minorEastAsia" w:hAnsi="Cambria"/>
          <w:b/>
          <w:bCs/>
        </w:rPr>
      </w:pPr>
    </w:p>
    <w:p w14:paraId="0B9419AA"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663614ED" w:rsidR="00327D52" w:rsidRDefault="002B46AA" w:rsidP="00327D52">
      <w:pPr>
        <w:tabs>
          <w:tab w:val="left" w:pos="1027"/>
        </w:tabs>
        <w:rPr>
          <w:rFonts w:ascii="Cambria" w:eastAsiaTheme="minorEastAsia" w:hAnsi="Cambria"/>
        </w:rPr>
      </w:pPr>
      <w:r>
        <w:rPr>
          <w:rFonts w:ascii="Cambria" w:eastAsiaTheme="minorEastAsia" w:hAnsi="Cambria"/>
        </w:rPr>
        <w:t xml:space="preserve">Figure 5 presents the features included for each forecasting model after </w:t>
      </w:r>
      <w:r w:rsidR="00806BFB">
        <w:rPr>
          <w:rFonts w:ascii="Cambria" w:eastAsiaTheme="minorEastAsia" w:hAnsi="Cambria"/>
        </w:rPr>
        <w:t>k-nTS+</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most of the reduction in OOB MSE occur</w:t>
      </w:r>
      <w:r w:rsidR="000228FC">
        <w:rPr>
          <w:rFonts w:ascii="Cambria" w:eastAsiaTheme="minorEastAsia" w:hAnsi="Cambria"/>
        </w:rPr>
        <w:t>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3E24BCE3" w14:textId="226F2B35" w:rsidR="0046211A" w:rsidRDefault="0046211A" w:rsidP="00327D52">
      <w:pPr>
        <w:tabs>
          <w:tab w:val="left" w:pos="1027"/>
        </w:tabs>
        <w:rPr>
          <w:rFonts w:ascii="Cambria" w:eastAsiaTheme="minorEastAsia" w:hAnsi="Cambria"/>
        </w:rPr>
      </w:pPr>
    </w:p>
    <w:p w14:paraId="1DD94275" w14:textId="4549AEF7" w:rsidR="0046211A" w:rsidRDefault="0046211A" w:rsidP="00327D52">
      <w:pPr>
        <w:tabs>
          <w:tab w:val="left" w:pos="1027"/>
        </w:tabs>
        <w:rPr>
          <w:rFonts w:ascii="Cambria" w:eastAsiaTheme="minorEastAsia" w:hAnsi="Cambria"/>
        </w:rPr>
      </w:pPr>
    </w:p>
    <w:p w14:paraId="1BA36AB9" w14:textId="77777777" w:rsidR="00327D52" w:rsidRDefault="00327D52" w:rsidP="00327D52">
      <w:pPr>
        <w:tabs>
          <w:tab w:val="left" w:pos="1027"/>
        </w:tabs>
        <w:rPr>
          <w:rFonts w:ascii="Cambria" w:eastAsiaTheme="minorEastAsia" w:hAnsi="Cambria"/>
          <w:b/>
          <w:bCs/>
        </w:rPr>
      </w:pPr>
      <w:r>
        <w:rPr>
          <w:rFonts w:ascii="Cambria" w:eastAsiaTheme="minorEastAsia" w:hAnsi="Cambria"/>
          <w:b/>
          <w:bCs/>
        </w:rPr>
        <w:t>Fig. 5: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77777777" w:rsidR="00327D52" w:rsidRDefault="00327D52" w:rsidP="00327D52">
      <w:pPr>
        <w:tabs>
          <w:tab w:val="left" w:pos="1027"/>
        </w:tabs>
        <w:rPr>
          <w:rFonts w:ascii="Cambria" w:eastAsiaTheme="minorEastAsia" w:hAnsi="Cambria"/>
        </w:rPr>
      </w:pPr>
      <w:commentRangeStart w:id="51"/>
      <w:r>
        <w:rPr>
          <w:rFonts w:ascii="Cambria" w:eastAsiaTheme="minorEastAsia" w:hAnsi="Cambria"/>
          <w:noProof/>
        </w:rPr>
        <w:drawing>
          <wp:anchor distT="0" distB="0" distL="114300" distR="114300" simplePos="0" relativeHeight="251711488" behindDoc="0" locked="0" layoutInCell="1" allowOverlap="1" wp14:anchorId="41739489" wp14:editId="0A16108F">
            <wp:simplePos x="0" y="0"/>
            <wp:positionH relativeFrom="margin">
              <wp:align>center</wp:align>
            </wp:positionH>
            <wp:positionV relativeFrom="paragraph">
              <wp:posOffset>5773</wp:posOffset>
            </wp:positionV>
            <wp:extent cx="4828310" cy="3588672"/>
            <wp:effectExtent l="0" t="0" r="0" b="0"/>
            <wp:wrapNone/>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8310" cy="358867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1"/>
      <w:r w:rsidR="00C10E05">
        <w:rPr>
          <w:rStyle w:val="CommentReference"/>
        </w:rPr>
        <w:commentReference w:id="51"/>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77777777" w:rsidR="00DC4863" w:rsidRDefault="00DC4863"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17359601" w14:textId="755CDA2F" w:rsidR="005F2FFC" w:rsidRDefault="005F2FFC" w:rsidP="00327D52">
      <w:pPr>
        <w:tabs>
          <w:tab w:val="left" w:pos="1027"/>
        </w:tabs>
        <w:rPr>
          <w:rFonts w:ascii="Cambria" w:eastAsiaTheme="minorEastAsia" w:hAnsi="Cambria"/>
        </w:rPr>
      </w:pPr>
    </w:p>
    <w:p w14:paraId="062B3111" w14:textId="77777777" w:rsidR="00B53D3C" w:rsidRDefault="00B53D3C" w:rsidP="00327D52">
      <w:pPr>
        <w:tabs>
          <w:tab w:val="left" w:pos="1027"/>
        </w:tabs>
        <w:rPr>
          <w:rFonts w:ascii="Cambria" w:eastAsiaTheme="minorEastAsia" w:hAnsi="Cambria"/>
        </w:rPr>
      </w:pPr>
    </w:p>
    <w:p w14:paraId="1D33EBF0" w14:textId="11AC39E4" w:rsidR="00327D52" w:rsidRPr="00251DAA" w:rsidRDefault="00327D52" w:rsidP="00327D52">
      <w:pPr>
        <w:tabs>
          <w:tab w:val="left" w:pos="1027"/>
        </w:tabs>
      </w:pPr>
      <w:r>
        <w:rPr>
          <w:rFonts w:ascii="Cambria" w:eastAsiaTheme="minorEastAsia" w:hAnsi="Cambria"/>
        </w:rPr>
        <w:t xml:space="preserve">Figure 6 </w:t>
      </w:r>
      <w:r w:rsidR="00A04B7C">
        <w:rPr>
          <w:rFonts w:ascii="Cambria" w:eastAsiaTheme="minorEastAsia" w:hAnsi="Cambria"/>
        </w:rPr>
        <w:t>summarizes the results of RFE in Figure 5 and displays</w:t>
      </w:r>
      <w:r>
        <w:rPr>
          <w:rFonts w:ascii="Cambria" w:eastAsiaTheme="minorEastAsia" w:hAnsi="Cambria"/>
        </w:rPr>
        <w:t xml:space="preserve"> the permutation-based importance values for each forecasting model's eight 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maximum variance shift, maximum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DES and TES, </w:t>
      </w:r>
      <w:r>
        <w:rPr>
          <w:rFonts w:ascii="Cambria" w:eastAsiaTheme="minorEastAsia" w:hAnsi="Cambria"/>
          <w:i/>
          <w:iCs/>
        </w:rPr>
        <w:t>seasonal_strength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 </w:t>
      </w:r>
      <w:r>
        <w:rPr>
          <w:rFonts w:ascii="Cambria" w:eastAsiaTheme="minorEastAsia" w:hAnsi="Cambria"/>
          <w:i/>
          <w:iCs/>
        </w:rPr>
        <w:t xml:space="preserve">unitroot_pp, </w:t>
      </w:r>
      <w:r>
        <w:rPr>
          <w:rFonts w:ascii="Cambria" w:eastAsiaTheme="minorEastAsia" w:hAnsi="Cambria"/>
        </w:rPr>
        <w:t>which is important for Auto-ARIMA and SES.</w:t>
      </w:r>
    </w:p>
    <w:p w14:paraId="5F56F672" w14:textId="77777777" w:rsidR="00327D52" w:rsidRDefault="00327D52" w:rsidP="00327D52">
      <w:pPr>
        <w:tabs>
          <w:tab w:val="left" w:pos="1027"/>
        </w:tabs>
        <w:rPr>
          <w:rFonts w:ascii="Cambria" w:eastAsiaTheme="minorEastAsia" w:hAnsi="Cambria"/>
        </w:rPr>
      </w:pPr>
    </w:p>
    <w:p w14:paraId="26394A2F" w14:textId="65114EAA"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6: Permutation importance for each </w:t>
      </w:r>
      <w:r w:rsidR="005F2FFC">
        <w:rPr>
          <w:rFonts w:ascii="Cambria" w:eastAsiaTheme="minorEastAsia" w:hAnsi="Cambria"/>
          <w:b/>
          <w:bCs/>
        </w:rPr>
        <w:t xml:space="preserve">forecasting </w:t>
      </w:r>
      <w:r>
        <w:rPr>
          <w:rFonts w:ascii="Cambria" w:eastAsiaTheme="minorEastAsia" w:hAnsi="Cambria"/>
          <w:b/>
          <w:bCs/>
        </w:rPr>
        <w:t>model's eight most important features.</w:t>
      </w:r>
    </w:p>
    <w:p w14:paraId="6403C060" w14:textId="77777777" w:rsidR="00E87519" w:rsidRDefault="00E87519" w:rsidP="00327D52">
      <w:pPr>
        <w:tabs>
          <w:tab w:val="left" w:pos="1027"/>
        </w:tabs>
        <w:rPr>
          <w:rFonts w:ascii="Cambria" w:eastAsiaTheme="minorEastAsia" w:hAnsi="Cambria"/>
          <w:b/>
          <w:bCs/>
        </w:rPr>
      </w:pPr>
    </w:p>
    <w:p w14:paraId="6735082B" w14:textId="248DFAF9" w:rsidR="00E87519" w:rsidRPr="00251DAA" w:rsidRDefault="002276CA"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4853EC94" wp14:editId="0D140620">
            <wp:simplePos x="0" y="0"/>
            <wp:positionH relativeFrom="margin">
              <wp:align>center</wp:align>
            </wp:positionH>
            <wp:positionV relativeFrom="paragraph">
              <wp:posOffset>61595</wp:posOffset>
            </wp:positionV>
            <wp:extent cx="6355080" cy="4813218"/>
            <wp:effectExtent l="0" t="0" r="762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5080" cy="4813218"/>
                    </a:xfrm>
                    <a:prstGeom prst="rect">
                      <a:avLst/>
                    </a:prstGeom>
                    <a:noFill/>
                    <a:ln>
                      <a:noFill/>
                    </a:ln>
                  </pic:spPr>
                </pic:pic>
              </a:graphicData>
            </a:graphic>
          </wp:anchor>
        </w:drawing>
      </w:r>
    </w:p>
    <w:p w14:paraId="7EDFAD95" w14:textId="77777777" w:rsidR="00327D52" w:rsidRDefault="00327D52" w:rsidP="00327D52">
      <w:pPr>
        <w:tabs>
          <w:tab w:val="left" w:pos="1027"/>
        </w:tabs>
        <w:rPr>
          <w:rFonts w:ascii="Cambria" w:eastAsiaTheme="minorEastAsia" w:hAnsi="Cambria"/>
        </w:rPr>
      </w:pPr>
    </w:p>
    <w:p w14:paraId="66133C64" w14:textId="4206138C" w:rsidR="00327D52" w:rsidRDefault="00327D52" w:rsidP="00327D52">
      <w:pPr>
        <w:tabs>
          <w:tab w:val="left" w:pos="1027"/>
        </w:tabs>
        <w:rPr>
          <w:rFonts w:ascii="Cambria" w:eastAsiaTheme="minorEastAsia" w:hAnsi="Cambria"/>
        </w:rPr>
      </w:pPr>
    </w:p>
    <w:p w14:paraId="7E28A870" w14:textId="78D2D4EF" w:rsidR="00B53D3C" w:rsidRDefault="00B53D3C" w:rsidP="00327D52">
      <w:pPr>
        <w:tabs>
          <w:tab w:val="left" w:pos="1027"/>
        </w:tabs>
        <w:rPr>
          <w:rFonts w:ascii="Cambria" w:eastAsiaTheme="minorEastAsia" w:hAnsi="Cambria"/>
        </w:rPr>
      </w:pPr>
    </w:p>
    <w:p w14:paraId="4B3FC597" w14:textId="688C19EE" w:rsidR="00B53D3C" w:rsidRDefault="00B53D3C" w:rsidP="00327D52">
      <w:pPr>
        <w:tabs>
          <w:tab w:val="left" w:pos="1027"/>
        </w:tabs>
        <w:rPr>
          <w:rFonts w:ascii="Cambria" w:eastAsiaTheme="minorEastAsia" w:hAnsi="Cambria"/>
        </w:rPr>
      </w:pPr>
    </w:p>
    <w:p w14:paraId="61CBA4C3" w14:textId="5C7CBCDB" w:rsidR="00B53D3C" w:rsidRDefault="00B53D3C" w:rsidP="00327D52">
      <w:pPr>
        <w:tabs>
          <w:tab w:val="left" w:pos="1027"/>
        </w:tabs>
        <w:rPr>
          <w:rFonts w:ascii="Cambria" w:eastAsiaTheme="minorEastAsia" w:hAnsi="Cambria"/>
        </w:rPr>
      </w:pPr>
    </w:p>
    <w:p w14:paraId="38660C9A" w14:textId="3DFE5121" w:rsidR="00B53D3C" w:rsidRDefault="00B53D3C" w:rsidP="00327D52">
      <w:pPr>
        <w:tabs>
          <w:tab w:val="left" w:pos="1027"/>
        </w:tabs>
        <w:rPr>
          <w:rFonts w:ascii="Cambria" w:eastAsiaTheme="minorEastAsia" w:hAnsi="Cambria"/>
        </w:rPr>
      </w:pPr>
    </w:p>
    <w:p w14:paraId="66BF3CA8" w14:textId="77777777" w:rsidR="00B53D3C" w:rsidRDefault="00B53D3C" w:rsidP="00327D52">
      <w:pPr>
        <w:tabs>
          <w:tab w:val="left" w:pos="1027"/>
        </w:tabs>
        <w:rPr>
          <w:rFonts w:ascii="Cambria" w:eastAsiaTheme="minorEastAsia" w:hAnsi="Cambria"/>
        </w:rPr>
      </w:pPr>
    </w:p>
    <w:p w14:paraId="0B00AD8F" w14:textId="77777777" w:rsidR="00327D52" w:rsidRDefault="00327D52" w:rsidP="00327D52">
      <w:pPr>
        <w:tabs>
          <w:tab w:val="left" w:pos="1027"/>
        </w:tabs>
        <w:rPr>
          <w:rFonts w:ascii="Cambria" w:eastAsiaTheme="minorEastAsia" w:hAnsi="Cambria"/>
        </w:rPr>
      </w:pPr>
    </w:p>
    <w:p w14:paraId="340F09A3" w14:textId="77777777" w:rsidR="00327D52" w:rsidRDefault="00327D52" w:rsidP="00327D52">
      <w:pPr>
        <w:tabs>
          <w:tab w:val="left" w:pos="1027"/>
        </w:tabs>
        <w:rPr>
          <w:rFonts w:ascii="Cambria" w:eastAsiaTheme="minorEastAsia" w:hAnsi="Cambria"/>
        </w:rPr>
      </w:pPr>
    </w:p>
    <w:p w14:paraId="3FF17F04" w14:textId="77777777" w:rsidR="00327D52" w:rsidRDefault="00327D52" w:rsidP="00327D52">
      <w:pPr>
        <w:tabs>
          <w:tab w:val="left" w:pos="1027"/>
        </w:tabs>
        <w:rPr>
          <w:rFonts w:ascii="Cambria" w:eastAsiaTheme="minorEastAsia" w:hAnsi="Cambria"/>
        </w:rPr>
      </w:pPr>
    </w:p>
    <w:p w14:paraId="2EA29D43" w14:textId="77777777" w:rsidR="00327D52" w:rsidRDefault="00327D52" w:rsidP="00327D52">
      <w:pPr>
        <w:tabs>
          <w:tab w:val="left" w:pos="1027"/>
        </w:tabs>
        <w:rPr>
          <w:rFonts w:ascii="Cambria" w:eastAsiaTheme="minorEastAsia" w:hAnsi="Cambria"/>
        </w:rPr>
      </w:pPr>
    </w:p>
    <w:p w14:paraId="2F77E0E4" w14:textId="047A6B85" w:rsidR="00327D52" w:rsidRDefault="00327D52" w:rsidP="00327D52">
      <w:pPr>
        <w:tabs>
          <w:tab w:val="left" w:pos="1027"/>
        </w:tabs>
        <w:rPr>
          <w:rFonts w:ascii="Cambria" w:eastAsiaTheme="minorEastAsia" w:hAnsi="Cambria"/>
        </w:rPr>
      </w:pPr>
    </w:p>
    <w:p w14:paraId="24FB6498" w14:textId="77777777" w:rsidR="00327D52" w:rsidRDefault="00327D52" w:rsidP="00327D52">
      <w:pPr>
        <w:tabs>
          <w:tab w:val="left" w:pos="1027"/>
        </w:tabs>
        <w:rPr>
          <w:rFonts w:ascii="Cambria" w:eastAsiaTheme="minorEastAsia" w:hAnsi="Cambria"/>
        </w:rPr>
      </w:pPr>
    </w:p>
    <w:p w14:paraId="5B4EE5EC" w14:textId="16CAC07B" w:rsidR="00327D52" w:rsidRDefault="00327D52" w:rsidP="00327D52">
      <w:pPr>
        <w:tabs>
          <w:tab w:val="left" w:pos="1027"/>
        </w:tabs>
        <w:rPr>
          <w:rFonts w:ascii="Cambria" w:eastAsiaTheme="minorEastAsia" w:hAnsi="Cambria"/>
        </w:rPr>
      </w:pPr>
    </w:p>
    <w:p w14:paraId="7CD76C3E" w14:textId="6EE19A11" w:rsidR="00327D52" w:rsidRDefault="00327D52" w:rsidP="00327D52">
      <w:pPr>
        <w:tabs>
          <w:tab w:val="left" w:pos="1027"/>
        </w:tabs>
        <w:rPr>
          <w:rFonts w:ascii="Cambria" w:eastAsiaTheme="minorEastAsia" w:hAnsi="Cambria"/>
        </w:rPr>
      </w:pPr>
    </w:p>
    <w:p w14:paraId="6F607ABC" w14:textId="42ABD79D" w:rsidR="00327D52" w:rsidRDefault="00327D52" w:rsidP="00327D52">
      <w:pPr>
        <w:tabs>
          <w:tab w:val="left" w:pos="1027"/>
        </w:tabs>
        <w:rPr>
          <w:rFonts w:ascii="Cambria" w:eastAsiaTheme="minorEastAsia" w:hAnsi="Cambria"/>
        </w:rPr>
      </w:pPr>
    </w:p>
    <w:p w14:paraId="06E13627" w14:textId="77777777" w:rsidR="005F2FFC" w:rsidRDefault="005F2FFC" w:rsidP="00327D52">
      <w:pPr>
        <w:tabs>
          <w:tab w:val="left" w:pos="1027"/>
        </w:tabs>
        <w:rPr>
          <w:rFonts w:ascii="Cambria" w:eastAsiaTheme="minorEastAsia" w:hAnsi="Cambria"/>
        </w:rPr>
      </w:pPr>
    </w:p>
    <w:p w14:paraId="26359C20" w14:textId="77777777" w:rsidR="005F2FFC" w:rsidRDefault="005F2FFC" w:rsidP="00327D52">
      <w:pPr>
        <w:tabs>
          <w:tab w:val="left" w:pos="1027"/>
        </w:tabs>
        <w:rPr>
          <w:rFonts w:ascii="Cambria" w:eastAsiaTheme="minorEastAsia" w:hAnsi="Cambria"/>
        </w:rPr>
      </w:pPr>
    </w:p>
    <w:p w14:paraId="63517402" w14:textId="751EC322" w:rsidR="00327D52" w:rsidRDefault="00C36334" w:rsidP="00327D52">
      <w:pPr>
        <w:tabs>
          <w:tab w:val="left" w:pos="1027"/>
        </w:tabs>
        <w:rPr>
          <w:rFonts w:ascii="Cambria" w:eastAsiaTheme="minorEastAsia" w:hAnsi="Cambria"/>
        </w:rPr>
      </w:pPr>
      <w:commentRangeStart w:id="52"/>
      <w:commentRangeStart w:id="53"/>
      <w:commentRangeEnd w:id="52"/>
      <w:r>
        <w:rPr>
          <w:rStyle w:val="CommentReference"/>
        </w:rPr>
        <w:commentReference w:id="52"/>
      </w:r>
      <w:commentRangeEnd w:id="53"/>
      <w:r w:rsidR="00E87519">
        <w:rPr>
          <w:rStyle w:val="CommentReference"/>
        </w:rPr>
        <w:commentReference w:id="53"/>
      </w:r>
      <w:commentRangeStart w:id="54"/>
      <w:commentRangeEnd w:id="54"/>
      <w:r w:rsidR="00403A03">
        <w:rPr>
          <w:rStyle w:val="CommentReference"/>
        </w:rPr>
        <w:commentReference w:id="54"/>
      </w:r>
    </w:p>
    <w:p w14:paraId="70613D47" w14:textId="4DC0912A" w:rsidR="00DC4863" w:rsidRDefault="00DC4863" w:rsidP="00DC4863">
      <w:pPr>
        <w:tabs>
          <w:tab w:val="left" w:pos="1027"/>
        </w:tabs>
        <w:rPr>
          <w:rFonts w:ascii="Cambria" w:eastAsiaTheme="minorEastAsia" w:hAnsi="Cambria"/>
          <w:b/>
          <w:bCs/>
        </w:rPr>
      </w:pPr>
    </w:p>
    <w:p w14:paraId="6F8DC80E" w14:textId="721428A9" w:rsidR="005F2FFC" w:rsidRDefault="005F2FFC" w:rsidP="00DC4863">
      <w:pPr>
        <w:tabs>
          <w:tab w:val="left" w:pos="1027"/>
        </w:tabs>
        <w:rPr>
          <w:rFonts w:ascii="Cambria" w:eastAsiaTheme="minorEastAsia" w:hAnsi="Cambria"/>
          <w:b/>
          <w:bCs/>
        </w:rPr>
      </w:pPr>
    </w:p>
    <w:p w14:paraId="0A68CCC4" w14:textId="718427EF" w:rsidR="005F2FFC" w:rsidRDefault="005F2FFC" w:rsidP="00DC4863">
      <w:pPr>
        <w:tabs>
          <w:tab w:val="left" w:pos="1027"/>
        </w:tabs>
        <w:rPr>
          <w:rFonts w:ascii="Cambria" w:eastAsiaTheme="minorEastAsia" w:hAnsi="Cambria"/>
          <w:b/>
          <w:bCs/>
        </w:rPr>
      </w:pPr>
    </w:p>
    <w:p w14:paraId="75FCE685" w14:textId="02246F56" w:rsidR="005F2FFC" w:rsidRDefault="005F2FFC" w:rsidP="00DC4863">
      <w:pPr>
        <w:tabs>
          <w:tab w:val="left" w:pos="1027"/>
        </w:tabs>
        <w:rPr>
          <w:rFonts w:ascii="Cambria" w:eastAsiaTheme="minorEastAsia" w:hAnsi="Cambria"/>
          <w:b/>
          <w:bCs/>
        </w:rPr>
      </w:pPr>
    </w:p>
    <w:p w14:paraId="4ACFE2D3" w14:textId="243D956B" w:rsidR="005F2FFC" w:rsidRDefault="005F2FFC" w:rsidP="00DC4863">
      <w:pPr>
        <w:tabs>
          <w:tab w:val="left" w:pos="1027"/>
        </w:tabs>
        <w:rPr>
          <w:rFonts w:ascii="Cambria" w:eastAsiaTheme="minorEastAsia" w:hAnsi="Cambria"/>
          <w:b/>
          <w:bCs/>
        </w:rPr>
      </w:pPr>
    </w:p>
    <w:p w14:paraId="6999EF67" w14:textId="518231D6" w:rsidR="005F2FFC" w:rsidRDefault="005F2FFC" w:rsidP="00DC4863">
      <w:pPr>
        <w:tabs>
          <w:tab w:val="left" w:pos="1027"/>
        </w:tabs>
        <w:rPr>
          <w:rFonts w:ascii="Cambria" w:eastAsiaTheme="minorEastAsia" w:hAnsi="Cambria"/>
          <w:b/>
          <w:bCs/>
        </w:rPr>
      </w:pPr>
    </w:p>
    <w:p w14:paraId="0ABEBC68" w14:textId="524E9734" w:rsidR="005F2FFC" w:rsidRDefault="005F2FFC" w:rsidP="00DC4863">
      <w:pPr>
        <w:tabs>
          <w:tab w:val="left" w:pos="1027"/>
        </w:tabs>
        <w:rPr>
          <w:rFonts w:ascii="Cambria" w:eastAsiaTheme="minorEastAsia" w:hAnsi="Cambria"/>
          <w:b/>
          <w:bCs/>
        </w:rPr>
      </w:pPr>
    </w:p>
    <w:p w14:paraId="2C0B934A" w14:textId="531E38DA" w:rsidR="005F2FFC" w:rsidRDefault="005F2FFC" w:rsidP="00DC4863">
      <w:pPr>
        <w:tabs>
          <w:tab w:val="left" w:pos="1027"/>
        </w:tabs>
        <w:rPr>
          <w:rFonts w:ascii="Cambria" w:eastAsiaTheme="minorEastAsia" w:hAnsi="Cambria"/>
          <w:b/>
          <w:bCs/>
        </w:rPr>
      </w:pPr>
    </w:p>
    <w:p w14:paraId="4977DB29" w14:textId="161F972D" w:rsidR="005F2FFC" w:rsidRDefault="005F2FFC" w:rsidP="00DC4863">
      <w:pPr>
        <w:tabs>
          <w:tab w:val="left" w:pos="1027"/>
        </w:tabs>
        <w:rPr>
          <w:rFonts w:ascii="Cambria" w:eastAsiaTheme="minorEastAsia" w:hAnsi="Cambria"/>
          <w:b/>
          <w:bCs/>
        </w:rPr>
      </w:pPr>
    </w:p>
    <w:p w14:paraId="54F766AC" w14:textId="322ABFB5" w:rsidR="005F2FFC" w:rsidRDefault="005F2FFC" w:rsidP="00DC4863">
      <w:pPr>
        <w:tabs>
          <w:tab w:val="left" w:pos="1027"/>
        </w:tabs>
        <w:rPr>
          <w:rFonts w:ascii="Cambria" w:eastAsiaTheme="minorEastAsia" w:hAnsi="Cambria"/>
          <w:b/>
          <w:bCs/>
        </w:rPr>
      </w:pPr>
    </w:p>
    <w:p w14:paraId="2D0959D2" w14:textId="5AC7A9AD" w:rsidR="005F2FFC" w:rsidRDefault="005F2FFC" w:rsidP="00DC4863">
      <w:pPr>
        <w:tabs>
          <w:tab w:val="left" w:pos="1027"/>
        </w:tabs>
        <w:rPr>
          <w:rFonts w:ascii="Cambria" w:eastAsiaTheme="minorEastAsia" w:hAnsi="Cambria"/>
          <w:b/>
          <w:bCs/>
        </w:rPr>
      </w:pPr>
    </w:p>
    <w:p w14:paraId="38C52A44" w14:textId="7EF33310" w:rsidR="005F2FFC" w:rsidRDefault="005F2FFC" w:rsidP="00DC4863">
      <w:pPr>
        <w:tabs>
          <w:tab w:val="left" w:pos="1027"/>
        </w:tabs>
        <w:rPr>
          <w:rFonts w:ascii="Cambria" w:eastAsiaTheme="minorEastAsia" w:hAnsi="Cambria"/>
          <w:b/>
          <w:bCs/>
        </w:rPr>
      </w:pPr>
    </w:p>
    <w:p w14:paraId="52FAEE23" w14:textId="7F8EA255" w:rsidR="005F2FFC" w:rsidRDefault="005F2FFC" w:rsidP="00DC4863">
      <w:pPr>
        <w:tabs>
          <w:tab w:val="left" w:pos="1027"/>
        </w:tabs>
        <w:rPr>
          <w:rFonts w:ascii="Cambria" w:eastAsiaTheme="minorEastAsia" w:hAnsi="Cambria"/>
          <w:b/>
          <w:bCs/>
        </w:rPr>
      </w:pPr>
    </w:p>
    <w:p w14:paraId="1DF68D1E" w14:textId="169083A7" w:rsidR="005F2FFC" w:rsidRDefault="005F2FFC" w:rsidP="00DC4863">
      <w:pPr>
        <w:tabs>
          <w:tab w:val="left" w:pos="1027"/>
        </w:tabs>
        <w:rPr>
          <w:rFonts w:ascii="Cambria" w:eastAsiaTheme="minorEastAsia" w:hAnsi="Cambria"/>
          <w:b/>
          <w:bCs/>
        </w:rPr>
      </w:pPr>
    </w:p>
    <w:p w14:paraId="411769A5" w14:textId="3A3CBFD3" w:rsidR="005F2FFC" w:rsidRDefault="005F2FFC" w:rsidP="00DC4863">
      <w:pPr>
        <w:tabs>
          <w:tab w:val="left" w:pos="1027"/>
        </w:tabs>
        <w:rPr>
          <w:rFonts w:ascii="Cambria" w:eastAsiaTheme="minorEastAsia" w:hAnsi="Cambria"/>
          <w:b/>
          <w:bCs/>
        </w:rPr>
      </w:pPr>
    </w:p>
    <w:p w14:paraId="4797D62C" w14:textId="27002BA1" w:rsidR="005F2FFC" w:rsidRDefault="005F2FFC" w:rsidP="00DC4863">
      <w:pPr>
        <w:tabs>
          <w:tab w:val="left" w:pos="1027"/>
        </w:tabs>
        <w:rPr>
          <w:rFonts w:ascii="Cambria" w:eastAsiaTheme="minorEastAsia" w:hAnsi="Cambria"/>
          <w:b/>
          <w:bCs/>
        </w:rPr>
      </w:pPr>
    </w:p>
    <w:p w14:paraId="4C968A91" w14:textId="464EB6AA" w:rsidR="005F2FFC" w:rsidRDefault="005F2FFC" w:rsidP="00DC4863">
      <w:pPr>
        <w:tabs>
          <w:tab w:val="left" w:pos="1027"/>
        </w:tabs>
        <w:rPr>
          <w:rFonts w:ascii="Cambria" w:eastAsiaTheme="minorEastAsia" w:hAnsi="Cambria"/>
          <w:b/>
          <w:bCs/>
        </w:rPr>
      </w:pPr>
    </w:p>
    <w:p w14:paraId="54C2775E" w14:textId="436A224C" w:rsidR="005F2FFC" w:rsidRDefault="005F2FFC" w:rsidP="00DC4863">
      <w:pPr>
        <w:tabs>
          <w:tab w:val="left" w:pos="1027"/>
        </w:tabs>
        <w:rPr>
          <w:rFonts w:ascii="Cambria" w:eastAsiaTheme="minorEastAsia" w:hAnsi="Cambria"/>
          <w:b/>
          <w:bCs/>
        </w:rPr>
      </w:pPr>
    </w:p>
    <w:p w14:paraId="59B28C95" w14:textId="31C81B34" w:rsidR="005F2FFC" w:rsidRDefault="005F2FFC" w:rsidP="00DC4863">
      <w:pPr>
        <w:tabs>
          <w:tab w:val="left" w:pos="1027"/>
        </w:tabs>
        <w:rPr>
          <w:rFonts w:ascii="Cambria" w:eastAsiaTheme="minorEastAsia" w:hAnsi="Cambria"/>
          <w:b/>
          <w:bCs/>
        </w:rPr>
      </w:pPr>
    </w:p>
    <w:p w14:paraId="64C86305" w14:textId="768B9B71" w:rsidR="005F2FFC" w:rsidRDefault="005F2FFC" w:rsidP="00DC4863">
      <w:pPr>
        <w:tabs>
          <w:tab w:val="left" w:pos="1027"/>
        </w:tabs>
        <w:rPr>
          <w:rFonts w:ascii="Cambria" w:eastAsiaTheme="minorEastAsia" w:hAnsi="Cambria"/>
          <w:b/>
          <w:bCs/>
        </w:rPr>
      </w:pPr>
    </w:p>
    <w:p w14:paraId="64D73C14" w14:textId="2CB0794E" w:rsidR="005F2FFC" w:rsidRDefault="005F2FFC" w:rsidP="00DC4863">
      <w:pPr>
        <w:tabs>
          <w:tab w:val="left" w:pos="1027"/>
        </w:tabs>
        <w:rPr>
          <w:rFonts w:ascii="Cambria" w:eastAsiaTheme="minorEastAsia" w:hAnsi="Cambria"/>
          <w:b/>
          <w:bCs/>
        </w:rPr>
      </w:pPr>
    </w:p>
    <w:p w14:paraId="25552BD3" w14:textId="4F7EF8C5" w:rsidR="005F2FFC" w:rsidRDefault="005F2FFC" w:rsidP="00DC4863">
      <w:pPr>
        <w:tabs>
          <w:tab w:val="left" w:pos="1027"/>
        </w:tabs>
        <w:rPr>
          <w:rFonts w:ascii="Cambria" w:eastAsiaTheme="minorEastAsia" w:hAnsi="Cambria"/>
          <w:b/>
          <w:bCs/>
        </w:rPr>
      </w:pPr>
    </w:p>
    <w:p w14:paraId="551A8378" w14:textId="75326DA1" w:rsidR="005F2FFC" w:rsidRDefault="005F2FFC" w:rsidP="00DC4863">
      <w:pPr>
        <w:tabs>
          <w:tab w:val="left" w:pos="1027"/>
        </w:tabs>
        <w:rPr>
          <w:rFonts w:ascii="Cambria" w:eastAsiaTheme="minorEastAsia" w:hAnsi="Cambria"/>
          <w:b/>
          <w:bCs/>
        </w:rPr>
      </w:pPr>
    </w:p>
    <w:p w14:paraId="636D779E" w14:textId="543BA083" w:rsidR="005F2FFC" w:rsidRDefault="005F2FFC" w:rsidP="00DC4863">
      <w:pPr>
        <w:tabs>
          <w:tab w:val="left" w:pos="1027"/>
        </w:tabs>
        <w:rPr>
          <w:rFonts w:ascii="Cambria" w:eastAsiaTheme="minorEastAsia" w:hAnsi="Cambria"/>
          <w:b/>
          <w:bCs/>
        </w:rPr>
      </w:pPr>
    </w:p>
    <w:p w14:paraId="0E89A5D9" w14:textId="51AC2AA8" w:rsidR="002276CA" w:rsidRDefault="002276CA" w:rsidP="00DC4863">
      <w:pPr>
        <w:tabs>
          <w:tab w:val="left" w:pos="1027"/>
        </w:tabs>
        <w:rPr>
          <w:rFonts w:ascii="Cambria" w:eastAsiaTheme="minorEastAsia" w:hAnsi="Cambria"/>
          <w:b/>
          <w:bCs/>
        </w:rPr>
      </w:pPr>
    </w:p>
    <w:p w14:paraId="54ED4B0B" w14:textId="2E64C0EF" w:rsidR="002276CA" w:rsidRDefault="002276CA" w:rsidP="00DC4863">
      <w:pPr>
        <w:tabs>
          <w:tab w:val="left" w:pos="1027"/>
        </w:tabs>
        <w:rPr>
          <w:rFonts w:ascii="Cambria" w:eastAsiaTheme="minorEastAsia" w:hAnsi="Cambria"/>
          <w:b/>
          <w:bCs/>
        </w:rPr>
      </w:pPr>
    </w:p>
    <w:p w14:paraId="6A4A65CA" w14:textId="432FF5D6" w:rsidR="002276CA" w:rsidRDefault="002276CA" w:rsidP="00DC4863">
      <w:pPr>
        <w:tabs>
          <w:tab w:val="left" w:pos="1027"/>
        </w:tabs>
        <w:rPr>
          <w:rFonts w:ascii="Cambria" w:eastAsiaTheme="minorEastAsia" w:hAnsi="Cambria"/>
          <w:b/>
          <w:bCs/>
        </w:rPr>
      </w:pPr>
    </w:p>
    <w:p w14:paraId="21F6EB76" w14:textId="18B3C3BE" w:rsidR="002276CA" w:rsidRDefault="002276CA" w:rsidP="00DC4863">
      <w:pPr>
        <w:tabs>
          <w:tab w:val="left" w:pos="1027"/>
        </w:tabs>
        <w:rPr>
          <w:rFonts w:ascii="Cambria" w:eastAsiaTheme="minorEastAsia" w:hAnsi="Cambria"/>
          <w:b/>
          <w:bCs/>
        </w:rPr>
      </w:pPr>
    </w:p>
    <w:p w14:paraId="43691A81" w14:textId="322A8F78" w:rsidR="002276CA" w:rsidRDefault="002276CA" w:rsidP="00DC4863">
      <w:pPr>
        <w:tabs>
          <w:tab w:val="left" w:pos="1027"/>
        </w:tabs>
        <w:rPr>
          <w:rFonts w:ascii="Cambria" w:eastAsiaTheme="minorEastAsia" w:hAnsi="Cambria"/>
          <w:b/>
          <w:bCs/>
        </w:rPr>
      </w:pPr>
    </w:p>
    <w:p w14:paraId="25CEC8CF" w14:textId="08FA7B5A" w:rsidR="002276CA" w:rsidRDefault="002276CA" w:rsidP="00DC4863">
      <w:pPr>
        <w:tabs>
          <w:tab w:val="left" w:pos="1027"/>
        </w:tabs>
        <w:rPr>
          <w:rFonts w:ascii="Cambria" w:eastAsiaTheme="minorEastAsia" w:hAnsi="Cambria"/>
          <w:b/>
          <w:bCs/>
        </w:rPr>
      </w:pPr>
    </w:p>
    <w:p w14:paraId="0C5AF07C" w14:textId="17C86EC9" w:rsidR="002276CA" w:rsidRDefault="002276CA" w:rsidP="00DC4863">
      <w:pPr>
        <w:tabs>
          <w:tab w:val="left" w:pos="1027"/>
        </w:tabs>
        <w:rPr>
          <w:rFonts w:ascii="Cambria" w:eastAsiaTheme="minorEastAsia" w:hAnsi="Cambria"/>
          <w:b/>
          <w:bCs/>
        </w:rPr>
      </w:pPr>
    </w:p>
    <w:p w14:paraId="7F4ECF29" w14:textId="0D6E564D" w:rsidR="002276CA" w:rsidRDefault="002276CA" w:rsidP="00DC4863">
      <w:pPr>
        <w:tabs>
          <w:tab w:val="left" w:pos="1027"/>
        </w:tabs>
        <w:rPr>
          <w:rFonts w:ascii="Cambria" w:eastAsiaTheme="minorEastAsia" w:hAnsi="Cambria"/>
          <w:b/>
          <w:bCs/>
        </w:rPr>
      </w:pPr>
    </w:p>
    <w:p w14:paraId="5CF18BEE" w14:textId="39922000" w:rsidR="002276CA" w:rsidRDefault="002276CA" w:rsidP="00DC4863">
      <w:pPr>
        <w:tabs>
          <w:tab w:val="left" w:pos="1027"/>
        </w:tabs>
        <w:rPr>
          <w:rFonts w:ascii="Cambria" w:eastAsiaTheme="minorEastAsia" w:hAnsi="Cambria"/>
          <w:b/>
          <w:bCs/>
        </w:rPr>
      </w:pPr>
    </w:p>
    <w:p w14:paraId="35E2611D" w14:textId="48B46974" w:rsidR="002276CA" w:rsidRDefault="002276CA" w:rsidP="00DC4863">
      <w:pPr>
        <w:tabs>
          <w:tab w:val="left" w:pos="1027"/>
        </w:tabs>
        <w:rPr>
          <w:rFonts w:ascii="Cambria" w:eastAsiaTheme="minorEastAsia" w:hAnsi="Cambria"/>
          <w:b/>
          <w:bCs/>
        </w:rPr>
      </w:pPr>
    </w:p>
    <w:p w14:paraId="4C3E71C3" w14:textId="129F31E4" w:rsidR="002276CA" w:rsidRDefault="002276CA" w:rsidP="00DC4863">
      <w:pPr>
        <w:tabs>
          <w:tab w:val="left" w:pos="1027"/>
        </w:tabs>
        <w:rPr>
          <w:rFonts w:ascii="Cambria" w:eastAsiaTheme="minorEastAsia" w:hAnsi="Cambria"/>
          <w:b/>
          <w:bCs/>
        </w:rPr>
      </w:pPr>
    </w:p>
    <w:p w14:paraId="0049A876" w14:textId="24D065ED" w:rsidR="002276CA" w:rsidRDefault="002276CA" w:rsidP="00DC4863">
      <w:pPr>
        <w:tabs>
          <w:tab w:val="left" w:pos="1027"/>
        </w:tabs>
        <w:rPr>
          <w:rFonts w:ascii="Cambria" w:eastAsiaTheme="minorEastAsia" w:hAnsi="Cambria"/>
          <w:b/>
          <w:bCs/>
        </w:rPr>
      </w:pPr>
    </w:p>
    <w:p w14:paraId="69E2EB45" w14:textId="4168AACE" w:rsidR="002276CA" w:rsidRDefault="002276CA" w:rsidP="00DC4863">
      <w:pPr>
        <w:tabs>
          <w:tab w:val="left" w:pos="1027"/>
        </w:tabs>
        <w:rPr>
          <w:rFonts w:ascii="Cambria" w:eastAsiaTheme="minorEastAsia" w:hAnsi="Cambria"/>
          <w:b/>
          <w:bCs/>
        </w:rPr>
      </w:pPr>
    </w:p>
    <w:p w14:paraId="676D7A86" w14:textId="6E0250C7" w:rsidR="002276CA" w:rsidRDefault="002276CA" w:rsidP="00DC4863">
      <w:pPr>
        <w:tabs>
          <w:tab w:val="left" w:pos="1027"/>
        </w:tabs>
        <w:rPr>
          <w:rFonts w:ascii="Cambria" w:eastAsiaTheme="minorEastAsia" w:hAnsi="Cambria"/>
          <w:b/>
          <w:bCs/>
        </w:rPr>
      </w:pPr>
    </w:p>
    <w:p w14:paraId="69E1C3EC" w14:textId="152628A7" w:rsidR="002276CA" w:rsidRDefault="002276CA" w:rsidP="00DC4863">
      <w:pPr>
        <w:tabs>
          <w:tab w:val="left" w:pos="1027"/>
        </w:tabs>
        <w:rPr>
          <w:rFonts w:ascii="Cambria" w:eastAsiaTheme="minorEastAsia" w:hAnsi="Cambria"/>
          <w:b/>
          <w:bCs/>
        </w:rPr>
      </w:pPr>
    </w:p>
    <w:p w14:paraId="73F24211" w14:textId="2FDD773E" w:rsidR="002276CA" w:rsidRDefault="002276CA" w:rsidP="00DC4863">
      <w:pPr>
        <w:tabs>
          <w:tab w:val="left" w:pos="1027"/>
        </w:tabs>
        <w:rPr>
          <w:rFonts w:ascii="Cambria" w:eastAsiaTheme="minorEastAsia" w:hAnsi="Cambria"/>
          <w:b/>
          <w:bCs/>
        </w:rPr>
      </w:pPr>
    </w:p>
    <w:p w14:paraId="5E34631B" w14:textId="1ACAFDFE" w:rsidR="002276CA" w:rsidRDefault="002276CA" w:rsidP="00DC4863">
      <w:pPr>
        <w:tabs>
          <w:tab w:val="left" w:pos="1027"/>
        </w:tabs>
        <w:rPr>
          <w:rFonts w:ascii="Cambria" w:eastAsiaTheme="minorEastAsia" w:hAnsi="Cambria"/>
          <w:b/>
          <w:bCs/>
        </w:rPr>
      </w:pPr>
    </w:p>
    <w:p w14:paraId="787EC46C" w14:textId="32426A8E" w:rsidR="002276CA" w:rsidRDefault="002276CA" w:rsidP="00DC4863">
      <w:pPr>
        <w:tabs>
          <w:tab w:val="left" w:pos="1027"/>
        </w:tabs>
        <w:rPr>
          <w:rFonts w:ascii="Cambria" w:eastAsiaTheme="minorEastAsia" w:hAnsi="Cambria"/>
          <w:b/>
          <w:bCs/>
        </w:rPr>
      </w:pPr>
    </w:p>
    <w:p w14:paraId="38FEA539" w14:textId="1C155B2B" w:rsidR="002276CA" w:rsidRDefault="002276CA" w:rsidP="00DC4863">
      <w:pPr>
        <w:tabs>
          <w:tab w:val="left" w:pos="1027"/>
        </w:tabs>
        <w:rPr>
          <w:rFonts w:ascii="Cambria" w:eastAsiaTheme="minorEastAsia" w:hAnsi="Cambria"/>
          <w:b/>
          <w:bCs/>
        </w:rPr>
      </w:pPr>
    </w:p>
    <w:p w14:paraId="7A5743D4" w14:textId="00D2199A" w:rsidR="002276CA" w:rsidRDefault="002276CA" w:rsidP="00DC4863">
      <w:pPr>
        <w:tabs>
          <w:tab w:val="left" w:pos="1027"/>
        </w:tabs>
        <w:rPr>
          <w:rFonts w:ascii="Cambria" w:eastAsiaTheme="minorEastAsia" w:hAnsi="Cambria"/>
          <w:b/>
          <w:bCs/>
        </w:rPr>
      </w:pPr>
    </w:p>
    <w:p w14:paraId="172CC68B" w14:textId="2BC992AC" w:rsidR="002276CA" w:rsidRDefault="002276CA" w:rsidP="00DC4863">
      <w:pPr>
        <w:tabs>
          <w:tab w:val="left" w:pos="1027"/>
        </w:tabs>
        <w:rPr>
          <w:rFonts w:ascii="Cambria" w:eastAsiaTheme="minorEastAsia" w:hAnsi="Cambria"/>
          <w:b/>
          <w:bCs/>
        </w:rPr>
      </w:pPr>
    </w:p>
    <w:p w14:paraId="6F0C9D19" w14:textId="51F3AAA6" w:rsidR="002276CA" w:rsidRDefault="002276CA" w:rsidP="00DC4863">
      <w:pPr>
        <w:tabs>
          <w:tab w:val="left" w:pos="1027"/>
        </w:tabs>
        <w:rPr>
          <w:rFonts w:ascii="Cambria" w:eastAsiaTheme="minorEastAsia" w:hAnsi="Cambria"/>
          <w:b/>
          <w:bCs/>
        </w:rPr>
      </w:pPr>
    </w:p>
    <w:p w14:paraId="0BE68D61" w14:textId="26CA8B5F" w:rsidR="002276CA" w:rsidRDefault="002276CA" w:rsidP="00DC4863">
      <w:pPr>
        <w:tabs>
          <w:tab w:val="left" w:pos="1027"/>
        </w:tabs>
        <w:rPr>
          <w:rFonts w:ascii="Cambria" w:eastAsiaTheme="minorEastAsia" w:hAnsi="Cambria"/>
          <w:b/>
          <w:bCs/>
        </w:rPr>
      </w:pPr>
    </w:p>
    <w:p w14:paraId="435179C7" w14:textId="27B99EF6" w:rsidR="002276CA" w:rsidRDefault="002276CA" w:rsidP="00DC4863">
      <w:pPr>
        <w:tabs>
          <w:tab w:val="left" w:pos="1027"/>
        </w:tabs>
        <w:rPr>
          <w:rFonts w:ascii="Cambria" w:eastAsiaTheme="minorEastAsia" w:hAnsi="Cambria"/>
          <w:b/>
          <w:bCs/>
        </w:rPr>
      </w:pPr>
    </w:p>
    <w:p w14:paraId="17140AC7" w14:textId="76EE2BBD" w:rsidR="002276CA" w:rsidRDefault="002276CA" w:rsidP="00DC4863">
      <w:pPr>
        <w:tabs>
          <w:tab w:val="left" w:pos="1027"/>
        </w:tabs>
        <w:rPr>
          <w:rFonts w:ascii="Cambria" w:eastAsiaTheme="minorEastAsia" w:hAnsi="Cambria"/>
          <w:b/>
          <w:bCs/>
        </w:rPr>
      </w:pPr>
    </w:p>
    <w:p w14:paraId="2A10DB63" w14:textId="63BD23D4" w:rsidR="002276CA" w:rsidRDefault="002276CA" w:rsidP="00DC4863">
      <w:pPr>
        <w:tabs>
          <w:tab w:val="left" w:pos="1027"/>
        </w:tabs>
        <w:rPr>
          <w:rFonts w:ascii="Cambria" w:eastAsiaTheme="minorEastAsia" w:hAnsi="Cambria"/>
          <w:b/>
          <w:bCs/>
        </w:rPr>
      </w:pPr>
    </w:p>
    <w:p w14:paraId="6A146510" w14:textId="2B7609FB" w:rsidR="002276CA" w:rsidRDefault="002276CA" w:rsidP="00DC4863">
      <w:pPr>
        <w:tabs>
          <w:tab w:val="left" w:pos="1027"/>
        </w:tabs>
        <w:rPr>
          <w:rFonts w:ascii="Cambria" w:eastAsiaTheme="minorEastAsia" w:hAnsi="Cambria"/>
          <w:b/>
          <w:bCs/>
        </w:rPr>
      </w:pPr>
    </w:p>
    <w:p w14:paraId="6A699CA0" w14:textId="70AA9A09" w:rsidR="002276CA" w:rsidRDefault="002276CA" w:rsidP="00DC4863">
      <w:pPr>
        <w:tabs>
          <w:tab w:val="left" w:pos="1027"/>
        </w:tabs>
        <w:rPr>
          <w:rFonts w:ascii="Cambria" w:eastAsiaTheme="minorEastAsia" w:hAnsi="Cambria"/>
          <w:b/>
          <w:bCs/>
        </w:rPr>
      </w:pPr>
    </w:p>
    <w:p w14:paraId="5BE44B65" w14:textId="77777777" w:rsidR="002276CA" w:rsidRDefault="002276CA" w:rsidP="00DC4863">
      <w:pPr>
        <w:tabs>
          <w:tab w:val="left" w:pos="1027"/>
        </w:tabs>
        <w:rPr>
          <w:rFonts w:ascii="Cambria" w:eastAsiaTheme="minorEastAsia" w:hAnsi="Cambria"/>
          <w:b/>
          <w:bCs/>
        </w:rPr>
      </w:pPr>
    </w:p>
    <w:p w14:paraId="5D78C44D" w14:textId="04293628" w:rsidR="00DC4863" w:rsidRPr="00134519" w:rsidRDefault="00DC4863" w:rsidP="00DC4863">
      <w:pPr>
        <w:pStyle w:val="ListParagraph"/>
        <w:numPr>
          <w:ilvl w:val="2"/>
          <w:numId w:val="1"/>
        </w:numPr>
        <w:rPr>
          <w:rFonts w:ascii="Cambria" w:hAnsi="Cambria"/>
          <w:i/>
          <w:iCs/>
        </w:rPr>
      </w:pPr>
      <w:r>
        <w:rPr>
          <w:rFonts w:ascii="Cambria" w:hAnsi="Cambria"/>
          <w:i/>
          <w:iCs/>
        </w:rPr>
        <w:t xml:space="preserve"> Changes in Time Series Features</w:t>
      </w:r>
    </w:p>
    <w:p w14:paraId="3101BF78" w14:textId="77777777" w:rsidR="00DC4863" w:rsidRDefault="00DC4863" w:rsidP="00327D52">
      <w:pPr>
        <w:rPr>
          <w:rFonts w:ascii="Cambria" w:eastAsiaTheme="minorEastAsia" w:hAnsi="Cambria"/>
        </w:rPr>
      </w:pPr>
    </w:p>
    <w:p w14:paraId="267BA029" w14:textId="7219513E" w:rsidR="00327D52" w:rsidRDefault="00F25A82" w:rsidP="00327D52">
      <w:pPr>
        <w:rPr>
          <w:rFonts w:ascii="Cambria" w:eastAsiaTheme="minorEastAsia" w:hAnsi="Cambria"/>
        </w:rPr>
      </w:pPr>
      <w:r>
        <w:rPr>
          <w:rFonts w:ascii="Cambria" w:eastAsiaTheme="minorEastAsia" w:hAnsi="Cambria"/>
        </w:rPr>
        <w:t>The</w:t>
      </w:r>
      <w:r w:rsidR="00C3588C">
        <w:rPr>
          <w:rFonts w:ascii="Cambria" w:eastAsiaTheme="minorEastAsia" w:hAnsi="Cambria"/>
        </w:rPr>
        <w:t xml:space="preserve"> desirable and undesirable time series from Figure XXX </w:t>
      </w:r>
      <w:r w:rsidR="00C36334">
        <w:rPr>
          <w:rFonts w:ascii="Cambria" w:eastAsiaTheme="minorEastAsia" w:hAnsi="Cambria"/>
        </w:rPr>
        <w:t xml:space="preserve">were actually contained in the original data set.  After </w:t>
      </w:r>
      <w:r w:rsidR="00C3588C">
        <w:rPr>
          <w:rFonts w:ascii="Cambria" w:eastAsiaTheme="minorEastAsia" w:hAnsi="Cambria"/>
        </w:rPr>
        <w:t>appl</w:t>
      </w:r>
      <w:r w:rsidR="005D1D4F">
        <w:rPr>
          <w:rFonts w:ascii="Cambria" w:eastAsiaTheme="minorEastAsia" w:hAnsi="Cambria"/>
        </w:rPr>
        <w:t>y</w:t>
      </w:r>
      <w:r w:rsidR="00C36334">
        <w:rPr>
          <w:rFonts w:ascii="Cambria" w:eastAsiaTheme="minorEastAsia" w:hAnsi="Cambria"/>
        </w:rPr>
        <w:t>ing</w:t>
      </w:r>
      <w:r w:rsidR="00C3588C">
        <w:rPr>
          <w:rFonts w:ascii="Cambria" w:eastAsiaTheme="minorEastAsia" w:hAnsi="Cambria"/>
        </w:rPr>
        <w:t xml:space="preserve"> the privacy methods to the</w:t>
      </w:r>
      <w:r w:rsidR="00E20FBB">
        <w:rPr>
          <w:rFonts w:ascii="Cambria" w:eastAsiaTheme="minorEastAsia" w:hAnsi="Cambria"/>
        </w:rPr>
        <w:t>se original</w:t>
      </w:r>
      <w:r w:rsidR="00C3588C">
        <w:rPr>
          <w:rFonts w:ascii="Cambria" w:eastAsiaTheme="minorEastAsia" w:hAnsi="Cambria"/>
        </w:rPr>
        <w:t xml:space="preserve"> time serie</w:t>
      </w:r>
      <w:r w:rsidR="00C36334">
        <w:rPr>
          <w:rFonts w:ascii="Cambria" w:eastAsiaTheme="minorEastAsia" w:hAnsi="Cambria"/>
        </w:rPr>
        <w:t xml:space="preserve">s, </w:t>
      </w:r>
      <w:r w:rsidR="005D1D4F">
        <w:rPr>
          <w:rFonts w:ascii="Cambria" w:eastAsiaTheme="minorEastAsia" w:hAnsi="Cambria"/>
        </w:rPr>
        <w:t>Figure 7 illustrates the results</w:t>
      </w:r>
      <w:r w:rsidR="004862AB">
        <w:rPr>
          <w:rFonts w:ascii="Cambria" w:eastAsiaTheme="minorEastAsia" w:hAnsi="Cambria"/>
        </w:rPr>
        <w:t xml:space="preserve"> using k-nTS+ with </w:t>
      </w:r>
      <m:oMath>
        <m:r>
          <w:rPr>
            <w:rFonts w:ascii="Cambria Math" w:eastAsiaTheme="minorEastAsia" w:hAnsi="Cambria Math"/>
          </w:rPr>
          <m:t>k=7</m:t>
        </m:r>
      </m:oMath>
      <w:r w:rsidR="004862AB">
        <w:rPr>
          <w:rFonts w:ascii="Cambria" w:eastAsiaTheme="minorEastAsia" w:hAnsi="Cambria"/>
        </w:rPr>
        <w:t xml:space="preserve"> and additive noise with </w:t>
      </w:r>
      <m:oMath>
        <m:r>
          <w:rPr>
            <w:rFonts w:ascii="Cambria Math" w:eastAsiaTheme="minorEastAsia" w:hAnsi="Cambria Math"/>
          </w:rPr>
          <m:t>s=1</m:t>
        </m:r>
      </m:oMath>
      <w:r w:rsidR="004862AB">
        <w:rPr>
          <w:rFonts w:ascii="Cambria" w:eastAsiaTheme="minorEastAsia" w:hAnsi="Cambria"/>
        </w:rPr>
        <w:t xml:space="preserve">.  We can see that for k-nTS+, there is a </w:t>
      </w:r>
      <w:r w:rsidR="00E87519">
        <w:rPr>
          <w:rFonts w:ascii="Cambria" w:eastAsiaTheme="minorEastAsia" w:hAnsi="Cambria"/>
        </w:rPr>
        <w:t xml:space="preserve">only </w:t>
      </w:r>
      <w:r w:rsidR="004862AB">
        <w:rPr>
          <w:rFonts w:ascii="Cambria" w:eastAsiaTheme="minorEastAsia" w:hAnsi="Cambria"/>
        </w:rPr>
        <w:t xml:space="preserve">slight increase in variance for the desirable series and there is little visual change for the undesirable series.  For additive noise, there are drastic changes to both series with both variance and spikes dramatically increasing.  </w:t>
      </w:r>
      <w:commentRangeStart w:id="55"/>
      <w:commentRangeEnd w:id="55"/>
      <w:r w:rsidR="005D1D4F">
        <w:rPr>
          <w:rStyle w:val="CommentReference"/>
        </w:rPr>
        <w:commentReference w:id="55"/>
      </w:r>
      <w:r w:rsidR="004862AB">
        <w:rPr>
          <w:rFonts w:ascii="Cambria" w:eastAsiaTheme="minorEastAsia" w:hAnsi="Cambria"/>
        </w:rPr>
        <w:t>T</w:t>
      </w:r>
      <w:r w:rsidR="00C36334">
        <w:rPr>
          <w:rFonts w:ascii="Cambria" w:eastAsiaTheme="minorEastAsia" w:hAnsi="Cambria"/>
        </w:rPr>
        <w:t>able XXX displays the values of the time series features</w:t>
      </w:r>
      <w:r w:rsidR="004862AB">
        <w:rPr>
          <w:rFonts w:ascii="Cambria" w:eastAsiaTheme="minorEastAsia" w:hAnsi="Cambria"/>
        </w:rPr>
        <w:t xml:space="preserve"> after protection.</w:t>
      </w:r>
    </w:p>
    <w:p w14:paraId="6FBC1B95" w14:textId="77777777" w:rsidR="00327D52" w:rsidRDefault="00327D52" w:rsidP="00327D52">
      <w:pPr>
        <w:rPr>
          <w:rFonts w:ascii="Cambria" w:eastAsiaTheme="minorEastAsia" w:hAnsi="Cambria"/>
        </w:rPr>
      </w:pPr>
    </w:p>
    <w:p w14:paraId="1E7B2967" w14:textId="0F9ED4D3" w:rsidR="00327D52" w:rsidRDefault="00327D52" w:rsidP="00327D52">
      <w:pPr>
        <w:rPr>
          <w:rFonts w:ascii="Cambria" w:eastAsiaTheme="minorEastAsia" w:hAnsi="Cambria"/>
          <w:b/>
          <w:bCs/>
        </w:rPr>
      </w:pPr>
      <w:r>
        <w:rPr>
          <w:rFonts w:ascii="Cambria" w:eastAsiaTheme="minorEastAsia" w:hAnsi="Cambria"/>
          <w:b/>
          <w:bCs/>
        </w:rPr>
        <w:t xml:space="preserve">Figure 7: Comparison of original, AN (s = 1), and </w:t>
      </w:r>
      <w:r>
        <w:rPr>
          <w:rFonts w:ascii="Cambria" w:eastAsiaTheme="minorEastAsia" w:hAnsi="Cambria"/>
          <w:b/>
          <w:bCs/>
          <w:i/>
          <w:iCs/>
        </w:rPr>
        <w:t>k</w:t>
      </w:r>
      <w:r>
        <w:rPr>
          <w:rFonts w:ascii="Cambria" w:eastAsiaTheme="minorEastAsia" w:hAnsi="Cambria"/>
          <w:b/>
          <w:bCs/>
        </w:rPr>
        <w:t>-nTS+ (</w:t>
      </w:r>
      <w:r>
        <w:rPr>
          <w:rFonts w:ascii="Cambria" w:eastAsiaTheme="minorEastAsia" w:hAnsi="Cambria"/>
          <w:b/>
          <w:bCs/>
          <w:i/>
          <w:iCs/>
        </w:rPr>
        <w:t>k</w:t>
      </w:r>
      <w:r>
        <w:rPr>
          <w:rFonts w:ascii="Cambria" w:eastAsiaTheme="minorEastAsia" w:hAnsi="Cambria"/>
          <w:b/>
          <w:bCs/>
        </w:rPr>
        <w:t xml:space="preserve"> = 7)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77777777" w:rsidR="00327D52" w:rsidRPr="00134519" w:rsidRDefault="00327D52" w:rsidP="00327D52">
      <w:pPr>
        <w:rPr>
          <w:rFonts w:ascii="Cambria" w:eastAsiaTheme="minorEastAsia" w:hAnsi="Cambria"/>
          <w:b/>
          <w:bCs/>
        </w:rPr>
      </w:pPr>
      <w:r>
        <w:rPr>
          <w:rFonts w:ascii="Cambria" w:eastAsiaTheme="minorEastAsia" w:hAnsi="Cambria"/>
          <w:noProof/>
        </w:rPr>
        <w:drawing>
          <wp:anchor distT="0" distB="0" distL="114300" distR="114300" simplePos="0" relativeHeight="251713536" behindDoc="0" locked="0" layoutInCell="1" allowOverlap="1" wp14:anchorId="06CDCEAC" wp14:editId="207E605F">
            <wp:simplePos x="0" y="0"/>
            <wp:positionH relativeFrom="margin">
              <wp:align>center</wp:align>
            </wp:positionH>
            <wp:positionV relativeFrom="paragraph">
              <wp:posOffset>108354</wp:posOffset>
            </wp:positionV>
            <wp:extent cx="6878371" cy="4419600"/>
            <wp:effectExtent l="0" t="0" r="0"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8371"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B8CC2" w14:textId="77777777" w:rsidR="00327D52" w:rsidRDefault="00327D52" w:rsidP="00327D52">
      <w:pPr>
        <w:rPr>
          <w:rFonts w:ascii="Cambria" w:eastAsiaTheme="minorEastAsia" w:hAnsi="Cambria"/>
        </w:rPr>
      </w:pPr>
    </w:p>
    <w:p w14:paraId="4863B4D6" w14:textId="77777777" w:rsidR="00327D52" w:rsidRDefault="00327D52" w:rsidP="00327D52">
      <w:pPr>
        <w:rPr>
          <w:rFonts w:ascii="Cambria" w:eastAsiaTheme="minorEastAsia" w:hAnsi="Cambria"/>
        </w:rPr>
      </w:pPr>
    </w:p>
    <w:p w14:paraId="341D3EB9" w14:textId="77777777" w:rsidR="00327D52" w:rsidRDefault="00327D52" w:rsidP="00327D52">
      <w:pPr>
        <w:rPr>
          <w:rFonts w:ascii="Cambria" w:eastAsiaTheme="minorEastAsia" w:hAnsi="Cambria"/>
        </w:rPr>
      </w:pPr>
    </w:p>
    <w:p w14:paraId="60FC15E6" w14:textId="77777777"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7777777" w:rsidR="00327D52" w:rsidRDefault="00327D52"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77777777" w:rsidR="00327D52" w:rsidRDefault="00327D52" w:rsidP="006457AC">
      <w:pPr>
        <w:rPr>
          <w:rFonts w:ascii="Cambria" w:eastAsiaTheme="minorEastAsia" w:hAnsi="Cambria"/>
        </w:rPr>
      </w:pPr>
    </w:p>
    <w:p w14:paraId="33E796FD" w14:textId="6E01648D" w:rsidR="006457AC" w:rsidRDefault="006457AC" w:rsidP="006457AC">
      <w:pPr>
        <w:rPr>
          <w:rFonts w:ascii="Cambria" w:eastAsiaTheme="minorEastAsia" w:hAnsi="Cambria"/>
        </w:rPr>
      </w:pPr>
      <w:r>
        <w:rPr>
          <w:rFonts w:ascii="Cambria" w:eastAsiaTheme="minorEastAsia" w:hAnsi="Cambria"/>
        </w:rPr>
        <w:t xml:space="preserve">In </w:t>
      </w:r>
      <w:r w:rsidRPr="00B14387">
        <w:rPr>
          <w:rFonts w:ascii="Cambria" w:eastAsiaTheme="minorEastAsia" w:hAnsi="Cambria"/>
          <w:b/>
          <w:bCs/>
        </w:rPr>
        <w:t xml:space="preserve">Figure </w:t>
      </w:r>
      <w:r w:rsidR="00B06B2D">
        <w:rPr>
          <w:rFonts w:ascii="Cambria" w:eastAsiaTheme="minorEastAsia" w:hAnsi="Cambria"/>
          <w:b/>
          <w:bCs/>
        </w:rPr>
        <w:t>8</w:t>
      </w:r>
      <w:r>
        <w:rPr>
          <w:rFonts w:ascii="Cambria" w:eastAsiaTheme="minorEastAsia" w:hAnsi="Cambria"/>
        </w:rPr>
        <w:t>, we calculate the average feature value for each series across the protected datasets for</w:t>
      </w:r>
      <w:r w:rsidR="00C71EB9">
        <w:rPr>
          <w:rFonts w:ascii="Cambria" w:eastAsiaTheme="minorEastAsia" w:hAnsi="Cambria"/>
        </w:rPr>
        <w:t xml:space="preserve"> </w:t>
      </w:r>
      <w:r>
        <w:rPr>
          <w:rFonts w:ascii="Cambria" w:eastAsiaTheme="minorEastAsia" w:hAnsi="Cambria"/>
        </w:rPr>
        <w:t>each privacy method. We plot these distributions next to the distribution of each feature from the original data.</w:t>
      </w:r>
    </w:p>
    <w:p w14:paraId="55E0775C" w14:textId="7129C823" w:rsidR="00F33583" w:rsidRDefault="00F33583" w:rsidP="006457AC">
      <w:pPr>
        <w:rPr>
          <w:rFonts w:ascii="Cambria" w:eastAsiaTheme="minorEastAsia" w:hAnsi="Cambria"/>
        </w:rPr>
      </w:pPr>
    </w:p>
    <w:p w14:paraId="6AEFD59B" w14:textId="0DE294EC" w:rsidR="00450A18" w:rsidRDefault="00450A18" w:rsidP="006457AC">
      <w:pPr>
        <w:rPr>
          <w:rFonts w:ascii="Cambria" w:eastAsiaTheme="minorEastAsia" w:hAnsi="Cambria"/>
        </w:rPr>
      </w:pPr>
    </w:p>
    <w:p w14:paraId="4877CDB8" w14:textId="371BD739" w:rsidR="00450A18" w:rsidRDefault="00450A18" w:rsidP="006457AC">
      <w:pPr>
        <w:rPr>
          <w:rFonts w:ascii="Cambria" w:eastAsiaTheme="minorEastAsia" w:hAnsi="Cambria"/>
        </w:rPr>
      </w:pPr>
    </w:p>
    <w:p w14:paraId="421C7535" w14:textId="58C94161" w:rsidR="00450A18" w:rsidRDefault="00450A18" w:rsidP="006457AC">
      <w:pPr>
        <w:rPr>
          <w:rFonts w:ascii="Cambria" w:eastAsiaTheme="minorEastAsia" w:hAnsi="Cambria"/>
        </w:rPr>
      </w:pPr>
    </w:p>
    <w:p w14:paraId="3BDDF8E3" w14:textId="4DA1DD5A" w:rsidR="00450A18" w:rsidRDefault="00450A18" w:rsidP="006457AC">
      <w:pPr>
        <w:rPr>
          <w:rFonts w:ascii="Cambria" w:eastAsiaTheme="minorEastAsia" w:hAnsi="Cambria"/>
        </w:rPr>
      </w:pPr>
    </w:p>
    <w:p w14:paraId="55B5AB13" w14:textId="3570C887" w:rsidR="00450A18" w:rsidRDefault="00450A18" w:rsidP="006457AC">
      <w:pPr>
        <w:rPr>
          <w:rFonts w:ascii="Cambria" w:eastAsiaTheme="minorEastAsia" w:hAnsi="Cambria"/>
        </w:rPr>
      </w:pPr>
    </w:p>
    <w:p w14:paraId="42C9A79A" w14:textId="4D2FA080" w:rsidR="00450A18" w:rsidRDefault="00450A18" w:rsidP="006457AC">
      <w:pPr>
        <w:rPr>
          <w:rFonts w:ascii="Cambria" w:eastAsiaTheme="minorEastAsia" w:hAnsi="Cambria"/>
        </w:rPr>
      </w:pPr>
    </w:p>
    <w:p w14:paraId="372D3B5F" w14:textId="5D4B826D" w:rsidR="00450A18" w:rsidRDefault="00450A18" w:rsidP="006457AC">
      <w:pPr>
        <w:rPr>
          <w:rFonts w:ascii="Cambria" w:eastAsiaTheme="minorEastAsia" w:hAnsi="Cambria"/>
        </w:rPr>
      </w:pPr>
    </w:p>
    <w:p w14:paraId="34D78469" w14:textId="4AFF90CD" w:rsidR="00450A18" w:rsidRDefault="00450A18" w:rsidP="006457AC">
      <w:pPr>
        <w:rPr>
          <w:rFonts w:ascii="Cambria" w:eastAsiaTheme="minorEastAsia" w:hAnsi="Cambria"/>
        </w:rPr>
      </w:pPr>
    </w:p>
    <w:p w14:paraId="4962EE73" w14:textId="736293C8" w:rsidR="00450A18" w:rsidRDefault="00450A18" w:rsidP="006457AC">
      <w:pPr>
        <w:rPr>
          <w:rFonts w:ascii="Cambria" w:eastAsiaTheme="minorEastAsia" w:hAnsi="Cambria"/>
        </w:rPr>
      </w:pPr>
    </w:p>
    <w:p w14:paraId="27CC4FFA" w14:textId="6424E815" w:rsidR="00450A18" w:rsidRDefault="00450A18"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0EA985BC" w14:textId="01395029" w:rsidR="00562C21" w:rsidRDefault="00F25A82" w:rsidP="000B68FA">
      <w:pPr>
        <w:rPr>
          <w:rFonts w:ascii="Cambria" w:eastAsiaTheme="minorEastAsia" w:hAnsi="Cambria"/>
        </w:rPr>
      </w:pPr>
      <w:r>
        <w:rPr>
          <w:rFonts w:ascii="Cambria" w:eastAsiaTheme="minorEastAsia" w:hAnsi="Cambria"/>
        </w:rPr>
        <w:t xml:space="preserve">Across all 474 monthly micro series in the M3 competition, </w:t>
      </w:r>
      <w:r w:rsidR="000B68FA">
        <w:rPr>
          <w:rFonts w:ascii="Cambria" w:eastAsiaTheme="minorEastAsia" w:hAnsi="Cambria"/>
        </w:rPr>
        <w:t>Figure 8 disp</w:t>
      </w:r>
      <w:r w:rsidR="00B07FAF">
        <w:rPr>
          <w:rFonts w:ascii="Cambria" w:eastAsiaTheme="minorEastAsia" w:hAnsi="Cambria"/>
        </w:rPr>
        <w:t>l</w:t>
      </w:r>
      <w:r w:rsidR="000B68FA">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 xml:space="preserve">before and after protection. </w:t>
      </w:r>
      <w:r w:rsidR="000B68FA">
        <w:rPr>
          <w:rFonts w:ascii="Cambria" w:eastAsiaTheme="minorEastAsia" w:hAnsi="Cambria"/>
        </w:rPr>
        <w:t xml:space="preserve">Random noise protection (AN and DP) methods increase the randomness </w:t>
      </w:r>
      <w:r w:rsidR="009E23B0">
        <w:rPr>
          <w:rFonts w:ascii="Cambria" w:eastAsiaTheme="minorEastAsia" w:hAnsi="Cambria"/>
        </w:rPr>
        <w:t>and</w:t>
      </w:r>
      <w:r w:rsidR="000B68FA">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E_acf</w:t>
      </w:r>
      <w:r w:rsidR="000B68FA">
        <w:rPr>
          <w:rFonts w:ascii="Cambria" w:eastAsiaTheme="minorEastAsia" w:hAnsi="Cambria"/>
        </w:rPr>
        <w:t xml:space="preserve">, leading to poor forecast accuracy. </w:t>
      </w:r>
      <w:r w:rsidR="00562C21">
        <w:rPr>
          <w:rFonts w:ascii="Cambria" w:eastAsiaTheme="minorEastAsia" w:hAnsi="Cambria"/>
        </w:rPr>
        <w:t>Random noise also</w:t>
      </w:r>
      <w:r w:rsidR="000B68FA">
        <w:rPr>
          <w:rFonts w:ascii="Cambria" w:eastAsiaTheme="minorEastAsia" w:hAnsi="Cambria"/>
        </w:rPr>
        <w:t xml:space="preserve"> produces a negative bias in the means of the protected series and significantly increases the variance. </w:t>
      </w:r>
      <w:r w:rsidR="000B68FA" w:rsidRPr="000904C4">
        <w:rPr>
          <w:rFonts w:ascii="Cambria" w:eastAsiaTheme="minorEastAsia" w:hAnsi="Cambria"/>
        </w:rPr>
        <w:t xml:space="preserve">On the other hand, the </w:t>
      </w:r>
      <w:r w:rsidR="000B68FA" w:rsidRPr="000904C4">
        <w:rPr>
          <w:rFonts w:ascii="Cambria" w:eastAsiaTheme="minorEastAsia" w:hAnsi="Cambria"/>
          <w:i/>
          <w:iCs/>
        </w:rPr>
        <w:t>k</w:t>
      </w:r>
      <w:r w:rsidR="000B68FA" w:rsidRPr="000904C4">
        <w:rPr>
          <w:rFonts w:ascii="Cambria" w:eastAsiaTheme="minorEastAsia" w:hAnsi="Cambria"/>
        </w:rPr>
        <w:t xml:space="preserve">-nTS </w:t>
      </w:r>
      <w:r w:rsidR="00BF501E">
        <w:rPr>
          <w:rFonts w:ascii="Cambria" w:eastAsiaTheme="minorEastAsia" w:hAnsi="Cambria"/>
        </w:rPr>
        <w:t xml:space="preserve">swapping </w:t>
      </w:r>
      <w:r w:rsidR="000B68FA" w:rsidRPr="000904C4">
        <w:rPr>
          <w:rFonts w:ascii="Cambria" w:eastAsiaTheme="minorEastAsia" w:hAnsi="Cambria"/>
        </w:rPr>
        <w:t xml:space="preserve">method </w:t>
      </w:r>
      <w:r w:rsidR="000B68FA">
        <w:rPr>
          <w:rFonts w:ascii="Cambria" w:eastAsiaTheme="minorEastAsia" w:hAnsi="Cambria"/>
        </w:rPr>
        <w:t>increase</w:t>
      </w:r>
      <w:r w:rsidR="009E23B0">
        <w:rPr>
          <w:rFonts w:ascii="Cambria" w:eastAsiaTheme="minorEastAsia" w:hAnsi="Cambria"/>
        </w:rPr>
        <w:t>s</w:t>
      </w:r>
      <w:r w:rsidR="000B68FA" w:rsidRPr="000904C4">
        <w:rPr>
          <w:rFonts w:ascii="Cambria" w:eastAsiaTheme="minorEastAsia" w:hAnsi="Cambria"/>
        </w:rPr>
        <w:t xml:space="preserve"> t</w:t>
      </w:r>
      <w:r w:rsidR="000B68FA">
        <w:rPr>
          <w:rFonts w:ascii="Cambria" w:eastAsiaTheme="minorEastAsia" w:hAnsi="Cambria"/>
        </w:rPr>
        <w:t xml:space="preserve">he </w:t>
      </w:r>
      <w:commentRangeStart w:id="56"/>
      <w:r w:rsidR="000B68FA">
        <w:rPr>
          <w:rFonts w:ascii="Cambria" w:eastAsiaTheme="minorEastAsia" w:hAnsi="Cambria"/>
        </w:rPr>
        <w:t>randomness</w:t>
      </w:r>
      <w:commentRangeEnd w:id="56"/>
      <w:r w:rsidR="009E23B0">
        <w:rPr>
          <w:rStyle w:val="CommentReference"/>
        </w:rPr>
        <w:commentReference w:id="56"/>
      </w:r>
      <w:r w:rsidR="000B68FA">
        <w:rPr>
          <w:rFonts w:ascii="Cambria" w:eastAsiaTheme="minorEastAsia" w:hAnsi="Cambria"/>
        </w:rPr>
        <w:t xml:space="preserve"> </w:t>
      </w:r>
      <w:r w:rsidR="000B68FA" w:rsidRPr="000904C4">
        <w:rPr>
          <w:rFonts w:ascii="Cambria" w:eastAsiaTheme="minorEastAsia" w:hAnsi="Cambria"/>
        </w:rPr>
        <w:t>but</w:t>
      </w:r>
      <w:r w:rsidR="000B68FA">
        <w:rPr>
          <w:rFonts w:ascii="Cambria" w:eastAsiaTheme="minorEastAsia" w:hAnsi="Cambria"/>
        </w:rPr>
        <w:t xml:space="preserve"> better</w:t>
      </w:r>
      <w:r w:rsidR="000B68FA" w:rsidRPr="000904C4">
        <w:rPr>
          <w:rFonts w:ascii="Cambria" w:eastAsiaTheme="minorEastAsia" w:hAnsi="Cambria"/>
        </w:rPr>
        <w:t xml:space="preserve"> preserve</w:t>
      </w:r>
      <w:r w:rsidR="00BF501E">
        <w:rPr>
          <w:rFonts w:ascii="Cambria" w:eastAsiaTheme="minorEastAsia" w:hAnsi="Cambria"/>
        </w:rPr>
        <w:t>s</w:t>
      </w:r>
      <w:r w:rsidR="000B68FA">
        <w:rPr>
          <w:rFonts w:ascii="Cambria" w:eastAsiaTheme="minorEastAsia" w:hAnsi="Cambria"/>
        </w:rPr>
        <w:t xml:space="preserve"> </w:t>
      </w:r>
      <w:r w:rsidR="009E23B0">
        <w:rPr>
          <w:rFonts w:ascii="Cambria" w:eastAsiaTheme="minorEastAsia" w:hAnsi="Cambria"/>
        </w:rPr>
        <w:t>most</w:t>
      </w:r>
      <w:r w:rsidR="000B68FA">
        <w:rPr>
          <w:rFonts w:ascii="Cambria" w:eastAsiaTheme="minorEastAsia" w:hAnsi="Cambria"/>
        </w:rPr>
        <w:t xml:space="preserve"> feature distributions</w:t>
      </w:r>
      <w:r w:rsidR="000B68FA" w:rsidRPr="000904C4">
        <w:rPr>
          <w:rFonts w:ascii="Cambria" w:eastAsiaTheme="minorEastAsia" w:hAnsi="Cambria"/>
        </w:rPr>
        <w:t>.</w:t>
      </w:r>
      <w:r w:rsidR="000B68FA">
        <w:rPr>
          <w:rFonts w:ascii="Cambria" w:eastAsiaTheme="minorEastAsia" w:hAnsi="Cambria"/>
        </w:rPr>
        <w:t xml:space="preserve"> </w:t>
      </w:r>
      <w:r w:rsidR="009E23B0">
        <w:rPr>
          <w:rFonts w:ascii="Cambria" w:eastAsiaTheme="minorEastAsia" w:hAnsi="Cambria"/>
        </w:rPr>
        <w:t>The</w:t>
      </w:r>
      <w:r w:rsidR="000B68FA">
        <w:rPr>
          <w:rFonts w:ascii="Cambria" w:eastAsiaTheme="minorEastAsia" w:hAnsi="Cambria"/>
        </w:rPr>
        <w:t xml:space="preserve"> feature distributions of </w:t>
      </w:r>
      <w:r w:rsidR="000B68FA">
        <w:rPr>
          <w:rFonts w:ascii="Cambria" w:eastAsiaTheme="minorEastAsia" w:hAnsi="Cambria"/>
          <w:i/>
          <w:iCs/>
        </w:rPr>
        <w:t>k</w:t>
      </w:r>
      <w:r w:rsidR="000B68FA">
        <w:rPr>
          <w:rFonts w:ascii="Cambria" w:eastAsiaTheme="minorEastAsia" w:hAnsi="Cambria"/>
        </w:rPr>
        <w:t>-nTS+</w:t>
      </w:r>
      <w:r w:rsidR="000B68FA" w:rsidRPr="000904C4">
        <w:rPr>
          <w:rFonts w:ascii="Cambria" w:eastAsiaTheme="minorEastAsia" w:hAnsi="Cambria"/>
        </w:rPr>
        <w:t xml:space="preserve"> </w:t>
      </w:r>
      <w:r w:rsidR="00BF501E">
        <w:rPr>
          <w:rFonts w:ascii="Cambria" w:eastAsiaTheme="minorEastAsia" w:hAnsi="Cambria"/>
        </w:rPr>
        <w:t xml:space="preserve">swapping </w:t>
      </w:r>
      <w:r w:rsidR="000B68FA">
        <w:rPr>
          <w:rFonts w:ascii="Cambria" w:eastAsiaTheme="minorEastAsia" w:hAnsi="Cambria"/>
        </w:rPr>
        <w:t xml:space="preserve">are </w:t>
      </w:r>
      <w:r w:rsidR="00BF501E">
        <w:rPr>
          <w:rFonts w:ascii="Cambria" w:eastAsiaTheme="minorEastAsia" w:hAnsi="Cambria"/>
        </w:rPr>
        <w:t xml:space="preserve">much </w:t>
      </w:r>
      <w:r w:rsidR="000B68FA">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(list here XXX), </w:t>
      </w:r>
      <w:r w:rsidR="000B68FA">
        <w:rPr>
          <w:rFonts w:ascii="Cambria" w:eastAsiaTheme="minorEastAsia" w:hAnsi="Cambria"/>
        </w:rPr>
        <w:t xml:space="preserve">which </w:t>
      </w:r>
      <w:r w:rsidR="00562C21">
        <w:rPr>
          <w:rFonts w:ascii="Cambria" w:eastAsiaTheme="minorEastAsia" w:hAnsi="Cambria"/>
        </w:rPr>
        <w:t xml:space="preserve">led to improved </w:t>
      </w:r>
      <w:r w:rsidR="000B68FA">
        <w:rPr>
          <w:rFonts w:ascii="Cambria" w:eastAsiaTheme="minorEastAsia" w:hAnsi="Cambria"/>
        </w:rPr>
        <w:t xml:space="preserve">forecast accuracy results. </w:t>
      </w:r>
    </w:p>
    <w:p w14:paraId="057F4768" w14:textId="7EE307D1" w:rsidR="00450A18" w:rsidRDefault="00450A18" w:rsidP="006457AC">
      <w:pPr>
        <w:rPr>
          <w:rFonts w:ascii="Cambria" w:eastAsiaTheme="minorEastAsia" w:hAnsi="Cambria"/>
        </w:rPr>
      </w:pPr>
    </w:p>
    <w:p w14:paraId="66AFCF1D" w14:textId="77777777" w:rsidR="00450A18" w:rsidRDefault="00450A18" w:rsidP="006457AC">
      <w:pPr>
        <w:rPr>
          <w:rFonts w:ascii="Cambria" w:eastAsiaTheme="minorEastAsia" w:hAnsi="Cambria"/>
        </w:rPr>
      </w:pPr>
    </w:p>
    <w:p w14:paraId="20BA44F9" w14:textId="3DDC9E69"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B06B2D">
        <w:rPr>
          <w:rFonts w:ascii="Cambria" w:eastAsiaTheme="minorEastAsia" w:hAnsi="Cambria"/>
          <w:b/>
          <w:bCs/>
        </w:rPr>
        <w:t>8</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77777777" w:rsidR="00B73045" w:rsidRDefault="00B73045" w:rsidP="006457AC">
      <w:pPr>
        <w:rPr>
          <w:rFonts w:ascii="Cambria" w:eastAsiaTheme="minorEastAsia" w:hAnsi="Cambria"/>
        </w:rPr>
      </w:pPr>
    </w:p>
    <w:p w14:paraId="0196859A" w14:textId="17FD4413" w:rsidR="00F33583" w:rsidRDefault="00B73045" w:rsidP="006457AC">
      <w:pPr>
        <w:rPr>
          <w:rFonts w:ascii="Cambria" w:eastAsiaTheme="minorEastAsia" w:hAnsi="Cambria"/>
        </w:rPr>
      </w:pPr>
      <w:r>
        <w:rPr>
          <w:rFonts w:ascii="Cambria" w:eastAsiaTheme="minorEastAsia" w:hAnsi="Cambria"/>
          <w:noProof/>
        </w:rPr>
        <w:drawing>
          <wp:anchor distT="0" distB="0" distL="114300" distR="114300" simplePos="0" relativeHeight="251700224" behindDoc="0" locked="0" layoutInCell="1" allowOverlap="1" wp14:anchorId="6FEDDAFA" wp14:editId="72601B4C">
            <wp:simplePos x="0" y="0"/>
            <wp:positionH relativeFrom="margin">
              <wp:align>right</wp:align>
            </wp:positionH>
            <wp:positionV relativeFrom="paragraph">
              <wp:posOffset>-7389</wp:posOffset>
            </wp:positionV>
            <wp:extent cx="5943600" cy="3886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anchor>
        </w:drawing>
      </w:r>
    </w:p>
    <w:p w14:paraId="1DF60A51" w14:textId="386F5569" w:rsidR="00F33583" w:rsidRDefault="00F33583" w:rsidP="006457AC">
      <w:pPr>
        <w:rPr>
          <w:rFonts w:ascii="Cambria" w:eastAsiaTheme="minorEastAsia" w:hAnsi="Cambria"/>
        </w:rPr>
      </w:pPr>
    </w:p>
    <w:p w14:paraId="7F50447E" w14:textId="52F09BD1" w:rsidR="00F33583" w:rsidRDefault="00F33583" w:rsidP="006457AC">
      <w:pPr>
        <w:rPr>
          <w:rFonts w:ascii="Cambria" w:eastAsiaTheme="minorEastAsia" w:hAnsi="Cambria"/>
        </w:rPr>
      </w:pPr>
    </w:p>
    <w:p w14:paraId="22CB8793" w14:textId="751CC966" w:rsidR="00F33583" w:rsidRDefault="00F33583" w:rsidP="006457AC">
      <w:pPr>
        <w:rPr>
          <w:rFonts w:ascii="Cambria" w:eastAsiaTheme="minorEastAsia" w:hAnsi="Cambria"/>
        </w:rPr>
      </w:pPr>
    </w:p>
    <w:p w14:paraId="6C673454" w14:textId="4E4F7878" w:rsidR="00F33583" w:rsidRDefault="00F33583" w:rsidP="006457AC">
      <w:pPr>
        <w:rPr>
          <w:rFonts w:ascii="Cambria" w:eastAsiaTheme="minorEastAsia" w:hAnsi="Cambria"/>
        </w:rPr>
      </w:pPr>
    </w:p>
    <w:p w14:paraId="59CD7A78" w14:textId="3AE0367E"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509282F6" w14:textId="1FB6F122" w:rsidR="00F33583" w:rsidRDefault="00F33583" w:rsidP="006457AC">
      <w:pPr>
        <w:rPr>
          <w:rFonts w:ascii="Cambria" w:eastAsiaTheme="minorEastAsia" w:hAnsi="Cambria"/>
        </w:rPr>
      </w:pPr>
    </w:p>
    <w:p w14:paraId="484D700E" w14:textId="5DD0A698" w:rsidR="00F33583" w:rsidRDefault="00F33583" w:rsidP="006457AC">
      <w:pPr>
        <w:rPr>
          <w:rFonts w:ascii="Cambria" w:eastAsiaTheme="minorEastAsia" w:hAnsi="Cambria"/>
        </w:rPr>
      </w:pPr>
    </w:p>
    <w:p w14:paraId="2894096F" w14:textId="523AB699" w:rsidR="00F33583" w:rsidRDefault="00F33583" w:rsidP="006457AC">
      <w:pPr>
        <w:rPr>
          <w:rFonts w:ascii="Cambria" w:eastAsiaTheme="minorEastAsia" w:hAnsi="Cambria"/>
        </w:rPr>
      </w:pPr>
    </w:p>
    <w:p w14:paraId="317BEC2A" w14:textId="7A1FE643" w:rsidR="00F33583" w:rsidRDefault="00F33583"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37D7A6F3" w14:textId="672C9975" w:rsidR="00F33583" w:rsidRDefault="00F33583" w:rsidP="006457AC">
      <w:pPr>
        <w:rPr>
          <w:rFonts w:ascii="Cambria" w:eastAsiaTheme="minorEastAsia" w:hAnsi="Cambria"/>
        </w:rPr>
      </w:pPr>
    </w:p>
    <w:p w14:paraId="35080DE6" w14:textId="1563F847" w:rsidR="00F33583" w:rsidRDefault="00F33583" w:rsidP="006457AC">
      <w:pPr>
        <w:rPr>
          <w:rFonts w:ascii="Cambria" w:eastAsiaTheme="minorEastAsia" w:hAnsi="Cambria"/>
        </w:rPr>
      </w:pPr>
    </w:p>
    <w:p w14:paraId="37387F61" w14:textId="0D7B7FF0" w:rsidR="00F33583" w:rsidRDefault="00F33583" w:rsidP="006457AC">
      <w:pPr>
        <w:rPr>
          <w:rFonts w:ascii="Cambria" w:eastAsiaTheme="minorEastAsia" w:hAnsi="Cambria"/>
        </w:rPr>
      </w:pPr>
    </w:p>
    <w:p w14:paraId="55E7C98B" w14:textId="382BAB8B" w:rsidR="00F33583" w:rsidRDefault="00F33583" w:rsidP="006457AC">
      <w:pPr>
        <w:rPr>
          <w:rFonts w:ascii="Cambria" w:eastAsiaTheme="minorEastAsia" w:hAnsi="Cambria"/>
        </w:rPr>
      </w:pPr>
    </w:p>
    <w:p w14:paraId="7E60C95C" w14:textId="6219D4C4" w:rsidR="00F33583" w:rsidRDefault="00F33583" w:rsidP="006457AC">
      <w:pPr>
        <w:rPr>
          <w:rFonts w:ascii="Cambria" w:eastAsiaTheme="minorEastAsia" w:hAnsi="Cambria"/>
        </w:rPr>
      </w:pPr>
    </w:p>
    <w:p w14:paraId="14045745" w14:textId="0594B368" w:rsidR="00F33583" w:rsidRDefault="00F33583" w:rsidP="006457AC">
      <w:pPr>
        <w:rPr>
          <w:rFonts w:ascii="Cambria" w:eastAsiaTheme="minorEastAsia" w:hAnsi="Cambria"/>
        </w:rPr>
      </w:pPr>
    </w:p>
    <w:p w14:paraId="34B35F3E" w14:textId="6059ABC8" w:rsidR="00F33583" w:rsidRDefault="00F33583" w:rsidP="006457AC">
      <w:pPr>
        <w:rPr>
          <w:rFonts w:ascii="Cambria" w:eastAsiaTheme="minorEastAsia" w:hAnsi="Cambria"/>
        </w:rPr>
      </w:pPr>
    </w:p>
    <w:p w14:paraId="6B2004D3" w14:textId="46660571" w:rsidR="00F33583" w:rsidRDefault="00F33583" w:rsidP="006457AC">
      <w:pPr>
        <w:rPr>
          <w:rFonts w:ascii="Cambria" w:eastAsiaTheme="minorEastAsia" w:hAnsi="Cambria"/>
        </w:rPr>
      </w:pPr>
    </w:p>
    <w:p w14:paraId="52EBA461" w14:textId="350DFF65" w:rsidR="00F33583" w:rsidRDefault="00F33583" w:rsidP="006457AC">
      <w:pPr>
        <w:rPr>
          <w:rFonts w:ascii="Cambria" w:eastAsiaTheme="minorEastAsia" w:hAnsi="Cambria"/>
        </w:rPr>
      </w:pPr>
    </w:p>
    <w:p w14:paraId="750B9D94" w14:textId="59A93970" w:rsidR="00F33583" w:rsidRDefault="00F33583" w:rsidP="006457AC">
      <w:pPr>
        <w:rPr>
          <w:rFonts w:ascii="Cambria" w:eastAsiaTheme="minorEastAsia" w:hAnsi="Cambria"/>
        </w:rPr>
      </w:pPr>
    </w:p>
    <w:p w14:paraId="4C0D757F" w14:textId="3B6173FC" w:rsidR="00F33583" w:rsidRDefault="00F33583" w:rsidP="006457AC">
      <w:pPr>
        <w:rPr>
          <w:rFonts w:ascii="Cambria" w:eastAsiaTheme="minorEastAsia" w:hAnsi="Cambria"/>
        </w:rPr>
      </w:pPr>
    </w:p>
    <w:p w14:paraId="2CB2CA05" w14:textId="7116C313" w:rsidR="00B22C54" w:rsidRDefault="00B22C54" w:rsidP="00B22C54">
      <w:pPr>
        <w:rPr>
          <w:rFonts w:ascii="Cambria" w:eastAsiaTheme="minorEastAsia" w:hAnsi="Cambria"/>
        </w:rPr>
      </w:pPr>
      <w:r>
        <w:rPr>
          <w:rFonts w:ascii="Cambria" w:eastAsiaTheme="minorEastAsia" w:hAnsi="Cambria"/>
        </w:rPr>
        <w:t xml:space="preserve">We note that while the base </w:t>
      </w:r>
      <w:r>
        <w:rPr>
          <w:rFonts w:ascii="Cambria" w:eastAsiaTheme="minorEastAsia" w:hAnsi="Cambria"/>
          <w:i/>
          <w:iCs/>
        </w:rPr>
        <w:t>k</w:t>
      </w:r>
      <w:r>
        <w:rPr>
          <w:rFonts w:ascii="Cambria" w:eastAsiaTheme="minorEastAsia" w:hAnsi="Cambria"/>
        </w:rPr>
        <w:t xml:space="preserve">-nTS method performed swapping based on the values of </w:t>
      </w:r>
      <w:r>
        <w:rPr>
          <w:rFonts w:ascii="Cambria" w:eastAsiaTheme="minorEastAsia" w:hAnsi="Cambria"/>
          <w:i/>
          <w:iCs/>
        </w:rPr>
        <w:t xml:space="preserve">Spectral </w:t>
      </w:r>
      <w:commentRangeStart w:id="57"/>
      <w:r>
        <w:rPr>
          <w:rFonts w:ascii="Cambria" w:eastAsiaTheme="minorEastAsia" w:hAnsi="Cambria"/>
          <w:i/>
          <w:iCs/>
        </w:rPr>
        <w:t>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perform as well as </w:t>
      </w:r>
      <w:r>
        <w:rPr>
          <w:rFonts w:ascii="Cambria" w:eastAsiaTheme="minorEastAsia" w:hAnsi="Cambria"/>
          <w:i/>
          <w:iCs/>
        </w:rPr>
        <w:t>k</w:t>
      </w:r>
      <w:r>
        <w:rPr>
          <w:rFonts w:ascii="Cambria" w:eastAsiaTheme="minorEastAsia" w:hAnsi="Cambria"/>
        </w:rPr>
        <w:t xml:space="preserve">-nTS+ at preserving the distributions of these features, leading to poorer forecast accuracy.  </w:t>
      </w:r>
      <w:commentRangeEnd w:id="57"/>
      <w:r>
        <w:rPr>
          <w:rStyle w:val="CommentReference"/>
        </w:rPr>
        <w:commentReference w:id="57"/>
      </w:r>
      <w:r>
        <w:rPr>
          <w:rFonts w:ascii="Cambria" w:eastAsiaTheme="minorEastAsia" w:hAnsi="Cambria"/>
          <w:i/>
          <w:iCs/>
        </w:rPr>
        <w:t>k</w:t>
      </w:r>
      <w:r>
        <w:rPr>
          <w:rFonts w:ascii="Cambria" w:eastAsiaTheme="minorEastAsia" w:hAnsi="Cambria"/>
        </w:rPr>
        <w:t xml:space="preserve">-nTS+ did not explicitly swap based on the values of these features which demonstrates the </w:t>
      </w:r>
      <w:r w:rsidR="00E3645B">
        <w:rPr>
          <w:rFonts w:ascii="Cambria" w:eastAsiaTheme="minorEastAsia" w:hAnsi="Cambria"/>
        </w:rPr>
        <w:t>value addition of</w:t>
      </w:r>
      <w:r>
        <w:rPr>
          <w:rFonts w:ascii="Cambria" w:eastAsiaTheme="minorEastAsia" w:hAnsi="Cambria"/>
        </w:rPr>
        <w:t xml:space="preserve"> the k-nTS+ feedback loop. Although </w:t>
      </w:r>
      <w:r>
        <w:rPr>
          <w:rFonts w:ascii="Cambria" w:eastAsiaTheme="minorEastAsia" w:hAnsi="Cambria"/>
          <w:i/>
          <w:iCs/>
        </w:rPr>
        <w:t>Spectral Entropy</w:t>
      </w:r>
      <w:r>
        <w:rPr>
          <w:rFonts w:ascii="Cambria" w:eastAsiaTheme="minorEastAsia" w:hAnsi="Cambria"/>
        </w:rPr>
        <w:t xml:space="preserve"> and </w:t>
      </w:r>
      <w:r>
        <w:rPr>
          <w:rFonts w:ascii="Cambria" w:eastAsiaTheme="minorEastAsia" w:hAnsi="Cambria"/>
          <w:i/>
          <w:iCs/>
        </w:rPr>
        <w:t>Hurst</w:t>
      </w:r>
      <w:r>
        <w:rPr>
          <w:rFonts w:ascii="Cambria" w:eastAsiaTheme="minorEastAsia" w:hAnsi="Cambria"/>
        </w:rPr>
        <w:t xml:space="preserve"> were correlated with forecast accuracy across series, they were eliminated in the first stage of the </w:t>
      </w:r>
      <w:r>
        <w:rPr>
          <w:rFonts w:ascii="Cambria" w:eastAsiaTheme="minorEastAsia" w:hAnsi="Cambria"/>
          <w:i/>
          <w:iCs/>
        </w:rPr>
        <w:t>k</w:t>
      </w:r>
      <w:r>
        <w:rPr>
          <w:rFonts w:ascii="Cambria" w:eastAsiaTheme="minorEastAsia" w:hAnsi="Cambria"/>
        </w:rPr>
        <w:t xml:space="preserve">-nTS+ feature selection process using RReliefF.  This is because k-nTS+ focused on </w:t>
      </w:r>
      <w:r w:rsidR="00E3645B" w:rsidRPr="00E3645B">
        <w:rPr>
          <w:rFonts w:ascii="Cambria" w:eastAsiaTheme="minorEastAsia" w:hAnsi="Cambria"/>
        </w:rPr>
        <w:t>discriminating between nearest time series with different forecast errors.</w:t>
      </w:r>
      <w:r>
        <w:rPr>
          <w:rFonts w:ascii="Cambria" w:eastAsiaTheme="minorEastAsia" w:hAnsi="Cambria"/>
        </w:rPr>
        <w:t xml:space="preserve">  As a result, k-nTS+ achieved better feature preservation by swapping using the time series features which are correlated with overall measures of forecast</w:t>
      </w:r>
      <w:r w:rsidR="00E3645B">
        <w:rPr>
          <w:rFonts w:ascii="Cambria" w:eastAsiaTheme="minorEastAsia" w:hAnsi="Cambria"/>
        </w:rPr>
        <w:t>ability</w:t>
      </w:r>
      <w:r>
        <w:rPr>
          <w:rFonts w:ascii="Cambria" w:eastAsiaTheme="minorEastAsia" w:hAnsi="Cambria"/>
        </w:rPr>
        <w:t>.  We found that by using the k-nTS+ feature-based method, we could reduce the</w:t>
      </w:r>
      <w:r w:rsidR="00B33D9A">
        <w:rPr>
          <w:rFonts w:ascii="Cambria" w:eastAsiaTheme="minorEastAsia" w:hAnsi="Cambria"/>
        </w:rPr>
        <w:t xml:space="preserve"> degradation in</w:t>
      </w:r>
      <w:r>
        <w:rPr>
          <w:rFonts w:ascii="Cambria" w:eastAsiaTheme="minorEastAsia" w:hAnsi="Cambria"/>
        </w:rPr>
        <w:t xml:space="preserve"> forecast accuracy from +39.6% to +13.9%</w:t>
      </w:r>
      <w:r w:rsidR="00B33D9A">
        <w:rPr>
          <w:rFonts w:ascii="Cambria" w:eastAsiaTheme="minorEastAsia" w:hAnsi="Cambria"/>
        </w:rPr>
        <w:t>,</w:t>
      </w:r>
      <w:r>
        <w:rPr>
          <w:rFonts w:ascii="Cambria" w:eastAsiaTheme="minorEastAsia" w:hAnsi="Cambria"/>
        </w:rPr>
        <w:t xml:space="preserve"> at a minimal </w:t>
      </w:r>
      <w:r w:rsidR="00E3645B">
        <w:rPr>
          <w:rFonts w:ascii="Cambria" w:eastAsiaTheme="minorEastAsia" w:hAnsi="Cambria"/>
        </w:rPr>
        <w:t>tradeoff</w:t>
      </w:r>
      <w:r>
        <w:rPr>
          <w:rFonts w:ascii="Cambria" w:eastAsiaTheme="minorEastAsia" w:hAnsi="Cambria"/>
        </w:rPr>
        <w:t xml:space="preserve"> to privacy.</w:t>
      </w:r>
    </w:p>
    <w:p w14:paraId="0F6FBF36" w14:textId="4D073A3B" w:rsidR="00E3645B" w:rsidRDefault="00E3645B" w:rsidP="00B22C54">
      <w:pPr>
        <w:rPr>
          <w:rFonts w:ascii="Cambria" w:eastAsiaTheme="minorEastAsia" w:hAnsi="Cambria"/>
        </w:rPr>
      </w:pPr>
    </w:p>
    <w:p w14:paraId="2951CB71" w14:textId="7C7FEA56" w:rsidR="00E3645B" w:rsidRDefault="00E3645B" w:rsidP="00E3645B">
      <w:pPr>
        <w:rPr>
          <w:rFonts w:ascii="Cambria" w:eastAsiaTheme="minorEastAsia" w:hAnsi="Cambria"/>
        </w:rPr>
      </w:pPr>
      <w:commentRangeStart w:id="58"/>
      <w:r>
        <w:rPr>
          <w:rFonts w:ascii="Cambria" w:eastAsiaTheme="minorEastAsia" w:hAnsi="Cambria"/>
        </w:rPr>
        <w:t>When applied to the monthly micro M3 data,</w:t>
      </w:r>
      <w:r w:rsidRPr="00E3645B">
        <w:rPr>
          <w:rFonts w:ascii="Cambria" w:eastAsiaTheme="minorEastAsia" w:hAnsi="Cambria"/>
        </w:rPr>
        <w:t xml:space="preserve"> this shows that the accuracy of the forecasting models we use are sensitive to changes in the shape (</w:t>
      </w:r>
      <w:r w:rsidRPr="00E3645B">
        <w:rPr>
          <w:rFonts w:ascii="Cambria" w:eastAsiaTheme="minorEastAsia" w:hAnsi="Cambria"/>
          <w:i/>
          <w:iCs/>
        </w:rPr>
        <w:t>e.g.</w:t>
      </w:r>
      <w:r w:rsidRPr="00E3645B">
        <w:rPr>
          <w:rFonts w:ascii="Cambria" w:eastAsiaTheme="minorEastAsia" w:hAnsi="Cambria"/>
        </w:rPr>
        <w:t>, spike) and location (</w:t>
      </w:r>
      <w:r w:rsidRPr="00E3645B">
        <w:rPr>
          <w:rFonts w:ascii="Cambria" w:eastAsiaTheme="minorEastAsia" w:hAnsi="Cambria"/>
          <w:i/>
          <w:iCs/>
        </w:rPr>
        <w:t>e.g.</w:t>
      </w:r>
      <w:r w:rsidRPr="00E3645B">
        <w:rPr>
          <w:rFonts w:ascii="Cambria" w:eastAsiaTheme="minorEastAsia" w:hAnsi="Cambria"/>
        </w:rPr>
        <w:t xml:space="preserve">, mean) of time series. If we have two similar time series (nearest </w:t>
      </w:r>
      <w:r>
        <w:rPr>
          <w:rFonts w:ascii="Cambria" w:eastAsiaTheme="minorEastAsia" w:hAnsi="Cambria"/>
        </w:rPr>
        <w:t>time series</w:t>
      </w:r>
      <w:r w:rsidRPr="00E3645B">
        <w:rPr>
          <w:rFonts w:ascii="Cambria" w:eastAsiaTheme="minorEastAsia" w:hAnsi="Cambria"/>
        </w:rPr>
        <w:t>)</w:t>
      </w:r>
      <w:r>
        <w:rPr>
          <w:rFonts w:ascii="Cambria" w:eastAsiaTheme="minorEastAsia" w:hAnsi="Cambria"/>
        </w:rPr>
        <w:t>,</w:t>
      </w:r>
      <w:r w:rsidRPr="00E3645B">
        <w:rPr>
          <w:rFonts w:ascii="Cambria" w:eastAsiaTheme="minorEastAsia" w:hAnsi="Cambria"/>
        </w:rPr>
        <w:t xml:space="preserve"> there is a higher </w:t>
      </w:r>
      <w:r>
        <w:rPr>
          <w:rFonts w:ascii="Cambria" w:eastAsiaTheme="minorEastAsia" w:hAnsi="Cambria"/>
        </w:rPr>
        <w:t>likelihood</w:t>
      </w:r>
      <w:r w:rsidRPr="00E3645B">
        <w:rPr>
          <w:rFonts w:ascii="Cambria" w:eastAsiaTheme="minorEastAsia" w:hAnsi="Cambria"/>
        </w:rPr>
        <w:t xml:space="preserve"> that they differ on these features when their forecast errors are different than when their errors are the same. On the other hand, there is a higher probability that two nearest neighbor series have different spectral entropies when their forecast errors are the same than when </w:t>
      </w:r>
      <w:r>
        <w:rPr>
          <w:rFonts w:ascii="Cambria" w:eastAsiaTheme="minorEastAsia" w:hAnsi="Cambria"/>
        </w:rPr>
        <w:t>they’re</w:t>
      </w:r>
      <w:r w:rsidRPr="00E3645B">
        <w:rPr>
          <w:rFonts w:ascii="Cambria" w:eastAsiaTheme="minorEastAsia" w:hAnsi="Cambria"/>
        </w:rPr>
        <w:t xml:space="preserve"> different.</w:t>
      </w:r>
      <w:r>
        <w:rPr>
          <w:rFonts w:ascii="Cambria" w:eastAsiaTheme="minorEastAsia" w:hAnsi="Cambria"/>
        </w:rPr>
        <w:t xml:space="preserve"> </w:t>
      </w:r>
      <w:r w:rsidRPr="00E3645B">
        <w:rPr>
          <w:rFonts w:ascii="Cambria" w:eastAsiaTheme="minorEastAsia" w:hAnsi="Cambria"/>
        </w:rPr>
        <w:t xml:space="preserve">When privacy protection changes the spectral entropy and Hurst coefficient of a time series, the effect on accuracy is likely small </w:t>
      </w:r>
      <w:r>
        <w:rPr>
          <w:rFonts w:ascii="Cambria" w:eastAsiaTheme="minorEastAsia" w:hAnsi="Cambria"/>
        </w:rPr>
        <w:t>because</w:t>
      </w:r>
      <w:r w:rsidRPr="00E3645B">
        <w:rPr>
          <w:rFonts w:ascii="Cambria" w:eastAsiaTheme="minorEastAsia" w:hAnsi="Cambria"/>
        </w:rPr>
        <w:t xml:space="preserve"> the important location</w:t>
      </w:r>
      <w:r>
        <w:rPr>
          <w:rFonts w:ascii="Cambria" w:eastAsiaTheme="minorEastAsia" w:hAnsi="Cambria"/>
        </w:rPr>
        <w:t xml:space="preserve"> and </w:t>
      </w:r>
      <w:r w:rsidRPr="00E3645B">
        <w:rPr>
          <w:rFonts w:ascii="Cambria" w:eastAsiaTheme="minorEastAsia" w:hAnsi="Cambria"/>
        </w:rPr>
        <w:t>shape features are maintained.</w:t>
      </w:r>
      <w:r>
        <w:rPr>
          <w:rFonts w:ascii="Cambria" w:eastAsiaTheme="minorEastAsia" w:hAnsi="Cambria"/>
        </w:rPr>
        <w:t xml:space="preserve"> </w:t>
      </w:r>
      <w:r w:rsidRPr="00E3645B">
        <w:rPr>
          <w:rFonts w:ascii="Cambria" w:eastAsiaTheme="minorEastAsia" w:hAnsi="Cambria"/>
        </w:rPr>
        <w:t xml:space="preserve">A simple example would be a time series with small variance and constant mean. </w:t>
      </w:r>
      <w:r>
        <w:rPr>
          <w:rFonts w:ascii="Cambria" w:eastAsiaTheme="minorEastAsia" w:hAnsi="Cambria"/>
        </w:rPr>
        <w:t xml:space="preserve">When </w:t>
      </w:r>
      <w:r w:rsidRPr="00E3645B">
        <w:rPr>
          <w:rFonts w:ascii="Cambria" w:eastAsiaTheme="minorEastAsia" w:hAnsi="Cambria"/>
        </w:rPr>
        <w:t>we randomly shuffle the time series values</w:t>
      </w:r>
      <w:r>
        <w:rPr>
          <w:rFonts w:ascii="Cambria" w:eastAsiaTheme="minorEastAsia" w:hAnsi="Cambria"/>
        </w:rPr>
        <w:t>, we</w:t>
      </w:r>
      <w:r w:rsidRPr="00E3645B">
        <w:rPr>
          <w:rFonts w:ascii="Cambria" w:eastAsiaTheme="minorEastAsia" w:hAnsi="Cambria"/>
        </w:rPr>
        <w:t xml:space="preserve"> the same variance and mean, but with little to no autocorrelation (high spectral entropy). </w:t>
      </w:r>
      <w:r>
        <w:rPr>
          <w:rFonts w:ascii="Cambria" w:eastAsiaTheme="minorEastAsia" w:hAnsi="Cambria"/>
        </w:rPr>
        <w:t xml:space="preserve">When </w:t>
      </w:r>
      <w:r w:rsidRPr="00E3645B">
        <w:rPr>
          <w:rFonts w:ascii="Cambria" w:eastAsiaTheme="minorEastAsia" w:hAnsi="Cambria"/>
        </w:rPr>
        <w:t>a forecasting model just forecasts the long run mean of this series, it achieves similar accuracy to the original series.</w:t>
      </w:r>
      <w:commentRangeEnd w:id="58"/>
      <w:r>
        <w:rPr>
          <w:rStyle w:val="CommentReference"/>
        </w:rPr>
        <w:commentReference w:id="58"/>
      </w:r>
    </w:p>
    <w:p w14:paraId="759DBB51" w14:textId="3F280478" w:rsidR="00E87519" w:rsidRDefault="00E87519" w:rsidP="00B22C54">
      <w:pPr>
        <w:rPr>
          <w:rFonts w:ascii="Cambria" w:eastAsiaTheme="minorEastAsia" w:hAnsi="Cambria"/>
        </w:rPr>
      </w:pPr>
    </w:p>
    <w:p w14:paraId="23349CB1" w14:textId="77777777" w:rsidR="00E87519" w:rsidRDefault="00E87519" w:rsidP="00E87519">
      <w:pPr>
        <w:tabs>
          <w:tab w:val="left" w:pos="1027"/>
        </w:tabs>
        <w:rPr>
          <w:rFonts w:ascii="Cambria" w:eastAsiaTheme="minorEastAsia" w:hAnsi="Cambria"/>
          <w:b/>
          <w:bCs/>
        </w:rPr>
      </w:pPr>
    </w:p>
    <w:p w14:paraId="346BFE5B" w14:textId="62EB3C6B" w:rsidR="00E87519" w:rsidRDefault="00E87519" w:rsidP="00E87519">
      <w:pPr>
        <w:pStyle w:val="ListParagraph"/>
        <w:numPr>
          <w:ilvl w:val="2"/>
          <w:numId w:val="1"/>
        </w:numPr>
        <w:rPr>
          <w:rFonts w:ascii="Cambria" w:hAnsi="Cambria"/>
          <w:i/>
          <w:iCs/>
        </w:rPr>
      </w:pPr>
      <w:r>
        <w:rPr>
          <w:rFonts w:ascii="Cambria" w:hAnsi="Cambria"/>
          <w:i/>
          <w:iCs/>
        </w:rPr>
        <w:t xml:space="preserve"> Adjusted Forecasts</w:t>
      </w:r>
    </w:p>
    <w:p w14:paraId="7579C842" w14:textId="487BC40F" w:rsidR="00E87519" w:rsidRDefault="00E87519" w:rsidP="00E87519">
      <w:pPr>
        <w:rPr>
          <w:rFonts w:ascii="Cambria" w:hAnsi="Cambria"/>
          <w:i/>
          <w:iCs/>
        </w:rPr>
      </w:pPr>
    </w:p>
    <w:p w14:paraId="69C5A986" w14:textId="77777777" w:rsidR="001F6BF7" w:rsidRDefault="00E87519" w:rsidP="00E87519">
      <w:pPr>
        <w:rPr>
          <w:rFonts w:ascii="Cambria" w:hAnsi="Cambria"/>
        </w:rPr>
      </w:pPr>
      <w:r>
        <w:rPr>
          <w:rFonts w:ascii="Cambria" w:hAnsi="Cambria"/>
        </w:rPr>
        <w:t>Cameron, here you include all the other results ( I can write up the explanations) that I commented on.   So, we need an analysis of adjusted forecasts from the lit review.</w:t>
      </w:r>
      <w:r w:rsidR="001F6BF7">
        <w:rPr>
          <w:rFonts w:ascii="Cambria" w:hAnsi="Cambria"/>
        </w:rPr>
        <w:t xml:space="preserve"> </w:t>
      </w:r>
      <w:r w:rsidR="001F6BF7">
        <w:rPr>
          <w:rFonts w:ascii="Cambria" w:hAnsi="Cambria"/>
        </w:rPr>
        <w:br/>
      </w:r>
    </w:p>
    <w:p w14:paraId="4F1D5D06" w14:textId="63FC86A1" w:rsidR="00E87519" w:rsidRDefault="001F6BF7" w:rsidP="00E87519">
      <w:pPr>
        <w:rPr>
          <w:rFonts w:ascii="Cambria" w:hAnsi="Cambria"/>
        </w:rPr>
      </w:pPr>
      <w:r>
        <w:rPr>
          <w:rFonts w:ascii="Cambria" w:hAnsi="Cambria"/>
        </w:rPr>
        <w:t xml:space="preserve">Answer these empirically: </w:t>
      </w:r>
    </w:p>
    <w:p w14:paraId="0E688E31" w14:textId="38A414C3" w:rsidR="001F6BF7" w:rsidRDefault="001F6BF7" w:rsidP="00E87519">
      <w:pPr>
        <w:rPr>
          <w:rFonts w:ascii="Cambria" w:hAnsi="Cambria"/>
        </w:rPr>
      </w:pPr>
      <w:r>
        <w:rPr>
          <w:rFonts w:ascii="Cambria" w:hAnsi="Cambria"/>
        </w:rPr>
        <w:t xml:space="preserve">Positive vs. Negative adjustments were better? </w:t>
      </w:r>
    </w:p>
    <w:p w14:paraId="6195A879" w14:textId="6AC1E6CC" w:rsidR="001F6BF7" w:rsidRDefault="001F6BF7" w:rsidP="00E87519">
      <w:pPr>
        <w:rPr>
          <w:rFonts w:ascii="Cambria" w:hAnsi="Cambria"/>
        </w:rPr>
      </w:pPr>
      <w:r>
        <w:rPr>
          <w:rFonts w:ascii="Cambria" w:hAnsi="Cambria"/>
        </w:rPr>
        <w:t xml:space="preserve">Did low votality swapped have better accuracy? (Fildes et. al. </w:t>
      </w:r>
      <w:commentRangeStart w:id="59"/>
      <w:commentRangeStart w:id="60"/>
      <w:commentRangeStart w:id="61"/>
      <w:r>
        <w:rPr>
          <w:rFonts w:ascii="Cambria" w:hAnsi="Cambria"/>
        </w:rPr>
        <w:t>2009</w:t>
      </w:r>
      <w:commentRangeEnd w:id="59"/>
      <w:r>
        <w:rPr>
          <w:rStyle w:val="CommentReference"/>
        </w:rPr>
        <w:commentReference w:id="59"/>
      </w:r>
      <w:commentRangeEnd w:id="60"/>
      <w:r>
        <w:rPr>
          <w:rStyle w:val="CommentReference"/>
        </w:rPr>
        <w:commentReference w:id="60"/>
      </w:r>
      <w:commentRangeEnd w:id="61"/>
      <w:r w:rsidR="001531B9">
        <w:rPr>
          <w:rStyle w:val="CommentReference"/>
        </w:rPr>
        <w:commentReference w:id="61"/>
      </w:r>
      <w:r>
        <w:rPr>
          <w:rFonts w:ascii="Cambria" w:hAnsi="Cambria"/>
        </w:rPr>
        <w:t>)</w:t>
      </w:r>
    </w:p>
    <w:p w14:paraId="2BC016DF" w14:textId="033A3F09" w:rsidR="006E64E1" w:rsidRDefault="006E64E1" w:rsidP="00E87519">
      <w:pPr>
        <w:rPr>
          <w:rFonts w:ascii="Cambria" w:hAnsi="Cambria"/>
        </w:rPr>
      </w:pPr>
    </w:p>
    <w:p w14:paraId="6C90DD76" w14:textId="225B9E8C" w:rsidR="006E64E1" w:rsidRDefault="006E64E1" w:rsidP="006E64E1">
      <w:pPr>
        <w:pStyle w:val="ListParagraph"/>
        <w:numPr>
          <w:ilvl w:val="0"/>
          <w:numId w:val="31"/>
        </w:numPr>
        <w:rPr>
          <w:rFonts w:ascii="Cambria" w:hAnsi="Cambria"/>
        </w:rPr>
      </w:pPr>
      <w:r w:rsidRPr="006E64E1">
        <w:rPr>
          <w:rFonts w:ascii="Cambria" w:hAnsi="Cambria"/>
        </w:rPr>
        <w:t>43</w:t>
      </w:r>
      <w:r>
        <w:rPr>
          <w:rFonts w:ascii="Cambria" w:hAnsi="Cambria"/>
        </w:rPr>
        <w:t>.2</w:t>
      </w:r>
      <w:r w:rsidRPr="006E64E1">
        <w:rPr>
          <w:rFonts w:ascii="Cambria" w:hAnsi="Cambria"/>
        </w:rPr>
        <w:t xml:space="preserve">% of the </w:t>
      </w:r>
      <w:r>
        <w:rPr>
          <w:rFonts w:ascii="Cambria" w:hAnsi="Cambria"/>
        </w:rPr>
        <w:t xml:space="preserve">privacy </w:t>
      </w:r>
      <w:r w:rsidRPr="006E64E1">
        <w:rPr>
          <w:rFonts w:ascii="Cambria" w:hAnsi="Cambria"/>
        </w:rPr>
        <w:t>adjustments to forecasts improved forecast accuracy.</w:t>
      </w:r>
      <w:r>
        <w:rPr>
          <w:rFonts w:ascii="Cambria" w:hAnsi="Cambria"/>
        </w:rPr>
        <w:t xml:space="preserve"> Khosrobadi et al. (2022) found that 49.9% of human adjustments improve accuracy.</w:t>
      </w:r>
    </w:p>
    <w:p w14:paraId="2FDE2AD1" w14:textId="44F4D456" w:rsidR="006E64E1" w:rsidRDefault="006E64E1" w:rsidP="006E64E1">
      <w:pPr>
        <w:rPr>
          <w:rFonts w:ascii="Cambria" w:hAnsi="Cambria"/>
          <w:b/>
          <w:bCs/>
        </w:rPr>
      </w:pPr>
    </w:p>
    <w:p w14:paraId="7F82CBB8" w14:textId="69D72E7E" w:rsidR="006E64E1" w:rsidRDefault="006E64E1" w:rsidP="006E64E1">
      <w:pPr>
        <w:rPr>
          <w:rFonts w:ascii="Cambria" w:hAnsi="Cambria"/>
        </w:rPr>
      </w:pPr>
      <w:r>
        <w:rPr>
          <w:rFonts w:ascii="Cambria" w:hAnsi="Cambria"/>
        </w:rPr>
        <w:lastRenderedPageBreak/>
        <w:t>To compute adjustment magnitude we mean-normalize the difference between the adjusted and original forecasts (Khosrobadi et al., 2022). We split the magnitude of adjustments into low magnitude (&lt;= 0.25 quantile), large magnitude (&gt;= 0.75 quantile) and medium is everything in between.</w:t>
      </w:r>
    </w:p>
    <w:p w14:paraId="2F0098DB" w14:textId="77777777" w:rsidR="006E64E1" w:rsidRPr="006E64E1" w:rsidRDefault="006E64E1" w:rsidP="006E64E1">
      <w:pPr>
        <w:rPr>
          <w:rFonts w:ascii="Cambria" w:hAnsi="Cambria"/>
          <w:b/>
          <w:bCs/>
        </w:rPr>
      </w:pPr>
    </w:p>
    <w:p w14:paraId="31C4C4B8" w14:textId="04DEFC01" w:rsidR="006E64E1" w:rsidRPr="006E64E1" w:rsidRDefault="006E64E1" w:rsidP="006E64E1">
      <w:pPr>
        <w:pStyle w:val="ListParagraph"/>
        <w:numPr>
          <w:ilvl w:val="0"/>
          <w:numId w:val="31"/>
        </w:numPr>
        <w:rPr>
          <w:rFonts w:ascii="Cambria" w:hAnsi="Cambria"/>
        </w:rPr>
      </w:pPr>
      <w:r>
        <w:rPr>
          <w:rFonts w:ascii="Cambria" w:hAnsi="Cambria"/>
          <w:b/>
          <w:bCs/>
        </w:rPr>
        <w:t>Whether an adjustment improved accuracy tabulated by adjustment direction and magnitude</w:t>
      </w:r>
    </w:p>
    <w:p w14:paraId="7976622A" w14:textId="6F7CBA0A" w:rsidR="006E64E1" w:rsidRDefault="006E64E1" w:rsidP="006E64E1">
      <w:pPr>
        <w:rPr>
          <w:rFonts w:ascii="Cambria" w:hAnsi="Cambria"/>
        </w:rPr>
      </w:pPr>
    </w:p>
    <w:p w14:paraId="1EFA0AB8" w14:textId="77777777" w:rsidR="006E64E1" w:rsidRPr="006E64E1" w:rsidRDefault="006E64E1" w:rsidP="006E64E1">
      <w:pPr>
        <w:rPr>
          <w:rFonts w:ascii="Cambria" w:hAnsi="Cambria"/>
        </w:rPr>
      </w:pPr>
    </w:p>
    <w:p w14:paraId="7D4034C0" w14:textId="77777777" w:rsidR="00E87519" w:rsidRPr="00134519" w:rsidRDefault="00E87519" w:rsidP="00B22C54">
      <w:pPr>
        <w:rPr>
          <w:rFonts w:ascii="Cambria" w:eastAsiaTheme="minorEastAsia" w:hAnsi="Cambria"/>
        </w:rPr>
      </w:pPr>
    </w:p>
    <w:p w14:paraId="24AB6523" w14:textId="3578B754" w:rsidR="00F33583" w:rsidRDefault="00F33583" w:rsidP="006457AC">
      <w:pPr>
        <w:rPr>
          <w:rFonts w:ascii="Cambria" w:eastAsiaTheme="minorEastAsia" w:hAnsi="Cambria"/>
        </w:rPr>
      </w:pPr>
    </w:p>
    <w:p w14:paraId="74314303" w14:textId="77777777" w:rsidR="0048192A" w:rsidRDefault="0048192A"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0EE849FD" w:rsidR="00CE4989" w:rsidRDefault="005E2AE3" w:rsidP="00DC618B">
      <w:pPr>
        <w:tabs>
          <w:tab w:val="left" w:pos="1252"/>
        </w:tabs>
        <w:rPr>
          <w:rFonts w:ascii="Cambria" w:eastAsiaTheme="minorEastAsia" w:hAnsi="Cambria"/>
        </w:rPr>
      </w:pPr>
      <w:r>
        <w:rPr>
          <w:rFonts w:ascii="Cambria" w:eastAsiaTheme="minorEastAsia" w:hAnsi="Cambria"/>
        </w:rPr>
        <w:t>This paper has examined</w:t>
      </w:r>
      <w:r w:rsidR="00DC618B">
        <w:rPr>
          <w:rFonts w:ascii="Cambria" w:eastAsiaTheme="minorEastAsia" w:hAnsi="Cambria"/>
        </w:rPr>
        <w:t xml:space="preserve"> how </w:t>
      </w:r>
      <w:r w:rsidR="00235EFB">
        <w:rPr>
          <w:rFonts w:ascii="Cambria" w:eastAsiaTheme="minorEastAsia" w:hAnsi="Cambria"/>
        </w:rPr>
        <w:t xml:space="preserve">data </w:t>
      </w:r>
      <w:r w:rsidR="00DC618B">
        <w:rPr>
          <w:rFonts w:ascii="Cambria" w:eastAsiaTheme="minorEastAsia" w:hAnsi="Cambria"/>
        </w:rPr>
        <w:t>privacy affects</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1B7ECE">
        <w:rPr>
          <w:rFonts w:ascii="Cambria" w:eastAsiaTheme="minorEastAsia" w:hAnsi="Cambria"/>
        </w:rPr>
        <w:t>proteced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-nTS+ privacy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increase privacy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protection approach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4BD3B43F"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this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Pr>
          <w:rFonts w:ascii="Cambria" w:hAnsi="Cambria"/>
        </w:rPr>
        <w:t xml:space="preserve">Our method enabled data owners to share time series data sets with the entire time series instead of only parameter estimates or forecasts. Data users </w:t>
      </w:r>
      <w:r w:rsidR="001531B9">
        <w:rPr>
          <w:rFonts w:ascii="Cambria" w:hAnsi="Cambria"/>
        </w:rPr>
        <w:t xml:space="preserve">further </w:t>
      </w:r>
      <w:r>
        <w:rPr>
          <w:rFonts w:ascii="Cambria" w:hAnsi="Cambria"/>
        </w:rPr>
        <w:t xml:space="preserve">benefit from possessing the entire protected time series as our k-nTS+ swapping method </w:t>
      </w:r>
      <w:r w:rsidR="001531B9">
        <w:rPr>
          <w:rFonts w:ascii="Cambria" w:hAnsi="Cambria"/>
        </w:rPr>
        <w:t xml:space="preserve">also </w:t>
      </w:r>
      <w:r>
        <w:rPr>
          <w:rFonts w:ascii="Cambria" w:hAnsi="Cambria"/>
        </w:rPr>
        <w:t>preserved several time series features. Furthermore, we showed that our k-nTS+ protected data was more representative or the original time series</w:t>
      </w:r>
      <w:r w:rsidR="00B05E8B">
        <w:rPr>
          <w:rFonts w:ascii="Cambria" w:hAnsi="Cambria"/>
        </w:rPr>
        <w:t xml:space="preserve">, potentially leading to increased trust and adoptability </w:t>
      </w:r>
      <w:r w:rsidR="001531B9">
        <w:rPr>
          <w:rFonts w:ascii="Cambria" w:hAnsi="Cambria"/>
        </w:rPr>
        <w:t>between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000206BC" w14:textId="13B6C5A8" w:rsidR="005E2AE3"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meaningful levels of privacy.</w:t>
      </w:r>
      <w:r w:rsidR="00F81AED">
        <w:rPr>
          <w:rFonts w:ascii="Cambria" w:eastAsiaTheme="minorEastAsia" w:hAnsi="Cambria"/>
        </w:rPr>
        <w:t xml:space="preserve"> This undesirable privacy-utility tradeoff under differential privacy has </w:t>
      </w:r>
      <w:r w:rsidR="00584B43">
        <w:rPr>
          <w:rFonts w:ascii="Cambria" w:eastAsiaTheme="minorEastAsia" w:hAnsi="Cambria"/>
        </w:rPr>
        <w:t>also been demonstrated in other contexts</w:t>
      </w:r>
      <w:r w:rsidR="00F81AED">
        <w:rPr>
          <w:rFonts w:ascii="Cambria" w:eastAsiaTheme="minorEastAsia" w:hAnsi="Cambria"/>
        </w:rPr>
        <w:t xml:space="preserve">. A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also found that our k-nTS+ swapping method had better forecast accuracy at comparable levels of identification disclosure risk than diferential privacy.   </w:t>
      </w:r>
    </w:p>
    <w:p w14:paraId="5DCB8C89" w14:textId="15DDCD39" w:rsidR="00F81AED" w:rsidRDefault="00F81AED" w:rsidP="00F42FC3">
      <w:pPr>
        <w:tabs>
          <w:tab w:val="left" w:pos="1252"/>
        </w:tabs>
        <w:rPr>
          <w:rFonts w:ascii="Cambria" w:eastAsiaTheme="minorEastAsia" w:hAnsi="Cambria"/>
        </w:rPr>
      </w:pPr>
    </w:p>
    <w:p w14:paraId="03B40704" w14:textId="38538A2C" w:rsidR="00B73045" w:rsidRPr="002463C0"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 xml:space="preserve">-nTS+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protected time series for use cases</w:t>
      </w:r>
      <w:r>
        <w:rPr>
          <w:rFonts w:ascii="Cambria" w:eastAsiaTheme="minorEastAsia" w:hAnsi="Cambria"/>
        </w:rPr>
        <w:t xml:space="preserve"> beyond forecasting. </w:t>
      </w:r>
      <w:r w:rsidR="006A6507">
        <w:rPr>
          <w:rFonts w:ascii="Cambria" w:eastAsiaTheme="minorEastAsia" w:hAnsi="Cambria"/>
        </w:rPr>
        <w:t xml:space="preserve">A major limitation of our study was that we did not consider privacy metrics other than identification disclosure risk.  For example, </w:t>
      </w:r>
      <w:r w:rsidR="003A6791">
        <w:rPr>
          <w:rFonts w:ascii="Cambria" w:eastAsiaTheme="minorEastAsia" w:hAnsi="Cambria"/>
        </w:rPr>
        <w:t>researchers could study the effects of privacy methods on attribute disclosure risk after an identification is made.</w:t>
      </w:r>
      <w:r w:rsidR="006A6507">
        <w:rPr>
          <w:rFonts w:ascii="Cambria" w:eastAsiaTheme="minorEastAsia" w:hAnsi="Cambria"/>
        </w:rPr>
        <w:t xml:space="preserve"> </w:t>
      </w:r>
      <w:r>
        <w:rPr>
          <w:rFonts w:ascii="Cambria" w:eastAsiaTheme="minorEastAsia" w:hAnsi="Cambria"/>
        </w:rPr>
        <w:t xml:space="preserve">Another limitation was that we did not analyze </w:t>
      </w:r>
      <w:r w:rsidR="00551409">
        <w:rPr>
          <w:rFonts w:ascii="Cambria" w:eastAsiaTheme="minorEastAsia" w:hAnsi="Cambria"/>
        </w:rPr>
        <w:t>whether</w:t>
      </w:r>
      <w:r>
        <w:rPr>
          <w:rFonts w:ascii="Cambria" w:eastAsiaTheme="minorEastAsia" w:hAnsi="Cambria"/>
        </w:rPr>
        <w:t xml:space="preserve"> forecast accuracy of protected data </w:t>
      </w:r>
      <w:r w:rsidR="00551409">
        <w:rPr>
          <w:rFonts w:ascii="Cambria" w:eastAsiaTheme="minorEastAsia" w:hAnsi="Cambria"/>
        </w:rPr>
        <w:t>would further degrade over longer forecast horizons</w:t>
      </w:r>
      <w:r>
        <w:rPr>
          <w:rFonts w:ascii="Cambria" w:eastAsiaTheme="minorEastAsia" w:hAnsi="Cambria"/>
        </w:rPr>
        <w:t xml:space="preserve">. </w:t>
      </w:r>
      <w:r w:rsidR="007314AA">
        <w:rPr>
          <w:rFonts w:ascii="Cambria" w:eastAsiaTheme="minorEastAsia" w:hAnsi="Cambria"/>
        </w:rPr>
        <w:t xml:space="preserve"> A theoretical examination of </w:t>
      </w:r>
      <w:r w:rsidR="0035314D">
        <w:rPr>
          <w:rFonts w:ascii="Cambria" w:eastAsiaTheme="minorEastAsia" w:hAnsi="Cambria"/>
        </w:rPr>
        <w:t>forecasts</w:t>
      </w:r>
      <w:r>
        <w:rPr>
          <w:rFonts w:ascii="Cambria" w:eastAsiaTheme="minorEastAsia" w:hAnsi="Cambria"/>
        </w:rPr>
        <w:t xml:space="preserve"> using</w:t>
      </w:r>
      <w:r w:rsidR="007314AA">
        <w:rPr>
          <w:rFonts w:ascii="Cambria" w:eastAsiaTheme="minorEastAsia" w:hAnsi="Cambria"/>
        </w:rPr>
        <w:t xml:space="preserve"> protected data </w:t>
      </w:r>
      <w:r w:rsidR="0035314D">
        <w:rPr>
          <w:rFonts w:ascii="Cambria" w:eastAsiaTheme="minorEastAsia" w:hAnsi="Cambria"/>
        </w:rPr>
        <w:t>c</w:t>
      </w:r>
      <w:r>
        <w:rPr>
          <w:rFonts w:ascii="Cambria" w:eastAsiaTheme="minorEastAsia" w:hAnsi="Cambria"/>
        </w:rPr>
        <w:t xml:space="preserve">ould bring further </w:t>
      </w:r>
      <w:r>
        <w:rPr>
          <w:rFonts w:ascii="Cambria" w:eastAsiaTheme="minorEastAsia" w:hAnsi="Cambria"/>
        </w:rPr>
        <w:lastRenderedPageBreak/>
        <w:t>clarity</w:t>
      </w:r>
      <w:r w:rsidR="00584B43">
        <w:rPr>
          <w:rFonts w:ascii="Cambria" w:eastAsiaTheme="minorEastAsia" w:hAnsi="Cambria"/>
        </w:rPr>
        <w:t>.</w:t>
      </w:r>
      <w:r w:rsidR="00142249">
        <w:rPr>
          <w:rFonts w:ascii="Cambria" w:eastAsiaTheme="minorEastAsia" w:hAnsi="Cambria"/>
        </w:rPr>
        <w:t xml:space="preserve"> </w:t>
      </w:r>
      <w:r w:rsidR="003A6791">
        <w:rPr>
          <w:rFonts w:ascii="Cambria" w:eastAsiaTheme="minorEastAsia" w:hAnsi="Cambria"/>
        </w:rPr>
        <w:t>Finally, we did not</w:t>
      </w:r>
      <w:r>
        <w:rPr>
          <w:rFonts w:ascii="Cambria" w:eastAsiaTheme="minorEastAsia" w:hAnsi="Cambria"/>
        </w:rPr>
        <w:t xml:space="preserve"> address</w:t>
      </w:r>
      <w:r w:rsidR="007314AA">
        <w:rPr>
          <w:rFonts w:ascii="Cambria" w:eastAsiaTheme="minorEastAsia" w:hAnsi="Cambria"/>
        </w:rPr>
        <w:t xml:space="preserve"> whether forecast combinations</w:t>
      </w:r>
      <w:r>
        <w:rPr>
          <w:rFonts w:ascii="Cambria" w:eastAsiaTheme="minorEastAsia" w:hAnsi="Cambria"/>
        </w:rPr>
        <w:t xml:space="preserve"> of protected data </w:t>
      </w:r>
      <w:r w:rsidR="003A6791">
        <w:rPr>
          <w:rFonts w:ascii="Cambria" w:eastAsiaTheme="minorEastAsia" w:hAnsi="Cambria"/>
        </w:rPr>
        <w:t>can improve</w:t>
      </w:r>
      <w:r>
        <w:rPr>
          <w:rFonts w:ascii="Cambria" w:eastAsiaTheme="minorEastAsia" w:hAnsi="Cambria"/>
        </w:rPr>
        <w:t xml:space="preserve"> the tradeoff between forecast accuracy and privacy.</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40D7DC9D" w14:textId="63FA5EC4" w:rsidR="00DB3320" w:rsidRDefault="0063515F" w:rsidP="00DB3320">
      <w:pPr>
        <w:pStyle w:val="Bibliography"/>
        <w:rPr>
          <w:rFonts w:ascii="Cambria" w:hAnsi="Cambria"/>
        </w:rPr>
      </w:pPr>
      <w:r w:rsidRPr="000627DC">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sidRPr="000627DC">
        <w:rPr>
          <w:rFonts w:ascii="Cambria" w:eastAsiaTheme="minorEastAsia" w:hAnsi="Cambria"/>
          <w:b/>
          <w:bCs/>
        </w:rPr>
        <w:fldChar w:fldCharType="separate"/>
      </w:r>
      <w:r w:rsidR="00DB3320" w:rsidRPr="00DB3320">
        <w:rPr>
          <w:rFonts w:ascii="Cambria" w:hAnsi="Cambria"/>
        </w:rPr>
        <w:t xml:space="preserve">Bandara, K., Bergmeir, C., &amp; Smyl, S. (2018). Forecasting Across Time Series Databases using Recurrent Neural Networks on Groups of Similar Series: A Clustering Approach. </w:t>
      </w:r>
      <w:r w:rsidR="00DB3320" w:rsidRPr="00251DAA">
        <w:rPr>
          <w:rFonts w:ascii="Cambria" w:hAnsi="Cambria"/>
        </w:rPr>
        <w:t>ArXiv:1710.03222 [Cs, Econ, Stat]</w:t>
      </w:r>
      <w:r w:rsidR="00DB3320" w:rsidRPr="00DB3320">
        <w:rPr>
          <w:rFonts w:ascii="Cambria" w:hAnsi="Cambria"/>
        </w:rPr>
        <w:t>. http://arxiv.org/abs/1710.03222</w:t>
      </w:r>
    </w:p>
    <w:p w14:paraId="552FF2BC" w14:textId="5E32F294" w:rsidR="00F81AED" w:rsidRPr="00F81AED" w:rsidRDefault="00F81AED" w:rsidP="00F81AED">
      <w:pPr>
        <w:pStyle w:val="Bibliography"/>
        <w:rPr>
          <w:rFonts w:ascii="Cambria" w:hAnsi="Cambria"/>
        </w:rPr>
      </w:pPr>
      <w:r w:rsidRPr="00251DAA">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DB3320" w:rsidRDefault="00DB3320" w:rsidP="00DB3320">
      <w:pPr>
        <w:pStyle w:val="Bibliography"/>
        <w:rPr>
          <w:rFonts w:ascii="Cambria" w:hAnsi="Cambria"/>
        </w:rPr>
      </w:pPr>
      <w:r w:rsidRPr="00DB3320">
        <w:rPr>
          <w:rFonts w:ascii="Cambria" w:hAnsi="Cambria"/>
        </w:rPr>
        <w:t xml:space="preserve">Boone, T., Ganeshan, R., Jain, A., &amp; Sanders, N. R. (2019). Forecasting sales in the supply chain: Consumer analytics in the big data era.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170–180. https://doi.org/10.1016/j.ijforecast.2018.09.003</w:t>
      </w:r>
    </w:p>
    <w:p w14:paraId="4A224CD0" w14:textId="77777777" w:rsidR="00DB3320" w:rsidRPr="00DB3320" w:rsidRDefault="00DB3320" w:rsidP="00DB3320">
      <w:pPr>
        <w:pStyle w:val="Bibliography"/>
        <w:rPr>
          <w:rFonts w:ascii="Cambria" w:hAnsi="Cambria"/>
        </w:rPr>
      </w:pPr>
      <w:r w:rsidRPr="00DB3320">
        <w:rPr>
          <w:rFonts w:ascii="Cambria" w:hAnsi="Cambria"/>
        </w:rPr>
        <w:t xml:space="preserve">Chen, C., &amp; Liu, L.-M. (1993). Forecasting time series with outliers. </w:t>
      </w:r>
      <w:r w:rsidRPr="00DB3320">
        <w:rPr>
          <w:rFonts w:ascii="Cambria" w:hAnsi="Cambria"/>
          <w:i/>
          <w:iCs/>
        </w:rPr>
        <w:t>Journal of Forecasting</w:t>
      </w:r>
      <w:r w:rsidRPr="00DB3320">
        <w:rPr>
          <w:rFonts w:ascii="Cambria" w:hAnsi="Cambria"/>
        </w:rPr>
        <w:t xml:space="preserve">, </w:t>
      </w:r>
      <w:r w:rsidRPr="00DB3320">
        <w:rPr>
          <w:rFonts w:ascii="Cambria" w:hAnsi="Cambria"/>
          <w:i/>
          <w:iCs/>
        </w:rPr>
        <w:t>12</w:t>
      </w:r>
      <w:r w:rsidRPr="00DB3320">
        <w:rPr>
          <w:rFonts w:ascii="Cambria" w:hAnsi="Cambria"/>
        </w:rPr>
        <w:t>(1), 13–35. https://doi.org/10.1002/for.3980120103</w:t>
      </w:r>
    </w:p>
    <w:p w14:paraId="20E99B56" w14:textId="77777777" w:rsidR="00DB3320" w:rsidRPr="00DB3320" w:rsidRDefault="00DB3320" w:rsidP="00DB3320">
      <w:pPr>
        <w:pStyle w:val="Bibliography"/>
        <w:rPr>
          <w:rFonts w:ascii="Cambria" w:hAnsi="Cambria"/>
        </w:rPr>
      </w:pPr>
      <w:r w:rsidRPr="00DB3320">
        <w:rPr>
          <w:rFonts w:ascii="Cambria" w:hAnsi="Cambria"/>
        </w:rPr>
        <w:t xml:space="preserve">Crimi, N., &amp; Eddy, W. (2014). Top-Coding and Public Use Microdata Samples from the U.S. Census Bureau. </w:t>
      </w:r>
      <w:r w:rsidRPr="00DB3320">
        <w:rPr>
          <w:rFonts w:ascii="Cambria" w:hAnsi="Cambria"/>
          <w:i/>
          <w:iCs/>
        </w:rPr>
        <w:t>Journal of Privacy and Confidentiality</w:t>
      </w:r>
      <w:r w:rsidRPr="00DB3320">
        <w:rPr>
          <w:rFonts w:ascii="Cambria" w:hAnsi="Cambria"/>
        </w:rPr>
        <w:t xml:space="preserve">, </w:t>
      </w:r>
      <w:r w:rsidRPr="00DB3320">
        <w:rPr>
          <w:rFonts w:ascii="Cambria" w:hAnsi="Cambria"/>
          <w:i/>
          <w:iCs/>
        </w:rPr>
        <w:t>6</w:t>
      </w:r>
      <w:r w:rsidRPr="00DB3320">
        <w:rPr>
          <w:rFonts w:ascii="Cambria" w:hAnsi="Cambria"/>
        </w:rPr>
        <w:t>(2). https://doi.org/10.29012/jpc.v6i2.639</w:t>
      </w:r>
    </w:p>
    <w:p w14:paraId="3CF8E891" w14:textId="77777777" w:rsidR="00DB3320" w:rsidRPr="00DB3320" w:rsidRDefault="00DB3320" w:rsidP="00DB3320">
      <w:pPr>
        <w:pStyle w:val="Bibliography"/>
        <w:rPr>
          <w:rFonts w:ascii="Cambria" w:hAnsi="Cambria"/>
        </w:rPr>
      </w:pPr>
      <w:r w:rsidRPr="00DB3320">
        <w:rPr>
          <w:rFonts w:ascii="Cambria" w:hAnsi="Cambria"/>
        </w:rPr>
        <w:t xml:space="preserve">Davydenko, A., &amp; Fildes, R. (2013). Measuring forecasting accuracy: The case of judgmental adjustments to SKU-level demand forecasts.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29</w:t>
      </w:r>
      <w:r w:rsidRPr="00DB3320">
        <w:rPr>
          <w:rFonts w:ascii="Cambria" w:hAnsi="Cambria"/>
        </w:rPr>
        <w:t>(3), 510–522. https://doi.org/10.1016/j.ijforecast.2012.09.002</w:t>
      </w:r>
    </w:p>
    <w:p w14:paraId="33FED09A" w14:textId="77777777" w:rsidR="00DB3320" w:rsidRPr="00DB3320" w:rsidRDefault="00DB3320" w:rsidP="00DB3320">
      <w:pPr>
        <w:pStyle w:val="Bibliography"/>
        <w:rPr>
          <w:rFonts w:ascii="Cambria" w:hAnsi="Cambria"/>
        </w:rPr>
      </w:pPr>
      <w:r w:rsidRPr="00DB3320">
        <w:rPr>
          <w:rFonts w:ascii="Cambria" w:hAnsi="Cambria"/>
        </w:rPr>
        <w:t xml:space="preserve">de Montjoye, Y.-A., Hidalgo, C. A., Verleysen, M., &amp; Blondel, V. D. (2013). Unique in the Crowd: The privacy bounds of human mobility. </w:t>
      </w:r>
      <w:r w:rsidRPr="00DB3320">
        <w:rPr>
          <w:rFonts w:ascii="Cambria" w:hAnsi="Cambria"/>
          <w:i/>
          <w:iCs/>
        </w:rPr>
        <w:t>Scientific Reports</w:t>
      </w:r>
      <w:r w:rsidRPr="00DB3320">
        <w:rPr>
          <w:rFonts w:ascii="Cambria" w:hAnsi="Cambria"/>
        </w:rPr>
        <w:t xml:space="preserve">, </w:t>
      </w:r>
      <w:r w:rsidRPr="00DB3320">
        <w:rPr>
          <w:rFonts w:ascii="Cambria" w:hAnsi="Cambria"/>
          <w:i/>
          <w:iCs/>
        </w:rPr>
        <w:t>3</w:t>
      </w:r>
      <w:r w:rsidRPr="00DB3320">
        <w:rPr>
          <w:rFonts w:ascii="Cambria" w:hAnsi="Cambria"/>
        </w:rPr>
        <w:t>(1), 1376. https://doi.org/10.1038/srep01376</w:t>
      </w:r>
    </w:p>
    <w:p w14:paraId="51957A30" w14:textId="77777777" w:rsidR="00DB3320" w:rsidRPr="00DB3320" w:rsidRDefault="00DB3320" w:rsidP="00DB3320">
      <w:pPr>
        <w:pStyle w:val="Bibliography"/>
        <w:rPr>
          <w:rFonts w:ascii="Cambria" w:hAnsi="Cambria"/>
        </w:rPr>
      </w:pPr>
      <w:r w:rsidRPr="00DB3320">
        <w:rPr>
          <w:rFonts w:ascii="Cambria" w:hAnsi="Cambria"/>
        </w:rPr>
        <w:t xml:space="preserve">Fildes, R., Goodwin, P., Lawrence, M., &amp; Nikolopoulos, K. (2009). Effective forecasting and judgmental adjustments: An empirical evaluation and strategies for improvement in supply-chain planning.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25</w:t>
      </w:r>
      <w:r w:rsidRPr="00DB3320">
        <w:rPr>
          <w:rFonts w:ascii="Cambria" w:hAnsi="Cambria"/>
        </w:rPr>
        <w:t>(1), 3–23. https://doi.org/10.1016/j.ijforecast.2008.11.010</w:t>
      </w:r>
    </w:p>
    <w:p w14:paraId="6E7D5FE6" w14:textId="77777777" w:rsidR="00DB3320" w:rsidRPr="00DB3320" w:rsidRDefault="00DB3320" w:rsidP="00DB3320">
      <w:pPr>
        <w:pStyle w:val="Bibliography"/>
        <w:rPr>
          <w:rFonts w:ascii="Cambria" w:hAnsi="Cambria"/>
        </w:rPr>
      </w:pPr>
      <w:r w:rsidRPr="00DB3320">
        <w:rPr>
          <w:rFonts w:ascii="Cambria" w:hAnsi="Cambria"/>
        </w:rPr>
        <w:lastRenderedPageBreak/>
        <w:t xml:space="preserve">Fildes, R., Goodwin, P., &amp; Önkal, D. (2019). Use and misuse of information in supply chain forecasting of promotion effects.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144–156. https://doi.org/10.1016/j.ijforecast.2017.12.006</w:t>
      </w:r>
    </w:p>
    <w:p w14:paraId="0AAA6248" w14:textId="5524BA97" w:rsidR="00075520" w:rsidRPr="00075520" w:rsidRDefault="00DB3320" w:rsidP="00075520">
      <w:pPr>
        <w:pStyle w:val="Bibliography"/>
        <w:rPr>
          <w:rFonts w:ascii="Cambria" w:hAnsi="Cambria"/>
        </w:rPr>
      </w:pPr>
      <w:r w:rsidRPr="00DB3320">
        <w:rPr>
          <w:rFonts w:ascii="Cambria" w:hAnsi="Cambria"/>
        </w:rPr>
        <w:t xml:space="preserve">Fulcher, B. D., &amp; Jones, N. S. (2014). Highly Comparative Feature-Based Time-Series Classification.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(12), 3026–3037. https://doi.org/10.1109/TKDE.2014.2316504</w:t>
      </w:r>
    </w:p>
    <w:p w14:paraId="3A44F207" w14:textId="3B42C99D" w:rsidR="00075520" w:rsidRPr="00075520" w:rsidRDefault="00075520" w:rsidP="00075520">
      <w:pPr>
        <w:rPr>
          <w:rFonts w:ascii="Cambria" w:hAnsi="Cambria"/>
        </w:rPr>
      </w:pPr>
      <w:r w:rsidRPr="00075520">
        <w:rPr>
          <w:rFonts w:ascii="Cambria" w:hAnsi="Cambria"/>
        </w:rPr>
        <w:t>Goerg, G. (2013). Forecastable component analysis. In </w:t>
      </w:r>
      <w:r w:rsidRPr="00075520">
        <w:rPr>
          <w:rFonts w:ascii="Cambria" w:hAnsi="Cambria"/>
          <w:i/>
          <w:iCs/>
        </w:rPr>
        <w:t>International conference on machine learning</w:t>
      </w:r>
      <w:r w:rsidRPr="00075520">
        <w:rPr>
          <w:rFonts w:ascii="Cambria" w:hAnsi="Cambria"/>
        </w:rPr>
        <w:t> (pp. 64-72). PMLR.</w:t>
      </w:r>
    </w:p>
    <w:p w14:paraId="350C6648" w14:textId="77777777" w:rsidR="00075520" w:rsidRPr="00075520" w:rsidRDefault="00075520" w:rsidP="00075520"/>
    <w:p w14:paraId="572BCFE7" w14:textId="77777777" w:rsidR="00750157" w:rsidRPr="00750157" w:rsidRDefault="00750157" w:rsidP="00DB3320">
      <w:pPr>
        <w:pStyle w:val="Bibliography"/>
        <w:rPr>
          <w:rFonts w:ascii="Cambria" w:hAnsi="Cambria"/>
        </w:rPr>
      </w:pPr>
      <w:r w:rsidRPr="00750157">
        <w:rPr>
          <w:rFonts w:ascii="Cambria" w:hAnsi="Cambria"/>
        </w:rPr>
        <w:t>Goldfarb, A., &amp; Tucker, C. (2013). Why managing consumer privacy can be an opportunity. </w:t>
      </w:r>
      <w:r w:rsidRPr="00750157">
        <w:rPr>
          <w:rFonts w:ascii="Cambria" w:hAnsi="Cambria"/>
          <w:i/>
          <w:iCs/>
        </w:rPr>
        <w:t>MIT Sloan Management Review</w:t>
      </w:r>
      <w:r w:rsidRPr="00750157">
        <w:rPr>
          <w:rFonts w:ascii="Cambria" w:hAnsi="Cambria"/>
        </w:rPr>
        <w:t>, 54(3), 10.</w:t>
      </w:r>
    </w:p>
    <w:p w14:paraId="0FD8E279" w14:textId="3ECCF04F" w:rsidR="00DB3320" w:rsidRPr="00DB3320" w:rsidRDefault="00DB3320" w:rsidP="00DB3320">
      <w:pPr>
        <w:pStyle w:val="Bibliography"/>
        <w:rPr>
          <w:rFonts w:ascii="Cambria" w:hAnsi="Cambria"/>
        </w:rPr>
      </w:pPr>
      <w:r w:rsidRPr="00DB3320">
        <w:rPr>
          <w:rFonts w:ascii="Cambria" w:hAnsi="Cambria"/>
        </w:rPr>
        <w:t xml:space="preserve">Goldfarb, A., &amp; Tucker, C. E. (2011). Privacy Regulation and Online Advertising. </w:t>
      </w:r>
      <w:r w:rsidRPr="00DB3320">
        <w:rPr>
          <w:rFonts w:ascii="Cambria" w:hAnsi="Cambria"/>
          <w:i/>
          <w:iCs/>
        </w:rPr>
        <w:t>Management Science</w:t>
      </w:r>
      <w:r w:rsidRPr="00DB3320">
        <w:rPr>
          <w:rFonts w:ascii="Cambria" w:hAnsi="Cambria"/>
        </w:rPr>
        <w:t xml:space="preserve">, </w:t>
      </w:r>
      <w:r w:rsidRPr="00DB3320">
        <w:rPr>
          <w:rFonts w:ascii="Cambria" w:hAnsi="Cambria"/>
          <w:i/>
          <w:iCs/>
        </w:rPr>
        <w:t>57</w:t>
      </w:r>
      <w:r w:rsidRPr="00DB3320">
        <w:rPr>
          <w:rFonts w:ascii="Cambria" w:hAnsi="Cambria"/>
        </w:rPr>
        <w:t>(1), 57–71. https://doi.org/10.1287/mnsc.1100.1246</w:t>
      </w:r>
    </w:p>
    <w:p w14:paraId="0E74E9AB" w14:textId="0DA3C409" w:rsidR="00DB3320" w:rsidRPr="00DB3320" w:rsidRDefault="00DB3320" w:rsidP="00DB3320">
      <w:pPr>
        <w:pStyle w:val="Bibliography"/>
        <w:rPr>
          <w:rFonts w:ascii="Cambria" w:hAnsi="Cambria"/>
        </w:rPr>
      </w:pPr>
      <w:r w:rsidRPr="00DB3320">
        <w:rPr>
          <w:rFonts w:ascii="Cambria" w:hAnsi="Cambria"/>
        </w:rPr>
        <w:t>Gonçalves, C., Bessa, R. J., &amp; Pinson, P. (2021</w:t>
      </w:r>
      <w:r w:rsidR="00082777">
        <w:rPr>
          <w:rFonts w:ascii="Cambria" w:hAnsi="Cambria"/>
        </w:rPr>
        <w:t>a</w:t>
      </w:r>
      <w:r w:rsidRPr="00DB3320">
        <w:rPr>
          <w:rFonts w:ascii="Cambria" w:hAnsi="Cambria"/>
        </w:rPr>
        <w:t xml:space="preserve">). A critical overview of privacy-preserving approaches for collaborative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322–342. https://doi.org/10.1016/j.ijforecast.2020.06.003</w:t>
      </w:r>
    </w:p>
    <w:p w14:paraId="3634F0F4" w14:textId="1A2AD670" w:rsidR="00DB3320" w:rsidRPr="00DB3320" w:rsidRDefault="00DB3320" w:rsidP="00DB3320">
      <w:pPr>
        <w:pStyle w:val="Bibliography"/>
        <w:rPr>
          <w:rFonts w:ascii="Cambria" w:hAnsi="Cambria"/>
        </w:rPr>
      </w:pPr>
      <w:r w:rsidRPr="00DB3320">
        <w:rPr>
          <w:rFonts w:ascii="Cambria" w:hAnsi="Cambria"/>
        </w:rPr>
        <w:t>Goncalves, C., Bessa, R. J., &amp; Pinson, P. (2021</w:t>
      </w:r>
      <w:r w:rsidR="00082777">
        <w:rPr>
          <w:rFonts w:ascii="Cambria" w:hAnsi="Cambria"/>
        </w:rPr>
        <w:t>b</w:t>
      </w:r>
      <w:r w:rsidRPr="00DB3320">
        <w:rPr>
          <w:rFonts w:ascii="Cambria" w:hAnsi="Cambria"/>
        </w:rPr>
        <w:t xml:space="preserve">). Privacy-Preserving Distributed Learning for Renewable Energy Forecasting. </w:t>
      </w:r>
      <w:r w:rsidRPr="00DB3320">
        <w:rPr>
          <w:rFonts w:ascii="Cambria" w:hAnsi="Cambria"/>
          <w:i/>
          <w:iCs/>
        </w:rPr>
        <w:t>IEEE Transactions on Sustainable Energy</w:t>
      </w:r>
      <w:r w:rsidRPr="00DB3320">
        <w:rPr>
          <w:rFonts w:ascii="Cambria" w:hAnsi="Cambria"/>
        </w:rPr>
        <w:t xml:space="preserve">, </w:t>
      </w:r>
      <w:r w:rsidRPr="00DB3320">
        <w:rPr>
          <w:rFonts w:ascii="Cambria" w:hAnsi="Cambria"/>
          <w:i/>
          <w:iCs/>
        </w:rPr>
        <w:t>12</w:t>
      </w:r>
      <w:r w:rsidRPr="00DB3320">
        <w:rPr>
          <w:rFonts w:ascii="Cambria" w:hAnsi="Cambria"/>
        </w:rPr>
        <w:t>(3), 1777–1787. https://doi.org/10.1109/TSTE.2021.3065117</w:t>
      </w:r>
    </w:p>
    <w:p w14:paraId="280CA472" w14:textId="787152E3" w:rsidR="00DB3320" w:rsidRDefault="00DB3320" w:rsidP="00DB3320">
      <w:pPr>
        <w:pStyle w:val="Bibliography"/>
        <w:rPr>
          <w:rFonts w:ascii="Cambria" w:hAnsi="Cambria"/>
        </w:rPr>
      </w:pPr>
      <w:r w:rsidRPr="00DB3320">
        <w:rPr>
          <w:rFonts w:ascii="Cambria" w:hAnsi="Cambria"/>
        </w:rPr>
        <w:t>Goncalves, C., Pinson, P., &amp; Bessa, R. J. (2021</w:t>
      </w:r>
      <w:r w:rsidR="00082777">
        <w:rPr>
          <w:rFonts w:ascii="Cambria" w:hAnsi="Cambria"/>
        </w:rPr>
        <w:t>c</w:t>
      </w:r>
      <w:r w:rsidRPr="00DB3320">
        <w:rPr>
          <w:rFonts w:ascii="Cambria" w:hAnsi="Cambria"/>
        </w:rPr>
        <w:t xml:space="preserve">). Towards Data Markets in Renewable Energy Forecasting. </w:t>
      </w:r>
      <w:r w:rsidRPr="00251DAA">
        <w:rPr>
          <w:rFonts w:ascii="Cambria" w:hAnsi="Cambria"/>
        </w:rPr>
        <w:t>IEEE Transactions on Sustainable Energy</w:t>
      </w:r>
      <w:r w:rsidRPr="00DB3320">
        <w:rPr>
          <w:rFonts w:ascii="Cambria" w:hAnsi="Cambria"/>
        </w:rPr>
        <w:t xml:space="preserve">, </w:t>
      </w:r>
      <w:r w:rsidRPr="00251DAA">
        <w:rPr>
          <w:rFonts w:ascii="Cambria" w:hAnsi="Cambria"/>
        </w:rPr>
        <w:t>12</w:t>
      </w:r>
      <w:r w:rsidRPr="00DB3320">
        <w:rPr>
          <w:rFonts w:ascii="Cambria" w:hAnsi="Cambria"/>
        </w:rPr>
        <w:t>(1), 533–542. https://doi.org/10.1109/TSTE.2020.3009615</w:t>
      </w:r>
    </w:p>
    <w:p w14:paraId="6CBD7FA4" w14:textId="56AC826D" w:rsidR="00174456" w:rsidRPr="00174456" w:rsidRDefault="00174456" w:rsidP="00174456">
      <w:pPr>
        <w:pStyle w:val="Bibliography"/>
        <w:rPr>
          <w:rFonts w:ascii="Cambria" w:hAnsi="Cambria"/>
        </w:rPr>
      </w:pPr>
      <w:r w:rsidRPr="00251DAA">
        <w:rPr>
          <w:rFonts w:ascii="Cambria" w:hAnsi="Cambria"/>
        </w:rPr>
        <w:t>Gregorutti, B., Michel, B., &amp; Saint-Pierre, P. (2017). Correlation and variable importance in random forests. </w:t>
      </w:r>
      <w:r w:rsidRPr="00251DAA">
        <w:rPr>
          <w:rFonts w:ascii="Cambria" w:hAnsi="Cambria"/>
          <w:i/>
          <w:iCs/>
        </w:rPr>
        <w:t>Statistics and Computing</w:t>
      </w:r>
      <w:r w:rsidRPr="00251DAA">
        <w:rPr>
          <w:rFonts w:ascii="Cambria" w:hAnsi="Cambria"/>
        </w:rPr>
        <w:t>, 27(3), 659-678.</w:t>
      </w:r>
    </w:p>
    <w:p w14:paraId="080D812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(2021). Recurrent Neural Networks for Time Series Forecasting: Current status and future directions. </w:t>
      </w:r>
      <w:r w:rsidRPr="00251DAA">
        <w:rPr>
          <w:rFonts w:ascii="Cambria" w:hAnsi="Cambria"/>
        </w:rPr>
        <w:t>International Journal of Forecasting</w:t>
      </w:r>
      <w:r w:rsidRPr="00DB3320">
        <w:rPr>
          <w:rFonts w:ascii="Cambria" w:hAnsi="Cambria"/>
        </w:rPr>
        <w:t xml:space="preserve">, </w:t>
      </w:r>
      <w:r w:rsidRPr="00251DAA">
        <w:rPr>
          <w:rFonts w:ascii="Cambria" w:hAnsi="Cambria"/>
        </w:rPr>
        <w:t>37</w:t>
      </w:r>
      <w:r w:rsidRPr="00DB3320">
        <w:rPr>
          <w:rFonts w:ascii="Cambria" w:hAnsi="Cambria"/>
        </w:rPr>
        <w:t>(1), 388–427. https://doi.org/10.1016/j.ijforecast.2020.06.008</w:t>
      </w:r>
    </w:p>
    <w:p w14:paraId="0920A9E9" w14:textId="77777777" w:rsidR="00DB3320" w:rsidRPr="00DB3320" w:rsidRDefault="00DB3320" w:rsidP="00DB3320">
      <w:pPr>
        <w:pStyle w:val="Bibliography"/>
        <w:rPr>
          <w:rFonts w:ascii="Cambria" w:hAnsi="Cambria"/>
        </w:rPr>
      </w:pPr>
      <w:r w:rsidRPr="00DB3320">
        <w:rPr>
          <w:rFonts w:ascii="Cambria" w:hAnsi="Cambria"/>
        </w:rPr>
        <w:lastRenderedPageBreak/>
        <w:t xml:space="preserve">Hewamalage, H., Bergmeir, C., &amp; Bandara, K. (2022). Global models for time series forecasting: A Simulation study. </w:t>
      </w:r>
      <w:r w:rsidRPr="00DB3320">
        <w:rPr>
          <w:rFonts w:ascii="Cambria" w:hAnsi="Cambria"/>
          <w:i/>
          <w:iCs/>
        </w:rPr>
        <w:t>Pattern Recognition</w:t>
      </w:r>
      <w:r w:rsidRPr="00DB3320">
        <w:rPr>
          <w:rFonts w:ascii="Cambria" w:hAnsi="Cambria"/>
        </w:rPr>
        <w:t xml:space="preserve">, </w:t>
      </w:r>
      <w:r w:rsidRPr="00DB3320">
        <w:rPr>
          <w:rFonts w:ascii="Cambria" w:hAnsi="Cambria"/>
          <w:i/>
          <w:iCs/>
        </w:rPr>
        <w:t>124</w:t>
      </w:r>
      <w:r w:rsidRPr="00DB3320">
        <w:rPr>
          <w:rFonts w:ascii="Cambria" w:hAnsi="Cambria"/>
        </w:rPr>
        <w:t>, 108441. https://doi.org/10.1016/j.patcog.2021.108441</w:t>
      </w:r>
    </w:p>
    <w:p w14:paraId="452302F8" w14:textId="77777777" w:rsidR="00DB3320" w:rsidRPr="00DB3320" w:rsidRDefault="00DB3320" w:rsidP="00DB3320">
      <w:pPr>
        <w:pStyle w:val="Bibliography"/>
        <w:rPr>
          <w:rFonts w:ascii="Cambria" w:hAnsi="Cambria"/>
        </w:rPr>
      </w:pPr>
      <w:r w:rsidRPr="00DB3320">
        <w:rPr>
          <w:rFonts w:ascii="Cambria" w:hAnsi="Cambria"/>
        </w:rPr>
        <w:t xml:space="preserve">Imtiaz, S., Horchidan, S.-F., Abbas, Z., Arsalan, M., Chaudhry, H. N., &amp; Vlassov, V. (2020). Privacy Preserving Time-Series Forecasting of User Health Data Streams. </w:t>
      </w:r>
      <w:r w:rsidRPr="00DB3320">
        <w:rPr>
          <w:rFonts w:ascii="Cambria" w:hAnsi="Cambria"/>
          <w:i/>
          <w:iCs/>
        </w:rPr>
        <w:t>2020 IEEE International Conference on Big Data (Big Data)</w:t>
      </w:r>
      <w:r w:rsidRPr="00DB3320">
        <w:rPr>
          <w:rFonts w:ascii="Cambria" w:hAnsi="Cambria"/>
        </w:rPr>
        <w:t>, 3428–3437. https://doi.org/10.1109/BigData50022.2020.9378186</w:t>
      </w:r>
    </w:p>
    <w:p w14:paraId="6B35CE31" w14:textId="77777777" w:rsidR="00DB3320" w:rsidRPr="00DB3320" w:rsidRDefault="00DB3320" w:rsidP="00DB3320">
      <w:pPr>
        <w:pStyle w:val="Bibliography"/>
        <w:rPr>
          <w:rFonts w:ascii="Cambria" w:hAnsi="Cambria"/>
        </w:rPr>
      </w:pPr>
      <w:r w:rsidRPr="00DB3320">
        <w:rPr>
          <w:rFonts w:ascii="Cambria" w:hAnsi="Cambria"/>
        </w:rPr>
        <w:t xml:space="preserve">Kang, Y., Hyndman, R. J., &amp; Smith-Miles, K. (2017). Visualising forecasting algorithm performance using time series instance spaces.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(2), 345–358. https://doi.org/10.1016/j.ijforecast.2016.09.004</w:t>
      </w:r>
    </w:p>
    <w:p w14:paraId="0A40E2E1" w14:textId="77777777" w:rsidR="00DB3320" w:rsidRPr="00DB3320" w:rsidRDefault="00DB3320" w:rsidP="00DB3320">
      <w:pPr>
        <w:pStyle w:val="Bibliography"/>
        <w:rPr>
          <w:rFonts w:ascii="Cambria" w:hAnsi="Cambria"/>
        </w:rPr>
      </w:pPr>
      <w:r w:rsidRPr="00DB3320">
        <w:rPr>
          <w:rFonts w:ascii="Cambria" w:hAnsi="Cambria"/>
        </w:rPr>
        <w:t xml:space="preserve">Khosrowabadi, N., Hoberg, K., &amp; Imdahl, C. (2022). Evaluating human behaviour in response to AI recommendations for judgemental forecasting. </w:t>
      </w:r>
      <w:r w:rsidRPr="00DB3320">
        <w:rPr>
          <w:rFonts w:ascii="Cambria" w:hAnsi="Cambria"/>
          <w:i/>
          <w:iCs/>
        </w:rPr>
        <w:t>European Journal of Operational Research</w:t>
      </w:r>
      <w:r w:rsidRPr="00DB3320">
        <w:rPr>
          <w:rFonts w:ascii="Cambria" w:hAnsi="Cambria"/>
        </w:rPr>
        <w:t xml:space="preserve">, </w:t>
      </w:r>
      <w:r w:rsidRPr="00DB3320">
        <w:rPr>
          <w:rFonts w:ascii="Cambria" w:hAnsi="Cambria"/>
          <w:i/>
          <w:iCs/>
        </w:rPr>
        <w:t>303</w:t>
      </w:r>
      <w:r w:rsidRPr="00DB3320">
        <w:rPr>
          <w:rFonts w:ascii="Cambria" w:hAnsi="Cambria"/>
        </w:rPr>
        <w:t>(3), 1151–1167. https://doi.org/10.1016/j.ejor.2022.03.017</w:t>
      </w:r>
    </w:p>
    <w:p w14:paraId="764C8523" w14:textId="7344F71D" w:rsidR="00DB3320" w:rsidRDefault="00DB3320" w:rsidP="00DB3320">
      <w:pPr>
        <w:pStyle w:val="Bibliography"/>
        <w:rPr>
          <w:rFonts w:ascii="Cambria" w:hAnsi="Cambria"/>
        </w:rPr>
      </w:pPr>
      <w:r w:rsidRPr="00DB3320">
        <w:rPr>
          <w:rFonts w:ascii="Cambria" w:hAnsi="Cambria"/>
        </w:rPr>
        <w:t xml:space="preserve">Koning, A. J., Franses, P. H., Hibon, M., &amp; Stekler, H. O. (2005). The M3 competition: Statistical tests of the results. </w:t>
      </w:r>
      <w:r w:rsidRPr="00251DAA">
        <w:rPr>
          <w:rFonts w:ascii="Cambria" w:hAnsi="Cambria"/>
        </w:rPr>
        <w:t>International Journal of Forecasting</w:t>
      </w:r>
      <w:r w:rsidRPr="00DB3320">
        <w:rPr>
          <w:rFonts w:ascii="Cambria" w:hAnsi="Cambria"/>
        </w:rPr>
        <w:t xml:space="preserve">, </w:t>
      </w:r>
      <w:r w:rsidRPr="00251DAA">
        <w:rPr>
          <w:rFonts w:ascii="Cambria" w:hAnsi="Cambria"/>
        </w:rPr>
        <w:t>21</w:t>
      </w:r>
      <w:r w:rsidRPr="00DB3320">
        <w:rPr>
          <w:rFonts w:ascii="Cambria" w:hAnsi="Cambria"/>
        </w:rPr>
        <w:t>(3), 397–409. https://doi.org/10.1016/j.ijforecast.2004.10.003</w:t>
      </w:r>
    </w:p>
    <w:p w14:paraId="26B6FBC5" w14:textId="18D5030D" w:rsidR="00623715" w:rsidRPr="00341AF6" w:rsidRDefault="00623715" w:rsidP="00341AF6">
      <w:pPr>
        <w:pStyle w:val="Bibliography"/>
        <w:rPr>
          <w:rFonts w:ascii="Cambria" w:hAnsi="Cambria"/>
        </w:rPr>
      </w:pPr>
      <w:r w:rsidRPr="00251DAA">
        <w:rPr>
          <w:rFonts w:ascii="Cambria" w:hAnsi="Cambria"/>
        </w:rPr>
        <w:t>Li, N., Li, T., &amp; Venkatasubramanian, S. (2006, April). t-closeness: Privacy beyond k-anonymity and l-diversity. In 2007 IEEE 23rd international conference on data engineering (pp. 106-115). IEEE.</w:t>
      </w:r>
    </w:p>
    <w:p w14:paraId="709C80C7" w14:textId="77777777" w:rsidR="00DB3320" w:rsidRPr="00DB3320" w:rsidRDefault="00DB3320" w:rsidP="00DB3320">
      <w:pPr>
        <w:pStyle w:val="Bibliography"/>
        <w:rPr>
          <w:rFonts w:ascii="Cambria" w:hAnsi="Cambria"/>
        </w:rPr>
      </w:pPr>
      <w:r w:rsidRPr="00DB3320">
        <w:rPr>
          <w:rFonts w:ascii="Cambria" w:hAnsi="Cambria"/>
        </w:rPr>
        <w:t xml:space="preserve">Li, L., Kang, Y., &amp; Li, F. (2022). Bayesian forecast combination using time-varying features. </w:t>
      </w:r>
      <w:r w:rsidRPr="00251DAA">
        <w:rPr>
          <w:rFonts w:ascii="Cambria" w:hAnsi="Cambria"/>
        </w:rPr>
        <w:t>International Journal of Forecasting</w:t>
      </w:r>
      <w:r w:rsidRPr="00DB3320">
        <w:rPr>
          <w:rFonts w:ascii="Cambria" w:hAnsi="Cambria"/>
        </w:rPr>
        <w:t>, S0169207022000930. https://doi.org/10.1016/j.ijforecast.2022.06.002</w:t>
      </w:r>
    </w:p>
    <w:p w14:paraId="3F05563E" w14:textId="77777777" w:rsidR="00DB3320" w:rsidRPr="00DB3320" w:rsidRDefault="00DB3320" w:rsidP="00DB3320">
      <w:pPr>
        <w:pStyle w:val="Bibliography"/>
        <w:rPr>
          <w:rFonts w:ascii="Cambria" w:hAnsi="Cambria"/>
        </w:rPr>
      </w:pPr>
      <w:r w:rsidRPr="00DB3320">
        <w:rPr>
          <w:rFonts w:ascii="Cambria" w:hAnsi="Cambria"/>
        </w:rPr>
        <w:t xml:space="preserve">Liyue Fan &amp; Li Xiong. (2014). An Adaptive Approach to Real-Time Aggregate Monitoring With Differential Privacy.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(9), 2094–2106. https://doi.org/10.1109/TKDE.2013.96</w:t>
      </w:r>
    </w:p>
    <w:p w14:paraId="4ACA5D6B" w14:textId="77777777" w:rsidR="00DB3320" w:rsidRPr="00DB3320" w:rsidRDefault="00DB3320" w:rsidP="00DB3320">
      <w:pPr>
        <w:pStyle w:val="Bibliography"/>
        <w:rPr>
          <w:rFonts w:ascii="Cambria" w:hAnsi="Cambria"/>
        </w:rPr>
      </w:pPr>
      <w:r w:rsidRPr="00DB3320">
        <w:rPr>
          <w:rFonts w:ascii="Cambria" w:hAnsi="Cambria"/>
        </w:rPr>
        <w:lastRenderedPageBreak/>
        <w:t xml:space="preserve">Luo, J., Hong, T., &amp; Fang, S.-C. (2018). Benchmarking robustness of load forecasting models under data integrity attacks.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(1), 89–104. https://doi.org/10.1016/j.ijforecast.2017.08.004</w:t>
      </w:r>
    </w:p>
    <w:p w14:paraId="506EA3FE" w14:textId="77777777" w:rsidR="00DB3320" w:rsidRPr="00DB3320" w:rsidRDefault="00DB3320" w:rsidP="00DB3320">
      <w:pPr>
        <w:pStyle w:val="Bibliography"/>
        <w:rPr>
          <w:rFonts w:ascii="Cambria" w:hAnsi="Cambria"/>
        </w:rPr>
      </w:pPr>
      <w:r w:rsidRPr="00DB3320">
        <w:rPr>
          <w:rFonts w:ascii="Cambria" w:hAnsi="Cambria"/>
        </w:rPr>
        <w:t xml:space="preserve">Makridakis, S., &amp; Hibon, M. (2000). The M3-Competition: Results, conclusions and implications.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16</w:t>
      </w:r>
      <w:r w:rsidRPr="00DB3320">
        <w:rPr>
          <w:rFonts w:ascii="Cambria" w:hAnsi="Cambria"/>
        </w:rPr>
        <w:t>(4), 451–476. https://doi.org/10.1016/S0169-2070(00)00057-1</w:t>
      </w:r>
    </w:p>
    <w:p w14:paraId="3F96241C"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(2018). The M4 Competition: Results, findings, conclusion and way forward.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(4), 802–808. https://doi.org/10.1016/j.ijforecast.2018.06.001</w:t>
      </w:r>
    </w:p>
    <w:p w14:paraId="7DF42208"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(2022). M5 accuracy competition: Results, findings, and conclusions. </w:t>
      </w:r>
      <w:r w:rsidRPr="00DB3320">
        <w:rPr>
          <w:rFonts w:ascii="Cambria" w:hAnsi="Cambria"/>
          <w:i/>
          <w:iCs/>
        </w:rPr>
        <w:t>International Journal of Forecasting</w:t>
      </w:r>
      <w:r w:rsidRPr="00DB3320">
        <w:rPr>
          <w:rFonts w:ascii="Cambria" w:hAnsi="Cambria"/>
        </w:rPr>
        <w:t>, S0169207021001874. https://doi.org/10.1016/j.ijforecast.2021.11.013</w:t>
      </w:r>
    </w:p>
    <w:p w14:paraId="19CA8146" w14:textId="77777777" w:rsidR="00DB3320" w:rsidRPr="00DB3320" w:rsidRDefault="00DB3320" w:rsidP="00DB3320">
      <w:pPr>
        <w:pStyle w:val="Bibliography"/>
        <w:rPr>
          <w:rFonts w:ascii="Cambria" w:hAnsi="Cambria"/>
        </w:rPr>
      </w:pPr>
      <w:r w:rsidRPr="00DB3320">
        <w:rPr>
          <w:rFonts w:ascii="Cambria" w:hAnsi="Cambria"/>
        </w:rPr>
        <w:t xml:space="preserve">Martin, K. D., Borah, A., &amp; Palmatier, R. W. (2017). Data Privacy: Effects on Customer and Firm Performance. </w:t>
      </w:r>
      <w:r w:rsidRPr="00DB3320">
        <w:rPr>
          <w:rFonts w:ascii="Cambria" w:hAnsi="Cambria"/>
          <w:i/>
          <w:iCs/>
        </w:rPr>
        <w:t>Journal of Marketing</w:t>
      </w:r>
      <w:r w:rsidRPr="00DB3320">
        <w:rPr>
          <w:rFonts w:ascii="Cambria" w:hAnsi="Cambria"/>
        </w:rPr>
        <w:t xml:space="preserve">, </w:t>
      </w:r>
      <w:r w:rsidRPr="00DB3320">
        <w:rPr>
          <w:rFonts w:ascii="Cambria" w:hAnsi="Cambria"/>
          <w:i/>
          <w:iCs/>
        </w:rPr>
        <w:t>81</w:t>
      </w:r>
      <w:r w:rsidRPr="00DB3320">
        <w:rPr>
          <w:rFonts w:ascii="Cambria" w:hAnsi="Cambria"/>
        </w:rPr>
        <w:t>(1), 36–58. https://doi.org/10.1509/jm.15.0497</w:t>
      </w:r>
    </w:p>
    <w:p w14:paraId="647C8901" w14:textId="77777777" w:rsidR="00DB3320" w:rsidRPr="00DB3320" w:rsidRDefault="00DB3320" w:rsidP="00DB3320">
      <w:pPr>
        <w:pStyle w:val="Bibliography"/>
        <w:rPr>
          <w:rFonts w:ascii="Cambria" w:hAnsi="Cambria"/>
        </w:rPr>
      </w:pPr>
      <w:r w:rsidRPr="00DB3320">
        <w:rPr>
          <w:rFonts w:ascii="Cambria" w:hAnsi="Cambria"/>
        </w:rPr>
        <w:t xml:space="preserve">Nin, J., &amp; Torra, V. (2009). Towards the evaluation of time series protection methods. </w:t>
      </w:r>
      <w:r w:rsidRPr="00DB3320">
        <w:rPr>
          <w:rFonts w:ascii="Cambria" w:hAnsi="Cambria"/>
          <w:i/>
          <w:iCs/>
        </w:rPr>
        <w:t>Information Sciences</w:t>
      </w:r>
      <w:r w:rsidRPr="00DB3320">
        <w:rPr>
          <w:rFonts w:ascii="Cambria" w:hAnsi="Cambria"/>
        </w:rPr>
        <w:t xml:space="preserve">, </w:t>
      </w:r>
      <w:r w:rsidRPr="00DB3320">
        <w:rPr>
          <w:rFonts w:ascii="Cambria" w:hAnsi="Cambria"/>
          <w:i/>
          <w:iCs/>
        </w:rPr>
        <w:t>179</w:t>
      </w:r>
      <w:r w:rsidRPr="00DB3320">
        <w:rPr>
          <w:rFonts w:ascii="Cambria" w:hAnsi="Cambria"/>
        </w:rPr>
        <w:t>(11), 1663–1677. https://doi.org/10.1016/j.ins.2009.01.024</w:t>
      </w:r>
    </w:p>
    <w:p w14:paraId="18A0C701" w14:textId="77777777" w:rsidR="00DB3320" w:rsidRPr="00DB3320" w:rsidRDefault="00DB3320" w:rsidP="00DB3320">
      <w:pPr>
        <w:pStyle w:val="Bibliography"/>
        <w:rPr>
          <w:rFonts w:ascii="Cambria" w:hAnsi="Cambria"/>
        </w:rPr>
      </w:pPr>
      <w:r w:rsidRPr="00DB3320">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DB3320">
        <w:rPr>
          <w:rFonts w:ascii="Cambria" w:hAnsi="Cambria"/>
          <w:i/>
          <w:iCs/>
        </w:rPr>
        <w:t>Forecasting: Theory and practice</w:t>
      </w:r>
      <w:r w:rsidRPr="00DB3320">
        <w:rPr>
          <w:rFonts w:ascii="Cambria" w:hAnsi="Cambria"/>
        </w:rPr>
        <w:t>. 167.</w:t>
      </w:r>
    </w:p>
    <w:p w14:paraId="6AFF2A75" w14:textId="77777777" w:rsidR="00DB3320" w:rsidRPr="00DB3320" w:rsidRDefault="00DB3320" w:rsidP="00DB3320">
      <w:pPr>
        <w:pStyle w:val="Bibliography"/>
        <w:rPr>
          <w:rFonts w:ascii="Cambria" w:hAnsi="Cambria"/>
        </w:rPr>
      </w:pPr>
      <w:r w:rsidRPr="00DB3320">
        <w:rPr>
          <w:rFonts w:ascii="Cambria" w:hAnsi="Cambria"/>
        </w:rPr>
        <w:t xml:space="preserve">Petropoulos, F., &amp; Siemsen, E. (2022). Forecast Selection and Representativeness. </w:t>
      </w:r>
      <w:r w:rsidRPr="00DB3320">
        <w:rPr>
          <w:rFonts w:ascii="Cambria" w:hAnsi="Cambria"/>
          <w:i/>
          <w:iCs/>
        </w:rPr>
        <w:t>Management Science</w:t>
      </w:r>
      <w:r w:rsidRPr="00DB3320">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DB3320">
        <w:rPr>
          <w:rFonts w:ascii="Cambria" w:hAnsi="Cambria"/>
        </w:rPr>
        <w:t xml:space="preserve">Qi, L., Li, X., Wang, Q., &amp; Jia, S. (2022). fETSmcs: Feature-based ETS model component selection. </w:t>
      </w:r>
      <w:r w:rsidRPr="00DB3320">
        <w:rPr>
          <w:rFonts w:ascii="Cambria" w:hAnsi="Cambria"/>
          <w:i/>
          <w:iCs/>
        </w:rPr>
        <w:t>International Journal of Forecasting</w:t>
      </w:r>
      <w:r w:rsidRPr="00DB3320">
        <w:rPr>
          <w:rFonts w:ascii="Cambria" w:hAnsi="Cambria"/>
        </w:rPr>
        <w:t>, S0169207022000954. https://doi.org/10.1016/j.ijforecast.2022.06.004</w:t>
      </w:r>
    </w:p>
    <w:p w14:paraId="7DA07000" w14:textId="77777777" w:rsidR="00E35BC7" w:rsidRDefault="00E35BC7" w:rsidP="00E35BC7">
      <w:pPr>
        <w:pStyle w:val="Bibliography"/>
        <w:ind w:left="0" w:firstLine="0"/>
        <w:rPr>
          <w:rFonts w:ascii="Cambria" w:hAnsi="Cambria"/>
        </w:rPr>
      </w:pPr>
      <w:r w:rsidRPr="00E35BC7">
        <w:rPr>
          <w:rFonts w:ascii="Cambria" w:hAnsi="Cambria"/>
        </w:rPr>
        <w:lastRenderedPageBreak/>
        <w:t>Rose, O. (1996). </w:t>
      </w:r>
      <w:r w:rsidRPr="00E35BC7">
        <w:rPr>
          <w:rFonts w:ascii="Cambria" w:hAnsi="Cambria"/>
          <w:i/>
          <w:iCs/>
        </w:rPr>
        <w:t>Estimation of the Hurst parameter of long-range dependent time series</w:t>
      </w:r>
      <w:r w:rsidRPr="00E35BC7">
        <w:rPr>
          <w:rFonts w:ascii="Cambria" w:hAnsi="Cambria"/>
        </w:rPr>
        <w:t> (Vol. 137).</w:t>
      </w:r>
    </w:p>
    <w:p w14:paraId="0A4B1F51" w14:textId="0EF5AB2F" w:rsidR="00E35BC7" w:rsidRPr="00E35BC7" w:rsidRDefault="00E35BC7" w:rsidP="00E35BC7">
      <w:pPr>
        <w:pStyle w:val="Bibliography"/>
        <w:ind w:left="0" w:firstLine="720"/>
        <w:rPr>
          <w:rFonts w:ascii="Cambria" w:hAnsi="Cambria"/>
        </w:rPr>
      </w:pPr>
      <w:r w:rsidRPr="00E35BC7">
        <w:rPr>
          <w:rFonts w:ascii="Cambria" w:hAnsi="Cambria"/>
        </w:rPr>
        <w:t>Report.</w:t>
      </w:r>
    </w:p>
    <w:p w14:paraId="46A0ADAC" w14:textId="4EBA6B6A" w:rsidR="00E80738" w:rsidRPr="006355E4" w:rsidRDefault="00E80738" w:rsidP="006355E4">
      <w:pPr>
        <w:pStyle w:val="Bibliography"/>
        <w:rPr>
          <w:rFonts w:ascii="Cambria" w:hAnsi="Cambria"/>
        </w:rPr>
      </w:pPr>
      <w:r w:rsidRPr="00251DAA">
        <w:rPr>
          <w:rFonts w:ascii="Cambria" w:hAnsi="Cambria"/>
        </w:rPr>
        <w:t>Schneider, M. J., Jagpal, S., Gupta, S., Li, S., &amp; Yu, Y. (2018). A flexible method for protecting marketing data: An application to point-of-sale data. Marketing Science, 37(1), 153-171.</w:t>
      </w:r>
    </w:p>
    <w:p w14:paraId="34653A8F" w14:textId="77777777" w:rsidR="00DB3320" w:rsidRPr="00DB3320" w:rsidRDefault="00DB3320" w:rsidP="00DB3320">
      <w:pPr>
        <w:pStyle w:val="Bibliography"/>
        <w:rPr>
          <w:rFonts w:ascii="Cambria" w:hAnsi="Cambria"/>
        </w:rPr>
      </w:pPr>
      <w:r w:rsidRPr="00DB3320">
        <w:rPr>
          <w:rFonts w:ascii="Cambria" w:hAnsi="Cambria"/>
        </w:rPr>
        <w:t xml:space="preserve">Smyl, S. (2020). A hybrid method of exponential smoothing and recurrent neural networks for time series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75–85. https://doi.org/10.1016/j.ijforecast.2019.03.017</w:t>
      </w:r>
    </w:p>
    <w:p w14:paraId="2A844AE1" w14:textId="77777777" w:rsidR="00DB3320" w:rsidRPr="00DB3320" w:rsidRDefault="00DB3320" w:rsidP="00DB3320">
      <w:pPr>
        <w:pStyle w:val="Bibliography"/>
        <w:rPr>
          <w:rFonts w:ascii="Cambria" w:hAnsi="Cambria"/>
        </w:rPr>
      </w:pPr>
      <w:r w:rsidRPr="00DB3320">
        <w:rPr>
          <w:rFonts w:ascii="Cambria" w:hAnsi="Cambria"/>
        </w:rPr>
        <w:t xml:space="preserve">Sobolev, D. (2017). The effect of price volatility on judgmental forecasts: The correlated response model.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(3), 605–617. https://doi.org/10.1016/j.ijforecast.2017.01.009</w:t>
      </w:r>
    </w:p>
    <w:p w14:paraId="303965CB" w14:textId="77777777" w:rsidR="00DB3320" w:rsidRPr="00DB3320" w:rsidRDefault="00DB3320" w:rsidP="00DB3320">
      <w:pPr>
        <w:pStyle w:val="Bibliography"/>
        <w:rPr>
          <w:rFonts w:ascii="Cambria" w:hAnsi="Cambria"/>
        </w:rPr>
      </w:pPr>
      <w:r w:rsidRPr="00DB3320">
        <w:rPr>
          <w:rFonts w:ascii="Cambria" w:hAnsi="Cambria"/>
        </w:rPr>
        <w:t xml:space="preserve">Sommer, B., Pinson, P., Messner, J. W., &amp; Obst, D. (2021). Online distributed learning in wind power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205–223. https://doi.org/10.1016/j.ijforecast.2020.04.004</w:t>
      </w:r>
    </w:p>
    <w:p w14:paraId="2502DE3C" w14:textId="77777777" w:rsidR="00DB3320" w:rsidRPr="00DB3320" w:rsidRDefault="00DB3320" w:rsidP="00DB3320">
      <w:pPr>
        <w:pStyle w:val="Bibliography"/>
        <w:rPr>
          <w:rFonts w:ascii="Cambria" w:hAnsi="Cambria"/>
        </w:rPr>
      </w:pPr>
      <w:r w:rsidRPr="00DB3320">
        <w:rPr>
          <w:rFonts w:ascii="Cambria" w:hAnsi="Cambria"/>
        </w:rPr>
        <w:t xml:space="preserve">Spiliotis, E., Kouloumos, A., Assimakopoulos, V., &amp; Makridakis, S. (2020). Are forecasting competitions data representative of the reality?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37–53. https://doi.org/10.1016/j.ijforecast.2018.12.007</w:t>
      </w:r>
    </w:p>
    <w:p w14:paraId="7A147431" w14:textId="77777777" w:rsidR="00DB3320" w:rsidRPr="00DB3320" w:rsidRDefault="00DB3320" w:rsidP="00DB3320">
      <w:pPr>
        <w:pStyle w:val="Bibliography"/>
        <w:rPr>
          <w:rFonts w:ascii="Cambria" w:hAnsi="Cambria"/>
        </w:rPr>
      </w:pPr>
      <w:r w:rsidRPr="00DB3320">
        <w:rPr>
          <w:rFonts w:ascii="Cambria" w:hAnsi="Cambria"/>
        </w:rPr>
        <w:t xml:space="preserve">Sweeney, L. (2002). k-ANONYMITY: A MODEL FOR PROTECTING PRIVACY. </w:t>
      </w:r>
      <w:r w:rsidRPr="00DB3320">
        <w:rPr>
          <w:rFonts w:ascii="Cambria" w:hAnsi="Cambria"/>
          <w:i/>
          <w:iCs/>
        </w:rPr>
        <w:t>International Journal of Uncertainty, Fuzziness and Knowledge-Based Systems</w:t>
      </w:r>
      <w:r w:rsidRPr="00DB3320">
        <w:rPr>
          <w:rFonts w:ascii="Cambria" w:hAnsi="Cambria"/>
        </w:rPr>
        <w:t xml:space="preserve">, </w:t>
      </w:r>
      <w:r w:rsidRPr="00DB3320">
        <w:rPr>
          <w:rFonts w:ascii="Cambria" w:hAnsi="Cambria"/>
          <w:i/>
          <w:iCs/>
        </w:rPr>
        <w:t>10</w:t>
      </w:r>
      <w:r w:rsidRPr="00DB3320">
        <w:rPr>
          <w:rFonts w:ascii="Cambria" w:hAnsi="Cambria"/>
        </w:rPr>
        <w:t>(05), 557–570. https://doi.org/10.1142/S0218488502001648</w:t>
      </w:r>
    </w:p>
    <w:p w14:paraId="7DBA782E" w14:textId="77777777" w:rsidR="00DB3320" w:rsidRPr="00DB3320" w:rsidRDefault="00DB3320" w:rsidP="00DB3320">
      <w:pPr>
        <w:pStyle w:val="Bibliography"/>
        <w:rPr>
          <w:rFonts w:ascii="Cambria" w:hAnsi="Cambria"/>
        </w:rPr>
      </w:pPr>
      <w:r w:rsidRPr="00DB3320">
        <w:rPr>
          <w:rFonts w:ascii="Cambria" w:hAnsi="Cambria"/>
        </w:rPr>
        <w:t xml:space="preserve">Talagala, T. S., Li, F., &amp; Kang, Y. (2022). FFORMPP: Feature-based forecast model performance prediction.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38</w:t>
      </w:r>
      <w:r w:rsidRPr="00DB3320">
        <w:rPr>
          <w:rFonts w:ascii="Cambria" w:hAnsi="Cambria"/>
        </w:rPr>
        <w:t>(3), 920–943. https://doi.org/10.1016/j.ijforecast.2021.07.002</w:t>
      </w:r>
    </w:p>
    <w:p w14:paraId="75A16AA1" w14:textId="77777777" w:rsidR="00DB3320" w:rsidRPr="00DB3320" w:rsidRDefault="00DB3320" w:rsidP="00DB3320">
      <w:pPr>
        <w:pStyle w:val="Bibliography"/>
        <w:rPr>
          <w:rFonts w:ascii="Cambria" w:hAnsi="Cambria"/>
        </w:rPr>
      </w:pPr>
      <w:r w:rsidRPr="00DB3320">
        <w:rPr>
          <w:rFonts w:ascii="Cambria" w:hAnsi="Cambria"/>
        </w:rPr>
        <w:t xml:space="preserve">Véliz, C., &amp; Grunewald, P. (2018). Protecting data privacy is key to a smart energy future. </w:t>
      </w:r>
      <w:r w:rsidRPr="00DB3320">
        <w:rPr>
          <w:rFonts w:ascii="Cambria" w:hAnsi="Cambria"/>
          <w:i/>
          <w:iCs/>
        </w:rPr>
        <w:t>Nature Energy</w:t>
      </w:r>
      <w:r w:rsidRPr="00DB3320">
        <w:rPr>
          <w:rFonts w:ascii="Cambria" w:hAnsi="Cambria"/>
        </w:rPr>
        <w:t xml:space="preserve">, </w:t>
      </w:r>
      <w:r w:rsidRPr="00DB3320">
        <w:rPr>
          <w:rFonts w:ascii="Cambria" w:hAnsi="Cambria"/>
          <w:i/>
          <w:iCs/>
        </w:rPr>
        <w:t>3</w:t>
      </w:r>
      <w:r w:rsidRPr="00DB3320">
        <w:rPr>
          <w:rFonts w:ascii="Cambria" w:hAnsi="Cambria"/>
        </w:rPr>
        <w:t>(9), 702–704. https://doi.org/10.1038/s41560-018-0203-3</w:t>
      </w:r>
    </w:p>
    <w:p w14:paraId="4C848E4F" w14:textId="381E6E69" w:rsidR="00DB3320" w:rsidRDefault="00DB3320" w:rsidP="00DB3320">
      <w:pPr>
        <w:pStyle w:val="Bibliography"/>
        <w:rPr>
          <w:rFonts w:ascii="Cambria" w:hAnsi="Cambria"/>
        </w:rPr>
      </w:pPr>
      <w:r w:rsidRPr="00DB3320">
        <w:rPr>
          <w:rFonts w:ascii="Cambria" w:hAnsi="Cambria"/>
        </w:rPr>
        <w:lastRenderedPageBreak/>
        <w:t xml:space="preserve">Wang, X., Smith, K., &amp; Hyndman, R. (2006). Characteristic-Based Clustering for Time Series Data. </w:t>
      </w:r>
      <w:r w:rsidRPr="00DB3320">
        <w:rPr>
          <w:rFonts w:ascii="Cambria" w:hAnsi="Cambria"/>
          <w:i/>
          <w:iCs/>
        </w:rPr>
        <w:t>Data Mining and Knowledge Discovery</w:t>
      </w:r>
      <w:r w:rsidRPr="00DB3320">
        <w:rPr>
          <w:rFonts w:ascii="Cambria" w:hAnsi="Cambria"/>
        </w:rPr>
        <w:t xml:space="preserve">, </w:t>
      </w:r>
      <w:r w:rsidRPr="00DB3320">
        <w:rPr>
          <w:rFonts w:ascii="Cambria" w:hAnsi="Cambria"/>
          <w:i/>
          <w:iCs/>
        </w:rPr>
        <w:t>13</w:t>
      </w:r>
      <w:r w:rsidRPr="00DB3320">
        <w:rPr>
          <w:rFonts w:ascii="Cambria" w:hAnsi="Cambria"/>
        </w:rPr>
        <w:t>(3), 335–364. https://doi.org/10.1007/s10618-005-0039-x</w:t>
      </w:r>
    </w:p>
    <w:p w14:paraId="30A8FA4D" w14:textId="77777777" w:rsidR="000627DC" w:rsidRPr="000627DC" w:rsidRDefault="000627DC" w:rsidP="000627DC"/>
    <w:p w14:paraId="7210664C" w14:textId="276046B7" w:rsidR="00E53ED2" w:rsidRPr="000627DC" w:rsidRDefault="008E7F75" w:rsidP="000627DC">
      <w:pPr>
        <w:pStyle w:val="Bibliography"/>
        <w:rPr>
          <w:rFonts w:ascii="Cambria" w:hAnsi="Cambria"/>
        </w:rPr>
      </w:pPr>
      <w:r w:rsidRPr="00FD7873">
        <w:rPr>
          <w:rFonts w:ascii="Cambria" w:hAnsi="Cambria"/>
        </w:rPr>
        <w:t>Willinger, W., Paxson, V., &amp; Taqqu, M. S. (1998). Self-similarity and heavy tails: Structural modeling of network Tra</w:t>
      </w:r>
      <w:r w:rsidR="00FD7873">
        <w:rPr>
          <w:rFonts w:ascii="Cambria" w:hAnsi="Cambria"/>
        </w:rPr>
        <w:t>ffi</w:t>
      </w:r>
      <w:r w:rsidRPr="00FD7873">
        <w:rPr>
          <w:rFonts w:ascii="Cambria" w:hAnsi="Cambria"/>
        </w:rPr>
        <w:t xml:space="preserve">c. R. Adler, R. Feldman, and MS Taqqu, editors, </w:t>
      </w:r>
      <w:r w:rsidRPr="009103B7">
        <w:rPr>
          <w:rFonts w:ascii="Cambria" w:hAnsi="Cambria"/>
          <w:i/>
          <w:iCs/>
        </w:rPr>
        <w:t>A Practical Guide to Heavy Tails: Statistical Techniques for Analyzing Heavy Tailed Distributions</w:t>
      </w:r>
      <w:r w:rsidRPr="000627DC">
        <w:rPr>
          <w:rFonts w:ascii="Cambria" w:hAnsi="Cambria"/>
        </w:rPr>
        <w:t>,</w:t>
      </w:r>
      <w:r w:rsidRPr="00FD7873">
        <w:rPr>
          <w:rFonts w:ascii="Cambria" w:hAnsi="Cambria"/>
        </w:rPr>
        <w:t xml:space="preserve"> Birkhauser Verlag, Boston.</w:t>
      </w:r>
      <w:r w:rsidR="0063515F" w:rsidRPr="000627DC">
        <w:rPr>
          <w:rFonts w:ascii="Cambria" w:hAnsi="Cambria"/>
        </w:rPr>
        <w:fldChar w:fldCharType="end"/>
      </w:r>
    </w:p>
    <w:p w14:paraId="5694828C" w14:textId="1A612A93" w:rsidR="00E53ED2" w:rsidRDefault="00E53ED2" w:rsidP="00E53ED2">
      <w:pPr>
        <w:pStyle w:val="ListParagraph"/>
        <w:tabs>
          <w:tab w:val="left" w:pos="1027"/>
        </w:tabs>
        <w:ind w:left="360"/>
      </w:pPr>
    </w:p>
    <w:p w14:paraId="06BF37D8" w14:textId="3B5B8AF0" w:rsidR="00E53ED2" w:rsidRDefault="00E53ED2" w:rsidP="005379F8">
      <w:pPr>
        <w:tabs>
          <w:tab w:val="left" w:pos="1027"/>
        </w:tabs>
      </w:pPr>
    </w:p>
    <w:p w14:paraId="41EDEF5B" w14:textId="60044B8D" w:rsidR="005379F8" w:rsidRDefault="005379F8" w:rsidP="005379F8">
      <w:pPr>
        <w:tabs>
          <w:tab w:val="left" w:pos="1027"/>
        </w:tabs>
      </w:pPr>
    </w:p>
    <w:p w14:paraId="1FD343BB" w14:textId="06DA18CE" w:rsidR="005379F8" w:rsidRDefault="005379F8" w:rsidP="005379F8">
      <w:pPr>
        <w:tabs>
          <w:tab w:val="left" w:pos="1027"/>
        </w:tabs>
      </w:pPr>
    </w:p>
    <w:p w14:paraId="77F64F54" w14:textId="3F4E4812" w:rsidR="005379F8" w:rsidRDefault="005379F8" w:rsidP="005379F8">
      <w:pPr>
        <w:tabs>
          <w:tab w:val="left" w:pos="1027"/>
        </w:tabs>
      </w:pPr>
    </w:p>
    <w:p w14:paraId="392FAC70" w14:textId="74F70C9E" w:rsidR="005379F8" w:rsidRDefault="005379F8" w:rsidP="005379F8">
      <w:pPr>
        <w:tabs>
          <w:tab w:val="left" w:pos="1027"/>
        </w:tabs>
      </w:pPr>
    </w:p>
    <w:p w14:paraId="44ABF1A0" w14:textId="13615414" w:rsidR="005379F8" w:rsidRDefault="005379F8" w:rsidP="005379F8">
      <w:pPr>
        <w:tabs>
          <w:tab w:val="left" w:pos="1027"/>
        </w:tabs>
      </w:pPr>
    </w:p>
    <w:p w14:paraId="17E34BA6" w14:textId="05D9E49E" w:rsidR="005379F8" w:rsidRDefault="005379F8" w:rsidP="005379F8">
      <w:pPr>
        <w:tabs>
          <w:tab w:val="left" w:pos="1027"/>
        </w:tabs>
      </w:pPr>
    </w:p>
    <w:p w14:paraId="1324358D" w14:textId="6F2725E1" w:rsidR="005379F8" w:rsidRDefault="005379F8" w:rsidP="005379F8">
      <w:pPr>
        <w:tabs>
          <w:tab w:val="left" w:pos="1027"/>
        </w:tabs>
      </w:pPr>
    </w:p>
    <w:p w14:paraId="4BE529C4" w14:textId="318015F3" w:rsidR="005379F8" w:rsidRDefault="005379F8" w:rsidP="005379F8">
      <w:pPr>
        <w:tabs>
          <w:tab w:val="left" w:pos="1027"/>
        </w:tabs>
      </w:pPr>
    </w:p>
    <w:p w14:paraId="19D6EBA3" w14:textId="651A9651" w:rsidR="005379F8" w:rsidRDefault="005379F8" w:rsidP="005379F8">
      <w:pPr>
        <w:tabs>
          <w:tab w:val="left" w:pos="1027"/>
        </w:tabs>
      </w:pPr>
    </w:p>
    <w:p w14:paraId="480593EB" w14:textId="190866D4" w:rsidR="005379F8" w:rsidRDefault="005379F8" w:rsidP="005379F8">
      <w:pPr>
        <w:tabs>
          <w:tab w:val="left" w:pos="1027"/>
        </w:tabs>
      </w:pPr>
    </w:p>
    <w:p w14:paraId="725D9F4A" w14:textId="0CB4D6A4" w:rsidR="005379F8" w:rsidRDefault="005379F8" w:rsidP="005379F8">
      <w:pPr>
        <w:tabs>
          <w:tab w:val="left" w:pos="1027"/>
        </w:tabs>
      </w:pPr>
    </w:p>
    <w:p w14:paraId="109B15B1" w14:textId="289BDF0D" w:rsidR="005379F8" w:rsidRDefault="005379F8" w:rsidP="005379F8">
      <w:pPr>
        <w:tabs>
          <w:tab w:val="left" w:pos="1027"/>
        </w:tabs>
      </w:pPr>
    </w:p>
    <w:p w14:paraId="7EC8AE97" w14:textId="73DED1E3" w:rsidR="005379F8" w:rsidRDefault="005379F8" w:rsidP="005379F8">
      <w:pPr>
        <w:tabs>
          <w:tab w:val="left" w:pos="1027"/>
        </w:tabs>
      </w:pPr>
    </w:p>
    <w:p w14:paraId="4626D532" w14:textId="5ACDB003" w:rsidR="005379F8" w:rsidRDefault="005379F8" w:rsidP="005379F8">
      <w:pPr>
        <w:tabs>
          <w:tab w:val="left" w:pos="1027"/>
        </w:tabs>
      </w:pPr>
    </w:p>
    <w:p w14:paraId="1FE63C8E" w14:textId="5EADE8C7" w:rsidR="005379F8" w:rsidRDefault="005379F8" w:rsidP="005379F8">
      <w:pPr>
        <w:tabs>
          <w:tab w:val="left" w:pos="1027"/>
        </w:tabs>
      </w:pPr>
    </w:p>
    <w:p w14:paraId="50C80849" w14:textId="24F2CB3D" w:rsidR="005379F8" w:rsidRDefault="005379F8" w:rsidP="005379F8">
      <w:pPr>
        <w:tabs>
          <w:tab w:val="left" w:pos="1027"/>
        </w:tabs>
      </w:pPr>
    </w:p>
    <w:p w14:paraId="116B9A29" w14:textId="6805D6CE" w:rsidR="005379F8" w:rsidRDefault="005379F8" w:rsidP="005379F8">
      <w:pPr>
        <w:tabs>
          <w:tab w:val="left" w:pos="1027"/>
        </w:tabs>
      </w:pPr>
    </w:p>
    <w:p w14:paraId="430E9AB7" w14:textId="22523E51" w:rsidR="005379F8" w:rsidRDefault="005379F8" w:rsidP="005379F8">
      <w:pPr>
        <w:tabs>
          <w:tab w:val="left" w:pos="1027"/>
        </w:tabs>
      </w:pPr>
    </w:p>
    <w:p w14:paraId="482D691D" w14:textId="11266683" w:rsidR="005379F8" w:rsidRDefault="005379F8" w:rsidP="005379F8">
      <w:pPr>
        <w:tabs>
          <w:tab w:val="left" w:pos="1027"/>
        </w:tabs>
      </w:pPr>
    </w:p>
    <w:p w14:paraId="0937756D" w14:textId="2FA0952A" w:rsidR="005379F8" w:rsidRDefault="005379F8" w:rsidP="005379F8">
      <w:pPr>
        <w:tabs>
          <w:tab w:val="left" w:pos="1027"/>
        </w:tabs>
      </w:pPr>
    </w:p>
    <w:p w14:paraId="3E87396F" w14:textId="64B3349C" w:rsidR="005379F8" w:rsidRDefault="005379F8" w:rsidP="005379F8">
      <w:pPr>
        <w:tabs>
          <w:tab w:val="left" w:pos="1027"/>
        </w:tabs>
      </w:pPr>
    </w:p>
    <w:p w14:paraId="49F623FB" w14:textId="02CF2FD3" w:rsidR="005379F8" w:rsidRDefault="005379F8" w:rsidP="005379F8">
      <w:pPr>
        <w:tabs>
          <w:tab w:val="left" w:pos="1027"/>
        </w:tabs>
      </w:pPr>
    </w:p>
    <w:p w14:paraId="616A6ABF" w14:textId="4A8E0AF6" w:rsidR="005379F8" w:rsidRDefault="005379F8" w:rsidP="005379F8">
      <w:pPr>
        <w:tabs>
          <w:tab w:val="left" w:pos="1027"/>
        </w:tabs>
      </w:pPr>
    </w:p>
    <w:p w14:paraId="46476D96" w14:textId="3D43F4C0" w:rsidR="005379F8" w:rsidRDefault="005379F8" w:rsidP="005379F8">
      <w:pPr>
        <w:tabs>
          <w:tab w:val="left" w:pos="1027"/>
        </w:tabs>
      </w:pPr>
    </w:p>
    <w:p w14:paraId="73113ABF" w14:textId="770798C9" w:rsidR="005379F8" w:rsidRDefault="005379F8" w:rsidP="005379F8">
      <w:pPr>
        <w:tabs>
          <w:tab w:val="left" w:pos="1027"/>
        </w:tabs>
      </w:pPr>
    </w:p>
    <w:p w14:paraId="797D4A55" w14:textId="56998DB2" w:rsidR="005379F8" w:rsidRDefault="005379F8" w:rsidP="005379F8">
      <w:pPr>
        <w:tabs>
          <w:tab w:val="left" w:pos="1027"/>
        </w:tabs>
      </w:pPr>
    </w:p>
    <w:p w14:paraId="5BDDD861" w14:textId="68C2DE99" w:rsidR="005379F8" w:rsidRDefault="005379F8" w:rsidP="005379F8">
      <w:pPr>
        <w:tabs>
          <w:tab w:val="left" w:pos="1027"/>
        </w:tabs>
      </w:pPr>
    </w:p>
    <w:p w14:paraId="16E279DD" w14:textId="0969C471" w:rsidR="005379F8" w:rsidRDefault="005379F8" w:rsidP="005379F8">
      <w:pPr>
        <w:tabs>
          <w:tab w:val="left" w:pos="1027"/>
        </w:tabs>
      </w:pPr>
    </w:p>
    <w:p w14:paraId="39A1DC86" w14:textId="1195C05F" w:rsidR="005379F8" w:rsidRDefault="005379F8" w:rsidP="005379F8">
      <w:pPr>
        <w:tabs>
          <w:tab w:val="left" w:pos="1027"/>
        </w:tabs>
      </w:pPr>
    </w:p>
    <w:p w14:paraId="3901BF20" w14:textId="77777777" w:rsidR="005379F8" w:rsidRDefault="005379F8" w:rsidP="005379F8">
      <w:pPr>
        <w:tabs>
          <w:tab w:val="left" w:pos="1027"/>
        </w:tabs>
      </w:pPr>
    </w:p>
    <w:p w14:paraId="2BCDB1D9" w14:textId="5CFF674B" w:rsidR="00E53ED2" w:rsidRDefault="00E53ED2" w:rsidP="00E53ED2">
      <w:pPr>
        <w:pStyle w:val="ListParagraph"/>
        <w:tabs>
          <w:tab w:val="left" w:pos="1027"/>
        </w:tabs>
        <w:ind w:left="360"/>
        <w:rPr>
          <w:rFonts w:ascii="Cambria" w:eastAsiaTheme="minorEastAsia" w:hAnsi="Cambria"/>
          <w:b/>
          <w:bCs/>
        </w:rPr>
      </w:pPr>
    </w:p>
    <w:p w14:paraId="4D2A93A8" w14:textId="288400F9" w:rsidR="00F11EF9" w:rsidRDefault="00F11EF9" w:rsidP="00E53ED2">
      <w:pPr>
        <w:pStyle w:val="ListParagraph"/>
        <w:tabs>
          <w:tab w:val="left" w:pos="1027"/>
        </w:tabs>
        <w:ind w:left="360"/>
        <w:rPr>
          <w:rFonts w:ascii="Cambria" w:eastAsiaTheme="minorEastAsia" w:hAnsi="Cambria"/>
          <w:b/>
          <w:bCs/>
        </w:rPr>
      </w:pPr>
    </w:p>
    <w:p w14:paraId="6B26105E" w14:textId="55E62055" w:rsidR="00F11EF9" w:rsidRDefault="00F11EF9" w:rsidP="00E53ED2">
      <w:pPr>
        <w:pStyle w:val="ListParagraph"/>
        <w:tabs>
          <w:tab w:val="left" w:pos="1027"/>
        </w:tabs>
        <w:ind w:left="360"/>
        <w:rPr>
          <w:rFonts w:ascii="Cambria" w:eastAsiaTheme="minorEastAsia" w:hAnsi="Cambria"/>
          <w:b/>
          <w:bCs/>
        </w:rPr>
      </w:pPr>
    </w:p>
    <w:p w14:paraId="7873362E" w14:textId="76F28768" w:rsidR="00F11EF9" w:rsidRDefault="00F11EF9" w:rsidP="00E53ED2">
      <w:pPr>
        <w:pStyle w:val="ListParagraph"/>
        <w:tabs>
          <w:tab w:val="left" w:pos="1027"/>
        </w:tabs>
        <w:ind w:left="360"/>
        <w:rPr>
          <w:rFonts w:ascii="Cambria" w:eastAsiaTheme="minorEastAsia" w:hAnsi="Cambria"/>
          <w:b/>
          <w:bCs/>
        </w:rPr>
      </w:pPr>
    </w:p>
    <w:p w14:paraId="514194FF" w14:textId="281C827C" w:rsidR="00F11EF9" w:rsidRDefault="00F11EF9" w:rsidP="00E53ED2">
      <w:pPr>
        <w:pStyle w:val="ListParagraph"/>
        <w:tabs>
          <w:tab w:val="left" w:pos="1027"/>
        </w:tabs>
        <w:ind w:left="360"/>
        <w:rPr>
          <w:rFonts w:ascii="Cambria" w:eastAsiaTheme="minorEastAsia" w:hAnsi="Cambria"/>
          <w:b/>
          <w:bCs/>
        </w:rPr>
      </w:pPr>
    </w:p>
    <w:p w14:paraId="68C6A224" w14:textId="04560992" w:rsidR="00F11EF9" w:rsidRDefault="00F11EF9" w:rsidP="00E53ED2">
      <w:pPr>
        <w:pStyle w:val="ListParagraph"/>
        <w:tabs>
          <w:tab w:val="left" w:pos="1027"/>
        </w:tabs>
        <w:ind w:left="360"/>
        <w:rPr>
          <w:rFonts w:ascii="Cambria" w:eastAsiaTheme="minorEastAsia" w:hAnsi="Cambria"/>
          <w:b/>
          <w:bCs/>
        </w:rPr>
      </w:pPr>
    </w:p>
    <w:p w14:paraId="73B9DE28" w14:textId="77777777" w:rsidR="00F11EF9" w:rsidRPr="00E53ED2" w:rsidRDefault="00F11EF9" w:rsidP="00E53ED2">
      <w:pPr>
        <w:pStyle w:val="ListParagraph"/>
        <w:tabs>
          <w:tab w:val="left" w:pos="1027"/>
        </w:tabs>
        <w:ind w:left="360"/>
        <w:rPr>
          <w:rFonts w:ascii="Cambria" w:eastAsiaTheme="minorEastAsia" w:hAnsi="Cambria"/>
          <w:b/>
          <w:bCs/>
        </w:rPr>
      </w:pPr>
    </w:p>
    <w:p w14:paraId="278C8C16" w14:textId="430D58B1" w:rsidR="0063515F" w:rsidRDefault="00153E8C" w:rsidP="00E87519">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4292FD0C" w14:textId="481F1E75" w:rsidR="00F4362D" w:rsidRDefault="00F4362D" w:rsidP="0053699F"/>
    <w:p w14:paraId="5719E220" w14:textId="3632EDEC" w:rsidR="00F4362D" w:rsidRDefault="00F4362D" w:rsidP="0053699F">
      <w:pPr>
        <w:rPr>
          <w:rFonts w:ascii="Cambria" w:hAnsi="Cambria"/>
          <w:b/>
          <w:bCs/>
        </w:rPr>
      </w:pPr>
      <w:r>
        <w:rPr>
          <w:rFonts w:ascii="Cambria" w:hAnsi="Cambria"/>
          <w:b/>
          <w:bCs/>
        </w:rPr>
        <w:t>Mathematical Details of Identification and Attribute Disclosure</w:t>
      </w:r>
    </w:p>
    <w:p w14:paraId="5ADE4E66" w14:textId="6696DF22" w:rsidR="00F4362D" w:rsidRDefault="00F4362D" w:rsidP="0053699F">
      <w:pPr>
        <w:rPr>
          <w:rFonts w:ascii="Cambria" w:hAnsi="Cambria"/>
          <w:b/>
          <w:bCs/>
        </w:rPr>
      </w:pPr>
    </w:p>
    <w:p w14:paraId="511B2E57" w14:textId="39393F1F"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For the above example, this would be some sequence of original daily sales quantities for a known retailer.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3975DA29"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p>
    <w:p w14:paraId="1C7A9FE7" w14:textId="77777777" w:rsidR="00F4362D" w:rsidRDefault="00F4362D" w:rsidP="00F4362D">
      <w:pPr>
        <w:rPr>
          <w:rFonts w:ascii="Cambria" w:eastAsiaTheme="minorEastAsia" w:hAnsi="Cambria"/>
        </w:rPr>
      </w:pPr>
    </w:p>
    <w:p w14:paraId="2755301E" w14:textId="77777777" w:rsidR="00F4362D" w:rsidRPr="00B14387" w:rsidRDefault="00000000" w:rsidP="00F4362D">
      <w:pPr>
        <w:jc w:val="center"/>
        <w:rPr>
          <w:rFonts w:ascii="Cambria" w:eastAsiaTheme="minorEastAsia" w:hAnsi="Cambria"/>
        </w:rPr>
      </w:pP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sidR="00F4362D">
        <w:rPr>
          <w:rFonts w:ascii="Cambria" w:eastAsiaTheme="minorEastAsia" w:hAnsi="Cambria"/>
        </w:rPr>
        <w:t>,   (1)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77777777" w:rsidR="00F4362D" w:rsidRPr="00F41378" w:rsidRDefault="00F4362D" w:rsidP="00F4362D">
      <w:pPr>
        <w:jc w:val="center"/>
        <w:rPr>
          <w:rFonts w:ascii="Cambria" w:eastAsiaTheme="minorEastAsia" w:hAnsi="Cambria"/>
        </w:rPr>
      </w:p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d>
              </m:e>
              <m:sub>
                <m:r>
                  <w:rPr>
                    <w:rFonts w:ascii="Cambria Math" w:eastAsiaTheme="minorEastAsia" w:hAnsi="Cambria Math"/>
                  </w:rPr>
                  <m:t>2</m:t>
                </m:r>
              </m:sub>
            </m:sSub>
          </m:den>
        </m:f>
        <m:r>
          <w:rPr>
            <w:rFonts w:ascii="Cambria Math" w:eastAsiaTheme="minorEastAsia" w:hAnsi="Cambria Math"/>
          </w:rPr>
          <m:t>,j=1,…,J</m:t>
        </m:r>
      </m:oMath>
      <w:r>
        <w:rPr>
          <w:rFonts w:ascii="Cambria" w:eastAsiaTheme="minorEastAsia" w:hAnsi="Cambria"/>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77777777" w:rsidR="00F4362D" w:rsidRPr="00B14387" w:rsidRDefault="00F4362D" w:rsidP="00F4362D">
      <w:pPr>
        <w:jc w:val="center"/>
        <w:rPr>
          <w:rFonts w:ascii="Cambria" w:eastAsiaTheme="minorEastAsia" w:hAnsi="Cambr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M_i=j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e>
            </m:nary>
            <m:ctrlPr>
              <w:rPr>
                <w:rFonts w:ascii="Cambria Math" w:eastAsiaTheme="minorEastAsia" w:hAnsi="Cambria Math"/>
                <w:i/>
              </w:rPr>
            </m:ctrlPr>
          </m:den>
        </m:f>
      </m:oMath>
      <w:r>
        <w:rPr>
          <w:rFonts w:ascii="Cambria" w:eastAsiaTheme="minorEastAsia" w:hAnsi="Cambria"/>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13DD9E07"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m:t>
              </m:r>
              <m:r>
                <w:rPr>
                  <w:rFonts w:ascii="Cambria Math" w:eastAsiaTheme="minorEastAsia" w:hAnsi="Cambria Math"/>
                  <w:sz w:val="28"/>
                  <w:szCs w:val="28"/>
                </w:rPr>
                <m:t>=1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m:t>
                  </m:r>
                  <m:r>
                    <w:rPr>
                      <w:rFonts w:ascii="Cambria Math" w:eastAsiaTheme="minorEastAsia" w:hAnsi="Cambria Math"/>
                      <w:sz w:val="28"/>
                      <w:szCs w:val="28"/>
                    </w:rPr>
                    <m:t>=1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8042FC3" w14:textId="77777777" w:rsidR="00F4362D" w:rsidRDefault="00F4362D" w:rsidP="00F4362D">
      <w:pPr>
        <w:rPr>
          <w:rFonts w:ascii="Cambria" w:eastAsiaTheme="minorEastAsia" w:hAnsi="Cambria"/>
        </w:rPr>
      </w:pPr>
    </w:p>
    <w:p w14:paraId="13A90EAE" w14:textId="77777777" w:rsidR="00F4362D" w:rsidRDefault="00F4362D" w:rsidP="00F4362D">
      <w:pPr>
        <w:rPr>
          <w:rFonts w:ascii="Cambria" w:eastAsiaTheme="minorEastAsia" w:hAnsi="Cambria"/>
        </w:rPr>
      </w:pPr>
      <w:r w:rsidRPr="00B14387">
        <w:rPr>
          <w:rFonts w:ascii="Cambria" w:eastAsiaTheme="minorEastAsia" w:hAnsi="Cambria"/>
        </w:rPr>
        <w:t>where</w:t>
      </w:r>
      <w:r>
        <w:rPr>
          <w:rFonts w:ascii="Cambria" w:eastAsiaTheme="minorEastAsia" w:hAnsi="Cambria"/>
        </w:rPr>
        <w:t xml:space="preserve"> [.] are Iverson brackets.</w:t>
      </w:r>
    </w:p>
    <w:p w14:paraId="57A4DD96" w14:textId="77777777" w:rsidR="00F4362D" w:rsidRDefault="00F4362D" w:rsidP="00F4362D">
      <w:pPr>
        <w:rPr>
          <w:rFonts w:ascii="Cambria" w:eastAsiaTheme="minorEastAsia" w:hAnsi="Cambria"/>
        </w:rPr>
      </w:pPr>
    </w:p>
    <w:p w14:paraId="6C05371F" w14:textId="4073DC1A" w:rsidR="00116A78" w:rsidRPr="00956500"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sectPr w:rsidR="00116A78" w:rsidRPr="009565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ale,Cameron" w:date="2023-01-24T10:30:00Z" w:initials="B">
    <w:p w14:paraId="675352DB" w14:textId="0CAE4AA3" w:rsidR="002B6471" w:rsidRDefault="002B6471" w:rsidP="00CA66BE">
      <w:pPr>
        <w:pStyle w:val="CommentText"/>
      </w:pPr>
      <w:r>
        <w:rPr>
          <w:rStyle w:val="CommentReference"/>
        </w:rPr>
        <w:annotationRef/>
      </w:r>
      <w:r>
        <w:t>Added citations</w:t>
      </w:r>
    </w:p>
  </w:comment>
  <w:comment w:id="2" w:author="Matt Schneider" w:date="2023-01-22T08:53:00Z" w:initials="MS">
    <w:p w14:paraId="78842D96" w14:textId="69C0A223" w:rsidR="009F04A8" w:rsidRDefault="009F04A8" w:rsidP="00FD0E1B">
      <w:pPr>
        <w:pStyle w:val="CommentText"/>
      </w:pPr>
      <w:r>
        <w:rPr>
          <w:rStyle w:val="CommentReference"/>
        </w:rPr>
        <w:annotationRef/>
      </w:r>
      <w:r>
        <w:t>Is this is in MS word eventually, the parentheses need to be around the year only</w:t>
      </w:r>
    </w:p>
  </w:comment>
  <w:comment w:id="3" w:author="Bale,Cameron" w:date="2023-01-23T15:16:00Z" w:initials="B">
    <w:p w14:paraId="4096DF43" w14:textId="77777777" w:rsidR="009E327E" w:rsidRDefault="009E327E" w:rsidP="003C4634">
      <w:pPr>
        <w:pStyle w:val="CommentText"/>
      </w:pPr>
      <w:r>
        <w:rPr>
          <w:rStyle w:val="CommentReference"/>
        </w:rPr>
        <w:annotationRef/>
      </w:r>
      <w:r>
        <w:t>I need to rewrite these. Was using a plugin for references but it got buggy with the Word track changes feature.</w:t>
      </w:r>
    </w:p>
  </w:comment>
  <w:comment w:id="4" w:author="Matt Schneider" w:date="2023-02-03T02:50:00Z" w:initials="MS">
    <w:p w14:paraId="2BF2F0EF" w14:textId="77777777" w:rsidR="007E2483" w:rsidRDefault="006719A1" w:rsidP="0010681A">
      <w:pPr>
        <w:pStyle w:val="CommentText"/>
      </w:pPr>
      <w:r>
        <w:rPr>
          <w:rStyle w:val="CommentReference"/>
        </w:rPr>
        <w:annotationRef/>
      </w:r>
      <w:r w:rsidR="007E2483">
        <w:t>This is not decentralizied.  You said they were sharing forecasts before.  If they are sharing time series, then why isn't it centralized and in the paragraph below?</w:t>
      </w:r>
    </w:p>
  </w:comment>
  <w:comment w:id="5" w:author="Matt Schneider" w:date="2023-02-03T05:49:00Z" w:initials="MS">
    <w:p w14:paraId="3E3A1ADC" w14:textId="77777777" w:rsidR="007E2483" w:rsidRDefault="007E2483" w:rsidP="0013489A">
      <w:pPr>
        <w:pStyle w:val="CommentText"/>
      </w:pPr>
      <w:r>
        <w:rPr>
          <w:rStyle w:val="CommentReference"/>
        </w:rPr>
        <w:annotationRef/>
      </w:r>
      <w:r>
        <w:t>Did they use a privacy metric like us?</w:t>
      </w:r>
    </w:p>
  </w:comment>
  <w:comment w:id="6" w:author="Matt Schneider" w:date="2023-01-22T08:56:00Z" w:initials="MS">
    <w:p w14:paraId="603D3B20" w14:textId="3B33CAEF" w:rsidR="008C0A65" w:rsidRDefault="007761A3" w:rsidP="004C7F3F">
      <w:pPr>
        <w:pStyle w:val="CommentText"/>
      </w:pPr>
      <w:r>
        <w:rPr>
          <w:rStyle w:val="CommentReference"/>
        </w:rPr>
        <w:annotationRef/>
      </w:r>
      <w:r w:rsidR="008C0A65">
        <w:t>Is this the same pub?</w:t>
      </w:r>
    </w:p>
  </w:comment>
  <w:comment w:id="7" w:author="Bale,Cameron" w:date="2023-01-23T15:26:00Z" w:initials="B">
    <w:p w14:paraId="454CC3D0" w14:textId="77777777" w:rsidR="008C0A65" w:rsidRDefault="00A65698" w:rsidP="006F79C2">
      <w:pPr>
        <w:pStyle w:val="CommentText"/>
      </w:pPr>
      <w:r>
        <w:rPr>
          <w:rStyle w:val="CommentReference"/>
        </w:rPr>
        <w:annotationRef/>
      </w:r>
      <w:r w:rsidR="008C0A65">
        <w:t>No. Added letters to distinguish.</w:t>
      </w:r>
    </w:p>
  </w:comment>
  <w:comment w:id="8" w:author="Bale,Cameron" w:date="2023-01-24T10:36:00Z" w:initials="B">
    <w:p w14:paraId="54DB6992" w14:textId="57CEC97D" w:rsidR="00C06371" w:rsidRDefault="00C06371" w:rsidP="00711F82">
      <w:pPr>
        <w:pStyle w:val="CommentText"/>
      </w:pPr>
      <w:r>
        <w:rPr>
          <w:rStyle w:val="CommentReference"/>
        </w:rPr>
        <w:annotationRef/>
      </w:r>
      <w:r>
        <w:t>Added</w:t>
      </w:r>
    </w:p>
  </w:comment>
  <w:comment w:id="9" w:author="Matt Schneider" w:date="2023-02-03T05:54:00Z" w:initials="MS">
    <w:p w14:paraId="74091421" w14:textId="77777777" w:rsidR="00D3162A" w:rsidRDefault="00D3162A" w:rsidP="00D70F10">
      <w:pPr>
        <w:pStyle w:val="CommentText"/>
      </w:pPr>
      <w:r>
        <w:rPr>
          <w:rStyle w:val="CommentReference"/>
        </w:rPr>
        <w:annotationRef/>
      </w:r>
      <w:r>
        <w:t>How much would be nice even if you have to look at a chart and guess</w:t>
      </w:r>
    </w:p>
  </w:comment>
  <w:comment w:id="10" w:author="Bale,Cameron" w:date="2023-01-24T10:36:00Z" w:initials="B">
    <w:p w14:paraId="6E2A99C2" w14:textId="1C070DAE" w:rsidR="00C06371" w:rsidRDefault="00C06371" w:rsidP="00397310">
      <w:pPr>
        <w:pStyle w:val="CommentText"/>
      </w:pPr>
      <w:r>
        <w:rPr>
          <w:rStyle w:val="CommentReference"/>
        </w:rPr>
        <w:annotationRef/>
      </w:r>
      <w:r>
        <w:t>Added citation</w:t>
      </w:r>
    </w:p>
  </w:comment>
  <w:comment w:id="11" w:author="Matt Schneider" w:date="2023-02-01T07:37:00Z" w:initials="MS">
    <w:p w14:paraId="7147EB5F" w14:textId="77777777" w:rsidR="00BB1654" w:rsidRDefault="00BB1654" w:rsidP="00C0605C">
      <w:pPr>
        <w:pStyle w:val="CommentText"/>
      </w:pPr>
      <w:r>
        <w:rPr>
          <w:rStyle w:val="CommentReference"/>
        </w:rPr>
        <w:annotationRef/>
      </w:r>
      <w:r>
        <w:t>We could do a short empirical analysis on this in our results</w:t>
      </w:r>
    </w:p>
  </w:comment>
  <w:comment w:id="12" w:author="Matt Schneider" w:date="2023-02-03T06:00:00Z" w:initials="MS">
    <w:p w14:paraId="1F0583FB" w14:textId="77777777" w:rsidR="00CD0958" w:rsidRDefault="00CD0958" w:rsidP="00CC4C9E">
      <w:pPr>
        <w:pStyle w:val="CommentText"/>
      </w:pPr>
      <w:r>
        <w:rPr>
          <w:rStyle w:val="CommentReference"/>
        </w:rPr>
        <w:annotationRef/>
      </w:r>
      <w:r>
        <w:t>Then we either agree or disagree</w:t>
      </w:r>
    </w:p>
  </w:comment>
  <w:comment w:id="13" w:author="Matt Schneider" w:date="2023-02-01T07:38:00Z" w:initials="MS">
    <w:p w14:paraId="2E87F706" w14:textId="77777777" w:rsidR="0099544C" w:rsidRDefault="00BB1654" w:rsidP="00397988">
      <w:pPr>
        <w:pStyle w:val="CommentText"/>
      </w:pPr>
      <w:r>
        <w:rPr>
          <w:rStyle w:val="CommentReference"/>
        </w:rPr>
        <w:annotationRef/>
      </w:r>
      <w:r w:rsidR="0099544C">
        <w:t xml:space="preserve">Would be nice if we had some results agreeing or disagreeing with this.   I think we can say that we maintain the volalitly (one feature) in swapping and agree with Fildes et. al. (2009). </w:t>
      </w:r>
    </w:p>
  </w:comment>
  <w:comment w:id="14" w:author="Matt Schneider" w:date="2023-01-23T00:02:00Z" w:initials="MS">
    <w:p w14:paraId="4B5ACE04" w14:textId="4315AFBF" w:rsidR="00A95C04" w:rsidRDefault="00A95C04" w:rsidP="00492A83">
      <w:pPr>
        <w:pStyle w:val="CommentText"/>
      </w:pPr>
      <w:r>
        <w:rPr>
          <w:rStyle w:val="CommentReference"/>
        </w:rPr>
        <w:annotationRef/>
      </w:r>
      <w:r>
        <w:t>Include which ones</w:t>
      </w:r>
    </w:p>
  </w:comment>
  <w:comment w:id="15" w:author="Bale,Cameron" w:date="2023-01-23T15:55:00Z" w:initials="B">
    <w:p w14:paraId="6AD95800" w14:textId="77777777" w:rsidR="00B658C9" w:rsidRDefault="00B658C9" w:rsidP="00957659">
      <w:pPr>
        <w:pStyle w:val="CommentText"/>
      </w:pPr>
      <w:r>
        <w:rPr>
          <w:rStyle w:val="CommentReference"/>
        </w:rPr>
        <w:annotationRef/>
      </w:r>
      <w:r>
        <w:t>There are eighteen total. I added four examples.</w:t>
      </w:r>
    </w:p>
  </w:comment>
  <w:comment w:id="16" w:author="Bale,Cameron" w:date="2023-01-24T16:54:00Z" w:initials="B">
    <w:p w14:paraId="60BFDDA3" w14:textId="0C49F2C0" w:rsidR="007A38D9" w:rsidRDefault="007A38D9" w:rsidP="009B15F2">
      <w:pPr>
        <w:pStyle w:val="CommentText"/>
      </w:pPr>
      <w:r>
        <w:rPr>
          <w:rStyle w:val="CommentReference"/>
        </w:rPr>
        <w:annotationRef/>
      </w:r>
      <w:r>
        <w:t>Added additional details for all papers.</w:t>
      </w:r>
    </w:p>
  </w:comment>
  <w:comment w:id="17" w:author="Matt Schneider" w:date="2023-01-28T01:21:00Z" w:initials="MS">
    <w:p w14:paraId="1FBAC7A4" w14:textId="77777777" w:rsidR="00984D3F" w:rsidRDefault="00984D3F" w:rsidP="00F4505B">
      <w:pPr>
        <w:pStyle w:val="CommentText"/>
      </w:pPr>
      <w:r>
        <w:rPr>
          <w:rStyle w:val="CommentReference"/>
        </w:rPr>
        <w:annotationRef/>
      </w:r>
      <w:r>
        <w:t>This section reads well so far.  I like how the additional subscripts were dropped too.  P_j,t has a lot of subscripts too..</w:t>
      </w:r>
    </w:p>
  </w:comment>
  <w:comment w:id="18" w:author="Matt Schneider" w:date="2023-02-01T21:03:00Z" w:initials="MS">
    <w:p w14:paraId="0C8F68B3" w14:textId="77777777" w:rsidR="00CA2762" w:rsidRDefault="00CA2762" w:rsidP="00F2009A">
      <w:pPr>
        <w:pStyle w:val="CommentText"/>
      </w:pPr>
      <w:r>
        <w:rPr>
          <w:rStyle w:val="CommentReference"/>
        </w:rPr>
        <w:annotationRef/>
      </w:r>
      <w:r>
        <w:t>After this we should mention the protection can be rolled forward</w:t>
      </w:r>
    </w:p>
  </w:comment>
  <w:comment w:id="20" w:author="Matt Schneider" w:date="2023-01-28T01:47:00Z" w:initials="MS">
    <w:p w14:paraId="01EAB5C2" w14:textId="127703F6" w:rsidR="002F0067" w:rsidRDefault="002F0067" w:rsidP="002F0067">
      <w:pPr>
        <w:pStyle w:val="CommentText"/>
      </w:pPr>
      <w:r>
        <w:rPr>
          <w:rStyle w:val="CommentReference"/>
        </w:rPr>
        <w:annotationRef/>
      </w:r>
      <w:r>
        <w:t>The writing here is jumpy.  You are swtiching from conversation to process.  Probably need to write it a little more clearly</w:t>
      </w:r>
    </w:p>
  </w:comment>
  <w:comment w:id="21" w:author="Matt Schneider" w:date="2023-01-28T01:47:00Z" w:initials="MS">
    <w:p w14:paraId="244B94E4" w14:textId="77777777" w:rsidR="002F0067" w:rsidRDefault="002F0067" w:rsidP="002F0067">
      <w:pPr>
        <w:pStyle w:val="CommentText"/>
      </w:pPr>
      <w:r>
        <w:rPr>
          <w:rStyle w:val="CommentReference"/>
        </w:rPr>
        <w:annotationRef/>
      </w:r>
      <w:r>
        <w:t>Separate the commentary/challenges from the process.  Say, "The process for XXX is described as follows:"</w:t>
      </w:r>
    </w:p>
  </w:comment>
  <w:comment w:id="19" w:author="Matt Schneider" w:date="2023-02-03T06:41:00Z" w:initials="MS">
    <w:p w14:paraId="45CB70D8" w14:textId="77777777" w:rsidR="0046211A" w:rsidRDefault="0046211A" w:rsidP="009C36C6">
      <w:pPr>
        <w:pStyle w:val="CommentText"/>
      </w:pPr>
      <w:r>
        <w:rPr>
          <w:rStyle w:val="CommentReference"/>
        </w:rPr>
        <w:annotationRef/>
      </w:r>
      <w:r>
        <w:t xml:space="preserve">The way this was previously written was way too long and would reject yourself out of a revision, nobody wants to read it mixing process and thoughts.  The algo above is intimindating </w:t>
      </w:r>
    </w:p>
  </w:comment>
  <w:comment w:id="22" w:author="Matt Schneider" w:date="2023-01-28T01:33:00Z" w:initials="MS">
    <w:p w14:paraId="047ABC50" w14:textId="402A2B1B" w:rsidR="008F6094" w:rsidRDefault="008F6094" w:rsidP="008F6094">
      <w:pPr>
        <w:pStyle w:val="CommentText"/>
      </w:pPr>
      <w:r>
        <w:rPr>
          <w:rStyle w:val="CommentReference"/>
        </w:rPr>
        <w:annotationRef/>
      </w:r>
      <w:r>
        <w:t>Conflicts with notation from the section 3 with features??</w:t>
      </w:r>
    </w:p>
  </w:comment>
  <w:comment w:id="23" w:author="Matt Schneider" w:date="2023-01-31T01:25:00Z" w:initials="MS">
    <w:p w14:paraId="600E9713" w14:textId="77777777" w:rsidR="00736D76" w:rsidRDefault="00736D76" w:rsidP="00FF4C55">
      <w:pPr>
        <w:pStyle w:val="CommentText"/>
      </w:pPr>
      <w:r>
        <w:rPr>
          <w:rStyle w:val="CommentReference"/>
        </w:rPr>
        <w:annotationRef/>
      </w:r>
      <w:r>
        <w:t>Should reference back to this, when discussing later why hurst doesn't work. Protection is different than accuracy.</w:t>
      </w:r>
    </w:p>
  </w:comment>
  <w:comment w:id="25" w:author="Matt Schneider" w:date="2023-01-28T04:01:00Z" w:initials="MS">
    <w:p w14:paraId="2911C759" w14:textId="77777777" w:rsidR="00B75085" w:rsidRDefault="00B75085" w:rsidP="00B75085">
      <w:pPr>
        <w:pStyle w:val="CommentText"/>
      </w:pPr>
      <w:r>
        <w:rPr>
          <w:rStyle w:val="CommentReference"/>
        </w:rPr>
        <w:annotationRef/>
      </w:r>
      <w:r>
        <w:t>Citation?</w:t>
      </w:r>
    </w:p>
  </w:comment>
  <w:comment w:id="26" w:author="Matt Schneider" w:date="2023-01-30T06:24:00Z" w:initials="MS">
    <w:p w14:paraId="087A4435" w14:textId="77777777" w:rsidR="00AA2716" w:rsidRDefault="00AA2716" w:rsidP="00591B2C">
      <w:pPr>
        <w:pStyle w:val="CommentText"/>
      </w:pPr>
      <w:r>
        <w:rPr>
          <w:rStyle w:val="CommentReference"/>
        </w:rPr>
        <w:annotationRef/>
      </w:r>
      <w:r>
        <w:t xml:space="preserve">You must at least define the most basic notaiton here like what J is and s. </w:t>
      </w:r>
    </w:p>
  </w:comment>
  <w:comment w:id="27" w:author="Matt Schneider" w:date="2023-01-28T02:07:00Z" w:initials="MS">
    <w:p w14:paraId="16F6AC02" w14:textId="77777777" w:rsidR="00B75085" w:rsidRDefault="00B75085" w:rsidP="00B75085">
      <w:pPr>
        <w:pStyle w:val="CommentText"/>
      </w:pPr>
      <w:r>
        <w:rPr>
          <w:rStyle w:val="CommentReference"/>
        </w:rPr>
        <w:annotationRef/>
      </w:r>
      <w:r>
        <w:t>Poor writing style. In the application, you talk about what you DID...not what you will do or what your goals are</w:t>
      </w:r>
    </w:p>
  </w:comment>
  <w:comment w:id="28" w:author="Matt Schneider" w:date="2023-01-28T03:41:00Z" w:initials="MS">
    <w:p w14:paraId="10317683" w14:textId="77777777" w:rsidR="00B75085" w:rsidRDefault="00B75085" w:rsidP="00B75085">
      <w:pPr>
        <w:pStyle w:val="CommentText"/>
      </w:pPr>
      <w:r>
        <w:rPr>
          <w:rStyle w:val="CommentReference"/>
        </w:rPr>
        <w:annotationRef/>
      </w:r>
      <w:r>
        <w:t>I fixed some</w:t>
      </w:r>
    </w:p>
  </w:comment>
  <w:comment w:id="29" w:author="Matt Schneider" w:date="2023-01-28T02:09:00Z" w:initials="MS">
    <w:p w14:paraId="549C3264" w14:textId="77777777" w:rsidR="00B75085" w:rsidRDefault="00B75085" w:rsidP="00B75085">
      <w:pPr>
        <w:pStyle w:val="CommentText"/>
      </w:pPr>
      <w:r>
        <w:rPr>
          <w:rStyle w:val="CommentReference"/>
        </w:rPr>
        <w:annotationRef/>
      </w:r>
      <w:r>
        <w:t>Univariate vs. multivariate.  Simple is not the best term….you provided the exact definition of univariate and multivariate.  VAR is somewhat simple….</w:t>
      </w:r>
    </w:p>
  </w:comment>
  <w:comment w:id="30" w:author="Matt Schneider" w:date="2023-01-28T02:09:00Z" w:initials="MS">
    <w:p w14:paraId="07460604" w14:textId="77777777" w:rsidR="00B75085" w:rsidRDefault="00B75085" w:rsidP="00B75085">
      <w:pPr>
        <w:pStyle w:val="CommentText"/>
      </w:pPr>
      <w:r>
        <w:rPr>
          <w:rStyle w:val="CommentReference"/>
        </w:rPr>
        <w:annotationRef/>
      </w:r>
      <w:r>
        <w:t>Or look at the complexity rankings in M3 competition</w:t>
      </w:r>
    </w:p>
  </w:comment>
  <w:comment w:id="31" w:author="Bale,Cameron" w:date="2023-02-02T23:32:00Z" w:initials="B">
    <w:p w14:paraId="24617935" w14:textId="77777777" w:rsidR="00B75085" w:rsidRDefault="00B75085" w:rsidP="00B75085">
      <w:pPr>
        <w:pStyle w:val="CommentText"/>
      </w:pPr>
      <w:r>
        <w:rPr>
          <w:rStyle w:val="CommentReference"/>
        </w:rPr>
        <w:annotationRef/>
      </w:r>
      <w:r>
        <w:t>I think we take out the univariate/multivariate and focus on global/local. Edited to reflect this.</w:t>
      </w:r>
    </w:p>
  </w:comment>
  <w:comment w:id="32" w:author="Matt Schneider" w:date="2023-02-03T03:13:00Z" w:initials="MS">
    <w:p w14:paraId="0AFFA474" w14:textId="77777777" w:rsidR="000711D7" w:rsidRDefault="000711D7" w:rsidP="005C110E">
      <w:pPr>
        <w:pStyle w:val="CommentText"/>
      </w:pPr>
      <w:r>
        <w:rPr>
          <w:rStyle w:val="CommentReference"/>
        </w:rPr>
        <w:annotationRef/>
      </w:r>
      <w:r>
        <w:t>VAR is trained on multiple series at a time, not all and not one.  Don't cite blog posts 😉 even if they are from good people</w:t>
      </w:r>
    </w:p>
  </w:comment>
  <w:comment w:id="33" w:author="Matt Schneider" w:date="2023-01-30T08:24:00Z" w:initials="MS">
    <w:p w14:paraId="4A73B11B" w14:textId="78159E20" w:rsidR="00B75085" w:rsidRDefault="00B75085" w:rsidP="00B75085">
      <w:pPr>
        <w:pStyle w:val="CommentText"/>
      </w:pPr>
      <w:r>
        <w:rPr>
          <w:rStyle w:val="CommentReference"/>
        </w:rPr>
        <w:annotationRef/>
      </w:r>
      <w:r>
        <w:t>Which ones? Be specific.  What settings, be specific.  Research must be reproducable</w:t>
      </w:r>
    </w:p>
  </w:comment>
  <w:comment w:id="34" w:author="Bale,Cameron" w:date="2023-02-02T23:34:00Z" w:initials="B">
    <w:p w14:paraId="535E4441" w14:textId="77777777" w:rsidR="00B75085" w:rsidRDefault="00B75085" w:rsidP="00B75085">
      <w:pPr>
        <w:pStyle w:val="CommentText"/>
      </w:pPr>
      <w:r>
        <w:rPr>
          <w:rStyle w:val="CommentReference"/>
        </w:rPr>
        <w:annotationRef/>
      </w:r>
      <w:r>
        <w:t>I'll add these details to the appendix. It's too much for this section.</w:t>
      </w:r>
    </w:p>
  </w:comment>
  <w:comment w:id="35" w:author="Matt Schneider" w:date="2023-02-03T07:12:00Z" w:initials="MS">
    <w:p w14:paraId="5F056E1E" w14:textId="77777777" w:rsidR="001F6BF7" w:rsidRDefault="001F6BF7" w:rsidP="00722DD4">
      <w:pPr>
        <w:pStyle w:val="CommentText"/>
      </w:pPr>
      <w:r>
        <w:rPr>
          <w:rStyle w:val="CommentReference"/>
        </w:rPr>
        <w:annotationRef/>
      </w:r>
      <w:r>
        <w:t>ok</w:t>
      </w:r>
    </w:p>
  </w:comment>
  <w:comment w:id="36" w:author="Matt Schneider" w:date="2023-01-30T06:32:00Z" w:initials="MS">
    <w:p w14:paraId="6CD2F0A4" w14:textId="77777777" w:rsidR="006520F9" w:rsidRDefault="006520F9" w:rsidP="005A7C32">
      <w:pPr>
        <w:pStyle w:val="CommentText"/>
      </w:pPr>
      <w:r>
        <w:rPr>
          <w:rStyle w:val="CommentReference"/>
        </w:rPr>
        <w:annotationRef/>
      </w:r>
      <w:r>
        <w:t>Be precise. Why did the forecasts explode? It is a linear equation, what happened to the parameters. You need to write very specifically from now on</w:t>
      </w:r>
    </w:p>
  </w:comment>
  <w:comment w:id="37" w:author="Matt Schneider" w:date="2023-01-30T08:45:00Z" w:initials="MS">
    <w:p w14:paraId="2AEFFDA3" w14:textId="77777777" w:rsidR="0085203D" w:rsidRDefault="0085203D" w:rsidP="008A14B6">
      <w:pPr>
        <w:pStyle w:val="CommentText"/>
      </w:pPr>
      <w:r>
        <w:rPr>
          <w:rStyle w:val="CommentReference"/>
        </w:rPr>
        <w:annotationRef/>
      </w:r>
      <w:r>
        <w:t>What' random guessing?  1/474??</w:t>
      </w:r>
    </w:p>
  </w:comment>
  <w:comment w:id="38" w:author="Matt Schneider" w:date="2023-01-30T08:30:00Z" w:initials="MS">
    <w:p w14:paraId="5D261B88" w14:textId="77777777" w:rsidR="00FB0902" w:rsidRDefault="00FB0902" w:rsidP="00723587">
      <w:pPr>
        <w:pStyle w:val="CommentText"/>
      </w:pPr>
      <w:r>
        <w:rPr>
          <w:rStyle w:val="CommentReference"/>
        </w:rPr>
        <w:annotationRef/>
      </w:r>
      <w:r>
        <w:t>Need original data column too</w:t>
      </w:r>
    </w:p>
  </w:comment>
  <w:comment w:id="39" w:author="Matt Schneider" w:date="2023-02-03T07:14:00Z" w:initials="MS">
    <w:p w14:paraId="5830451D" w14:textId="77777777" w:rsidR="001F6BF7" w:rsidRDefault="001F6BF7" w:rsidP="00B77E78">
      <w:pPr>
        <w:pStyle w:val="CommentText"/>
      </w:pPr>
      <w:r>
        <w:rPr>
          <w:rStyle w:val="CommentReference"/>
        </w:rPr>
        <w:annotationRef/>
      </w:r>
      <w:r>
        <w:t>Compute those.   Including performance gap (you can use forecast models too)</w:t>
      </w:r>
    </w:p>
  </w:comment>
  <w:comment w:id="40" w:author="Matt Schneider" w:date="2023-01-31T01:43:00Z" w:initials="MS">
    <w:p w14:paraId="6A6494AE" w14:textId="77777777" w:rsidR="00B63B89" w:rsidRDefault="00B63B89" w:rsidP="00F47784">
      <w:pPr>
        <w:pStyle w:val="CommentText"/>
      </w:pPr>
      <w:r>
        <w:rPr>
          <w:rStyle w:val="CommentReference"/>
        </w:rPr>
        <w:annotationRef/>
      </w:r>
      <w:r>
        <w:t>Smaller or larger?  They are smaller than competitor methods</w:t>
      </w:r>
    </w:p>
  </w:comment>
  <w:comment w:id="41" w:author="Matt Schneider" w:date="2023-02-03T02:27:00Z" w:initials="MS">
    <w:p w14:paraId="2F2465CC" w14:textId="77777777" w:rsidR="000256AC" w:rsidRDefault="000256AC" w:rsidP="00171BB8">
      <w:pPr>
        <w:pStyle w:val="CommentText"/>
      </w:pPr>
      <w:r>
        <w:rPr>
          <w:rStyle w:val="CommentReference"/>
        </w:rPr>
        <w:annotationRef/>
      </w:r>
      <w:r>
        <w:t>Response to your response: you need to compute this too for this data set.  Comparison with other data set is not relevant</w:t>
      </w:r>
    </w:p>
  </w:comment>
  <w:comment w:id="42" w:author="Matt Schneider" w:date="2023-01-28T04:05:00Z" w:initials="MS">
    <w:p w14:paraId="01275E7D" w14:textId="5ADDB8DA" w:rsidR="0085203D" w:rsidRDefault="0085203D" w:rsidP="008A4F49">
      <w:pPr>
        <w:pStyle w:val="CommentText"/>
      </w:pPr>
      <w:r>
        <w:rPr>
          <w:rStyle w:val="CommentReference"/>
        </w:rPr>
        <w:annotationRef/>
      </w:r>
      <w:r>
        <w:t>Values too</w:t>
      </w:r>
    </w:p>
  </w:comment>
  <w:comment w:id="43" w:author="Matt Schneider" w:date="2023-01-30T06:51:00Z" w:initials="MS">
    <w:p w14:paraId="62A8D27A" w14:textId="77777777" w:rsidR="0085203D" w:rsidRDefault="0085203D" w:rsidP="00621BFB">
      <w:pPr>
        <w:pStyle w:val="CommentText"/>
      </w:pPr>
      <w:r>
        <w:rPr>
          <w:rStyle w:val="CommentReference"/>
        </w:rPr>
        <w:annotationRef/>
      </w:r>
      <w:r>
        <w:t>Inlude them in parentehsis</w:t>
      </w:r>
    </w:p>
  </w:comment>
  <w:comment w:id="44" w:author="Matt Schneider" w:date="2023-02-01T01:04:00Z" w:initials="MS">
    <w:p w14:paraId="33C475EF" w14:textId="77777777" w:rsidR="009A7B55" w:rsidRDefault="009A7B55" w:rsidP="00EF7229">
      <w:pPr>
        <w:pStyle w:val="CommentText"/>
      </w:pPr>
      <w:r>
        <w:rPr>
          <w:rStyle w:val="CommentReference"/>
        </w:rPr>
        <w:annotationRef/>
      </w:r>
      <w:r>
        <w:t>We may need a statistical test in the results somewehre, we will talk later if necessary</w:t>
      </w:r>
    </w:p>
  </w:comment>
  <w:comment w:id="45" w:author="Matt Schneider" w:date="2023-02-03T06:35:00Z" w:initials="MS">
    <w:p w14:paraId="08BA515A" w14:textId="77777777" w:rsidR="00DE3D2E" w:rsidRDefault="00DE3D2E" w:rsidP="00DE3D2E">
      <w:pPr>
        <w:pStyle w:val="CommentText"/>
      </w:pPr>
      <w:r>
        <w:rPr>
          <w:rStyle w:val="CommentReference"/>
        </w:rPr>
        <w:annotationRef/>
      </w:r>
      <w:r>
        <w:t>I think what you are doing here is explaining the weights in the empirical section. We may be better off moving this to the Analysis of Time Series features subsection so that readers can interpret the values there. This is more of an afterthought it seems</w:t>
      </w:r>
    </w:p>
  </w:comment>
  <w:comment w:id="46" w:author="Matt Schneider" w:date="2023-01-30T06:55:00Z" w:initials="MS">
    <w:p w14:paraId="14733737" w14:textId="47117B4F" w:rsidR="00667380" w:rsidRDefault="00667380" w:rsidP="000D7B22">
      <w:pPr>
        <w:pStyle w:val="CommentText"/>
      </w:pPr>
      <w:r>
        <w:rPr>
          <w:rStyle w:val="CommentReference"/>
        </w:rPr>
        <w:annotationRef/>
      </w:r>
      <w:r>
        <w:t>Is this correct?  And why?</w:t>
      </w:r>
    </w:p>
  </w:comment>
  <w:comment w:id="47" w:author="Matt Schneider" w:date="2023-01-30T06:58:00Z" w:initials="MS">
    <w:p w14:paraId="0C93CE6C" w14:textId="77777777" w:rsidR="00642B92" w:rsidRDefault="00642B92" w:rsidP="00244071">
      <w:pPr>
        <w:pStyle w:val="CommentText"/>
      </w:pPr>
      <w:r>
        <w:rPr>
          <w:rStyle w:val="CommentReference"/>
        </w:rPr>
        <w:annotationRef/>
      </w:r>
      <w:r>
        <w:t>Why why why. This is why people read the paper</w:t>
      </w:r>
    </w:p>
  </w:comment>
  <w:comment w:id="48" w:author="Matt Schneider" w:date="2023-01-31T01:47:00Z" w:initials="MS">
    <w:p w14:paraId="04DBD892" w14:textId="77777777" w:rsidR="00A22CFC" w:rsidRDefault="00806BFB" w:rsidP="00BF573A">
      <w:pPr>
        <w:pStyle w:val="CommentText"/>
      </w:pPr>
      <w:r>
        <w:rPr>
          <w:rStyle w:val="CommentReference"/>
        </w:rPr>
        <w:annotationRef/>
      </w:r>
      <w:r w:rsidR="00A22CFC">
        <w:t>Need more talk about how Rrelief distinguishes between similar time series and forecast accuracy. What do these values actually mean</w:t>
      </w:r>
    </w:p>
  </w:comment>
  <w:comment w:id="49" w:author="Matt Schneider" w:date="2023-01-30T06:56:00Z" w:initials="MS">
    <w:p w14:paraId="69986AB2" w14:textId="3618E3F1" w:rsidR="00642B92" w:rsidRDefault="00642B92" w:rsidP="000A5C11">
      <w:pPr>
        <w:pStyle w:val="CommentText"/>
      </w:pPr>
      <w:r>
        <w:rPr>
          <w:rStyle w:val="CommentReference"/>
        </w:rPr>
        <w:annotationRef/>
      </w:r>
      <w:r>
        <w:t>Make these names consistent to the previous tables.  It seems somewhat random here.  Also we may need another subsection of the 39 features to also include in one of the prior subsections</w:t>
      </w:r>
    </w:p>
  </w:comment>
  <w:comment w:id="50" w:author="Matt Schneider" w:date="2023-01-30T06:59:00Z" w:initials="MS">
    <w:p w14:paraId="2ECFDB60" w14:textId="77777777" w:rsidR="00642B92" w:rsidRDefault="00642B92" w:rsidP="00E7795C">
      <w:pPr>
        <w:pStyle w:val="CommentText"/>
      </w:pPr>
      <w:r>
        <w:rPr>
          <w:rStyle w:val="CommentReference"/>
        </w:rPr>
        <w:annotationRef/>
      </w:r>
      <w:r>
        <w:t>Sloppy for a finished paper</w:t>
      </w:r>
    </w:p>
  </w:comment>
  <w:comment w:id="51" w:author="Matt Schneider" w:date="2023-01-30T08:53:00Z" w:initials="MS">
    <w:p w14:paraId="39015E9A" w14:textId="7361588A" w:rsidR="00C10E05" w:rsidRDefault="00C10E05" w:rsidP="00E266F1">
      <w:pPr>
        <w:pStyle w:val="CommentText"/>
      </w:pPr>
      <w:r>
        <w:rPr>
          <w:rStyle w:val="CommentReference"/>
        </w:rPr>
        <w:annotationRef/>
      </w:r>
      <w:r>
        <w:t xml:space="preserve">Charts don't have titles when you have a figure title.  </w:t>
      </w:r>
    </w:p>
  </w:comment>
  <w:comment w:id="52" w:author="Matt Schneider" w:date="2023-01-31T01:52:00Z" w:initials="MS">
    <w:p w14:paraId="3DDAD6FD" w14:textId="77777777" w:rsidR="00C36334" w:rsidRDefault="00C36334" w:rsidP="0068306A">
      <w:pPr>
        <w:pStyle w:val="CommentText"/>
      </w:pPr>
      <w:r>
        <w:rPr>
          <w:rStyle w:val="CommentReference"/>
        </w:rPr>
        <w:annotationRef/>
      </w:r>
      <w:r>
        <w:t>Chart is distracting.  May need to condense to a table</w:t>
      </w:r>
    </w:p>
  </w:comment>
  <w:comment w:id="53" w:author="Matt Schneider" w:date="2023-02-03T06:55:00Z" w:initials="MS">
    <w:p w14:paraId="7EF80B52" w14:textId="77777777" w:rsidR="00E87519" w:rsidRDefault="00E87519" w:rsidP="00A16B19">
      <w:pPr>
        <w:pStyle w:val="CommentText"/>
      </w:pPr>
      <w:r>
        <w:rPr>
          <w:rStyle w:val="CommentReference"/>
        </w:rPr>
        <w:annotationRef/>
      </w:r>
      <w:r>
        <w:t>Put this in a table. Bad graphs</w:t>
      </w:r>
    </w:p>
  </w:comment>
  <w:comment w:id="54" w:author="Matt Schneider" w:date="2023-01-30T09:55:00Z" w:initials="MS">
    <w:p w14:paraId="418B2770" w14:textId="0E0B5AAF" w:rsidR="00403A03" w:rsidRDefault="00403A03" w:rsidP="00BA18E4">
      <w:pPr>
        <w:pStyle w:val="CommentText"/>
      </w:pPr>
      <w:r>
        <w:rPr>
          <w:rStyle w:val="CommentReference"/>
        </w:rPr>
        <w:annotationRef/>
      </w:r>
      <w:r>
        <w:t>Feature labels need to be congruent to paper</w:t>
      </w:r>
    </w:p>
  </w:comment>
  <w:comment w:id="55" w:author="Matt Schneider" w:date="2023-01-30T07:09:00Z" w:initials="MS">
    <w:p w14:paraId="696A861C" w14:textId="46FD3680" w:rsidR="005D1D4F" w:rsidRDefault="005D1D4F" w:rsidP="00227342">
      <w:pPr>
        <w:pStyle w:val="CommentText"/>
      </w:pPr>
      <w:r>
        <w:rPr>
          <w:rStyle w:val="CommentReference"/>
        </w:rPr>
        <w:annotationRef/>
      </w:r>
      <w:r>
        <w:t>We need the same table from before showing the feature values, but with new values after the privacy method so the readers can compare.  Also why are we using k=7 here when elsewhere we use k=3.  we must be consistent</w:t>
      </w:r>
    </w:p>
  </w:comment>
  <w:comment w:id="56" w:author="Matt Schneider" w:date="2023-02-01T00:39:00Z" w:initials="MS">
    <w:p w14:paraId="348EE559" w14:textId="77777777" w:rsidR="009E23B0" w:rsidRDefault="009E23B0" w:rsidP="00DD5130">
      <w:pPr>
        <w:pStyle w:val="CommentText"/>
      </w:pPr>
      <w:r>
        <w:rPr>
          <w:rStyle w:val="CommentReference"/>
        </w:rPr>
        <w:annotationRef/>
      </w:r>
      <w:r>
        <w:t>Which feature? Spectral entropyy?</w:t>
      </w:r>
    </w:p>
  </w:comment>
  <w:comment w:id="57" w:author="Matt Schneider" w:date="2023-02-01T00:43:00Z" w:initials="MS">
    <w:p w14:paraId="31AF01F5" w14:textId="77777777" w:rsidR="00B22C54" w:rsidRDefault="00B22C54" w:rsidP="00E84472">
      <w:pPr>
        <w:pStyle w:val="CommentText"/>
      </w:pPr>
      <w:r>
        <w:rPr>
          <w:rStyle w:val="CommentReference"/>
        </w:rPr>
        <w:annotationRef/>
      </w:r>
      <w:r>
        <w:t>Excellent commetn</w:t>
      </w:r>
    </w:p>
  </w:comment>
  <w:comment w:id="58" w:author="Matt Schneider" w:date="2023-02-03T07:06:00Z" w:initials="MS">
    <w:p w14:paraId="524DE12C" w14:textId="77777777" w:rsidR="00E3645B" w:rsidRDefault="00E3645B" w:rsidP="004517F1">
      <w:pPr>
        <w:pStyle w:val="CommentText"/>
      </w:pPr>
      <w:r>
        <w:rPr>
          <w:rStyle w:val="CommentReference"/>
        </w:rPr>
        <w:annotationRef/>
      </w:r>
      <w:r>
        <w:t>You see, your comments are much better than your formal writing</w:t>
      </w:r>
    </w:p>
  </w:comment>
  <w:comment w:id="59" w:author="Matt Schneider" w:date="2023-02-03T07:17:00Z" w:initials="MS">
    <w:p w14:paraId="055035F1" w14:textId="77777777" w:rsidR="001F6BF7" w:rsidRDefault="001F6BF7">
      <w:pPr>
        <w:pStyle w:val="CommentText"/>
      </w:pPr>
      <w:r>
        <w:rPr>
          <w:rStyle w:val="CommentReference"/>
        </w:rPr>
        <w:annotationRef/>
      </w:r>
      <w:r>
        <w:t>What's missing from the paper?  Another data set analysis?  Our results are specific to the M3 data...maybe features could change elsewhere.  Another privacy metric.   We only protected 1 time period of data?  How can we talk about representativeness? Think hard here…we will need to disucss on Zoom</w:t>
      </w:r>
    </w:p>
    <w:p w14:paraId="71320835" w14:textId="77777777" w:rsidR="001F6BF7" w:rsidRDefault="001F6BF7">
      <w:pPr>
        <w:pStyle w:val="CommentText"/>
      </w:pPr>
    </w:p>
    <w:p w14:paraId="3B1431E0" w14:textId="77777777" w:rsidR="001F6BF7" w:rsidRDefault="001F6BF7" w:rsidP="00271DFF">
      <w:pPr>
        <w:pStyle w:val="CommentText"/>
      </w:pPr>
      <w:r>
        <w:t>I'm not saying we will do all of it, but it may be needed eventually.</w:t>
      </w:r>
    </w:p>
  </w:comment>
  <w:comment w:id="60" w:author="Matt Schneider" w:date="2023-02-03T07:18:00Z" w:initials="MS">
    <w:p w14:paraId="35B840AA" w14:textId="77777777" w:rsidR="001F6BF7" w:rsidRDefault="001F6BF7" w:rsidP="00EA6A07">
      <w:pPr>
        <w:pStyle w:val="CommentText"/>
      </w:pPr>
      <w:r>
        <w:rPr>
          <w:rStyle w:val="CommentReference"/>
        </w:rPr>
        <w:annotationRef/>
      </w:r>
      <w:r>
        <w:t>Also individualized forecast accuracy results of the forecasting models.   Other forecast accuracy metrics (they will ask for this)</w:t>
      </w:r>
    </w:p>
  </w:comment>
  <w:comment w:id="61" w:author="Matt Schneider" w:date="2023-02-03T07:20:00Z" w:initials="MS">
    <w:p w14:paraId="2C53642C" w14:textId="77777777" w:rsidR="001531B9" w:rsidRDefault="001531B9" w:rsidP="00B919BC">
      <w:pPr>
        <w:pStyle w:val="CommentText"/>
      </w:pPr>
      <w:r>
        <w:rPr>
          <w:rStyle w:val="CommentReference"/>
        </w:rPr>
        <w:annotationRef/>
      </w:r>
      <w:r>
        <w:t>Other use cases of the time series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5352DB" w15:done="1"/>
  <w15:commentEx w15:paraId="78842D96" w15:done="1"/>
  <w15:commentEx w15:paraId="4096DF43" w15:paraIdParent="78842D96" w15:done="1"/>
  <w15:commentEx w15:paraId="2BF2F0EF" w15:done="0"/>
  <w15:commentEx w15:paraId="3E3A1ADC" w15:done="0"/>
  <w15:commentEx w15:paraId="603D3B20" w15:done="1"/>
  <w15:commentEx w15:paraId="454CC3D0" w15:paraIdParent="603D3B20" w15:done="1"/>
  <w15:commentEx w15:paraId="54DB6992" w15:done="1"/>
  <w15:commentEx w15:paraId="74091421" w15:done="0"/>
  <w15:commentEx w15:paraId="6E2A99C2" w15:done="1"/>
  <w15:commentEx w15:paraId="7147EB5F" w15:done="0"/>
  <w15:commentEx w15:paraId="1F0583FB" w15:paraIdParent="7147EB5F" w15:done="0"/>
  <w15:commentEx w15:paraId="2E87F706" w15:done="0"/>
  <w15:commentEx w15:paraId="4B5ACE04" w15:done="1"/>
  <w15:commentEx w15:paraId="6AD95800" w15:paraIdParent="4B5ACE04" w15:done="1"/>
  <w15:commentEx w15:paraId="60BFDDA3" w15:done="1"/>
  <w15:commentEx w15:paraId="1FBAC7A4" w15:done="0"/>
  <w15:commentEx w15:paraId="0C8F68B3" w15:done="0"/>
  <w15:commentEx w15:paraId="01EAB5C2" w15:done="1"/>
  <w15:commentEx w15:paraId="244B94E4" w15:paraIdParent="01EAB5C2" w15:done="1"/>
  <w15:commentEx w15:paraId="45CB70D8" w15:done="0"/>
  <w15:commentEx w15:paraId="047ABC50" w15:done="0"/>
  <w15:commentEx w15:paraId="600E9713" w15:done="0"/>
  <w15:commentEx w15:paraId="2911C759" w15:done="0"/>
  <w15:commentEx w15:paraId="087A4435" w15:done="0"/>
  <w15:commentEx w15:paraId="16F6AC02" w15:done="1"/>
  <w15:commentEx w15:paraId="10317683" w15:paraIdParent="16F6AC02" w15:done="1"/>
  <w15:commentEx w15:paraId="549C3264" w15:done="0"/>
  <w15:commentEx w15:paraId="07460604" w15:paraIdParent="549C3264" w15:done="0"/>
  <w15:commentEx w15:paraId="24617935" w15:paraIdParent="549C3264" w15:done="0"/>
  <w15:commentEx w15:paraId="0AFFA474" w15:paraIdParent="549C3264" w15:done="0"/>
  <w15:commentEx w15:paraId="4A73B11B" w15:done="0"/>
  <w15:commentEx w15:paraId="535E4441" w15:paraIdParent="4A73B11B" w15:done="0"/>
  <w15:commentEx w15:paraId="5F056E1E" w15:paraIdParent="4A73B11B" w15:done="0"/>
  <w15:commentEx w15:paraId="6CD2F0A4" w15:done="0"/>
  <w15:commentEx w15:paraId="2AEFFDA3" w15:done="0"/>
  <w15:commentEx w15:paraId="5D261B88" w15:done="0"/>
  <w15:commentEx w15:paraId="5830451D" w15:paraIdParent="5D261B88" w15:done="0"/>
  <w15:commentEx w15:paraId="6A6494AE" w15:done="0"/>
  <w15:commentEx w15:paraId="2F2465CC" w15:paraIdParent="6A6494AE" w15:done="0"/>
  <w15:commentEx w15:paraId="01275E7D" w15:done="0"/>
  <w15:commentEx w15:paraId="62A8D27A" w15:paraIdParent="01275E7D" w15:done="0"/>
  <w15:commentEx w15:paraId="33C475EF" w15:paraIdParent="01275E7D" w15:done="0"/>
  <w15:commentEx w15:paraId="08BA515A" w15:done="0"/>
  <w15:commentEx w15:paraId="14733737" w15:done="0"/>
  <w15:commentEx w15:paraId="0C93CE6C" w15:paraIdParent="14733737" w15:done="0"/>
  <w15:commentEx w15:paraId="04DBD892" w15:paraIdParent="14733737" w15:done="0"/>
  <w15:commentEx w15:paraId="69986AB2" w15:done="0"/>
  <w15:commentEx w15:paraId="2ECFDB60" w15:paraIdParent="69986AB2" w15:done="0"/>
  <w15:commentEx w15:paraId="39015E9A" w15:done="0"/>
  <w15:commentEx w15:paraId="3DDAD6FD" w15:done="0"/>
  <w15:commentEx w15:paraId="7EF80B52" w15:paraIdParent="3DDAD6FD" w15:done="0"/>
  <w15:commentEx w15:paraId="418B2770" w15:done="0"/>
  <w15:commentEx w15:paraId="696A861C" w15:done="0"/>
  <w15:commentEx w15:paraId="348EE559" w15:done="0"/>
  <w15:commentEx w15:paraId="31AF01F5" w15:done="0"/>
  <w15:commentEx w15:paraId="524DE12C" w15:done="0"/>
  <w15:commentEx w15:paraId="3B1431E0" w15:done="0"/>
  <w15:commentEx w15:paraId="35B840AA" w15:paraIdParent="3B1431E0" w15:done="0"/>
  <w15:commentEx w15:paraId="2C53642C" w15:paraIdParent="3B1431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31BB" w16cex:dateUtc="2023-01-24T15:30:00Z"/>
  <w16cex:commentExtensible w16cex:durableId="27777824" w16cex:dateUtc="2023-01-22T13:53:00Z"/>
  <w16cex:commentExtensible w16cex:durableId="27792352" w16cex:dateUtc="2023-01-23T20:16:00Z"/>
  <w16cex:commentExtensible w16cex:durableId="2786F50F" w16cex:dateUtc="2023-02-03T07:50:00Z"/>
  <w16cex:commentExtensible w16cex:durableId="27871EE9" w16cex:dateUtc="2023-02-03T10:49:00Z"/>
  <w16cex:commentExtensible w16cex:durableId="277778C5" w16cex:dateUtc="2023-01-22T13:56:00Z"/>
  <w16cex:commentExtensible w16cex:durableId="277925BA" w16cex:dateUtc="2023-01-23T20:26:00Z"/>
  <w16cex:commentExtensible w16cex:durableId="277A3314" w16cex:dateUtc="2023-01-24T15:36:00Z"/>
  <w16cex:commentExtensible w16cex:durableId="27872004" w16cex:dateUtc="2023-02-03T10:54:00Z"/>
  <w16cex:commentExtensible w16cex:durableId="277A3346" w16cex:dateUtc="2023-01-24T15:36:00Z"/>
  <w16cex:commentExtensible w16cex:durableId="2784954E" w16cex:dateUtc="2023-02-01T12:37:00Z"/>
  <w16cex:commentExtensible w16cex:durableId="27872173" w16cex:dateUtc="2023-02-03T11:00:00Z"/>
  <w16cex:commentExtensible w16cex:durableId="27849578" w16cex:dateUtc="2023-02-01T12:38:00Z"/>
  <w16cex:commentExtensible w16cex:durableId="27784D23" w16cex:dateUtc="2023-01-23T05:02:00Z"/>
  <w16cex:commentExtensible w16cex:durableId="27792C5F" w16cex:dateUtc="2023-01-23T20:55:00Z"/>
  <w16cex:commentExtensible w16cex:durableId="277A8BA9" w16cex:dateUtc="2023-01-24T21:54:00Z"/>
  <w16cex:commentExtensible w16cex:durableId="277EF721" w16cex:dateUtc="2023-01-28T06:21:00Z"/>
  <w16cex:commentExtensible w16cex:durableId="27855214" w16cex:dateUtc="2023-02-02T02:03:00Z"/>
  <w16cex:commentExtensible w16cex:durableId="2786F3A1" w16cex:dateUtc="2023-01-28T06:47:00Z"/>
  <w16cex:commentExtensible w16cex:durableId="2786F3A0" w16cex:dateUtc="2023-01-28T06:47:00Z"/>
  <w16cex:commentExtensible w16cex:durableId="27872B22" w16cex:dateUtc="2023-02-03T11:41:00Z"/>
  <w16cex:commentExtensible w16cex:durableId="2781D10E" w16cex:dateUtc="2023-01-28T06:33:00Z"/>
  <w16cex:commentExtensible w16cex:durableId="2782EC9B" w16cex:dateUtc="2023-01-31T06:25:00Z"/>
  <w16cex:commentExtensible w16cex:durableId="2786F913" w16cex:dateUtc="2023-01-28T09:01:00Z"/>
  <w16cex:commentExtensible w16cex:durableId="2781E12F" w16cex:dateUtc="2023-01-30T11:24:00Z"/>
  <w16cex:commentExtensible w16cex:durableId="2786F9A3" w16cex:dateUtc="2023-01-28T07:07:00Z"/>
  <w16cex:commentExtensible w16cex:durableId="2786F9A2" w16cex:dateUtc="2023-01-28T08:41:00Z"/>
  <w16cex:commentExtensible w16cex:durableId="2786F9A1" w16cex:dateUtc="2023-01-28T07:09:00Z"/>
  <w16cex:commentExtensible w16cex:durableId="2786F9A0" w16cex:dateUtc="2023-01-28T07:09:00Z"/>
  <w16cex:commentExtensible w16cex:durableId="2786C69B" w16cex:dateUtc="2023-02-03T04:32:00Z"/>
  <w16cex:commentExtensible w16cex:durableId="2786FA42" w16cex:dateUtc="2023-02-03T08:13:00Z"/>
  <w16cex:commentExtensible w16cex:durableId="2786F99F" w16cex:dateUtc="2023-01-30T13:24:00Z"/>
  <w16cex:commentExtensible w16cex:durableId="2786C711" w16cex:dateUtc="2023-02-03T04:34:00Z"/>
  <w16cex:commentExtensible w16cex:durableId="2787326D" w16cex:dateUtc="2023-02-03T12:12:00Z"/>
  <w16cex:commentExtensible w16cex:durableId="2781E2E9" w16cex:dateUtc="2023-01-30T11:32:00Z"/>
  <w16cex:commentExtensible w16cex:durableId="27820231" w16cex:dateUtc="2023-01-30T13:45:00Z"/>
  <w16cex:commentExtensible w16cex:durableId="278436CF" w16cex:dateUtc="2023-01-30T13:30:00Z"/>
  <w16cex:commentExtensible w16cex:durableId="278732E2" w16cex:dateUtc="2023-02-03T12:14:00Z"/>
  <w16cex:commentExtensible w16cex:durableId="2782F0DE" w16cex:dateUtc="2023-01-31T06:43:00Z"/>
  <w16cex:commentExtensible w16cex:durableId="2786EFA7" w16cex:dateUtc="2023-02-03T07:27:00Z"/>
  <w16cex:commentExtensible w16cex:durableId="277F1D8F" w16cex:dateUtc="2023-01-28T09:05:00Z"/>
  <w16cex:commentExtensible w16cex:durableId="2781E763" w16cex:dateUtc="2023-01-30T11:51:00Z"/>
  <w16cex:commentExtensible w16cex:durableId="2784390F" w16cex:dateUtc="2023-02-01T06:04:00Z"/>
  <w16cex:commentExtensible w16cex:durableId="2787299A" w16cex:dateUtc="2023-02-03T11:35:00Z"/>
  <w16cex:commentExtensible w16cex:durableId="2781E87A" w16cex:dateUtc="2023-01-30T11:55:00Z"/>
  <w16cex:commentExtensible w16cex:durableId="2781E905" w16cex:dateUtc="2023-01-30T11:58:00Z"/>
  <w16cex:commentExtensible w16cex:durableId="2782F1C5" w16cex:dateUtc="2023-01-31T06:47:00Z"/>
  <w16cex:commentExtensible w16cex:durableId="2781E8B2" w16cex:dateUtc="2023-01-30T11:56:00Z"/>
  <w16cex:commentExtensible w16cex:durableId="2781E957" w16cex:dateUtc="2023-01-30T11:59:00Z"/>
  <w16cex:commentExtensible w16cex:durableId="27820424" w16cex:dateUtc="2023-01-30T13:53:00Z"/>
  <w16cex:commentExtensible w16cex:durableId="2782F2EE" w16cex:dateUtc="2023-01-31T06:52:00Z"/>
  <w16cex:commentExtensible w16cex:durableId="27872E67" w16cex:dateUtc="2023-02-03T11:55:00Z"/>
  <w16cex:commentExtensible w16cex:durableId="278212A0" w16cex:dateUtc="2023-01-30T14:55:00Z"/>
  <w16cex:commentExtensible w16cex:durableId="2781EBC3" w16cex:dateUtc="2023-01-30T12:09:00Z"/>
  <w16cex:commentExtensible w16cex:durableId="27843359" w16cex:dateUtc="2023-02-01T05:39:00Z"/>
  <w16cex:commentExtensible w16cex:durableId="27843419" w16cex:dateUtc="2023-02-01T05:43:00Z"/>
  <w16cex:commentExtensible w16cex:durableId="278730F2" w16cex:dateUtc="2023-02-03T12:06:00Z"/>
  <w16cex:commentExtensible w16cex:durableId="2787337B" w16cex:dateUtc="2023-02-03T12:17:00Z"/>
  <w16cex:commentExtensible w16cex:durableId="278733DD" w16cex:dateUtc="2023-02-03T12:18:00Z"/>
  <w16cex:commentExtensible w16cex:durableId="27873446" w16cex:dateUtc="2023-02-03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5352DB" w16cid:durableId="277A31BB"/>
  <w16cid:commentId w16cid:paraId="78842D96" w16cid:durableId="27777824"/>
  <w16cid:commentId w16cid:paraId="4096DF43" w16cid:durableId="27792352"/>
  <w16cid:commentId w16cid:paraId="2BF2F0EF" w16cid:durableId="2786F50F"/>
  <w16cid:commentId w16cid:paraId="3E3A1ADC" w16cid:durableId="27871EE9"/>
  <w16cid:commentId w16cid:paraId="603D3B20" w16cid:durableId="277778C5"/>
  <w16cid:commentId w16cid:paraId="454CC3D0" w16cid:durableId="277925BA"/>
  <w16cid:commentId w16cid:paraId="54DB6992" w16cid:durableId="277A3314"/>
  <w16cid:commentId w16cid:paraId="74091421" w16cid:durableId="27872004"/>
  <w16cid:commentId w16cid:paraId="6E2A99C2" w16cid:durableId="277A3346"/>
  <w16cid:commentId w16cid:paraId="7147EB5F" w16cid:durableId="2784954E"/>
  <w16cid:commentId w16cid:paraId="1F0583FB" w16cid:durableId="27872173"/>
  <w16cid:commentId w16cid:paraId="2E87F706" w16cid:durableId="27849578"/>
  <w16cid:commentId w16cid:paraId="4B5ACE04" w16cid:durableId="27784D23"/>
  <w16cid:commentId w16cid:paraId="6AD95800" w16cid:durableId="27792C5F"/>
  <w16cid:commentId w16cid:paraId="60BFDDA3" w16cid:durableId="277A8BA9"/>
  <w16cid:commentId w16cid:paraId="1FBAC7A4" w16cid:durableId="277EF721"/>
  <w16cid:commentId w16cid:paraId="0C8F68B3" w16cid:durableId="27855214"/>
  <w16cid:commentId w16cid:paraId="01EAB5C2" w16cid:durableId="2786F3A1"/>
  <w16cid:commentId w16cid:paraId="244B94E4" w16cid:durableId="2786F3A0"/>
  <w16cid:commentId w16cid:paraId="45CB70D8" w16cid:durableId="27872B22"/>
  <w16cid:commentId w16cid:paraId="047ABC50" w16cid:durableId="2781D10E"/>
  <w16cid:commentId w16cid:paraId="600E9713" w16cid:durableId="2782EC9B"/>
  <w16cid:commentId w16cid:paraId="2911C759" w16cid:durableId="2786F913"/>
  <w16cid:commentId w16cid:paraId="087A4435" w16cid:durableId="2781E12F"/>
  <w16cid:commentId w16cid:paraId="16F6AC02" w16cid:durableId="2786F9A3"/>
  <w16cid:commentId w16cid:paraId="10317683" w16cid:durableId="2786F9A2"/>
  <w16cid:commentId w16cid:paraId="549C3264" w16cid:durableId="2786F9A1"/>
  <w16cid:commentId w16cid:paraId="07460604" w16cid:durableId="2786F9A0"/>
  <w16cid:commentId w16cid:paraId="24617935" w16cid:durableId="2786C69B"/>
  <w16cid:commentId w16cid:paraId="0AFFA474" w16cid:durableId="2786FA42"/>
  <w16cid:commentId w16cid:paraId="4A73B11B" w16cid:durableId="2786F99F"/>
  <w16cid:commentId w16cid:paraId="535E4441" w16cid:durableId="2786C711"/>
  <w16cid:commentId w16cid:paraId="5F056E1E" w16cid:durableId="2787326D"/>
  <w16cid:commentId w16cid:paraId="6CD2F0A4" w16cid:durableId="2781E2E9"/>
  <w16cid:commentId w16cid:paraId="2AEFFDA3" w16cid:durableId="27820231"/>
  <w16cid:commentId w16cid:paraId="5D261B88" w16cid:durableId="278436CF"/>
  <w16cid:commentId w16cid:paraId="5830451D" w16cid:durableId="278732E2"/>
  <w16cid:commentId w16cid:paraId="6A6494AE" w16cid:durableId="2782F0DE"/>
  <w16cid:commentId w16cid:paraId="2F2465CC" w16cid:durableId="2786EFA7"/>
  <w16cid:commentId w16cid:paraId="01275E7D" w16cid:durableId="277F1D8F"/>
  <w16cid:commentId w16cid:paraId="62A8D27A" w16cid:durableId="2781E763"/>
  <w16cid:commentId w16cid:paraId="33C475EF" w16cid:durableId="2784390F"/>
  <w16cid:commentId w16cid:paraId="08BA515A" w16cid:durableId="2787299A"/>
  <w16cid:commentId w16cid:paraId="14733737" w16cid:durableId="2781E87A"/>
  <w16cid:commentId w16cid:paraId="0C93CE6C" w16cid:durableId="2781E905"/>
  <w16cid:commentId w16cid:paraId="04DBD892" w16cid:durableId="2782F1C5"/>
  <w16cid:commentId w16cid:paraId="69986AB2" w16cid:durableId="2781E8B2"/>
  <w16cid:commentId w16cid:paraId="2ECFDB60" w16cid:durableId="2781E957"/>
  <w16cid:commentId w16cid:paraId="39015E9A" w16cid:durableId="27820424"/>
  <w16cid:commentId w16cid:paraId="3DDAD6FD" w16cid:durableId="2782F2EE"/>
  <w16cid:commentId w16cid:paraId="7EF80B52" w16cid:durableId="27872E67"/>
  <w16cid:commentId w16cid:paraId="418B2770" w16cid:durableId="278212A0"/>
  <w16cid:commentId w16cid:paraId="696A861C" w16cid:durableId="2781EBC3"/>
  <w16cid:commentId w16cid:paraId="348EE559" w16cid:durableId="27843359"/>
  <w16cid:commentId w16cid:paraId="31AF01F5" w16cid:durableId="27843419"/>
  <w16cid:commentId w16cid:paraId="524DE12C" w16cid:durableId="278730F2"/>
  <w16cid:commentId w16cid:paraId="3B1431E0" w16cid:durableId="2787337B"/>
  <w16cid:commentId w16cid:paraId="35B840AA" w16cid:durableId="278733DD"/>
  <w16cid:commentId w16cid:paraId="2C53642C" w16cid:durableId="278734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E0596" w14:textId="77777777" w:rsidR="000B2550" w:rsidRDefault="000B2550" w:rsidP="00C37A47">
      <w:r>
        <w:separator/>
      </w:r>
    </w:p>
  </w:endnote>
  <w:endnote w:type="continuationSeparator" w:id="0">
    <w:p w14:paraId="35167DF1" w14:textId="77777777" w:rsidR="000B2550" w:rsidRDefault="000B2550"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98185" w14:textId="77777777" w:rsidR="000B2550" w:rsidRDefault="000B2550" w:rsidP="00C37A47">
      <w:r>
        <w:separator/>
      </w:r>
    </w:p>
  </w:footnote>
  <w:footnote w:type="continuationSeparator" w:id="0">
    <w:p w14:paraId="0E71A114" w14:textId="77777777" w:rsidR="000B2550" w:rsidRDefault="000B2550" w:rsidP="00C37A47">
      <w:r>
        <w:continuationSeparator/>
      </w:r>
    </w:p>
  </w:footnote>
  <w:footnote w:id="1">
    <w:p w14:paraId="09FB1CD3" w14:textId="47873012"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Pr>
          <w:rStyle w:val="FootnoteReference"/>
        </w:rPr>
        <w:footnoteRef/>
      </w:r>
      <w:r>
        <w:t xml:space="preserve"> See articles 6, 45, and 46 of the GDPR.</w:t>
      </w:r>
    </w:p>
  </w:footnote>
  <w:footnote w:id="3">
    <w:p w14:paraId="00D6339E" w14:textId="019072AB" w:rsidR="004105AD" w:rsidRPr="004105AD" w:rsidRDefault="004105AD">
      <w:pPr>
        <w:pStyle w:val="FootnoteText"/>
        <w:rPr>
          <w:rFonts w:eastAsiaTheme="minorEastAsia"/>
        </w:rPr>
      </w:pPr>
      <w:r>
        <w:rPr>
          <w:rStyle w:val="FootnoteReference"/>
        </w:rPr>
        <w:footnoteRef/>
      </w:r>
      <w:r>
        <w:t xml:space="preserve"> All norms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are equivalent to the Euclidean norm.</w:t>
      </w:r>
    </w:p>
  </w:footnote>
  <w:footnote w:id="4">
    <w:p w14:paraId="268DDFAE" w14:textId="162FC46C" w:rsidR="000E5A3D" w:rsidRPr="000E5A3D" w:rsidRDefault="000E5A3D">
      <w:pPr>
        <w:pStyle w:val="FootnoteText"/>
        <w:rPr>
          <w:rFonts w:eastAsiaTheme="minorEastAsia"/>
        </w:rPr>
      </w:pPr>
      <w:r>
        <w:rPr>
          <w:rStyle w:val="FootnoteReference"/>
        </w:rPr>
        <w:footnoteRef/>
      </w:r>
      <w:r>
        <w:t xml:space="preserve"> Note that we could also define a distance matrix based on the actual time series values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where </w:t>
      </w:r>
      <m:oMath>
        <m:r>
          <w:rPr>
            <w:rFonts w:ascii="Cambria Math" w:eastAsiaTheme="minorEastAsia" w:hAnsi="Cambria Math"/>
          </w:rPr>
          <m:t>D</m:t>
        </m:r>
      </m:oMath>
      <w:r>
        <w:rPr>
          <w:rFonts w:eastAsiaTheme="minorEastAsia"/>
        </w:rPr>
        <w:t xml:space="preserve"> would become a function of </w:t>
      </w:r>
      <m:oMath>
        <m:r>
          <w:rPr>
            <w:rFonts w:ascii="Cambria Math" w:eastAsiaTheme="minorEastAsia" w:hAnsi="Cambria Math"/>
          </w:rPr>
          <m:t>X</m:t>
        </m:r>
      </m:oMath>
      <w:r>
        <w:rPr>
          <w:rFonts w:eastAsiaTheme="minorEastAsia"/>
        </w:rPr>
        <w:t xml:space="preserve"> rather than </w:t>
      </w:r>
      <m:oMath>
        <m:r>
          <w:rPr>
            <w:rFonts w:ascii="Cambria Math" w:eastAsiaTheme="minorEastAsia" w:hAnsi="Cambria Math"/>
          </w:rPr>
          <m:t>C</m:t>
        </m:r>
      </m:oMath>
      <w:r>
        <w:rPr>
          <w:rFonts w:eastAsiaTheme="minor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521FE"/>
    <w:multiLevelType w:val="hybridMultilevel"/>
    <w:tmpl w:val="E1B47B06"/>
    <w:lvl w:ilvl="0" w:tplc="F1AE61D0">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53CE"/>
    <w:multiLevelType w:val="hybridMultilevel"/>
    <w:tmpl w:val="C060B28C"/>
    <w:lvl w:ilvl="0" w:tplc="BBE26D0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F25E3"/>
    <w:multiLevelType w:val="hybridMultilevel"/>
    <w:tmpl w:val="09F8B5E4"/>
    <w:lvl w:ilvl="0" w:tplc="AFD4F92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71111"/>
    <w:multiLevelType w:val="hybridMultilevel"/>
    <w:tmpl w:val="E99A4264"/>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C5071"/>
    <w:multiLevelType w:val="hybridMultilevel"/>
    <w:tmpl w:val="368E61AA"/>
    <w:lvl w:ilvl="0" w:tplc="E28A432A">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806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7A171E"/>
    <w:multiLevelType w:val="hybridMultilevel"/>
    <w:tmpl w:val="D646DEE0"/>
    <w:lvl w:ilvl="0" w:tplc="3BE077DC">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8D5738"/>
    <w:multiLevelType w:val="hybridMultilevel"/>
    <w:tmpl w:val="97F87D34"/>
    <w:lvl w:ilvl="0" w:tplc="E09687B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A7BF2"/>
    <w:multiLevelType w:val="hybridMultilevel"/>
    <w:tmpl w:val="62E2CDE0"/>
    <w:lvl w:ilvl="0" w:tplc="7778C21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37908"/>
    <w:multiLevelType w:val="hybridMultilevel"/>
    <w:tmpl w:val="476685C8"/>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06D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474ADC"/>
    <w:multiLevelType w:val="hybridMultilevel"/>
    <w:tmpl w:val="255821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4052F1"/>
    <w:multiLevelType w:val="hybridMultilevel"/>
    <w:tmpl w:val="3B466958"/>
    <w:lvl w:ilvl="0" w:tplc="86482328">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9180D"/>
    <w:multiLevelType w:val="hybridMultilevel"/>
    <w:tmpl w:val="5382F250"/>
    <w:lvl w:ilvl="0" w:tplc="8CC29164">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ED3B3B"/>
    <w:multiLevelType w:val="hybridMultilevel"/>
    <w:tmpl w:val="9BD00896"/>
    <w:lvl w:ilvl="0" w:tplc="B5A6227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F4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9052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C581F"/>
    <w:multiLevelType w:val="hybridMultilevel"/>
    <w:tmpl w:val="ED66E7F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D790B"/>
    <w:multiLevelType w:val="hybridMultilevel"/>
    <w:tmpl w:val="C908DE52"/>
    <w:lvl w:ilvl="0" w:tplc="D0F60EDE">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F3013"/>
    <w:multiLevelType w:val="hybridMultilevel"/>
    <w:tmpl w:val="F488BA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D54212"/>
    <w:multiLevelType w:val="hybridMultilevel"/>
    <w:tmpl w:val="30AEE604"/>
    <w:lvl w:ilvl="0" w:tplc="B4A0F218">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5"/>
  </w:num>
  <w:num w:numId="3" w16cid:durableId="1171456789">
    <w:abstractNumId w:val="24"/>
  </w:num>
  <w:num w:numId="4" w16cid:durableId="599026614">
    <w:abstractNumId w:val="1"/>
  </w:num>
  <w:num w:numId="5" w16cid:durableId="1798183818">
    <w:abstractNumId w:val="20"/>
  </w:num>
  <w:num w:numId="6" w16cid:durableId="189228843">
    <w:abstractNumId w:val="30"/>
  </w:num>
  <w:num w:numId="7" w16cid:durableId="162865248">
    <w:abstractNumId w:val="15"/>
  </w:num>
  <w:num w:numId="8" w16cid:durableId="143469983">
    <w:abstractNumId w:val="29"/>
  </w:num>
  <w:num w:numId="9" w16cid:durableId="1844969646">
    <w:abstractNumId w:val="18"/>
  </w:num>
  <w:num w:numId="10" w16cid:durableId="998727401">
    <w:abstractNumId w:val="27"/>
  </w:num>
  <w:num w:numId="11" w16cid:durableId="1967351541">
    <w:abstractNumId w:val="9"/>
  </w:num>
  <w:num w:numId="12" w16cid:durableId="471286286">
    <w:abstractNumId w:val="19"/>
  </w:num>
  <w:num w:numId="13" w16cid:durableId="1689987593">
    <w:abstractNumId w:val="21"/>
  </w:num>
  <w:num w:numId="14" w16cid:durableId="100302007">
    <w:abstractNumId w:val="22"/>
  </w:num>
  <w:num w:numId="15" w16cid:durableId="414478695">
    <w:abstractNumId w:val="11"/>
  </w:num>
  <w:num w:numId="16" w16cid:durableId="2050494257">
    <w:abstractNumId w:val="7"/>
  </w:num>
  <w:num w:numId="17" w16cid:durableId="2094620260">
    <w:abstractNumId w:val="2"/>
  </w:num>
  <w:num w:numId="18" w16cid:durableId="1570725463">
    <w:abstractNumId w:val="10"/>
  </w:num>
  <w:num w:numId="19" w16cid:durableId="1495947558">
    <w:abstractNumId w:val="13"/>
  </w:num>
  <w:num w:numId="20" w16cid:durableId="856193012">
    <w:abstractNumId w:val="6"/>
  </w:num>
  <w:num w:numId="21" w16cid:durableId="1991442734">
    <w:abstractNumId w:val="3"/>
  </w:num>
  <w:num w:numId="22" w16cid:durableId="2121336443">
    <w:abstractNumId w:val="12"/>
  </w:num>
  <w:num w:numId="23" w16cid:durableId="1523744025">
    <w:abstractNumId w:val="28"/>
  </w:num>
  <w:num w:numId="24" w16cid:durableId="81999589">
    <w:abstractNumId w:val="17"/>
  </w:num>
  <w:num w:numId="25" w16cid:durableId="552933494">
    <w:abstractNumId w:val="25"/>
  </w:num>
  <w:num w:numId="26" w16cid:durableId="416445797">
    <w:abstractNumId w:val="26"/>
  </w:num>
  <w:num w:numId="27" w16cid:durableId="1911845367">
    <w:abstractNumId w:val="16"/>
  </w:num>
  <w:num w:numId="28" w16cid:durableId="205990419">
    <w:abstractNumId w:val="14"/>
  </w:num>
  <w:num w:numId="29" w16cid:durableId="34429191">
    <w:abstractNumId w:val="23"/>
  </w:num>
  <w:num w:numId="30" w16cid:durableId="1834376031">
    <w:abstractNumId w:val="8"/>
  </w:num>
  <w:num w:numId="31" w16cid:durableId="110789610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rson w15:author="Matt Schneider">
    <w15:presenceInfo w15:providerId="None" w15:userId="Matt Schnei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CA6"/>
    <w:rsid w:val="00002E12"/>
    <w:rsid w:val="00003228"/>
    <w:rsid w:val="00007694"/>
    <w:rsid w:val="00010310"/>
    <w:rsid w:val="00010427"/>
    <w:rsid w:val="00012134"/>
    <w:rsid w:val="00016287"/>
    <w:rsid w:val="000206FC"/>
    <w:rsid w:val="00022630"/>
    <w:rsid w:val="000228FC"/>
    <w:rsid w:val="00022B9A"/>
    <w:rsid w:val="0002324C"/>
    <w:rsid w:val="0002357B"/>
    <w:rsid w:val="000256AC"/>
    <w:rsid w:val="00026A99"/>
    <w:rsid w:val="00026E58"/>
    <w:rsid w:val="00027B73"/>
    <w:rsid w:val="000302A2"/>
    <w:rsid w:val="0003528B"/>
    <w:rsid w:val="0004237A"/>
    <w:rsid w:val="0004247E"/>
    <w:rsid w:val="0004382E"/>
    <w:rsid w:val="00043F81"/>
    <w:rsid w:val="00052E9B"/>
    <w:rsid w:val="0005360C"/>
    <w:rsid w:val="000560A8"/>
    <w:rsid w:val="00057BD7"/>
    <w:rsid w:val="00060611"/>
    <w:rsid w:val="00060660"/>
    <w:rsid w:val="0006141E"/>
    <w:rsid w:val="00061AAF"/>
    <w:rsid w:val="000627DC"/>
    <w:rsid w:val="00064919"/>
    <w:rsid w:val="00065352"/>
    <w:rsid w:val="00065937"/>
    <w:rsid w:val="00066184"/>
    <w:rsid w:val="000710DD"/>
    <w:rsid w:val="000711D7"/>
    <w:rsid w:val="00071444"/>
    <w:rsid w:val="00072A9A"/>
    <w:rsid w:val="00075520"/>
    <w:rsid w:val="000761E8"/>
    <w:rsid w:val="00077A18"/>
    <w:rsid w:val="00082777"/>
    <w:rsid w:val="00084A1F"/>
    <w:rsid w:val="00085B47"/>
    <w:rsid w:val="00085D2A"/>
    <w:rsid w:val="00086C4A"/>
    <w:rsid w:val="000870B4"/>
    <w:rsid w:val="00090220"/>
    <w:rsid w:val="00090338"/>
    <w:rsid w:val="000904C4"/>
    <w:rsid w:val="0009107F"/>
    <w:rsid w:val="00092873"/>
    <w:rsid w:val="00095AD8"/>
    <w:rsid w:val="00097842"/>
    <w:rsid w:val="000A2F00"/>
    <w:rsid w:val="000A3652"/>
    <w:rsid w:val="000A4CF3"/>
    <w:rsid w:val="000B153D"/>
    <w:rsid w:val="000B18F5"/>
    <w:rsid w:val="000B190A"/>
    <w:rsid w:val="000B2550"/>
    <w:rsid w:val="000B2E93"/>
    <w:rsid w:val="000B359F"/>
    <w:rsid w:val="000B521D"/>
    <w:rsid w:val="000B68FA"/>
    <w:rsid w:val="000B78C1"/>
    <w:rsid w:val="000C0C01"/>
    <w:rsid w:val="000C1DE8"/>
    <w:rsid w:val="000C3456"/>
    <w:rsid w:val="000C3DCD"/>
    <w:rsid w:val="000C4014"/>
    <w:rsid w:val="000C7F8E"/>
    <w:rsid w:val="000D1902"/>
    <w:rsid w:val="000D216E"/>
    <w:rsid w:val="000D22EB"/>
    <w:rsid w:val="000D233B"/>
    <w:rsid w:val="000D3CFF"/>
    <w:rsid w:val="000D4F2E"/>
    <w:rsid w:val="000D600C"/>
    <w:rsid w:val="000D7663"/>
    <w:rsid w:val="000E0BB1"/>
    <w:rsid w:val="000E1079"/>
    <w:rsid w:val="000E2437"/>
    <w:rsid w:val="000E2552"/>
    <w:rsid w:val="000E3156"/>
    <w:rsid w:val="000E5A3D"/>
    <w:rsid w:val="000E6532"/>
    <w:rsid w:val="000E7CD3"/>
    <w:rsid w:val="000F0205"/>
    <w:rsid w:val="000F1635"/>
    <w:rsid w:val="000F291D"/>
    <w:rsid w:val="000F4258"/>
    <w:rsid w:val="000F68F0"/>
    <w:rsid w:val="000F6EE0"/>
    <w:rsid w:val="00110475"/>
    <w:rsid w:val="00110C93"/>
    <w:rsid w:val="00111CD5"/>
    <w:rsid w:val="00112C14"/>
    <w:rsid w:val="00112CE3"/>
    <w:rsid w:val="001130FC"/>
    <w:rsid w:val="00115C04"/>
    <w:rsid w:val="00116323"/>
    <w:rsid w:val="00116A78"/>
    <w:rsid w:val="00117122"/>
    <w:rsid w:val="00117A04"/>
    <w:rsid w:val="00121D71"/>
    <w:rsid w:val="001254CB"/>
    <w:rsid w:val="001258CE"/>
    <w:rsid w:val="0012590C"/>
    <w:rsid w:val="00131773"/>
    <w:rsid w:val="00132E04"/>
    <w:rsid w:val="00133559"/>
    <w:rsid w:val="0013433C"/>
    <w:rsid w:val="00134519"/>
    <w:rsid w:val="001354D3"/>
    <w:rsid w:val="00135AF7"/>
    <w:rsid w:val="00135C87"/>
    <w:rsid w:val="0013647F"/>
    <w:rsid w:val="00136A24"/>
    <w:rsid w:val="00142249"/>
    <w:rsid w:val="00144064"/>
    <w:rsid w:val="00144C55"/>
    <w:rsid w:val="00147760"/>
    <w:rsid w:val="00152FED"/>
    <w:rsid w:val="001531B9"/>
    <w:rsid w:val="00153E8C"/>
    <w:rsid w:val="001546D0"/>
    <w:rsid w:val="001556C1"/>
    <w:rsid w:val="00157262"/>
    <w:rsid w:val="00160BD1"/>
    <w:rsid w:val="00160BD8"/>
    <w:rsid w:val="00161CD0"/>
    <w:rsid w:val="00162218"/>
    <w:rsid w:val="00163808"/>
    <w:rsid w:val="00163D69"/>
    <w:rsid w:val="00163DB1"/>
    <w:rsid w:val="001664B7"/>
    <w:rsid w:val="001666ED"/>
    <w:rsid w:val="00166C63"/>
    <w:rsid w:val="0017017A"/>
    <w:rsid w:val="001701A4"/>
    <w:rsid w:val="00172240"/>
    <w:rsid w:val="001726A5"/>
    <w:rsid w:val="00172B23"/>
    <w:rsid w:val="00173174"/>
    <w:rsid w:val="00174456"/>
    <w:rsid w:val="0017585C"/>
    <w:rsid w:val="001807B4"/>
    <w:rsid w:val="0018296F"/>
    <w:rsid w:val="00182A20"/>
    <w:rsid w:val="0019115D"/>
    <w:rsid w:val="001913E6"/>
    <w:rsid w:val="00192265"/>
    <w:rsid w:val="00193392"/>
    <w:rsid w:val="001A1128"/>
    <w:rsid w:val="001A11BD"/>
    <w:rsid w:val="001A241A"/>
    <w:rsid w:val="001A2C51"/>
    <w:rsid w:val="001A326D"/>
    <w:rsid w:val="001A5146"/>
    <w:rsid w:val="001A7620"/>
    <w:rsid w:val="001A7792"/>
    <w:rsid w:val="001A79AE"/>
    <w:rsid w:val="001B0B8D"/>
    <w:rsid w:val="001B0D04"/>
    <w:rsid w:val="001B233A"/>
    <w:rsid w:val="001B26B5"/>
    <w:rsid w:val="001B30ED"/>
    <w:rsid w:val="001B365F"/>
    <w:rsid w:val="001B625C"/>
    <w:rsid w:val="001B65FA"/>
    <w:rsid w:val="001B7ECE"/>
    <w:rsid w:val="001C0AE1"/>
    <w:rsid w:val="001C0CA8"/>
    <w:rsid w:val="001C52CE"/>
    <w:rsid w:val="001C5469"/>
    <w:rsid w:val="001C67B2"/>
    <w:rsid w:val="001C76E7"/>
    <w:rsid w:val="001C7A97"/>
    <w:rsid w:val="001D004D"/>
    <w:rsid w:val="001D093F"/>
    <w:rsid w:val="001D37C6"/>
    <w:rsid w:val="001D6E53"/>
    <w:rsid w:val="001E1561"/>
    <w:rsid w:val="001E1771"/>
    <w:rsid w:val="001E31F4"/>
    <w:rsid w:val="001E6903"/>
    <w:rsid w:val="001E7871"/>
    <w:rsid w:val="001F01E5"/>
    <w:rsid w:val="001F10C6"/>
    <w:rsid w:val="001F10EC"/>
    <w:rsid w:val="001F37B8"/>
    <w:rsid w:val="001F3D27"/>
    <w:rsid w:val="001F471D"/>
    <w:rsid w:val="001F6042"/>
    <w:rsid w:val="001F64F8"/>
    <w:rsid w:val="001F6BF7"/>
    <w:rsid w:val="001F6F25"/>
    <w:rsid w:val="001F7934"/>
    <w:rsid w:val="00200871"/>
    <w:rsid w:val="00201093"/>
    <w:rsid w:val="00201959"/>
    <w:rsid w:val="002019E0"/>
    <w:rsid w:val="002023C8"/>
    <w:rsid w:val="00202872"/>
    <w:rsid w:val="00203B27"/>
    <w:rsid w:val="00203EAC"/>
    <w:rsid w:val="00205774"/>
    <w:rsid w:val="00205E72"/>
    <w:rsid w:val="00206CFF"/>
    <w:rsid w:val="00207F49"/>
    <w:rsid w:val="00211889"/>
    <w:rsid w:val="00212203"/>
    <w:rsid w:val="00214DAA"/>
    <w:rsid w:val="00217A10"/>
    <w:rsid w:val="00221B9D"/>
    <w:rsid w:val="00221EB3"/>
    <w:rsid w:val="00222519"/>
    <w:rsid w:val="00223089"/>
    <w:rsid w:val="00224918"/>
    <w:rsid w:val="002276CA"/>
    <w:rsid w:val="0023020A"/>
    <w:rsid w:val="00230AF6"/>
    <w:rsid w:val="0023177C"/>
    <w:rsid w:val="0023250B"/>
    <w:rsid w:val="00233596"/>
    <w:rsid w:val="00235B23"/>
    <w:rsid w:val="00235EFB"/>
    <w:rsid w:val="00237245"/>
    <w:rsid w:val="00237427"/>
    <w:rsid w:val="00243135"/>
    <w:rsid w:val="00244502"/>
    <w:rsid w:val="002463C0"/>
    <w:rsid w:val="0024654B"/>
    <w:rsid w:val="00246D93"/>
    <w:rsid w:val="0024726F"/>
    <w:rsid w:val="002507FB"/>
    <w:rsid w:val="00251DAA"/>
    <w:rsid w:val="002539AB"/>
    <w:rsid w:val="0025417B"/>
    <w:rsid w:val="00254CB5"/>
    <w:rsid w:val="002610ED"/>
    <w:rsid w:val="00261410"/>
    <w:rsid w:val="00261475"/>
    <w:rsid w:val="00262166"/>
    <w:rsid w:val="00262425"/>
    <w:rsid w:val="00263382"/>
    <w:rsid w:val="002642DF"/>
    <w:rsid w:val="00264FCB"/>
    <w:rsid w:val="00266EEA"/>
    <w:rsid w:val="0027212C"/>
    <w:rsid w:val="00272BBD"/>
    <w:rsid w:val="00272E3F"/>
    <w:rsid w:val="002768C6"/>
    <w:rsid w:val="00276F5E"/>
    <w:rsid w:val="00281578"/>
    <w:rsid w:val="00283A95"/>
    <w:rsid w:val="002857D3"/>
    <w:rsid w:val="0028599B"/>
    <w:rsid w:val="00290095"/>
    <w:rsid w:val="0029097F"/>
    <w:rsid w:val="00290AF0"/>
    <w:rsid w:val="00290B53"/>
    <w:rsid w:val="002920FE"/>
    <w:rsid w:val="0029339D"/>
    <w:rsid w:val="00293A32"/>
    <w:rsid w:val="00296B6E"/>
    <w:rsid w:val="002A332D"/>
    <w:rsid w:val="002A3D2D"/>
    <w:rsid w:val="002A6B06"/>
    <w:rsid w:val="002B0520"/>
    <w:rsid w:val="002B2397"/>
    <w:rsid w:val="002B280D"/>
    <w:rsid w:val="002B324F"/>
    <w:rsid w:val="002B3ACA"/>
    <w:rsid w:val="002B46AA"/>
    <w:rsid w:val="002B4C7D"/>
    <w:rsid w:val="002B51CA"/>
    <w:rsid w:val="002B6471"/>
    <w:rsid w:val="002B6D39"/>
    <w:rsid w:val="002C1661"/>
    <w:rsid w:val="002C5BA3"/>
    <w:rsid w:val="002C620B"/>
    <w:rsid w:val="002C6290"/>
    <w:rsid w:val="002C6626"/>
    <w:rsid w:val="002C6661"/>
    <w:rsid w:val="002C7295"/>
    <w:rsid w:val="002C7E6D"/>
    <w:rsid w:val="002C7FB5"/>
    <w:rsid w:val="002D1635"/>
    <w:rsid w:val="002E067C"/>
    <w:rsid w:val="002E49B0"/>
    <w:rsid w:val="002E4ACF"/>
    <w:rsid w:val="002E711E"/>
    <w:rsid w:val="002E7455"/>
    <w:rsid w:val="002E7540"/>
    <w:rsid w:val="002E7CD7"/>
    <w:rsid w:val="002F0067"/>
    <w:rsid w:val="002F3E01"/>
    <w:rsid w:val="002F42A2"/>
    <w:rsid w:val="002F71D6"/>
    <w:rsid w:val="00300306"/>
    <w:rsid w:val="003005DD"/>
    <w:rsid w:val="00300F79"/>
    <w:rsid w:val="00304258"/>
    <w:rsid w:val="00306767"/>
    <w:rsid w:val="0031039D"/>
    <w:rsid w:val="00313D29"/>
    <w:rsid w:val="00314C0F"/>
    <w:rsid w:val="00316789"/>
    <w:rsid w:val="0031756A"/>
    <w:rsid w:val="003219B0"/>
    <w:rsid w:val="0032275A"/>
    <w:rsid w:val="0032347B"/>
    <w:rsid w:val="003236E2"/>
    <w:rsid w:val="003240E0"/>
    <w:rsid w:val="003250AC"/>
    <w:rsid w:val="00325865"/>
    <w:rsid w:val="003262AE"/>
    <w:rsid w:val="00327D52"/>
    <w:rsid w:val="00331562"/>
    <w:rsid w:val="00334120"/>
    <w:rsid w:val="003346BC"/>
    <w:rsid w:val="003373C4"/>
    <w:rsid w:val="00341AF6"/>
    <w:rsid w:val="003433FB"/>
    <w:rsid w:val="003437EF"/>
    <w:rsid w:val="00343E03"/>
    <w:rsid w:val="00344F98"/>
    <w:rsid w:val="00346245"/>
    <w:rsid w:val="00346487"/>
    <w:rsid w:val="00346491"/>
    <w:rsid w:val="0035314D"/>
    <w:rsid w:val="00356B18"/>
    <w:rsid w:val="00360FC8"/>
    <w:rsid w:val="00370F45"/>
    <w:rsid w:val="0037133C"/>
    <w:rsid w:val="00372A5D"/>
    <w:rsid w:val="00380643"/>
    <w:rsid w:val="00381302"/>
    <w:rsid w:val="0038399C"/>
    <w:rsid w:val="003851D1"/>
    <w:rsid w:val="0038649A"/>
    <w:rsid w:val="00390F05"/>
    <w:rsid w:val="00391B38"/>
    <w:rsid w:val="00393F1A"/>
    <w:rsid w:val="00395922"/>
    <w:rsid w:val="003960AB"/>
    <w:rsid w:val="003A16AB"/>
    <w:rsid w:val="003A1DCA"/>
    <w:rsid w:val="003A3307"/>
    <w:rsid w:val="003A5A78"/>
    <w:rsid w:val="003A5DE6"/>
    <w:rsid w:val="003A6791"/>
    <w:rsid w:val="003A68B4"/>
    <w:rsid w:val="003B0692"/>
    <w:rsid w:val="003B3E99"/>
    <w:rsid w:val="003B4786"/>
    <w:rsid w:val="003B6E28"/>
    <w:rsid w:val="003B79AC"/>
    <w:rsid w:val="003B7D44"/>
    <w:rsid w:val="003C7CAB"/>
    <w:rsid w:val="003D0E3C"/>
    <w:rsid w:val="003D1FA9"/>
    <w:rsid w:val="003D2642"/>
    <w:rsid w:val="003D5C4A"/>
    <w:rsid w:val="003D6BD3"/>
    <w:rsid w:val="003D6F1D"/>
    <w:rsid w:val="003D769D"/>
    <w:rsid w:val="003E032B"/>
    <w:rsid w:val="003E087C"/>
    <w:rsid w:val="003E14CA"/>
    <w:rsid w:val="003E2F4E"/>
    <w:rsid w:val="003E3859"/>
    <w:rsid w:val="003E5CCF"/>
    <w:rsid w:val="003F4AF4"/>
    <w:rsid w:val="003F61C9"/>
    <w:rsid w:val="003F6350"/>
    <w:rsid w:val="003F63E5"/>
    <w:rsid w:val="00400965"/>
    <w:rsid w:val="004014CC"/>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5214"/>
    <w:rsid w:val="00415C6E"/>
    <w:rsid w:val="0041622C"/>
    <w:rsid w:val="00416F98"/>
    <w:rsid w:val="004172A5"/>
    <w:rsid w:val="00420E0F"/>
    <w:rsid w:val="00422E64"/>
    <w:rsid w:val="00424520"/>
    <w:rsid w:val="004248A6"/>
    <w:rsid w:val="0042743C"/>
    <w:rsid w:val="00427445"/>
    <w:rsid w:val="0043194E"/>
    <w:rsid w:val="00436C56"/>
    <w:rsid w:val="00437AAB"/>
    <w:rsid w:val="004508BD"/>
    <w:rsid w:val="00450A18"/>
    <w:rsid w:val="0045215E"/>
    <w:rsid w:val="00453334"/>
    <w:rsid w:val="004545C6"/>
    <w:rsid w:val="004549A4"/>
    <w:rsid w:val="00457C34"/>
    <w:rsid w:val="0046211A"/>
    <w:rsid w:val="00463B45"/>
    <w:rsid w:val="004649DC"/>
    <w:rsid w:val="004666E3"/>
    <w:rsid w:val="00466B2C"/>
    <w:rsid w:val="004700B7"/>
    <w:rsid w:val="00471CA6"/>
    <w:rsid w:val="00472253"/>
    <w:rsid w:val="00472D28"/>
    <w:rsid w:val="00475262"/>
    <w:rsid w:val="00475CE5"/>
    <w:rsid w:val="00480221"/>
    <w:rsid w:val="00480254"/>
    <w:rsid w:val="004805C9"/>
    <w:rsid w:val="0048192A"/>
    <w:rsid w:val="00482AF3"/>
    <w:rsid w:val="00483C1D"/>
    <w:rsid w:val="004862AB"/>
    <w:rsid w:val="004870EF"/>
    <w:rsid w:val="0049013D"/>
    <w:rsid w:val="00490610"/>
    <w:rsid w:val="0049174A"/>
    <w:rsid w:val="00492D33"/>
    <w:rsid w:val="00492D6E"/>
    <w:rsid w:val="00494365"/>
    <w:rsid w:val="00495E90"/>
    <w:rsid w:val="004A085F"/>
    <w:rsid w:val="004A3498"/>
    <w:rsid w:val="004A4D2D"/>
    <w:rsid w:val="004A532E"/>
    <w:rsid w:val="004A553F"/>
    <w:rsid w:val="004A612E"/>
    <w:rsid w:val="004A6A8B"/>
    <w:rsid w:val="004B1281"/>
    <w:rsid w:val="004B1842"/>
    <w:rsid w:val="004B5FB3"/>
    <w:rsid w:val="004B6800"/>
    <w:rsid w:val="004B6F6A"/>
    <w:rsid w:val="004B72F2"/>
    <w:rsid w:val="004C099A"/>
    <w:rsid w:val="004C1CB2"/>
    <w:rsid w:val="004C4301"/>
    <w:rsid w:val="004C4603"/>
    <w:rsid w:val="004C5EFE"/>
    <w:rsid w:val="004C7276"/>
    <w:rsid w:val="004C72F3"/>
    <w:rsid w:val="004C7ABE"/>
    <w:rsid w:val="004C7C3C"/>
    <w:rsid w:val="004D03E6"/>
    <w:rsid w:val="004D0579"/>
    <w:rsid w:val="004D3C64"/>
    <w:rsid w:val="004D4378"/>
    <w:rsid w:val="004E1E66"/>
    <w:rsid w:val="004E64EE"/>
    <w:rsid w:val="004F0276"/>
    <w:rsid w:val="004F0277"/>
    <w:rsid w:val="004F0F3B"/>
    <w:rsid w:val="004F28D1"/>
    <w:rsid w:val="004F3570"/>
    <w:rsid w:val="004F3A99"/>
    <w:rsid w:val="004F673E"/>
    <w:rsid w:val="00501793"/>
    <w:rsid w:val="005023F9"/>
    <w:rsid w:val="005026E1"/>
    <w:rsid w:val="00503A2D"/>
    <w:rsid w:val="00503B22"/>
    <w:rsid w:val="00507106"/>
    <w:rsid w:val="00513C1C"/>
    <w:rsid w:val="00513D3F"/>
    <w:rsid w:val="00513D9B"/>
    <w:rsid w:val="00514266"/>
    <w:rsid w:val="00515518"/>
    <w:rsid w:val="00515DE6"/>
    <w:rsid w:val="00517078"/>
    <w:rsid w:val="00520E18"/>
    <w:rsid w:val="00521E57"/>
    <w:rsid w:val="00522FD2"/>
    <w:rsid w:val="00523574"/>
    <w:rsid w:val="00523CD5"/>
    <w:rsid w:val="0052454E"/>
    <w:rsid w:val="005254AE"/>
    <w:rsid w:val="005263D4"/>
    <w:rsid w:val="00530CD8"/>
    <w:rsid w:val="00533671"/>
    <w:rsid w:val="005347EB"/>
    <w:rsid w:val="00535164"/>
    <w:rsid w:val="0053699F"/>
    <w:rsid w:val="00537920"/>
    <w:rsid w:val="005379F8"/>
    <w:rsid w:val="00541F3D"/>
    <w:rsid w:val="00542B24"/>
    <w:rsid w:val="00543D9A"/>
    <w:rsid w:val="00544B59"/>
    <w:rsid w:val="00545189"/>
    <w:rsid w:val="00545268"/>
    <w:rsid w:val="00550040"/>
    <w:rsid w:val="00550395"/>
    <w:rsid w:val="00551409"/>
    <w:rsid w:val="00552451"/>
    <w:rsid w:val="0055382E"/>
    <w:rsid w:val="0055454C"/>
    <w:rsid w:val="0055506E"/>
    <w:rsid w:val="005551DD"/>
    <w:rsid w:val="00556B80"/>
    <w:rsid w:val="00556E95"/>
    <w:rsid w:val="00560680"/>
    <w:rsid w:val="00561AD9"/>
    <w:rsid w:val="0056214C"/>
    <w:rsid w:val="00562425"/>
    <w:rsid w:val="00562C21"/>
    <w:rsid w:val="00562D70"/>
    <w:rsid w:val="00563896"/>
    <w:rsid w:val="00563967"/>
    <w:rsid w:val="00571358"/>
    <w:rsid w:val="005732B4"/>
    <w:rsid w:val="00574737"/>
    <w:rsid w:val="00577643"/>
    <w:rsid w:val="0057796E"/>
    <w:rsid w:val="0058480A"/>
    <w:rsid w:val="00584B43"/>
    <w:rsid w:val="00584E8F"/>
    <w:rsid w:val="00585202"/>
    <w:rsid w:val="00586ECD"/>
    <w:rsid w:val="00591653"/>
    <w:rsid w:val="00592506"/>
    <w:rsid w:val="00592DCD"/>
    <w:rsid w:val="00595C66"/>
    <w:rsid w:val="00596C31"/>
    <w:rsid w:val="00596C6D"/>
    <w:rsid w:val="005971F3"/>
    <w:rsid w:val="005973C4"/>
    <w:rsid w:val="0059784D"/>
    <w:rsid w:val="005A27EC"/>
    <w:rsid w:val="005A2B0F"/>
    <w:rsid w:val="005A398D"/>
    <w:rsid w:val="005A3E07"/>
    <w:rsid w:val="005A4762"/>
    <w:rsid w:val="005A4CF5"/>
    <w:rsid w:val="005A73ED"/>
    <w:rsid w:val="005B0CAF"/>
    <w:rsid w:val="005B220F"/>
    <w:rsid w:val="005B2B38"/>
    <w:rsid w:val="005B2DAB"/>
    <w:rsid w:val="005B45DF"/>
    <w:rsid w:val="005B762E"/>
    <w:rsid w:val="005C1A42"/>
    <w:rsid w:val="005C5842"/>
    <w:rsid w:val="005C75D3"/>
    <w:rsid w:val="005D0D37"/>
    <w:rsid w:val="005D1091"/>
    <w:rsid w:val="005D1D4F"/>
    <w:rsid w:val="005D34AD"/>
    <w:rsid w:val="005D7D6C"/>
    <w:rsid w:val="005E0653"/>
    <w:rsid w:val="005E2AE3"/>
    <w:rsid w:val="005E4447"/>
    <w:rsid w:val="005E5B40"/>
    <w:rsid w:val="005E70B2"/>
    <w:rsid w:val="005F26F0"/>
    <w:rsid w:val="005F2FFC"/>
    <w:rsid w:val="005F5545"/>
    <w:rsid w:val="005F55AC"/>
    <w:rsid w:val="005F67BD"/>
    <w:rsid w:val="005F6E8D"/>
    <w:rsid w:val="00600C4F"/>
    <w:rsid w:val="00601942"/>
    <w:rsid w:val="00601AC7"/>
    <w:rsid w:val="00602412"/>
    <w:rsid w:val="00603EE1"/>
    <w:rsid w:val="006041D4"/>
    <w:rsid w:val="00604DB9"/>
    <w:rsid w:val="00606443"/>
    <w:rsid w:val="006068CD"/>
    <w:rsid w:val="006105BB"/>
    <w:rsid w:val="00612586"/>
    <w:rsid w:val="00614129"/>
    <w:rsid w:val="00615279"/>
    <w:rsid w:val="00616D7E"/>
    <w:rsid w:val="00617777"/>
    <w:rsid w:val="00617BDC"/>
    <w:rsid w:val="00623715"/>
    <w:rsid w:val="00623815"/>
    <w:rsid w:val="006250E5"/>
    <w:rsid w:val="00625A1E"/>
    <w:rsid w:val="00625BD3"/>
    <w:rsid w:val="006264F8"/>
    <w:rsid w:val="0063186E"/>
    <w:rsid w:val="00633FAB"/>
    <w:rsid w:val="00634890"/>
    <w:rsid w:val="0063509A"/>
    <w:rsid w:val="0063515F"/>
    <w:rsid w:val="006355E4"/>
    <w:rsid w:val="00635F51"/>
    <w:rsid w:val="00640858"/>
    <w:rsid w:val="00640BB9"/>
    <w:rsid w:val="00641015"/>
    <w:rsid w:val="0064292C"/>
    <w:rsid w:val="00642B92"/>
    <w:rsid w:val="0064458E"/>
    <w:rsid w:val="006457AC"/>
    <w:rsid w:val="00651088"/>
    <w:rsid w:val="006512CB"/>
    <w:rsid w:val="006519E1"/>
    <w:rsid w:val="006520F9"/>
    <w:rsid w:val="006554BD"/>
    <w:rsid w:val="00657CBD"/>
    <w:rsid w:val="00657E00"/>
    <w:rsid w:val="00660D49"/>
    <w:rsid w:val="006620D0"/>
    <w:rsid w:val="00663127"/>
    <w:rsid w:val="0066358E"/>
    <w:rsid w:val="0066371A"/>
    <w:rsid w:val="00664C58"/>
    <w:rsid w:val="0066523D"/>
    <w:rsid w:val="0066624D"/>
    <w:rsid w:val="00666E17"/>
    <w:rsid w:val="00667380"/>
    <w:rsid w:val="00667910"/>
    <w:rsid w:val="00670B57"/>
    <w:rsid w:val="00670CE7"/>
    <w:rsid w:val="006719A1"/>
    <w:rsid w:val="00672859"/>
    <w:rsid w:val="006732C5"/>
    <w:rsid w:val="006732D4"/>
    <w:rsid w:val="00673468"/>
    <w:rsid w:val="00673BB9"/>
    <w:rsid w:val="00673FC9"/>
    <w:rsid w:val="006755CE"/>
    <w:rsid w:val="006809CD"/>
    <w:rsid w:val="00681967"/>
    <w:rsid w:val="00681B99"/>
    <w:rsid w:val="00682471"/>
    <w:rsid w:val="00682A30"/>
    <w:rsid w:val="00683810"/>
    <w:rsid w:val="006A08E4"/>
    <w:rsid w:val="006A1297"/>
    <w:rsid w:val="006A42E2"/>
    <w:rsid w:val="006A4D3C"/>
    <w:rsid w:val="006A590C"/>
    <w:rsid w:val="006A5C56"/>
    <w:rsid w:val="006A6507"/>
    <w:rsid w:val="006B1211"/>
    <w:rsid w:val="006B3475"/>
    <w:rsid w:val="006B437D"/>
    <w:rsid w:val="006B7660"/>
    <w:rsid w:val="006C0D4C"/>
    <w:rsid w:val="006C19D3"/>
    <w:rsid w:val="006C3D7F"/>
    <w:rsid w:val="006C4254"/>
    <w:rsid w:val="006C42B9"/>
    <w:rsid w:val="006C5487"/>
    <w:rsid w:val="006C5AE8"/>
    <w:rsid w:val="006C7C11"/>
    <w:rsid w:val="006D3626"/>
    <w:rsid w:val="006D4149"/>
    <w:rsid w:val="006D42C7"/>
    <w:rsid w:val="006D6DB7"/>
    <w:rsid w:val="006E030D"/>
    <w:rsid w:val="006E04C1"/>
    <w:rsid w:val="006E05BE"/>
    <w:rsid w:val="006E0DB4"/>
    <w:rsid w:val="006E2708"/>
    <w:rsid w:val="006E2D11"/>
    <w:rsid w:val="006E3629"/>
    <w:rsid w:val="006E5EF1"/>
    <w:rsid w:val="006E64E1"/>
    <w:rsid w:val="006E7F29"/>
    <w:rsid w:val="006F00F4"/>
    <w:rsid w:val="006F1884"/>
    <w:rsid w:val="00702985"/>
    <w:rsid w:val="00703276"/>
    <w:rsid w:val="00703581"/>
    <w:rsid w:val="00704278"/>
    <w:rsid w:val="00706D8E"/>
    <w:rsid w:val="00707CC4"/>
    <w:rsid w:val="00710513"/>
    <w:rsid w:val="007114A2"/>
    <w:rsid w:val="0071253B"/>
    <w:rsid w:val="0071276A"/>
    <w:rsid w:val="00713F98"/>
    <w:rsid w:val="007169A6"/>
    <w:rsid w:val="00716A35"/>
    <w:rsid w:val="007202BD"/>
    <w:rsid w:val="00722180"/>
    <w:rsid w:val="00723D17"/>
    <w:rsid w:val="00724AC1"/>
    <w:rsid w:val="00731275"/>
    <w:rsid w:val="007314AA"/>
    <w:rsid w:val="00732A97"/>
    <w:rsid w:val="00736A91"/>
    <w:rsid w:val="00736D76"/>
    <w:rsid w:val="00737351"/>
    <w:rsid w:val="00737550"/>
    <w:rsid w:val="00740025"/>
    <w:rsid w:val="00740310"/>
    <w:rsid w:val="00742232"/>
    <w:rsid w:val="00742499"/>
    <w:rsid w:val="00742BF3"/>
    <w:rsid w:val="00745A1A"/>
    <w:rsid w:val="007463C7"/>
    <w:rsid w:val="0075007D"/>
    <w:rsid w:val="00750157"/>
    <w:rsid w:val="0075346A"/>
    <w:rsid w:val="00753A36"/>
    <w:rsid w:val="00753FD1"/>
    <w:rsid w:val="00754B02"/>
    <w:rsid w:val="00755BA5"/>
    <w:rsid w:val="00756A2A"/>
    <w:rsid w:val="00756D8B"/>
    <w:rsid w:val="00757FA9"/>
    <w:rsid w:val="00760D8F"/>
    <w:rsid w:val="007615BF"/>
    <w:rsid w:val="0076362E"/>
    <w:rsid w:val="007655CB"/>
    <w:rsid w:val="007667D8"/>
    <w:rsid w:val="007705C4"/>
    <w:rsid w:val="00771028"/>
    <w:rsid w:val="00772405"/>
    <w:rsid w:val="007739BA"/>
    <w:rsid w:val="00774619"/>
    <w:rsid w:val="00775F97"/>
    <w:rsid w:val="007761A3"/>
    <w:rsid w:val="00776E27"/>
    <w:rsid w:val="00777982"/>
    <w:rsid w:val="00777BBF"/>
    <w:rsid w:val="0078095A"/>
    <w:rsid w:val="0078119E"/>
    <w:rsid w:val="00781671"/>
    <w:rsid w:val="007835D7"/>
    <w:rsid w:val="00785423"/>
    <w:rsid w:val="007870E6"/>
    <w:rsid w:val="007918DA"/>
    <w:rsid w:val="00791995"/>
    <w:rsid w:val="00794220"/>
    <w:rsid w:val="007957A5"/>
    <w:rsid w:val="007965C1"/>
    <w:rsid w:val="007966AB"/>
    <w:rsid w:val="0079780F"/>
    <w:rsid w:val="00797F50"/>
    <w:rsid w:val="007A02E9"/>
    <w:rsid w:val="007A08B3"/>
    <w:rsid w:val="007A0F62"/>
    <w:rsid w:val="007A1495"/>
    <w:rsid w:val="007A1A5D"/>
    <w:rsid w:val="007A2B4C"/>
    <w:rsid w:val="007A3328"/>
    <w:rsid w:val="007A38D9"/>
    <w:rsid w:val="007A614C"/>
    <w:rsid w:val="007B2901"/>
    <w:rsid w:val="007B32D3"/>
    <w:rsid w:val="007B4028"/>
    <w:rsid w:val="007B64F5"/>
    <w:rsid w:val="007B6DEB"/>
    <w:rsid w:val="007B7685"/>
    <w:rsid w:val="007B7F38"/>
    <w:rsid w:val="007C0372"/>
    <w:rsid w:val="007C182C"/>
    <w:rsid w:val="007C2612"/>
    <w:rsid w:val="007C2E66"/>
    <w:rsid w:val="007C3325"/>
    <w:rsid w:val="007C499A"/>
    <w:rsid w:val="007C651E"/>
    <w:rsid w:val="007D4C81"/>
    <w:rsid w:val="007E2483"/>
    <w:rsid w:val="007E2D05"/>
    <w:rsid w:val="007E30E5"/>
    <w:rsid w:val="007E3234"/>
    <w:rsid w:val="007E3E73"/>
    <w:rsid w:val="007E56C6"/>
    <w:rsid w:val="007E635F"/>
    <w:rsid w:val="007F039F"/>
    <w:rsid w:val="007F06A5"/>
    <w:rsid w:val="007F129A"/>
    <w:rsid w:val="007F2022"/>
    <w:rsid w:val="007F5BFB"/>
    <w:rsid w:val="007F5D3E"/>
    <w:rsid w:val="007F61B7"/>
    <w:rsid w:val="007F76F8"/>
    <w:rsid w:val="00801504"/>
    <w:rsid w:val="00801957"/>
    <w:rsid w:val="008025A7"/>
    <w:rsid w:val="00802941"/>
    <w:rsid w:val="0080481D"/>
    <w:rsid w:val="00804A95"/>
    <w:rsid w:val="00805FD7"/>
    <w:rsid w:val="00806A31"/>
    <w:rsid w:val="00806BFB"/>
    <w:rsid w:val="008107E8"/>
    <w:rsid w:val="00812B24"/>
    <w:rsid w:val="008146C9"/>
    <w:rsid w:val="0081520B"/>
    <w:rsid w:val="00816887"/>
    <w:rsid w:val="00816C24"/>
    <w:rsid w:val="00817D96"/>
    <w:rsid w:val="0082029A"/>
    <w:rsid w:val="00820C8D"/>
    <w:rsid w:val="0082387F"/>
    <w:rsid w:val="00823A7F"/>
    <w:rsid w:val="00826EA7"/>
    <w:rsid w:val="00827483"/>
    <w:rsid w:val="008279DB"/>
    <w:rsid w:val="00827C49"/>
    <w:rsid w:val="00831AE1"/>
    <w:rsid w:val="008326E5"/>
    <w:rsid w:val="00832A7F"/>
    <w:rsid w:val="0083409B"/>
    <w:rsid w:val="00836CA1"/>
    <w:rsid w:val="0084026D"/>
    <w:rsid w:val="00842BE4"/>
    <w:rsid w:val="00844ECC"/>
    <w:rsid w:val="00845332"/>
    <w:rsid w:val="00846E91"/>
    <w:rsid w:val="00847F40"/>
    <w:rsid w:val="00850033"/>
    <w:rsid w:val="008500D3"/>
    <w:rsid w:val="008502E0"/>
    <w:rsid w:val="00851B98"/>
    <w:rsid w:val="0085203D"/>
    <w:rsid w:val="008524A6"/>
    <w:rsid w:val="00855562"/>
    <w:rsid w:val="00856490"/>
    <w:rsid w:val="00856BB6"/>
    <w:rsid w:val="00856DD2"/>
    <w:rsid w:val="00860B7B"/>
    <w:rsid w:val="00866EC3"/>
    <w:rsid w:val="00870C65"/>
    <w:rsid w:val="00871755"/>
    <w:rsid w:val="0087426B"/>
    <w:rsid w:val="00874C61"/>
    <w:rsid w:val="008750B4"/>
    <w:rsid w:val="008764D1"/>
    <w:rsid w:val="0088196E"/>
    <w:rsid w:val="00883086"/>
    <w:rsid w:val="008841B8"/>
    <w:rsid w:val="008841E3"/>
    <w:rsid w:val="00886EEE"/>
    <w:rsid w:val="00890E68"/>
    <w:rsid w:val="00892C65"/>
    <w:rsid w:val="008950C0"/>
    <w:rsid w:val="00896CC8"/>
    <w:rsid w:val="008A1DBE"/>
    <w:rsid w:val="008A2574"/>
    <w:rsid w:val="008A2BEC"/>
    <w:rsid w:val="008A3A67"/>
    <w:rsid w:val="008A48F5"/>
    <w:rsid w:val="008A5676"/>
    <w:rsid w:val="008A63A7"/>
    <w:rsid w:val="008A694C"/>
    <w:rsid w:val="008A69DC"/>
    <w:rsid w:val="008B13DB"/>
    <w:rsid w:val="008B171B"/>
    <w:rsid w:val="008B5BDD"/>
    <w:rsid w:val="008B6FBF"/>
    <w:rsid w:val="008B7540"/>
    <w:rsid w:val="008C0166"/>
    <w:rsid w:val="008C099F"/>
    <w:rsid w:val="008C0A65"/>
    <w:rsid w:val="008C1B29"/>
    <w:rsid w:val="008C5622"/>
    <w:rsid w:val="008C63A5"/>
    <w:rsid w:val="008C7995"/>
    <w:rsid w:val="008D22CE"/>
    <w:rsid w:val="008D7645"/>
    <w:rsid w:val="008E1148"/>
    <w:rsid w:val="008E1A0C"/>
    <w:rsid w:val="008E2684"/>
    <w:rsid w:val="008E2B7E"/>
    <w:rsid w:val="008E5D3D"/>
    <w:rsid w:val="008E7F75"/>
    <w:rsid w:val="008F0759"/>
    <w:rsid w:val="008F1E7A"/>
    <w:rsid w:val="008F2D08"/>
    <w:rsid w:val="008F372B"/>
    <w:rsid w:val="008F40C2"/>
    <w:rsid w:val="008F47B2"/>
    <w:rsid w:val="008F6094"/>
    <w:rsid w:val="008F6BC8"/>
    <w:rsid w:val="00900265"/>
    <w:rsid w:val="00900322"/>
    <w:rsid w:val="00901227"/>
    <w:rsid w:val="00901345"/>
    <w:rsid w:val="00902613"/>
    <w:rsid w:val="00904BF7"/>
    <w:rsid w:val="00905CA6"/>
    <w:rsid w:val="0090652C"/>
    <w:rsid w:val="009103B7"/>
    <w:rsid w:val="00912D77"/>
    <w:rsid w:val="00913449"/>
    <w:rsid w:val="00915443"/>
    <w:rsid w:val="009155EE"/>
    <w:rsid w:val="009160EA"/>
    <w:rsid w:val="00917A95"/>
    <w:rsid w:val="00922549"/>
    <w:rsid w:val="00923425"/>
    <w:rsid w:val="0092700B"/>
    <w:rsid w:val="0093123E"/>
    <w:rsid w:val="00936C91"/>
    <w:rsid w:val="0094215E"/>
    <w:rsid w:val="00942CF7"/>
    <w:rsid w:val="009440A4"/>
    <w:rsid w:val="00952914"/>
    <w:rsid w:val="009538BF"/>
    <w:rsid w:val="00955095"/>
    <w:rsid w:val="00956500"/>
    <w:rsid w:val="00956FB9"/>
    <w:rsid w:val="009610A5"/>
    <w:rsid w:val="009625B9"/>
    <w:rsid w:val="00962F40"/>
    <w:rsid w:val="00966AC7"/>
    <w:rsid w:val="00971F39"/>
    <w:rsid w:val="009725D1"/>
    <w:rsid w:val="00972863"/>
    <w:rsid w:val="009734AE"/>
    <w:rsid w:val="00973785"/>
    <w:rsid w:val="0097428E"/>
    <w:rsid w:val="00980310"/>
    <w:rsid w:val="00982940"/>
    <w:rsid w:val="00982C6C"/>
    <w:rsid w:val="009844B4"/>
    <w:rsid w:val="009845B2"/>
    <w:rsid w:val="009846A6"/>
    <w:rsid w:val="00984D3F"/>
    <w:rsid w:val="009855E4"/>
    <w:rsid w:val="00986467"/>
    <w:rsid w:val="00987250"/>
    <w:rsid w:val="00987F81"/>
    <w:rsid w:val="00990FF9"/>
    <w:rsid w:val="00991657"/>
    <w:rsid w:val="009928AF"/>
    <w:rsid w:val="00993A8D"/>
    <w:rsid w:val="00994ABE"/>
    <w:rsid w:val="0099544C"/>
    <w:rsid w:val="00995F59"/>
    <w:rsid w:val="00997E48"/>
    <w:rsid w:val="009A3254"/>
    <w:rsid w:val="009A5D33"/>
    <w:rsid w:val="009A5F88"/>
    <w:rsid w:val="009A7B55"/>
    <w:rsid w:val="009B0C40"/>
    <w:rsid w:val="009B18D4"/>
    <w:rsid w:val="009B1F07"/>
    <w:rsid w:val="009B3CA2"/>
    <w:rsid w:val="009B4ECD"/>
    <w:rsid w:val="009C300E"/>
    <w:rsid w:val="009C3364"/>
    <w:rsid w:val="009C3791"/>
    <w:rsid w:val="009C3822"/>
    <w:rsid w:val="009C40B3"/>
    <w:rsid w:val="009C541D"/>
    <w:rsid w:val="009C5BC9"/>
    <w:rsid w:val="009C5E0D"/>
    <w:rsid w:val="009C6248"/>
    <w:rsid w:val="009C6C94"/>
    <w:rsid w:val="009C7496"/>
    <w:rsid w:val="009C76B9"/>
    <w:rsid w:val="009D044C"/>
    <w:rsid w:val="009D07D8"/>
    <w:rsid w:val="009D1464"/>
    <w:rsid w:val="009D18C1"/>
    <w:rsid w:val="009D1A66"/>
    <w:rsid w:val="009D2E51"/>
    <w:rsid w:val="009D3D12"/>
    <w:rsid w:val="009D5BB5"/>
    <w:rsid w:val="009D65E8"/>
    <w:rsid w:val="009D7450"/>
    <w:rsid w:val="009D7D63"/>
    <w:rsid w:val="009E0600"/>
    <w:rsid w:val="009E0864"/>
    <w:rsid w:val="009E23B0"/>
    <w:rsid w:val="009E3178"/>
    <w:rsid w:val="009E327E"/>
    <w:rsid w:val="009E6AC3"/>
    <w:rsid w:val="009E743D"/>
    <w:rsid w:val="009E7AA2"/>
    <w:rsid w:val="009E7D1F"/>
    <w:rsid w:val="009E7DAF"/>
    <w:rsid w:val="009F04A8"/>
    <w:rsid w:val="009F1702"/>
    <w:rsid w:val="009F19FF"/>
    <w:rsid w:val="009F216C"/>
    <w:rsid w:val="009F21A1"/>
    <w:rsid w:val="009F326C"/>
    <w:rsid w:val="009F3BE9"/>
    <w:rsid w:val="009F4627"/>
    <w:rsid w:val="009F6520"/>
    <w:rsid w:val="009F6BCA"/>
    <w:rsid w:val="009F6EA4"/>
    <w:rsid w:val="00A04B7C"/>
    <w:rsid w:val="00A060A1"/>
    <w:rsid w:val="00A07398"/>
    <w:rsid w:val="00A13385"/>
    <w:rsid w:val="00A14D6A"/>
    <w:rsid w:val="00A174DC"/>
    <w:rsid w:val="00A20039"/>
    <w:rsid w:val="00A20255"/>
    <w:rsid w:val="00A224C1"/>
    <w:rsid w:val="00A22CFC"/>
    <w:rsid w:val="00A22DCE"/>
    <w:rsid w:val="00A24DBD"/>
    <w:rsid w:val="00A2556D"/>
    <w:rsid w:val="00A26683"/>
    <w:rsid w:val="00A26F6E"/>
    <w:rsid w:val="00A324CD"/>
    <w:rsid w:val="00A33E8F"/>
    <w:rsid w:val="00A37C6F"/>
    <w:rsid w:val="00A37F91"/>
    <w:rsid w:val="00A42B5E"/>
    <w:rsid w:val="00A43787"/>
    <w:rsid w:val="00A438BD"/>
    <w:rsid w:val="00A44529"/>
    <w:rsid w:val="00A44CB5"/>
    <w:rsid w:val="00A45D85"/>
    <w:rsid w:val="00A4681D"/>
    <w:rsid w:val="00A52779"/>
    <w:rsid w:val="00A53040"/>
    <w:rsid w:val="00A532FB"/>
    <w:rsid w:val="00A544F6"/>
    <w:rsid w:val="00A55910"/>
    <w:rsid w:val="00A55B76"/>
    <w:rsid w:val="00A577A8"/>
    <w:rsid w:val="00A5796E"/>
    <w:rsid w:val="00A61F35"/>
    <w:rsid w:val="00A62548"/>
    <w:rsid w:val="00A63FDB"/>
    <w:rsid w:val="00A65698"/>
    <w:rsid w:val="00A665B9"/>
    <w:rsid w:val="00A67132"/>
    <w:rsid w:val="00A72816"/>
    <w:rsid w:val="00A7355B"/>
    <w:rsid w:val="00A737E2"/>
    <w:rsid w:val="00A73910"/>
    <w:rsid w:val="00A8178D"/>
    <w:rsid w:val="00A83297"/>
    <w:rsid w:val="00A856BA"/>
    <w:rsid w:val="00A908D3"/>
    <w:rsid w:val="00A93008"/>
    <w:rsid w:val="00A9384C"/>
    <w:rsid w:val="00A958E3"/>
    <w:rsid w:val="00A95C04"/>
    <w:rsid w:val="00A95CDC"/>
    <w:rsid w:val="00A95D10"/>
    <w:rsid w:val="00A97205"/>
    <w:rsid w:val="00AA2716"/>
    <w:rsid w:val="00AA2F74"/>
    <w:rsid w:val="00AA2F8F"/>
    <w:rsid w:val="00AA46C8"/>
    <w:rsid w:val="00AA56A6"/>
    <w:rsid w:val="00AA73E6"/>
    <w:rsid w:val="00AB123D"/>
    <w:rsid w:val="00AB2797"/>
    <w:rsid w:val="00AB3784"/>
    <w:rsid w:val="00AB3CEC"/>
    <w:rsid w:val="00AB5B00"/>
    <w:rsid w:val="00AB5D60"/>
    <w:rsid w:val="00AB691F"/>
    <w:rsid w:val="00AC14F1"/>
    <w:rsid w:val="00AC20F1"/>
    <w:rsid w:val="00AC558A"/>
    <w:rsid w:val="00AC5E00"/>
    <w:rsid w:val="00AC7D9B"/>
    <w:rsid w:val="00AC7E68"/>
    <w:rsid w:val="00AD0EFC"/>
    <w:rsid w:val="00AD2E88"/>
    <w:rsid w:val="00AD7266"/>
    <w:rsid w:val="00AD7881"/>
    <w:rsid w:val="00AD7FCE"/>
    <w:rsid w:val="00AE069A"/>
    <w:rsid w:val="00AE1444"/>
    <w:rsid w:val="00AE1A2E"/>
    <w:rsid w:val="00AE3A3E"/>
    <w:rsid w:val="00AE603F"/>
    <w:rsid w:val="00AE68A4"/>
    <w:rsid w:val="00AE6A1F"/>
    <w:rsid w:val="00AF058E"/>
    <w:rsid w:val="00AF3FFF"/>
    <w:rsid w:val="00AF43F5"/>
    <w:rsid w:val="00AF6639"/>
    <w:rsid w:val="00AF7278"/>
    <w:rsid w:val="00B00E1E"/>
    <w:rsid w:val="00B00E26"/>
    <w:rsid w:val="00B01320"/>
    <w:rsid w:val="00B01BFB"/>
    <w:rsid w:val="00B01CA2"/>
    <w:rsid w:val="00B02A94"/>
    <w:rsid w:val="00B0486C"/>
    <w:rsid w:val="00B04898"/>
    <w:rsid w:val="00B058CE"/>
    <w:rsid w:val="00B05B54"/>
    <w:rsid w:val="00B05E8B"/>
    <w:rsid w:val="00B06B2D"/>
    <w:rsid w:val="00B0740F"/>
    <w:rsid w:val="00B07FAF"/>
    <w:rsid w:val="00B11F6F"/>
    <w:rsid w:val="00B13C09"/>
    <w:rsid w:val="00B14387"/>
    <w:rsid w:val="00B17EEC"/>
    <w:rsid w:val="00B20494"/>
    <w:rsid w:val="00B209CA"/>
    <w:rsid w:val="00B21974"/>
    <w:rsid w:val="00B22C54"/>
    <w:rsid w:val="00B27CB0"/>
    <w:rsid w:val="00B3125F"/>
    <w:rsid w:val="00B31588"/>
    <w:rsid w:val="00B31D3A"/>
    <w:rsid w:val="00B324C1"/>
    <w:rsid w:val="00B3312B"/>
    <w:rsid w:val="00B33D9A"/>
    <w:rsid w:val="00B344C3"/>
    <w:rsid w:val="00B34C07"/>
    <w:rsid w:val="00B34D2B"/>
    <w:rsid w:val="00B35E27"/>
    <w:rsid w:val="00B42F93"/>
    <w:rsid w:val="00B47EEE"/>
    <w:rsid w:val="00B51928"/>
    <w:rsid w:val="00B53D3C"/>
    <w:rsid w:val="00B54B97"/>
    <w:rsid w:val="00B5581D"/>
    <w:rsid w:val="00B55980"/>
    <w:rsid w:val="00B569FE"/>
    <w:rsid w:val="00B56B21"/>
    <w:rsid w:val="00B57EDE"/>
    <w:rsid w:val="00B62D63"/>
    <w:rsid w:val="00B62E17"/>
    <w:rsid w:val="00B63B89"/>
    <w:rsid w:val="00B646A5"/>
    <w:rsid w:val="00B657F8"/>
    <w:rsid w:val="00B658C9"/>
    <w:rsid w:val="00B66377"/>
    <w:rsid w:val="00B73045"/>
    <w:rsid w:val="00B735D2"/>
    <w:rsid w:val="00B74F2B"/>
    <w:rsid w:val="00B75085"/>
    <w:rsid w:val="00B7569C"/>
    <w:rsid w:val="00B76713"/>
    <w:rsid w:val="00B77283"/>
    <w:rsid w:val="00B77A54"/>
    <w:rsid w:val="00B77DEA"/>
    <w:rsid w:val="00B803DC"/>
    <w:rsid w:val="00B8051B"/>
    <w:rsid w:val="00B8082E"/>
    <w:rsid w:val="00B81C62"/>
    <w:rsid w:val="00B83FD2"/>
    <w:rsid w:val="00B847E4"/>
    <w:rsid w:val="00B86163"/>
    <w:rsid w:val="00B86D53"/>
    <w:rsid w:val="00B8793C"/>
    <w:rsid w:val="00B92889"/>
    <w:rsid w:val="00B94C1C"/>
    <w:rsid w:val="00B95AAE"/>
    <w:rsid w:val="00B9629F"/>
    <w:rsid w:val="00B97D9B"/>
    <w:rsid w:val="00BA1BB4"/>
    <w:rsid w:val="00BA3E30"/>
    <w:rsid w:val="00BA6534"/>
    <w:rsid w:val="00BA7BBC"/>
    <w:rsid w:val="00BB0873"/>
    <w:rsid w:val="00BB1654"/>
    <w:rsid w:val="00BB197B"/>
    <w:rsid w:val="00BB3748"/>
    <w:rsid w:val="00BB5D3A"/>
    <w:rsid w:val="00BB6760"/>
    <w:rsid w:val="00BC4CA8"/>
    <w:rsid w:val="00BC6D4A"/>
    <w:rsid w:val="00BC7669"/>
    <w:rsid w:val="00BD2A16"/>
    <w:rsid w:val="00BD671F"/>
    <w:rsid w:val="00BD6987"/>
    <w:rsid w:val="00BD69E2"/>
    <w:rsid w:val="00BD7A43"/>
    <w:rsid w:val="00BE0646"/>
    <w:rsid w:val="00BE352D"/>
    <w:rsid w:val="00BE6368"/>
    <w:rsid w:val="00BE7AC7"/>
    <w:rsid w:val="00BF32B8"/>
    <w:rsid w:val="00BF36AE"/>
    <w:rsid w:val="00BF4136"/>
    <w:rsid w:val="00BF42D2"/>
    <w:rsid w:val="00BF4764"/>
    <w:rsid w:val="00BF4D5F"/>
    <w:rsid w:val="00BF501E"/>
    <w:rsid w:val="00BF71C1"/>
    <w:rsid w:val="00BF743B"/>
    <w:rsid w:val="00BF76F2"/>
    <w:rsid w:val="00C0030F"/>
    <w:rsid w:val="00C02BDD"/>
    <w:rsid w:val="00C04C9C"/>
    <w:rsid w:val="00C0554F"/>
    <w:rsid w:val="00C0632A"/>
    <w:rsid w:val="00C06371"/>
    <w:rsid w:val="00C0644C"/>
    <w:rsid w:val="00C10793"/>
    <w:rsid w:val="00C10E05"/>
    <w:rsid w:val="00C12882"/>
    <w:rsid w:val="00C1339F"/>
    <w:rsid w:val="00C1364C"/>
    <w:rsid w:val="00C138AF"/>
    <w:rsid w:val="00C1410F"/>
    <w:rsid w:val="00C15A1C"/>
    <w:rsid w:val="00C17C18"/>
    <w:rsid w:val="00C17DFF"/>
    <w:rsid w:val="00C2002D"/>
    <w:rsid w:val="00C20E28"/>
    <w:rsid w:val="00C20FC4"/>
    <w:rsid w:val="00C235BD"/>
    <w:rsid w:val="00C24E7A"/>
    <w:rsid w:val="00C256F4"/>
    <w:rsid w:val="00C26642"/>
    <w:rsid w:val="00C304E7"/>
    <w:rsid w:val="00C32C49"/>
    <w:rsid w:val="00C34051"/>
    <w:rsid w:val="00C34C96"/>
    <w:rsid w:val="00C3588C"/>
    <w:rsid w:val="00C36334"/>
    <w:rsid w:val="00C37A47"/>
    <w:rsid w:val="00C40438"/>
    <w:rsid w:val="00C40AB6"/>
    <w:rsid w:val="00C40E63"/>
    <w:rsid w:val="00C42CA7"/>
    <w:rsid w:val="00C435A7"/>
    <w:rsid w:val="00C44C93"/>
    <w:rsid w:val="00C50ABC"/>
    <w:rsid w:val="00C533CC"/>
    <w:rsid w:val="00C53774"/>
    <w:rsid w:val="00C546A7"/>
    <w:rsid w:val="00C568FE"/>
    <w:rsid w:val="00C578AC"/>
    <w:rsid w:val="00C610C1"/>
    <w:rsid w:val="00C61AD1"/>
    <w:rsid w:val="00C63442"/>
    <w:rsid w:val="00C674C6"/>
    <w:rsid w:val="00C704AC"/>
    <w:rsid w:val="00C70DC6"/>
    <w:rsid w:val="00C710C7"/>
    <w:rsid w:val="00C71350"/>
    <w:rsid w:val="00C7141D"/>
    <w:rsid w:val="00C71EA1"/>
    <w:rsid w:val="00C71EB9"/>
    <w:rsid w:val="00C72194"/>
    <w:rsid w:val="00C740CC"/>
    <w:rsid w:val="00C75290"/>
    <w:rsid w:val="00C757E9"/>
    <w:rsid w:val="00C75858"/>
    <w:rsid w:val="00C75D48"/>
    <w:rsid w:val="00C761E6"/>
    <w:rsid w:val="00C80F13"/>
    <w:rsid w:val="00C81A47"/>
    <w:rsid w:val="00C82282"/>
    <w:rsid w:val="00C8289D"/>
    <w:rsid w:val="00C82969"/>
    <w:rsid w:val="00C833F9"/>
    <w:rsid w:val="00C84AAE"/>
    <w:rsid w:val="00C85B66"/>
    <w:rsid w:val="00C86113"/>
    <w:rsid w:val="00C87E6F"/>
    <w:rsid w:val="00C904EE"/>
    <w:rsid w:val="00C91FC2"/>
    <w:rsid w:val="00C95199"/>
    <w:rsid w:val="00C95BBF"/>
    <w:rsid w:val="00CA0769"/>
    <w:rsid w:val="00CA11FF"/>
    <w:rsid w:val="00CA2762"/>
    <w:rsid w:val="00CA2ECF"/>
    <w:rsid w:val="00CA3B6C"/>
    <w:rsid w:val="00CA5651"/>
    <w:rsid w:val="00CB1228"/>
    <w:rsid w:val="00CB2007"/>
    <w:rsid w:val="00CB2623"/>
    <w:rsid w:val="00CB2EEE"/>
    <w:rsid w:val="00CB353C"/>
    <w:rsid w:val="00CB3BBE"/>
    <w:rsid w:val="00CB43B0"/>
    <w:rsid w:val="00CB5DB4"/>
    <w:rsid w:val="00CC363C"/>
    <w:rsid w:val="00CD0958"/>
    <w:rsid w:val="00CD2117"/>
    <w:rsid w:val="00CD4188"/>
    <w:rsid w:val="00CD78B5"/>
    <w:rsid w:val="00CE025A"/>
    <w:rsid w:val="00CE4989"/>
    <w:rsid w:val="00CE7A07"/>
    <w:rsid w:val="00CF19BA"/>
    <w:rsid w:val="00CF413B"/>
    <w:rsid w:val="00CF5DFB"/>
    <w:rsid w:val="00CF6DF3"/>
    <w:rsid w:val="00CF6FC3"/>
    <w:rsid w:val="00D02531"/>
    <w:rsid w:val="00D0379A"/>
    <w:rsid w:val="00D039D0"/>
    <w:rsid w:val="00D07036"/>
    <w:rsid w:val="00D071A3"/>
    <w:rsid w:val="00D07EE0"/>
    <w:rsid w:val="00D1371E"/>
    <w:rsid w:val="00D15275"/>
    <w:rsid w:val="00D153B6"/>
    <w:rsid w:val="00D158DA"/>
    <w:rsid w:val="00D16BAB"/>
    <w:rsid w:val="00D17755"/>
    <w:rsid w:val="00D17C81"/>
    <w:rsid w:val="00D20E7E"/>
    <w:rsid w:val="00D24719"/>
    <w:rsid w:val="00D25585"/>
    <w:rsid w:val="00D265B9"/>
    <w:rsid w:val="00D30A50"/>
    <w:rsid w:val="00D3113C"/>
    <w:rsid w:val="00D3162A"/>
    <w:rsid w:val="00D31F3D"/>
    <w:rsid w:val="00D3472D"/>
    <w:rsid w:val="00D34D9F"/>
    <w:rsid w:val="00D36E5C"/>
    <w:rsid w:val="00D375F2"/>
    <w:rsid w:val="00D4256F"/>
    <w:rsid w:val="00D45676"/>
    <w:rsid w:val="00D47A87"/>
    <w:rsid w:val="00D50570"/>
    <w:rsid w:val="00D51207"/>
    <w:rsid w:val="00D52005"/>
    <w:rsid w:val="00D52CC1"/>
    <w:rsid w:val="00D530E6"/>
    <w:rsid w:val="00D536D8"/>
    <w:rsid w:val="00D53F21"/>
    <w:rsid w:val="00D55208"/>
    <w:rsid w:val="00D61D9D"/>
    <w:rsid w:val="00D623B3"/>
    <w:rsid w:val="00D65576"/>
    <w:rsid w:val="00D66BC4"/>
    <w:rsid w:val="00D67FCE"/>
    <w:rsid w:val="00D7648E"/>
    <w:rsid w:val="00D76DF4"/>
    <w:rsid w:val="00D77974"/>
    <w:rsid w:val="00D77B7B"/>
    <w:rsid w:val="00D8097D"/>
    <w:rsid w:val="00D80B6B"/>
    <w:rsid w:val="00D84772"/>
    <w:rsid w:val="00D92527"/>
    <w:rsid w:val="00D943A2"/>
    <w:rsid w:val="00D95513"/>
    <w:rsid w:val="00D95B70"/>
    <w:rsid w:val="00DA1AF3"/>
    <w:rsid w:val="00DA26DA"/>
    <w:rsid w:val="00DA36D9"/>
    <w:rsid w:val="00DA5746"/>
    <w:rsid w:val="00DA5C4A"/>
    <w:rsid w:val="00DA783A"/>
    <w:rsid w:val="00DA7A82"/>
    <w:rsid w:val="00DA7D51"/>
    <w:rsid w:val="00DB2DF5"/>
    <w:rsid w:val="00DB3320"/>
    <w:rsid w:val="00DB67F0"/>
    <w:rsid w:val="00DB6EE1"/>
    <w:rsid w:val="00DB79EE"/>
    <w:rsid w:val="00DB7A4F"/>
    <w:rsid w:val="00DC3ACF"/>
    <w:rsid w:val="00DC3D27"/>
    <w:rsid w:val="00DC3FA5"/>
    <w:rsid w:val="00DC4863"/>
    <w:rsid w:val="00DC618B"/>
    <w:rsid w:val="00DD0BE1"/>
    <w:rsid w:val="00DD2F33"/>
    <w:rsid w:val="00DD3993"/>
    <w:rsid w:val="00DD61E4"/>
    <w:rsid w:val="00DD7097"/>
    <w:rsid w:val="00DD7BEE"/>
    <w:rsid w:val="00DE3D2E"/>
    <w:rsid w:val="00DE5069"/>
    <w:rsid w:val="00DE70D0"/>
    <w:rsid w:val="00DF1755"/>
    <w:rsid w:val="00DF214F"/>
    <w:rsid w:val="00DF294A"/>
    <w:rsid w:val="00DF2C8E"/>
    <w:rsid w:val="00DF2E1D"/>
    <w:rsid w:val="00DF37F0"/>
    <w:rsid w:val="00DF3836"/>
    <w:rsid w:val="00DF6DA9"/>
    <w:rsid w:val="00DF72DD"/>
    <w:rsid w:val="00E00E6C"/>
    <w:rsid w:val="00E00EED"/>
    <w:rsid w:val="00E00F04"/>
    <w:rsid w:val="00E02EDE"/>
    <w:rsid w:val="00E04724"/>
    <w:rsid w:val="00E04ACC"/>
    <w:rsid w:val="00E04DB7"/>
    <w:rsid w:val="00E055BE"/>
    <w:rsid w:val="00E05FD2"/>
    <w:rsid w:val="00E1384A"/>
    <w:rsid w:val="00E14C49"/>
    <w:rsid w:val="00E15881"/>
    <w:rsid w:val="00E158B5"/>
    <w:rsid w:val="00E20FBB"/>
    <w:rsid w:val="00E22D89"/>
    <w:rsid w:val="00E23813"/>
    <w:rsid w:val="00E24122"/>
    <w:rsid w:val="00E24F59"/>
    <w:rsid w:val="00E25E18"/>
    <w:rsid w:val="00E26F2C"/>
    <w:rsid w:val="00E278E5"/>
    <w:rsid w:val="00E31ADA"/>
    <w:rsid w:val="00E31FEB"/>
    <w:rsid w:val="00E3303A"/>
    <w:rsid w:val="00E35488"/>
    <w:rsid w:val="00E35845"/>
    <w:rsid w:val="00E35BC7"/>
    <w:rsid w:val="00E3645B"/>
    <w:rsid w:val="00E40BBF"/>
    <w:rsid w:val="00E42671"/>
    <w:rsid w:val="00E44952"/>
    <w:rsid w:val="00E46EB8"/>
    <w:rsid w:val="00E5081D"/>
    <w:rsid w:val="00E50F68"/>
    <w:rsid w:val="00E53353"/>
    <w:rsid w:val="00E53ED2"/>
    <w:rsid w:val="00E551BB"/>
    <w:rsid w:val="00E56609"/>
    <w:rsid w:val="00E568FE"/>
    <w:rsid w:val="00E57D47"/>
    <w:rsid w:val="00E64EB7"/>
    <w:rsid w:val="00E65500"/>
    <w:rsid w:val="00E66AD2"/>
    <w:rsid w:val="00E67037"/>
    <w:rsid w:val="00E71660"/>
    <w:rsid w:val="00E71803"/>
    <w:rsid w:val="00E735C6"/>
    <w:rsid w:val="00E73780"/>
    <w:rsid w:val="00E749A3"/>
    <w:rsid w:val="00E75B9F"/>
    <w:rsid w:val="00E76B3D"/>
    <w:rsid w:val="00E775FD"/>
    <w:rsid w:val="00E77CA8"/>
    <w:rsid w:val="00E80738"/>
    <w:rsid w:val="00E814C2"/>
    <w:rsid w:val="00E815CC"/>
    <w:rsid w:val="00E82165"/>
    <w:rsid w:val="00E8301B"/>
    <w:rsid w:val="00E83035"/>
    <w:rsid w:val="00E83927"/>
    <w:rsid w:val="00E83B9B"/>
    <w:rsid w:val="00E8616B"/>
    <w:rsid w:val="00E86D0F"/>
    <w:rsid w:val="00E87519"/>
    <w:rsid w:val="00E91CCB"/>
    <w:rsid w:val="00E92C16"/>
    <w:rsid w:val="00E94357"/>
    <w:rsid w:val="00E956BB"/>
    <w:rsid w:val="00E968FA"/>
    <w:rsid w:val="00E96EA4"/>
    <w:rsid w:val="00EA0945"/>
    <w:rsid w:val="00EA0B9E"/>
    <w:rsid w:val="00EA0F6D"/>
    <w:rsid w:val="00EA3077"/>
    <w:rsid w:val="00EA3470"/>
    <w:rsid w:val="00EA37A2"/>
    <w:rsid w:val="00EA48FB"/>
    <w:rsid w:val="00EB0831"/>
    <w:rsid w:val="00EB2732"/>
    <w:rsid w:val="00EB2EC2"/>
    <w:rsid w:val="00EB415A"/>
    <w:rsid w:val="00EB4583"/>
    <w:rsid w:val="00EB6135"/>
    <w:rsid w:val="00EB613D"/>
    <w:rsid w:val="00EB68CA"/>
    <w:rsid w:val="00EB7329"/>
    <w:rsid w:val="00EC0706"/>
    <w:rsid w:val="00EC1192"/>
    <w:rsid w:val="00EC1262"/>
    <w:rsid w:val="00EC2453"/>
    <w:rsid w:val="00EC3192"/>
    <w:rsid w:val="00EC4ACC"/>
    <w:rsid w:val="00ED084A"/>
    <w:rsid w:val="00ED08BF"/>
    <w:rsid w:val="00ED1306"/>
    <w:rsid w:val="00ED14DE"/>
    <w:rsid w:val="00ED4E8C"/>
    <w:rsid w:val="00ED77B5"/>
    <w:rsid w:val="00ED7C4D"/>
    <w:rsid w:val="00EE0644"/>
    <w:rsid w:val="00EE1289"/>
    <w:rsid w:val="00EE4FCD"/>
    <w:rsid w:val="00EE6E03"/>
    <w:rsid w:val="00EE7CBD"/>
    <w:rsid w:val="00EF070C"/>
    <w:rsid w:val="00EF09CB"/>
    <w:rsid w:val="00EF1909"/>
    <w:rsid w:val="00EF2530"/>
    <w:rsid w:val="00EF28DD"/>
    <w:rsid w:val="00EF2F15"/>
    <w:rsid w:val="00EF3FF1"/>
    <w:rsid w:val="00EF40B0"/>
    <w:rsid w:val="00EF57DD"/>
    <w:rsid w:val="00EF61D9"/>
    <w:rsid w:val="00EF7BB9"/>
    <w:rsid w:val="00F04AC3"/>
    <w:rsid w:val="00F04AF7"/>
    <w:rsid w:val="00F0635B"/>
    <w:rsid w:val="00F07538"/>
    <w:rsid w:val="00F10443"/>
    <w:rsid w:val="00F11EF9"/>
    <w:rsid w:val="00F13251"/>
    <w:rsid w:val="00F15608"/>
    <w:rsid w:val="00F15E2E"/>
    <w:rsid w:val="00F16490"/>
    <w:rsid w:val="00F164A6"/>
    <w:rsid w:val="00F175D6"/>
    <w:rsid w:val="00F17A3A"/>
    <w:rsid w:val="00F17EE4"/>
    <w:rsid w:val="00F21A35"/>
    <w:rsid w:val="00F2210C"/>
    <w:rsid w:val="00F222DD"/>
    <w:rsid w:val="00F25099"/>
    <w:rsid w:val="00F2516E"/>
    <w:rsid w:val="00F258F5"/>
    <w:rsid w:val="00F25A82"/>
    <w:rsid w:val="00F25B47"/>
    <w:rsid w:val="00F275DB"/>
    <w:rsid w:val="00F27A13"/>
    <w:rsid w:val="00F308C6"/>
    <w:rsid w:val="00F30FC2"/>
    <w:rsid w:val="00F31B8B"/>
    <w:rsid w:val="00F3265A"/>
    <w:rsid w:val="00F32F4B"/>
    <w:rsid w:val="00F330DA"/>
    <w:rsid w:val="00F33381"/>
    <w:rsid w:val="00F33583"/>
    <w:rsid w:val="00F35DB8"/>
    <w:rsid w:val="00F36F0C"/>
    <w:rsid w:val="00F371F7"/>
    <w:rsid w:val="00F4073A"/>
    <w:rsid w:val="00F41095"/>
    <w:rsid w:val="00F41378"/>
    <w:rsid w:val="00F42FC3"/>
    <w:rsid w:val="00F4359B"/>
    <w:rsid w:val="00F4362D"/>
    <w:rsid w:val="00F447C3"/>
    <w:rsid w:val="00F44B14"/>
    <w:rsid w:val="00F44F2B"/>
    <w:rsid w:val="00F467A1"/>
    <w:rsid w:val="00F50284"/>
    <w:rsid w:val="00F503C2"/>
    <w:rsid w:val="00F51275"/>
    <w:rsid w:val="00F526FC"/>
    <w:rsid w:val="00F52954"/>
    <w:rsid w:val="00F53359"/>
    <w:rsid w:val="00F537BE"/>
    <w:rsid w:val="00F555C3"/>
    <w:rsid w:val="00F6145A"/>
    <w:rsid w:val="00F61AF8"/>
    <w:rsid w:val="00F62CFA"/>
    <w:rsid w:val="00F6508D"/>
    <w:rsid w:val="00F65F18"/>
    <w:rsid w:val="00F66134"/>
    <w:rsid w:val="00F66B56"/>
    <w:rsid w:val="00F67E6F"/>
    <w:rsid w:val="00F70D8A"/>
    <w:rsid w:val="00F73E0C"/>
    <w:rsid w:val="00F746A0"/>
    <w:rsid w:val="00F74717"/>
    <w:rsid w:val="00F74F86"/>
    <w:rsid w:val="00F76AD5"/>
    <w:rsid w:val="00F77035"/>
    <w:rsid w:val="00F7776D"/>
    <w:rsid w:val="00F80C8F"/>
    <w:rsid w:val="00F81603"/>
    <w:rsid w:val="00F819C9"/>
    <w:rsid w:val="00F81AED"/>
    <w:rsid w:val="00F84E2D"/>
    <w:rsid w:val="00F86666"/>
    <w:rsid w:val="00F86C0D"/>
    <w:rsid w:val="00F909D4"/>
    <w:rsid w:val="00F954AD"/>
    <w:rsid w:val="00FA4857"/>
    <w:rsid w:val="00FA54CF"/>
    <w:rsid w:val="00FA6305"/>
    <w:rsid w:val="00FA6486"/>
    <w:rsid w:val="00FA68DC"/>
    <w:rsid w:val="00FB0902"/>
    <w:rsid w:val="00FB1A5E"/>
    <w:rsid w:val="00FB2042"/>
    <w:rsid w:val="00FB248E"/>
    <w:rsid w:val="00FB3BBC"/>
    <w:rsid w:val="00FB3E4D"/>
    <w:rsid w:val="00FB4581"/>
    <w:rsid w:val="00FB4906"/>
    <w:rsid w:val="00FB560F"/>
    <w:rsid w:val="00FB56E1"/>
    <w:rsid w:val="00FB5FE1"/>
    <w:rsid w:val="00FB610B"/>
    <w:rsid w:val="00FC022C"/>
    <w:rsid w:val="00FC3A3C"/>
    <w:rsid w:val="00FC439D"/>
    <w:rsid w:val="00FC4840"/>
    <w:rsid w:val="00FC5D4D"/>
    <w:rsid w:val="00FC677C"/>
    <w:rsid w:val="00FC7442"/>
    <w:rsid w:val="00FC78B0"/>
    <w:rsid w:val="00FD0DC4"/>
    <w:rsid w:val="00FD287A"/>
    <w:rsid w:val="00FD74A1"/>
    <w:rsid w:val="00FD7873"/>
    <w:rsid w:val="00FE033E"/>
    <w:rsid w:val="00FE110B"/>
    <w:rsid w:val="00FE174B"/>
    <w:rsid w:val="00FE179D"/>
    <w:rsid w:val="00FE3719"/>
    <w:rsid w:val="00FE41C9"/>
    <w:rsid w:val="00FE42C3"/>
    <w:rsid w:val="00FE500B"/>
    <w:rsid w:val="00FE613D"/>
    <w:rsid w:val="00FE6385"/>
    <w:rsid w:val="00FF0719"/>
    <w:rsid w:val="00FF30F8"/>
    <w:rsid w:val="00FF4C2E"/>
    <w:rsid w:val="00FF4FFF"/>
    <w:rsid w:val="00FF6B93"/>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4748</TotalTime>
  <Pages>1</Pages>
  <Words>21540</Words>
  <Characters>122783</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7</cp:revision>
  <cp:lastPrinted>2023-01-18T15:16:00Z</cp:lastPrinted>
  <dcterms:created xsi:type="dcterms:W3CDTF">2023-02-07T03:31:00Z</dcterms:created>
  <dcterms:modified xsi:type="dcterms:W3CDTF">2023-02-14T03:47:00Z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