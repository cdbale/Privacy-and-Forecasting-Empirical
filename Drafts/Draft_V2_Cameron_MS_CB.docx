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FB24" w14:textId="1057B907" w:rsidR="0098537B" w:rsidRDefault="00571358">
      <w:pPr>
        <w:rPr>
          <w:rFonts w:ascii="Cambria" w:hAnsi="Cambria"/>
          <w:b/>
          <w:bCs/>
        </w:rPr>
      </w:pPr>
      <w:r>
        <w:rPr>
          <w:rFonts w:ascii="Cambria" w:hAnsi="Cambria"/>
          <w:b/>
          <w:bCs/>
        </w:rPr>
        <w:t>Preserving Time Series Features for Forecasting with Protected Data</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736CD80" w14:textId="727317E7" w:rsidR="00203EAC" w:rsidRDefault="009928AF">
      <w:pPr>
        <w:rPr>
          <w:ins w:id="0" w:author="Matt Schneider" w:date="2023-01-22T07:18:00Z"/>
          <w:rFonts w:ascii="Cambria" w:hAnsi="Cambria"/>
        </w:rPr>
      </w:pPr>
      <w:r>
        <w:rPr>
          <w:rFonts w:ascii="Cambria" w:hAnsi="Cambria"/>
        </w:rPr>
        <w:t xml:space="preserve">While </w:t>
      </w:r>
      <w:r w:rsidR="001B30ED">
        <w:rPr>
          <w:rFonts w:ascii="Cambria" w:hAnsi="Cambria"/>
        </w:rPr>
        <w:t>data protection</w:t>
      </w:r>
      <w:r>
        <w:rPr>
          <w:rFonts w:ascii="Cambria" w:hAnsi="Cambria"/>
        </w:rPr>
        <w:t xml:space="preserve"> can enable access to otherwise restricted </w:t>
      </w:r>
      <w:r w:rsidR="001F37B8">
        <w:rPr>
          <w:rFonts w:ascii="Cambria" w:hAnsi="Cambria"/>
        </w:rPr>
        <w:t xml:space="preserve">time series </w:t>
      </w:r>
      <w:r>
        <w:rPr>
          <w:rFonts w:ascii="Cambria" w:hAnsi="Cambria"/>
        </w:rPr>
        <w:t>data, privacy methods alter time series</w:t>
      </w:r>
      <w:r w:rsidR="001B30ED">
        <w:rPr>
          <w:rFonts w:ascii="Cambria" w:hAnsi="Cambria"/>
        </w:rPr>
        <w:t xml:space="preserve"> values</w:t>
      </w:r>
      <w:r>
        <w:rPr>
          <w:rFonts w:ascii="Cambria" w:hAnsi="Cambria"/>
        </w:rPr>
        <w:t xml:space="preserve"> and can significantly change forecasts. Existing</w:t>
      </w:r>
      <w:r w:rsidR="001B30ED">
        <w:rPr>
          <w:rFonts w:ascii="Cambria" w:hAnsi="Cambria"/>
        </w:rPr>
        <w:t xml:space="preserve"> decentralized privacy solutions are complex to implement and only enable model parameters or forecasts to be shared with forecasters</w:t>
      </w:r>
      <w:del w:id="1" w:author="Bale,Cameron" w:date="2023-01-23T14:52:00Z">
        <w:r w:rsidR="001B30ED" w:rsidDel="000F68F0">
          <w:rPr>
            <w:rFonts w:ascii="Cambria" w:hAnsi="Cambria"/>
          </w:rPr>
          <w:delText>,</w:delText>
        </w:r>
      </w:del>
      <w:r w:rsidR="001B30ED">
        <w:rPr>
          <w:rFonts w:ascii="Cambria" w:hAnsi="Cambria"/>
        </w:rPr>
        <w:t xml:space="preserve"> while existing centralized privacy methods are poorly suited for preserving forecast accuracy at meaningful levels of privacy.</w:t>
      </w:r>
      <w:r w:rsidR="000F291D">
        <w:rPr>
          <w:rFonts w:ascii="Cambria" w:hAnsi="Cambria"/>
        </w:rPr>
        <w:t xml:space="preserve"> </w:t>
      </w:r>
    </w:p>
    <w:p w14:paraId="2838A91F" w14:textId="77777777" w:rsidR="00203EAC" w:rsidRDefault="00203EAC">
      <w:pPr>
        <w:rPr>
          <w:ins w:id="2" w:author="Matt Schneider" w:date="2023-01-22T07:18:00Z"/>
          <w:rFonts w:ascii="Cambria" w:hAnsi="Cambria"/>
        </w:rPr>
      </w:pPr>
    </w:p>
    <w:p w14:paraId="16819C28" w14:textId="79A4361C" w:rsidR="009928AF" w:rsidRPr="001B30ED" w:rsidRDefault="000F291D">
      <w:pPr>
        <w:rPr>
          <w:rFonts w:ascii="Cambria" w:hAnsi="Cambria"/>
        </w:rPr>
      </w:pPr>
      <w:r>
        <w:rPr>
          <w:rFonts w:ascii="Cambria" w:hAnsi="Cambria"/>
        </w:rPr>
        <w:t xml:space="preserve">We propose a novel matrix-based privacy method called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which </w:t>
      </w:r>
      <w:del w:id="3" w:author="Matt Schneider" w:date="2023-01-22T07:04:00Z">
        <w:r w:rsidDel="008502E0">
          <w:rPr>
            <w:rFonts w:ascii="Cambria" w:hAnsi="Cambria"/>
          </w:rPr>
          <w:delText>preserves the utility of time series for forecasting</w:delText>
        </w:r>
      </w:del>
      <w:ins w:id="4" w:author="Matt Schneider" w:date="2023-01-22T07:22:00Z">
        <w:r w:rsidR="00736A91">
          <w:rPr>
            <w:rFonts w:ascii="Cambria" w:hAnsi="Cambria"/>
          </w:rPr>
          <w:t>maintains</w:t>
        </w:r>
      </w:ins>
      <w:ins w:id="5" w:author="Matt Schneider" w:date="2023-01-22T07:04:00Z">
        <w:r w:rsidR="008502E0">
          <w:rPr>
            <w:rFonts w:ascii="Cambria" w:hAnsi="Cambria"/>
          </w:rPr>
          <w:t xml:space="preserve"> </w:t>
        </w:r>
      </w:ins>
      <w:ins w:id="6" w:author="Matt Schneider" w:date="2023-01-22T07:05:00Z">
        <w:r w:rsidR="008502E0">
          <w:rPr>
            <w:rFonts w:ascii="Cambria" w:hAnsi="Cambria"/>
          </w:rPr>
          <w:t xml:space="preserve">forecast accuracy </w:t>
        </w:r>
      </w:ins>
      <w:ins w:id="7" w:author="Matt Schneider" w:date="2023-01-22T07:12:00Z">
        <w:r w:rsidR="00203EAC">
          <w:rPr>
            <w:rFonts w:ascii="Cambria" w:hAnsi="Cambria"/>
          </w:rPr>
          <w:t xml:space="preserve">by using machine learning techniques </w:t>
        </w:r>
      </w:ins>
      <w:ins w:id="8" w:author="Matt Schneider" w:date="2023-01-22T07:19:00Z">
        <w:r w:rsidR="00203EAC">
          <w:rPr>
            <w:rFonts w:ascii="Cambria" w:hAnsi="Cambria"/>
          </w:rPr>
          <w:t>on</w:t>
        </w:r>
      </w:ins>
      <w:ins w:id="9" w:author="Matt Schneider" w:date="2023-01-22T07:12:00Z">
        <w:r w:rsidR="00203EAC">
          <w:rPr>
            <w:rFonts w:ascii="Cambria" w:hAnsi="Cambria"/>
          </w:rPr>
          <w:t xml:space="preserve"> time series features to </w:t>
        </w:r>
      </w:ins>
      <w:ins w:id="10" w:author="Matt Schneider" w:date="2023-01-22T07:19:00Z">
        <w:r w:rsidR="00203EAC">
          <w:rPr>
            <w:rFonts w:ascii="Cambria" w:hAnsi="Cambria"/>
          </w:rPr>
          <w:t>choose values to swap</w:t>
        </w:r>
      </w:ins>
      <w:ins w:id="11" w:author="Matt Schneider" w:date="2023-01-22T07:18:00Z">
        <w:r w:rsidR="00203EAC">
          <w:rPr>
            <w:rFonts w:ascii="Cambria" w:hAnsi="Cambria"/>
          </w:rPr>
          <w:t xml:space="preserve"> between time series</w:t>
        </w:r>
      </w:ins>
      <w:del w:id="12" w:author="Matt Schneider" w:date="2023-01-22T07:12:00Z">
        <w:r w:rsidDel="00203EAC">
          <w:rPr>
            <w:rFonts w:ascii="Cambria" w:hAnsi="Cambria"/>
          </w:rPr>
          <w:delText xml:space="preserve"> </w:delText>
        </w:r>
      </w:del>
      <w:del w:id="13" w:author="Matt Schneider" w:date="2023-01-22T07:05:00Z">
        <w:r w:rsidDel="008502E0">
          <w:rPr>
            <w:rFonts w:ascii="Cambria" w:hAnsi="Cambria"/>
          </w:rPr>
          <w:delText>through the preservation of important</w:delText>
        </w:r>
      </w:del>
      <w:del w:id="14" w:author="Matt Schneider" w:date="2023-01-22T07:12:00Z">
        <w:r w:rsidDel="00203EAC">
          <w:rPr>
            <w:rFonts w:ascii="Cambria" w:hAnsi="Cambria"/>
          </w:rPr>
          <w:delText xml:space="preserve"> time series features</w:delText>
        </w:r>
      </w:del>
      <w:del w:id="15" w:author="Matt Schneider" w:date="2023-01-22T07:05:00Z">
        <w:r w:rsidDel="008502E0">
          <w:rPr>
            <w:rFonts w:ascii="Cambria" w:hAnsi="Cambria"/>
          </w:rPr>
          <w:delText xml:space="preserve"> such as the mean and strength of trend</w:delText>
        </w:r>
      </w:del>
      <w:r>
        <w:rPr>
          <w:rFonts w:ascii="Cambria" w:hAnsi="Cambria"/>
        </w:rPr>
        <w:t>.</w:t>
      </w:r>
      <w:r w:rsidR="006B437D">
        <w:rPr>
          <w:rFonts w:ascii="Cambria" w:hAnsi="Cambria"/>
        </w:rPr>
        <w:t xml:space="preserve"> </w:t>
      </w:r>
      <w:r>
        <w:rPr>
          <w:rFonts w:ascii="Cambria" w:hAnsi="Cambria"/>
        </w:rPr>
        <w:t>W</w:t>
      </w:r>
      <w:r w:rsidR="001B30ED">
        <w:rPr>
          <w:rFonts w:ascii="Cambria" w:hAnsi="Cambria"/>
        </w:rPr>
        <w:t xml:space="preserve">e </w:t>
      </w:r>
      <w:del w:id="16" w:author="Matt Schneider" w:date="2023-01-22T07:06:00Z">
        <w:r w:rsidDel="00BF76F2">
          <w:rPr>
            <w:rFonts w:ascii="Cambria" w:hAnsi="Cambria"/>
          </w:rPr>
          <w:delText>validate our method</w:delText>
        </w:r>
        <w:r w:rsidR="001B30ED" w:rsidDel="00BF76F2">
          <w:rPr>
            <w:rFonts w:ascii="Cambria" w:hAnsi="Cambria"/>
          </w:rPr>
          <w:delText xml:space="preserve"> </w:delText>
        </w:r>
        <w:r w:rsidDel="00BF76F2">
          <w:rPr>
            <w:rFonts w:ascii="Cambria" w:hAnsi="Cambria"/>
          </w:rPr>
          <w:delText>through the first</w:delText>
        </w:r>
      </w:del>
      <w:ins w:id="17" w:author="Matt Schneider" w:date="2023-01-22T07:06:00Z">
        <w:r w:rsidR="00BF76F2">
          <w:rPr>
            <w:rFonts w:ascii="Cambria" w:hAnsi="Cambria"/>
          </w:rPr>
          <w:t xml:space="preserve">apply our method </w:t>
        </w:r>
      </w:ins>
      <w:del w:id="18" w:author="Matt Schneider" w:date="2023-01-22T07:07:00Z">
        <w:r w:rsidDel="00BF76F2">
          <w:rPr>
            <w:rFonts w:ascii="Cambria" w:hAnsi="Cambria"/>
          </w:rPr>
          <w:delText xml:space="preserve"> </w:delText>
        </w:r>
        <w:r w:rsidR="001B30ED" w:rsidDel="00BF76F2">
          <w:rPr>
            <w:rFonts w:ascii="Cambria" w:hAnsi="Cambria"/>
          </w:rPr>
          <w:delText>empirical analysis of the performance of</w:delText>
        </w:r>
      </w:del>
      <w:ins w:id="19" w:author="Matt Schneider" w:date="2023-01-22T07:07:00Z">
        <w:r w:rsidR="00BF76F2">
          <w:rPr>
            <w:rFonts w:ascii="Cambria" w:hAnsi="Cambria"/>
          </w:rPr>
          <w:t>to</w:t>
        </w:r>
      </w:ins>
      <w:r w:rsidR="001B30ED">
        <w:rPr>
          <w:rFonts w:ascii="Cambria" w:hAnsi="Cambria"/>
        </w:rPr>
        <w:t xml:space="preserve"> multiple forecasting </w:t>
      </w:r>
      <w:ins w:id="20" w:author="Matt Schneider" w:date="2023-01-22T07:11:00Z">
        <w:r w:rsidR="00203EAC">
          <w:rPr>
            <w:rFonts w:ascii="Cambria" w:hAnsi="Cambria"/>
          </w:rPr>
          <w:t xml:space="preserve">models </w:t>
        </w:r>
      </w:ins>
      <w:del w:id="21" w:author="Matt Schneider" w:date="2023-01-22T07:08:00Z">
        <w:r w:rsidR="001B30ED" w:rsidDel="00BF76F2">
          <w:rPr>
            <w:rFonts w:ascii="Cambria" w:hAnsi="Cambria"/>
          </w:rPr>
          <w:delText xml:space="preserve">models </w:delText>
        </w:r>
      </w:del>
      <w:del w:id="22" w:author="Matt Schneider" w:date="2023-01-22T07:07:00Z">
        <w:r w:rsidR="001B30ED" w:rsidDel="00BF76F2">
          <w:rPr>
            <w:rFonts w:ascii="Cambria" w:hAnsi="Cambria"/>
          </w:rPr>
          <w:delText>applied to protected data from various privacy methods</w:delText>
        </w:r>
      </w:del>
      <w:ins w:id="23" w:author="Matt Schneider" w:date="2023-01-22T07:07:00Z">
        <w:r w:rsidR="00BF76F2">
          <w:rPr>
            <w:rFonts w:ascii="Cambria" w:hAnsi="Cambria"/>
          </w:rPr>
          <w:t xml:space="preserve">and find </w:t>
        </w:r>
      </w:ins>
      <w:ins w:id="24" w:author="Matt Schneider" w:date="2023-01-22T07:08:00Z">
        <w:r w:rsidR="00BF76F2">
          <w:rPr>
            <w:rFonts w:ascii="Cambria" w:hAnsi="Cambria"/>
          </w:rPr>
          <w:t xml:space="preserve">that it </w:t>
        </w:r>
      </w:ins>
      <w:ins w:id="25" w:author="Matt Schneider" w:date="2023-01-22T07:12:00Z">
        <w:r w:rsidR="00203EAC">
          <w:rPr>
            <w:rFonts w:ascii="Cambria" w:hAnsi="Cambria"/>
          </w:rPr>
          <w:t>balances the tradeoff between privacy and forecast accuracy well</w:t>
        </w:r>
      </w:ins>
      <w:r w:rsidR="001B30ED">
        <w:rPr>
          <w:rFonts w:ascii="Cambria" w:hAnsi="Cambria"/>
        </w:rPr>
        <w:t xml:space="preserve">. </w:t>
      </w:r>
      <w:del w:id="26" w:author="Matt Schneider" w:date="2023-01-22T07:08:00Z">
        <w:r w:rsidDel="00BF76F2">
          <w:rPr>
            <w:rFonts w:ascii="Cambria" w:hAnsi="Cambria"/>
          </w:rPr>
          <w:delText xml:space="preserve">The results show that our </w:delText>
        </w:r>
      </w:del>
      <w:ins w:id="27" w:author="Matt Schneider" w:date="2023-01-22T07:08:00Z">
        <w:r w:rsidR="00BF76F2">
          <w:rPr>
            <w:rFonts w:ascii="Cambria" w:hAnsi="Cambria"/>
          </w:rPr>
          <w:t xml:space="preserve"> </w:t>
        </w:r>
      </w:ins>
      <w:ins w:id="28" w:author="Matt Schneider" w:date="2023-01-22T07:15:00Z">
        <w:r w:rsidR="00203EAC">
          <w:rPr>
            <w:rFonts w:ascii="Cambria" w:hAnsi="Cambria"/>
          </w:rPr>
          <w:t xml:space="preserve">Compared to </w:t>
        </w:r>
      </w:ins>
      <w:ins w:id="29" w:author="Matt Schneider" w:date="2023-01-22T07:17:00Z">
        <w:del w:id="30" w:author="Bale,Cameron" w:date="2023-01-23T14:53:00Z">
          <w:r w:rsidR="00203EAC" w:rsidDel="000F68F0">
            <w:rPr>
              <w:rFonts w:ascii="Cambria" w:hAnsi="Cambria"/>
            </w:rPr>
            <w:delText xml:space="preserve">the </w:delText>
          </w:r>
        </w:del>
        <w:r w:rsidR="00203EAC">
          <w:rPr>
            <w:rFonts w:ascii="Cambria" w:hAnsi="Cambria"/>
          </w:rPr>
          <w:t>unprotecte</w:t>
        </w:r>
      </w:ins>
      <w:ins w:id="31" w:author="Matt Schneider" w:date="2023-01-22T07:18:00Z">
        <w:r w:rsidR="00203EAC">
          <w:rPr>
            <w:rFonts w:ascii="Cambria" w:hAnsi="Cambria"/>
          </w:rPr>
          <w:t>d data</w:t>
        </w:r>
      </w:ins>
      <w:ins w:id="32" w:author="Matt Schneider" w:date="2023-01-22T07:15:00Z">
        <w:r w:rsidR="00203EAC">
          <w:rPr>
            <w:rFonts w:ascii="Cambria" w:hAnsi="Cambria"/>
          </w:rPr>
          <w:t xml:space="preserve">, </w:t>
        </w:r>
      </w:ins>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ins w:id="33" w:author="Matt Schneider" w:date="2023-01-22T07:09:00Z">
        <w:r w:rsidR="00BF76F2">
          <w:rPr>
            <w:rFonts w:ascii="Cambria" w:hAnsi="Cambria"/>
          </w:rPr>
          <w:t xml:space="preserve">reduces forecast accuracy by only 14% </w:t>
        </w:r>
      </w:ins>
      <w:ins w:id="34" w:author="Matt Schneider" w:date="2023-01-22T07:20:00Z">
        <w:r w:rsidR="00203EAC">
          <w:rPr>
            <w:rFonts w:ascii="Cambria" w:hAnsi="Cambria"/>
          </w:rPr>
          <w:t>at</w:t>
        </w:r>
      </w:ins>
      <w:ins w:id="35" w:author="Matt Schneider" w:date="2023-01-22T07:09:00Z">
        <w:r w:rsidR="00BF76F2">
          <w:rPr>
            <w:rFonts w:ascii="Cambria" w:hAnsi="Cambria"/>
          </w:rPr>
          <w:t xml:space="preserve"> </w:t>
        </w:r>
      </w:ins>
      <w:ins w:id="36" w:author="Matt Schneider" w:date="2023-01-22T07:16:00Z">
        <w:r w:rsidR="00203EAC">
          <w:rPr>
            <w:rFonts w:ascii="Cambria" w:hAnsi="Cambria"/>
          </w:rPr>
          <w:t xml:space="preserve">similar </w:t>
        </w:r>
      </w:ins>
      <w:ins w:id="37" w:author="Matt Schneider" w:date="2023-01-22T07:09:00Z">
        <w:r w:rsidR="00BF76F2">
          <w:rPr>
            <w:rFonts w:ascii="Cambria" w:hAnsi="Cambria"/>
          </w:rPr>
          <w:t xml:space="preserve">protection levels </w:t>
        </w:r>
      </w:ins>
      <w:ins w:id="38" w:author="Matt Schneider" w:date="2023-01-22T07:20:00Z">
        <w:r w:rsidR="00203EAC">
          <w:rPr>
            <w:rFonts w:ascii="Cambria" w:hAnsi="Cambria"/>
          </w:rPr>
          <w:t xml:space="preserve">to other forms of protected data like differential privacy. </w:t>
        </w:r>
      </w:ins>
      <w:ins w:id="39" w:author="Matt Schneider" w:date="2023-01-22T07:13:00Z">
        <w:r w:rsidR="00203EAC">
          <w:rPr>
            <w:rFonts w:ascii="Cambria" w:hAnsi="Cambria"/>
          </w:rPr>
          <w:t xml:space="preserve">We also show that </w:t>
        </w:r>
      </w:ins>
      <w:ins w:id="40" w:author="Matt Schneider" w:date="2023-01-22T07:14:00Z">
        <w:r w:rsidR="00203EAC">
          <w:rPr>
            <w:rFonts w:ascii="Cambria" w:hAnsi="Cambria"/>
          </w:rPr>
          <w:t>the representativeness of k-</w:t>
        </w:r>
        <w:proofErr w:type="spellStart"/>
        <w:r w:rsidR="00203EAC">
          <w:rPr>
            <w:rFonts w:ascii="Cambria" w:hAnsi="Cambria"/>
          </w:rPr>
          <w:t>nTS</w:t>
        </w:r>
        <w:proofErr w:type="spellEnd"/>
        <w:r w:rsidR="00203EAC">
          <w:rPr>
            <w:rFonts w:ascii="Cambria" w:hAnsi="Cambria"/>
          </w:rPr>
          <w:t xml:space="preserve">+ protected time series </w:t>
        </w:r>
      </w:ins>
      <w:ins w:id="41" w:author="Matt Schneider" w:date="2023-01-22T08:41:00Z">
        <w:r w:rsidR="00EF61D9">
          <w:rPr>
            <w:rFonts w:ascii="Cambria" w:hAnsi="Cambria"/>
          </w:rPr>
          <w:t>is improved</w:t>
        </w:r>
      </w:ins>
      <w:ins w:id="42" w:author="Bale,Cameron" w:date="2023-01-24T10:11:00Z">
        <w:r w:rsidR="00381302">
          <w:rPr>
            <w:rFonts w:ascii="Cambria" w:hAnsi="Cambria"/>
          </w:rPr>
          <w:t>,</w:t>
        </w:r>
      </w:ins>
      <w:ins w:id="43" w:author="Matt Schneider" w:date="2023-01-22T08:41:00Z">
        <w:r w:rsidR="00EF61D9">
          <w:rPr>
            <w:rFonts w:ascii="Cambria" w:hAnsi="Cambria"/>
          </w:rPr>
          <w:t xml:space="preserve"> which</w:t>
        </w:r>
      </w:ins>
      <w:ins w:id="44" w:author="Matt Schneider" w:date="2023-01-22T08:44:00Z">
        <w:r w:rsidR="0038399C">
          <w:rPr>
            <w:rFonts w:ascii="Cambria" w:hAnsi="Cambria"/>
          </w:rPr>
          <w:t xml:space="preserve"> improves trust and</w:t>
        </w:r>
      </w:ins>
      <w:ins w:id="45" w:author="Matt Schneider" w:date="2023-01-22T08:42:00Z">
        <w:r w:rsidR="00EF61D9">
          <w:rPr>
            <w:rFonts w:ascii="Cambria" w:hAnsi="Cambria"/>
          </w:rPr>
          <w:t xml:space="preserve"> makes it more likely for</w:t>
        </w:r>
      </w:ins>
      <w:ins w:id="46" w:author="Matt Schneider" w:date="2023-01-22T08:41:00Z">
        <w:r w:rsidR="00EF61D9">
          <w:rPr>
            <w:rFonts w:ascii="Cambria" w:hAnsi="Cambria"/>
          </w:rPr>
          <w:t xml:space="preserve"> </w:t>
        </w:r>
      </w:ins>
      <w:moveToRangeStart w:id="47" w:author="Matt Schneider" w:date="2023-01-22T08:41:00Z" w:name="move125269299"/>
      <w:moveTo w:id="48" w:author="Matt Schneider" w:date="2023-01-22T08:41:00Z">
        <w:del w:id="49" w:author="Matt Schneider" w:date="2023-01-22T08:41:00Z">
          <w:r w:rsidR="00EF61D9" w:rsidDel="00EF61D9">
            <w:rPr>
              <w:rFonts w:ascii="Cambria" w:hAnsi="Cambria"/>
            </w:rPr>
            <w:delText>O</w:delText>
          </w:r>
        </w:del>
      </w:moveTo>
      <w:ins w:id="50" w:author="Matt Schneider" w:date="2023-01-22T08:41:00Z">
        <w:r w:rsidR="00EF61D9">
          <w:rPr>
            <w:rFonts w:ascii="Cambria" w:hAnsi="Cambria"/>
          </w:rPr>
          <w:t>o</w:t>
        </w:r>
      </w:ins>
      <w:moveTo w:id="51" w:author="Matt Schneider" w:date="2023-01-22T08:41:00Z">
        <w:r w:rsidR="00EF61D9">
          <w:rPr>
            <w:rFonts w:ascii="Cambria" w:hAnsi="Cambria"/>
          </w:rPr>
          <w:t xml:space="preserve">rganizations </w:t>
        </w:r>
        <w:del w:id="52" w:author="Matt Schneider" w:date="2023-01-22T08:42:00Z">
          <w:r w:rsidR="00EF61D9" w:rsidDel="00EF61D9">
            <w:rPr>
              <w:rFonts w:ascii="Cambria" w:hAnsi="Cambria"/>
            </w:rPr>
            <w:delText xml:space="preserve">will be more likely </w:delText>
          </w:r>
        </w:del>
        <w:r w:rsidR="00EF61D9">
          <w:rPr>
            <w:rFonts w:ascii="Cambria" w:hAnsi="Cambria"/>
          </w:rPr>
          <w:t xml:space="preserve">to </w:t>
        </w:r>
      </w:moveTo>
      <w:ins w:id="53" w:author="Matt Schneider" w:date="2023-01-22T08:45:00Z">
        <w:r w:rsidR="0038399C">
          <w:rPr>
            <w:rFonts w:ascii="Cambria" w:hAnsi="Cambria"/>
          </w:rPr>
          <w:t>share</w:t>
        </w:r>
      </w:ins>
      <w:ins w:id="54" w:author="Matt Schneider" w:date="2023-01-22T08:42:00Z">
        <w:r w:rsidR="00EF61D9">
          <w:rPr>
            <w:rFonts w:ascii="Cambria" w:hAnsi="Cambria"/>
          </w:rPr>
          <w:t xml:space="preserve"> </w:t>
        </w:r>
      </w:ins>
      <w:moveTo w:id="55" w:author="Matt Schneider" w:date="2023-01-22T08:41:00Z">
        <w:del w:id="56" w:author="Matt Schneider" w:date="2023-01-22T08:42:00Z">
          <w:r w:rsidR="00EF61D9" w:rsidDel="00EF61D9">
            <w:rPr>
              <w:rFonts w:ascii="Cambria" w:hAnsi="Cambria"/>
            </w:rPr>
            <w:delText>adopt data protection measures if they trust the measures to produce useful data while improving privacy</w:delText>
          </w:r>
        </w:del>
      </w:moveTo>
      <w:ins w:id="57" w:author="Matt Schneider" w:date="2023-01-22T08:42:00Z">
        <w:r w:rsidR="00EF61D9">
          <w:rPr>
            <w:rFonts w:ascii="Cambria" w:hAnsi="Cambria"/>
          </w:rPr>
          <w:t xml:space="preserve">protected </w:t>
        </w:r>
      </w:ins>
      <w:ins w:id="58" w:author="Matt Schneider" w:date="2023-01-22T08:45:00Z">
        <w:r w:rsidR="0038399C">
          <w:rPr>
            <w:rFonts w:ascii="Cambria" w:hAnsi="Cambria"/>
          </w:rPr>
          <w:t xml:space="preserve">time series </w:t>
        </w:r>
      </w:ins>
      <w:ins w:id="59" w:author="Matt Schneider" w:date="2023-01-22T08:42:00Z">
        <w:r w:rsidR="00EF61D9">
          <w:rPr>
            <w:rFonts w:ascii="Cambria" w:hAnsi="Cambria"/>
          </w:rPr>
          <w:t>data</w:t>
        </w:r>
      </w:ins>
      <w:moveTo w:id="60" w:author="Matt Schneider" w:date="2023-01-22T08:41:00Z">
        <w:r w:rsidR="00EF61D9">
          <w:rPr>
            <w:rFonts w:ascii="Cambria" w:hAnsi="Cambria"/>
          </w:rPr>
          <w:t>.</w:t>
        </w:r>
      </w:moveTo>
      <w:moveToRangeEnd w:id="47"/>
      <w:del w:id="61" w:author="Matt Schneider" w:date="2023-01-22T07:10:00Z">
        <w:r w:rsidDel="00BF76F2">
          <w:rPr>
            <w:rFonts w:ascii="Cambria" w:hAnsi="Cambria"/>
          </w:rPr>
          <w:delText xml:space="preserve">method </w:delText>
        </w:r>
        <w:r w:rsidR="001B30ED" w:rsidRPr="000F291D" w:rsidDel="00BF76F2">
          <w:rPr>
            <w:rFonts w:ascii="Cambria" w:hAnsi="Cambria"/>
          </w:rPr>
          <w:delText>offers</w:delText>
        </w:r>
        <w:r w:rsidR="000D7663" w:rsidDel="00BF76F2">
          <w:rPr>
            <w:rFonts w:ascii="Cambria" w:hAnsi="Cambria"/>
          </w:rPr>
          <w:delText xml:space="preserve"> </w:delText>
        </w:r>
        <w:r w:rsidR="001B30ED" w:rsidDel="00BF76F2">
          <w:rPr>
            <w:rFonts w:ascii="Cambria" w:hAnsi="Cambria"/>
          </w:rPr>
          <w:delText>protection</w:delText>
        </w:r>
        <w:r w:rsidR="000D7663" w:rsidDel="00BF76F2">
          <w:rPr>
            <w:rFonts w:ascii="Cambria" w:hAnsi="Cambria"/>
          </w:rPr>
          <w:delText xml:space="preserve"> against reidentification attacks which is comparable</w:delText>
        </w:r>
        <w:r w:rsidR="001B30ED" w:rsidDel="00BF76F2">
          <w:rPr>
            <w:rFonts w:ascii="Cambria" w:hAnsi="Cambria"/>
          </w:rPr>
          <w:delText xml:space="preserve"> to existing privacy methods</w:delText>
        </w:r>
        <w:r w:rsidR="000D7663" w:rsidDel="00BF76F2">
          <w:rPr>
            <w:rFonts w:ascii="Cambria" w:hAnsi="Cambria"/>
          </w:rPr>
          <w:delText xml:space="preserve">, </w:delText>
        </w:r>
        <w:r w:rsidR="001B30ED" w:rsidDel="00BF76F2">
          <w:rPr>
            <w:rFonts w:ascii="Cambria" w:hAnsi="Cambria"/>
          </w:rPr>
          <w:delText>while reducing forecast accuracy by only 14%</w:delText>
        </w:r>
        <w:r w:rsidDel="00BF76F2">
          <w:rPr>
            <w:rFonts w:ascii="Cambria" w:hAnsi="Cambria"/>
          </w:rPr>
          <w:delText xml:space="preserve">, which </w:delText>
        </w:r>
        <w:r w:rsidR="001B30ED" w:rsidDel="00BF76F2">
          <w:rPr>
            <w:rFonts w:ascii="Cambria" w:hAnsi="Cambria"/>
          </w:rPr>
          <w:delText xml:space="preserve">is less than half </w:delText>
        </w:r>
        <w:r w:rsidDel="00BF76F2">
          <w:rPr>
            <w:rFonts w:ascii="Cambria" w:hAnsi="Cambria"/>
          </w:rPr>
          <w:delText>of the accuracy reduction from the</w:delText>
        </w:r>
        <w:r w:rsidR="001B30ED" w:rsidDel="00BF76F2">
          <w:rPr>
            <w:rFonts w:ascii="Cambria" w:hAnsi="Cambria"/>
          </w:rPr>
          <w:delText xml:space="preserve"> next best available method.</w:delText>
        </w:r>
      </w:del>
    </w:p>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39F82C1F" w:rsidR="002C7E6D" w:rsidRDefault="002C7E6D" w:rsidP="002C7E6D">
      <w:pPr>
        <w:rPr>
          <w:ins w:id="62" w:author="Matt Schneider" w:date="2023-01-22T07:38:00Z"/>
          <w:rFonts w:ascii="Cambria" w:hAnsi="Cambria" w:cs="Times New Roman"/>
          <w:szCs w:val="24"/>
        </w:rPr>
      </w:pPr>
      <w:ins w:id="63" w:author="Matt Schneider" w:date="2023-01-22T07:38:00Z">
        <w:r>
          <w:rPr>
            <w:rFonts w:ascii="Cambria" w:hAnsi="Cambria"/>
          </w:rPr>
          <w:t>Personally identifiable</w:t>
        </w:r>
      </w:ins>
      <w:ins w:id="64" w:author="Matt Schneider" w:date="2023-01-22T07:23:00Z">
        <w:r w:rsidR="00736A91">
          <w:rPr>
            <w:rFonts w:ascii="Cambria" w:hAnsi="Cambria"/>
          </w:rPr>
          <w:t xml:space="preserve"> </w:t>
        </w:r>
      </w:ins>
      <w:ins w:id="65" w:author="Matt Schneider" w:date="2023-01-22T07:25:00Z">
        <w:r w:rsidR="00736A91">
          <w:rPr>
            <w:rFonts w:ascii="Cambria" w:hAnsi="Cambria"/>
          </w:rPr>
          <w:t xml:space="preserve">time series </w:t>
        </w:r>
      </w:ins>
      <w:ins w:id="66" w:author="Matt Schneider" w:date="2023-01-22T07:23:00Z">
        <w:r w:rsidR="00736A91">
          <w:rPr>
            <w:rFonts w:ascii="Cambria" w:hAnsi="Cambria"/>
          </w:rPr>
          <w:t xml:space="preserve">data </w:t>
        </w:r>
      </w:ins>
      <w:ins w:id="67" w:author="Matt Schneider" w:date="2023-01-22T07:35:00Z">
        <w:r>
          <w:rPr>
            <w:rFonts w:ascii="Cambria" w:hAnsi="Cambria"/>
          </w:rPr>
          <w:t>is</w:t>
        </w:r>
      </w:ins>
      <w:ins w:id="68" w:author="Matt Schneider" w:date="2023-01-22T07:36:00Z">
        <w:r>
          <w:rPr>
            <w:rFonts w:ascii="Cambria" w:hAnsi="Cambria"/>
          </w:rPr>
          <w:t xml:space="preserve"> now</w:t>
        </w:r>
      </w:ins>
      <w:ins w:id="69" w:author="Matt Schneider" w:date="2023-01-22T07:35:00Z">
        <w:r>
          <w:rPr>
            <w:rFonts w:ascii="Cambria" w:hAnsi="Cambria"/>
          </w:rPr>
          <w:t xml:space="preserve"> </w:t>
        </w:r>
      </w:ins>
      <w:ins w:id="70" w:author="Matt Schneider" w:date="2023-01-22T07:36:00Z">
        <w:r>
          <w:rPr>
            <w:rFonts w:ascii="Cambria" w:hAnsi="Cambria"/>
          </w:rPr>
          <w:t>ubiquitous</w:t>
        </w:r>
      </w:ins>
      <w:ins w:id="71" w:author="Matt Schneider" w:date="2023-01-22T07:35:00Z">
        <w:r>
          <w:rPr>
            <w:rFonts w:ascii="Cambria" w:hAnsi="Cambria"/>
          </w:rPr>
          <w:t xml:space="preserve"> and </w:t>
        </w:r>
      </w:ins>
      <w:ins w:id="72" w:author="Matt Schneider" w:date="2023-01-22T07:28:00Z">
        <w:r w:rsidR="00681967">
          <w:rPr>
            <w:rFonts w:ascii="Cambria" w:hAnsi="Cambria"/>
          </w:rPr>
          <w:t xml:space="preserve">requires protection </w:t>
        </w:r>
      </w:ins>
      <w:del w:id="73" w:author="Matt Schneider" w:date="2023-01-22T07:23:00Z">
        <w:r w:rsidR="00C37A47" w:rsidRPr="00C37A47" w:rsidDel="00736A91">
          <w:rPr>
            <w:rFonts w:ascii="Cambria" w:hAnsi="Cambria"/>
          </w:rPr>
          <w:delText xml:space="preserve">Forecasting is popular in a variety of fields, such as </w:delText>
        </w:r>
      </w:del>
      <w:del w:id="74" w:author="Matt Schneider" w:date="2023-01-22T07:24:00Z">
        <w:r w:rsidR="00C37A47" w:rsidRPr="00C37A47" w:rsidDel="00736A91">
          <w:rPr>
            <w:rFonts w:ascii="Cambria" w:hAnsi="Cambria"/>
          </w:rPr>
          <w:delText>consumer analytics, renewable energy and power industries, and census tracking</w:delText>
        </w:r>
      </w:del>
      <w:del w:id="75" w:author="Matt Schneider" w:date="2023-01-22T07:23:00Z">
        <w:r w:rsidR="00C37A47" w:rsidRPr="00C37A47" w:rsidDel="00736A91">
          <w:rPr>
            <w:rFonts w:ascii="Cambria" w:hAnsi="Cambria"/>
          </w:rPr>
          <w:delText>, all of which may benefit from the use of commercially or personally sensitive data</w:delText>
        </w:r>
      </w:del>
      <w:del w:id="76" w:author="Matt Schneider" w:date="2023-01-22T07:24:00Z">
        <w:r w:rsidR="00C37A47" w:rsidRPr="00C37A47" w:rsidDel="00736A91">
          <w:rPr>
            <w:rFonts w:ascii="Cambria" w:hAnsi="Cambria"/>
          </w:rPr>
          <w:delText xml:space="preserve">. Examples include using </w:delText>
        </w:r>
        <w:r w:rsidR="002C620B" w:rsidDel="00736A91">
          <w:rPr>
            <w:rFonts w:ascii="Cambria" w:hAnsi="Cambria"/>
          </w:rPr>
          <w:delText xml:space="preserve">data from </w:delText>
        </w:r>
      </w:del>
      <w:del w:id="77" w:author="Matt Schneider" w:date="2023-01-22T07:36:00Z">
        <w:r w:rsidR="002C620B" w:rsidDel="002C7E6D">
          <w:rPr>
            <w:rFonts w:ascii="Cambria" w:hAnsi="Cambria"/>
          </w:rPr>
          <w:delText>smart devices</w:delText>
        </w:r>
        <w:r w:rsidR="00C37A47" w:rsidDel="002C7E6D">
          <w:rPr>
            <w:rFonts w:ascii="Cambria" w:hAnsi="Cambria"/>
          </w:rPr>
          <w:delText xml:space="preserve"> </w:delText>
        </w:r>
      </w:del>
      <w:r w:rsidR="00C37A47">
        <w:rPr>
          <w:rFonts w:ascii="Cambria" w:hAnsi="Cambria"/>
        </w:rPr>
        <w:fldChar w:fldCharType="begin"/>
      </w:r>
      <w:r w:rsidR="00C37A47">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Pr>
          <w:rFonts w:ascii="Cambria" w:hAnsi="Cambria"/>
        </w:rPr>
        <w:fldChar w:fldCharType="separate"/>
      </w:r>
      <w:r w:rsidR="00C37A47" w:rsidRPr="00C37A47">
        <w:rPr>
          <w:rFonts w:ascii="Cambria" w:hAnsi="Cambria"/>
        </w:rPr>
        <w:t>(Boone et al., 2019)</w:t>
      </w:r>
      <w:r w:rsidR="00C37A47">
        <w:rPr>
          <w:rFonts w:ascii="Cambria" w:hAnsi="Cambria"/>
        </w:rPr>
        <w:fldChar w:fldCharType="end"/>
      </w:r>
      <w:ins w:id="78" w:author="Matt Schneider" w:date="2023-01-22T07:36:00Z">
        <w:r>
          <w:rPr>
            <w:rFonts w:ascii="Cambria" w:hAnsi="Cambria"/>
          </w:rPr>
          <w:t>.</w:t>
        </w:r>
      </w:ins>
      <w:r w:rsidR="00C37A47">
        <w:rPr>
          <w:rFonts w:ascii="Cambria" w:hAnsi="Cambria"/>
        </w:rPr>
        <w:t xml:space="preserve"> </w:t>
      </w:r>
      <w:del w:id="79" w:author="Matt Schneider" w:date="2023-01-22T07:36:00Z">
        <w:r w:rsidR="00C37A47" w:rsidRPr="00C37A47" w:rsidDel="002C7E6D">
          <w:rPr>
            <w:rFonts w:ascii="Cambria" w:hAnsi="Cambria"/>
          </w:rPr>
          <w:delText xml:space="preserve">and </w:delText>
        </w:r>
      </w:del>
      <w:del w:id="80" w:author="Matt Schneider" w:date="2023-01-22T07:26:00Z">
        <w:r w:rsidR="00C37A47" w:rsidRPr="00C37A47" w:rsidDel="00736A91">
          <w:rPr>
            <w:rFonts w:ascii="Cambria" w:hAnsi="Cambria"/>
          </w:rPr>
          <w:delText xml:space="preserve">collaboratively shared </w:delText>
        </w:r>
      </w:del>
      <w:del w:id="81" w:author="Matt Schneider" w:date="2023-01-22T07:36:00Z">
        <w:r w:rsidR="00C37A47" w:rsidRPr="00C37A47" w:rsidDel="002C7E6D">
          <w:rPr>
            <w:rFonts w:ascii="Cambria" w:hAnsi="Cambria"/>
          </w:rPr>
          <w:delText>power generation data</w:delText>
        </w:r>
        <w:r w:rsidR="00C37A47" w:rsidDel="002C7E6D">
          <w:rPr>
            <w:rFonts w:ascii="Cambria" w:hAnsi="Cambria"/>
          </w:rPr>
          <w:delText xml:space="preserve"> </w:delText>
        </w:r>
        <w:r w:rsidR="00C37A47" w:rsidDel="002C7E6D">
          <w:rPr>
            <w:rFonts w:ascii="Cambria" w:hAnsi="Cambria"/>
          </w:rPr>
          <w:fldChar w:fldCharType="begin"/>
        </w:r>
        <w:r w:rsidR="00C37A47" w:rsidDel="002C7E6D">
          <w:rPr>
            <w:rFonts w:ascii="Cambria" w:hAnsi="Cambria"/>
          </w:rPr>
          <w:delInstrText xml:space="preserve"> ADDIN ZOTERO_ITEM CSL_CITATION {"citationID":"vHqD7BuU","properties":{"formattedCitation":"(Gon\\uc0\\u231{}alves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delInstrText>
        </w:r>
        <w:r w:rsidR="00C37A47" w:rsidDel="002C7E6D">
          <w:rPr>
            <w:rFonts w:ascii="Cambria" w:hAnsi="Cambria"/>
          </w:rPr>
          <w:fldChar w:fldCharType="separate"/>
        </w:r>
        <w:r w:rsidR="00C37A47" w:rsidRPr="00C37A47" w:rsidDel="002C7E6D">
          <w:rPr>
            <w:rFonts w:ascii="Cambria" w:hAnsi="Cambria" w:cs="Times New Roman"/>
            <w:szCs w:val="24"/>
          </w:rPr>
          <w:delText>(Gonçalves et al., 2021)</w:delText>
        </w:r>
        <w:r w:rsidR="00C37A47" w:rsidDel="002C7E6D">
          <w:rPr>
            <w:rFonts w:ascii="Cambria" w:hAnsi="Cambria"/>
          </w:rPr>
          <w:fldChar w:fldCharType="end"/>
        </w:r>
      </w:del>
      <w:del w:id="82" w:author="Matt Schneider" w:date="2023-01-22T07:26:00Z">
        <w:r w:rsidR="00C37A47" w:rsidDel="00736A91">
          <w:rPr>
            <w:rFonts w:ascii="Cambria" w:hAnsi="Cambria"/>
          </w:rPr>
          <w:delText xml:space="preserve"> </w:delText>
        </w:r>
        <w:r w:rsidR="00C37A47" w:rsidRPr="00C37A47" w:rsidDel="00736A91">
          <w:rPr>
            <w:rFonts w:ascii="Cambria" w:hAnsi="Cambria"/>
          </w:rPr>
          <w:delText>to improve forecast accuracy</w:delText>
        </w:r>
      </w:del>
      <w:del w:id="83" w:author="Matt Schneider" w:date="2023-01-22T07:36:00Z">
        <w:r w:rsidR="00C37A47" w:rsidRPr="00C37A47" w:rsidDel="002C7E6D">
          <w:rPr>
            <w:rFonts w:ascii="Cambria" w:hAnsi="Cambria"/>
          </w:rPr>
          <w:delText xml:space="preserve">. </w:delText>
        </w:r>
      </w:del>
      <w:ins w:id="84" w:author="Matt Schneider" w:date="2023-01-22T07:30:00Z">
        <w:r w:rsidR="00681967">
          <w:rPr>
            <w:rFonts w:ascii="Cambria" w:hAnsi="Cambria"/>
          </w:rPr>
          <w:t>Recently,</w:t>
        </w:r>
      </w:ins>
      <w:del w:id="85" w:author="Matt Schneider" w:date="2023-01-22T07:26:00Z">
        <w:r w:rsidR="00C37A47" w:rsidRPr="00C37A47" w:rsidDel="00736A91">
          <w:rPr>
            <w:rFonts w:ascii="Cambria" w:hAnsi="Cambria"/>
          </w:rPr>
          <w:delText xml:space="preserve">The privacy concerns associated with sensitive data have been demonstrated across many domains. </w:delText>
        </w:r>
      </w:del>
      <w:del w:id="86" w:author="Matt Schneider" w:date="2023-01-22T07:29:00Z">
        <w:r w:rsidR="00C37A47" w:rsidRPr="00C37A47" w:rsidDel="00681967">
          <w:rPr>
            <w:rFonts w:ascii="Cambria" w:hAnsi="Cambria"/>
          </w:rPr>
          <w:delText>Data ranging from consumer locations</w:delText>
        </w:r>
        <w:r w:rsidR="00C37A47" w:rsidDel="00681967">
          <w:rPr>
            <w:rFonts w:ascii="Cambria" w:hAnsi="Cambria"/>
          </w:rPr>
          <w:delText xml:space="preserve"> </w:delText>
        </w:r>
        <w:r w:rsidR="00C37A47" w:rsidDel="00681967">
          <w:rPr>
            <w:rFonts w:ascii="Cambria" w:hAnsi="Cambria"/>
          </w:rPr>
          <w:fldChar w:fldCharType="begin"/>
        </w:r>
        <w:r w:rsidR="00C37A47" w:rsidDel="00681967">
          <w:rPr>
            <w:rFonts w:ascii="Cambria" w:hAnsi="Cambria"/>
          </w:rPr>
          <w:delInstrText xml:space="preserve"> ADDIN ZOTERO_ITEM CSL_CITATION {"citationID":"o4S72TcE","properties":{"formattedCitation":"(de Montjoye et al., 2013)","plainCitation":"(de Montjoye et al., 2013)","noteIndex":0},"citationItems":[{"id":135,"uris":["http://zotero.org/users/8556523/items/F5DA94Y4"],"itemData":{"id":135,"type":"article-journal","container-title":"Scientific Reports","DOI":"10.1038/srep01376","ISSN":"2045-2322","issue":"1","journalAbbreviation":"Sci Rep","language":"en","page":"1376","source":"DOI.org (Crossref)","title":"Unique in the Crowd: The privacy bounds of human mobility","title-short":"Unique in the Crowd","volume":"3","author":[{"family":"Montjoye","given":"Yves-Alexandre","non-dropping-particle":"de"},{"family":"Hidalgo","given":"César A."},{"family":"Verleysen","given":"Michel"},{"family":"Blondel","given":"Vincent D."}],"issued":{"date-parts":[["2013",12]]}}}],"schema":"https://github.com/citation-style-language/schema/raw/master/csl-citation.json"} </w:delInstrText>
        </w:r>
        <w:r w:rsidR="00C37A47" w:rsidDel="00681967">
          <w:rPr>
            <w:rFonts w:ascii="Cambria" w:hAnsi="Cambria"/>
          </w:rPr>
          <w:fldChar w:fldCharType="separate"/>
        </w:r>
        <w:r w:rsidR="00C37A47" w:rsidRPr="00C37A47" w:rsidDel="00681967">
          <w:rPr>
            <w:rFonts w:ascii="Cambria" w:hAnsi="Cambria"/>
          </w:rPr>
          <w:delText>(de Montjoye et al., 2013)</w:delText>
        </w:r>
        <w:r w:rsidR="00C37A47" w:rsidDel="00681967">
          <w:rPr>
            <w:rFonts w:ascii="Cambria" w:hAnsi="Cambria"/>
          </w:rPr>
          <w:fldChar w:fldCharType="end"/>
        </w:r>
        <w:r w:rsidR="00C37A47" w:rsidDel="00681967">
          <w:rPr>
            <w:rFonts w:ascii="Cambria" w:hAnsi="Cambria"/>
          </w:rPr>
          <w:delText xml:space="preserve"> </w:delText>
        </w:r>
        <w:r w:rsidR="00C37A47" w:rsidRPr="00C37A47" w:rsidDel="00681967">
          <w:rPr>
            <w:rFonts w:ascii="Cambria" w:hAnsi="Cambria"/>
          </w:rPr>
          <w:delText>to smart meter usage</w:delText>
        </w:r>
        <w:r w:rsidR="00C37A47" w:rsidDel="00681967">
          <w:rPr>
            <w:rFonts w:ascii="Cambria" w:hAnsi="Cambria"/>
          </w:rPr>
          <w:delText xml:space="preserve"> </w:delText>
        </w:r>
        <w:r w:rsidR="00C37A47" w:rsidDel="00681967">
          <w:rPr>
            <w:rFonts w:ascii="Cambria" w:hAnsi="Cambria"/>
          </w:rPr>
          <w:fldChar w:fldCharType="begin"/>
        </w:r>
        <w:r w:rsidR="00C37A47" w:rsidDel="00681967">
          <w:rPr>
            <w:rFonts w:ascii="Cambria" w:hAnsi="Cambria"/>
          </w:rPr>
          <w:delInstrText xml:space="preserve"> ADDIN ZOTERO_ITEM CSL_CITATION {"citationID":"vewIatsm","properties":{"formattedCitation":"(V\\uc0\\u233{}liz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delInstrText>
        </w:r>
        <w:r w:rsidR="00C37A47" w:rsidDel="00681967">
          <w:rPr>
            <w:rFonts w:ascii="Cambria" w:hAnsi="Cambria"/>
          </w:rPr>
          <w:fldChar w:fldCharType="separate"/>
        </w:r>
        <w:r w:rsidR="00C37A47" w:rsidRPr="00C37A47" w:rsidDel="00681967">
          <w:rPr>
            <w:rFonts w:ascii="Cambria" w:hAnsi="Cambria" w:cs="Times New Roman"/>
            <w:szCs w:val="24"/>
          </w:rPr>
          <w:delText>(Véliz &amp; Grunewald, 2018)</w:delText>
        </w:r>
        <w:r w:rsidR="00C37A47" w:rsidDel="00681967">
          <w:rPr>
            <w:rFonts w:ascii="Cambria" w:hAnsi="Cambria"/>
          </w:rPr>
          <w:fldChar w:fldCharType="end"/>
        </w:r>
        <w:r w:rsidR="00C37A47" w:rsidDel="00681967">
          <w:rPr>
            <w:rFonts w:ascii="Cambria" w:hAnsi="Cambria"/>
          </w:rPr>
          <w:delText xml:space="preserve"> </w:delText>
        </w:r>
        <w:r w:rsidR="00C37A47" w:rsidRPr="00C37A47" w:rsidDel="00681967">
          <w:rPr>
            <w:rFonts w:ascii="Cambria" w:hAnsi="Cambria"/>
          </w:rPr>
          <w:delText>can be used to identify individuals and/or infer sensitive information about them. Furthermore, a</w:delText>
        </w:r>
      </w:del>
      <w:del w:id="87" w:author="Matt Schneider" w:date="2023-01-22T07:31:00Z">
        <w:r w:rsidR="00C37A47" w:rsidRPr="00C37A47" w:rsidDel="002C7E6D">
          <w:rPr>
            <w:rFonts w:ascii="Cambria" w:hAnsi="Cambria"/>
          </w:rPr>
          <w:delText xml:space="preserve"> large number of privacy laws such as</w:delText>
        </w:r>
      </w:del>
      <w:r w:rsidR="00C37A47" w:rsidRPr="00C37A47">
        <w:rPr>
          <w:rFonts w:ascii="Cambria" w:hAnsi="Cambria"/>
        </w:rPr>
        <w:t xml:space="preserve"> the General Data Protection Regulation (GDPR)</w:t>
      </w:r>
      <w:r w:rsidR="00C37A47">
        <w:rPr>
          <w:rStyle w:val="FootnoteReference"/>
          <w:rFonts w:ascii="Cambria" w:hAnsi="Cambria"/>
        </w:rPr>
        <w:footnoteReference w:id="1"/>
      </w:r>
      <w:r w:rsidR="00C37A47">
        <w:rPr>
          <w:rFonts w:ascii="Cambria" w:hAnsi="Cambria"/>
        </w:rPr>
        <w:t xml:space="preserve"> </w:t>
      </w:r>
      <w:ins w:id="88" w:author="Matt Schneider" w:date="2023-01-22T07:30:00Z">
        <w:r w:rsidR="00681967">
          <w:rPr>
            <w:rFonts w:ascii="Cambria" w:hAnsi="Cambria"/>
          </w:rPr>
          <w:t xml:space="preserve">and other privacy laws </w:t>
        </w:r>
      </w:ins>
      <w:r w:rsidR="00C37A47" w:rsidRPr="00C37A47">
        <w:rPr>
          <w:rFonts w:ascii="Cambria" w:hAnsi="Cambria"/>
        </w:rPr>
        <w:t xml:space="preserve">require organizations to </w:t>
      </w:r>
      <w:del w:id="89" w:author="Matt Schneider" w:date="2023-01-22T07:37:00Z">
        <w:r w:rsidR="00C37A47" w:rsidRPr="00C37A47" w:rsidDel="002C7E6D">
          <w:rPr>
            <w:rFonts w:ascii="Cambria" w:hAnsi="Cambria"/>
          </w:rPr>
          <w:delText xml:space="preserve">protect </w:delText>
        </w:r>
      </w:del>
      <w:ins w:id="90" w:author="Matt Schneider" w:date="2023-01-22T07:37:00Z">
        <w:r>
          <w:rPr>
            <w:rFonts w:ascii="Cambria" w:hAnsi="Cambria"/>
          </w:rPr>
          <w:t>anonymize</w:t>
        </w:r>
        <w:r w:rsidRPr="00C37A47">
          <w:rPr>
            <w:rFonts w:ascii="Cambria" w:hAnsi="Cambria"/>
          </w:rPr>
          <w:t xml:space="preserve"> </w:t>
        </w:r>
      </w:ins>
      <w:r w:rsidR="00C37A47" w:rsidRPr="00C37A47">
        <w:rPr>
          <w:rFonts w:ascii="Cambria" w:hAnsi="Cambria"/>
        </w:rPr>
        <w:t xml:space="preserve">their </w:t>
      </w:r>
      <w:del w:id="91" w:author="Matt Schneider" w:date="2023-01-22T07:37:00Z">
        <w:r w:rsidR="00C37A47" w:rsidRPr="00C37A47" w:rsidDel="002C7E6D">
          <w:rPr>
            <w:rFonts w:ascii="Cambria" w:hAnsi="Cambria"/>
          </w:rPr>
          <w:delText xml:space="preserve">sensitive </w:delText>
        </w:r>
      </w:del>
      <w:ins w:id="92" w:author="Matt Schneider" w:date="2023-01-22T07:37:00Z">
        <w:r>
          <w:rPr>
            <w:rFonts w:ascii="Cambria" w:hAnsi="Cambria"/>
          </w:rPr>
          <w:t>personal</w:t>
        </w:r>
        <w:r w:rsidRPr="00C37A47">
          <w:rPr>
            <w:rFonts w:ascii="Cambria" w:hAnsi="Cambria"/>
          </w:rPr>
          <w:t xml:space="preserve"> </w:t>
        </w:r>
      </w:ins>
      <w:r w:rsidR="00C37A47" w:rsidRPr="00C37A47">
        <w:rPr>
          <w:rFonts w:ascii="Cambria" w:hAnsi="Cambria"/>
        </w:rPr>
        <w:t xml:space="preserve">data </w:t>
      </w:r>
      <w:del w:id="93" w:author="Matt Schneider" w:date="2023-01-22T07:31:00Z">
        <w:r w:rsidR="00C37A47" w:rsidRPr="00C37A47" w:rsidDel="002C7E6D">
          <w:rPr>
            <w:rFonts w:ascii="Cambria" w:hAnsi="Cambria"/>
          </w:rPr>
          <w:delText>to avoid fines</w:delText>
        </w:r>
        <w:r w:rsidR="00133559" w:rsidDel="002C7E6D">
          <w:rPr>
            <w:rFonts w:ascii="Cambria" w:hAnsi="Cambria"/>
          </w:rPr>
          <w:delText xml:space="preserve">, </w:delText>
        </w:r>
      </w:del>
      <w:ins w:id="94" w:author="Matt Schneider" w:date="2023-01-22T07:37:00Z">
        <w:r>
          <w:rPr>
            <w:rFonts w:ascii="Cambria" w:hAnsi="Cambria"/>
          </w:rPr>
          <w:t>or</w:t>
        </w:r>
      </w:ins>
      <w:del w:id="95" w:author="Matt Schneider" w:date="2023-01-22T07:37:00Z">
        <w:r w:rsidR="00133559" w:rsidDel="002C7E6D">
          <w:rPr>
            <w:rFonts w:ascii="Cambria" w:hAnsi="Cambria"/>
          </w:rPr>
          <w:delText>and</w:delText>
        </w:r>
      </w:del>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ins w:id="96" w:author="Matt Schneider" w:date="2023-01-22T07:31:00Z">
        <w:r>
          <w:rPr>
            <w:rFonts w:ascii="Cambria" w:hAnsi="Cambria"/>
          </w:rPr>
          <w:t xml:space="preserve"> </w:t>
        </w:r>
      </w:ins>
      <w:ins w:id="97" w:author="Matt Schneider" w:date="2023-01-22T07:33:00Z">
        <w:r>
          <w:rPr>
            <w:rFonts w:ascii="Cambria" w:hAnsi="Cambria"/>
          </w:rPr>
          <w:t xml:space="preserve">However, </w:t>
        </w:r>
        <w:r w:rsidRPr="00C37A47">
          <w:rPr>
            <w:rFonts w:ascii="Cambria" w:hAnsi="Cambria" w:cs="Times New Roman"/>
            <w:szCs w:val="24"/>
          </w:rPr>
          <w:t xml:space="preserve">Gonçalves et al. </w:t>
        </w:r>
        <w:r>
          <w:rPr>
            <w:rFonts w:ascii="Cambria" w:hAnsi="Cambria" w:cs="Times New Roman"/>
            <w:szCs w:val="24"/>
          </w:rPr>
          <w:t>(</w:t>
        </w:r>
        <w:r w:rsidRPr="00C37A47">
          <w:rPr>
            <w:rFonts w:ascii="Cambria" w:hAnsi="Cambria" w:cs="Times New Roman"/>
            <w:szCs w:val="24"/>
          </w:rPr>
          <w:t>2021</w:t>
        </w:r>
        <w:r>
          <w:rPr>
            <w:rFonts w:ascii="Cambria" w:hAnsi="Cambria" w:cs="Times New Roman"/>
            <w:szCs w:val="24"/>
          </w:rPr>
          <w:t xml:space="preserve">) showed that </w:t>
        </w:r>
      </w:ins>
      <w:ins w:id="98" w:author="Matt Schneider" w:date="2023-01-22T07:34:00Z">
        <w:r>
          <w:rPr>
            <w:rFonts w:ascii="Cambria" w:hAnsi="Cambria" w:cs="Times New Roman"/>
            <w:szCs w:val="24"/>
          </w:rPr>
          <w:t xml:space="preserve">anonymizing </w:t>
        </w:r>
      </w:ins>
      <w:ins w:id="99" w:author="Matt Schneider" w:date="2023-01-22T07:41:00Z">
        <w:r w:rsidR="0002324C">
          <w:rPr>
            <w:rFonts w:ascii="Cambria" w:hAnsi="Cambria" w:cs="Times New Roman"/>
            <w:szCs w:val="24"/>
          </w:rPr>
          <w:t xml:space="preserve">time series </w:t>
        </w:r>
      </w:ins>
      <w:ins w:id="100" w:author="Matt Schneider" w:date="2023-01-22T07:34:00Z">
        <w:r>
          <w:rPr>
            <w:rFonts w:ascii="Cambria" w:hAnsi="Cambria" w:cs="Times New Roman"/>
            <w:szCs w:val="24"/>
          </w:rPr>
          <w:t>data with differential privacy produce</w:t>
        </w:r>
      </w:ins>
      <w:ins w:id="101" w:author="Matt Schneider" w:date="2023-01-22T07:41:00Z">
        <w:r w:rsidR="0002324C">
          <w:rPr>
            <w:rFonts w:ascii="Cambria" w:hAnsi="Cambria" w:cs="Times New Roman"/>
            <w:szCs w:val="24"/>
          </w:rPr>
          <w:t>d</w:t>
        </w:r>
      </w:ins>
      <w:ins w:id="102" w:author="Matt Schneider" w:date="2023-01-22T07:34:00Z">
        <w:r>
          <w:rPr>
            <w:rFonts w:ascii="Cambria" w:hAnsi="Cambria" w:cs="Times New Roman"/>
            <w:szCs w:val="24"/>
          </w:rPr>
          <w:t xml:space="preserve"> unusable forecasts </w:t>
        </w:r>
      </w:ins>
      <w:ins w:id="103" w:author="Matt Schneider" w:date="2023-01-22T07:41:00Z">
        <w:r w:rsidR="0002324C">
          <w:rPr>
            <w:rFonts w:ascii="Cambria" w:hAnsi="Cambria" w:cs="Times New Roman"/>
            <w:szCs w:val="24"/>
          </w:rPr>
          <w:t>and</w:t>
        </w:r>
      </w:ins>
      <w:ins w:id="104" w:author="Matt Schneider" w:date="2023-01-22T07:37:00Z">
        <w:r>
          <w:rPr>
            <w:rFonts w:ascii="Cambria" w:hAnsi="Cambria" w:cs="Times New Roman"/>
            <w:szCs w:val="24"/>
          </w:rPr>
          <w:t xml:space="preserve"> required diff</w:t>
        </w:r>
      </w:ins>
      <w:ins w:id="105" w:author="Matt Schneider" w:date="2023-01-22T07:38:00Z">
        <w:r>
          <w:rPr>
            <w:rFonts w:ascii="Cambria" w:hAnsi="Cambria" w:cs="Times New Roman"/>
            <w:szCs w:val="24"/>
          </w:rPr>
          <w:t>erent solutions</w:t>
        </w:r>
      </w:ins>
      <w:ins w:id="106" w:author="Bale,Cameron" w:date="2023-01-24T10:12:00Z">
        <w:r w:rsidR="00381302">
          <w:rPr>
            <w:rFonts w:ascii="Cambria" w:hAnsi="Cambria" w:cs="Times New Roman"/>
            <w:szCs w:val="24"/>
          </w:rPr>
          <w:t>,</w:t>
        </w:r>
      </w:ins>
      <w:ins w:id="107" w:author="Matt Schneider" w:date="2023-01-22T07:38:00Z">
        <w:r>
          <w:rPr>
            <w:rFonts w:ascii="Cambria" w:hAnsi="Cambria" w:cs="Times New Roman"/>
            <w:szCs w:val="24"/>
          </w:rPr>
          <w:t xml:space="preserve"> </w:t>
        </w:r>
      </w:ins>
      <w:ins w:id="108" w:author="Matt Schneider" w:date="2023-01-22T07:39:00Z">
        <w:r>
          <w:rPr>
            <w:rFonts w:ascii="Cambria" w:hAnsi="Cambria" w:cs="Times New Roman"/>
            <w:szCs w:val="24"/>
          </w:rPr>
          <w:t>such as</w:t>
        </w:r>
      </w:ins>
      <w:ins w:id="109" w:author="Matt Schneider" w:date="2023-01-22T07:38:00Z">
        <w:r>
          <w:rPr>
            <w:rFonts w:ascii="Cambria" w:hAnsi="Cambria" w:cs="Times New Roman"/>
            <w:szCs w:val="24"/>
          </w:rPr>
          <w:t xml:space="preserve"> </w:t>
        </w:r>
      </w:ins>
      <w:ins w:id="110" w:author="Matt Schneider" w:date="2023-01-22T07:41:00Z">
        <w:r w:rsidR="0002324C">
          <w:rPr>
            <w:rFonts w:ascii="Cambria" w:hAnsi="Cambria" w:cs="Times New Roman"/>
            <w:szCs w:val="24"/>
          </w:rPr>
          <w:t xml:space="preserve">only </w:t>
        </w:r>
      </w:ins>
      <w:ins w:id="111" w:author="Matt Schneider" w:date="2023-01-22T07:38:00Z">
        <w:r>
          <w:rPr>
            <w:rFonts w:ascii="Cambria" w:hAnsi="Cambria" w:cs="Times New Roman"/>
            <w:szCs w:val="24"/>
          </w:rPr>
          <w:t xml:space="preserve">sharing forecasts via federated learning.  </w:t>
        </w:r>
        <w:del w:id="112" w:author="Bale,Cameron" w:date="2023-01-24T10:13:00Z">
          <w:r w:rsidDel="00381302">
            <w:rPr>
              <w:rFonts w:ascii="Cambria" w:hAnsi="Cambria" w:cs="Times New Roman"/>
              <w:szCs w:val="24"/>
            </w:rPr>
            <w:delText xml:space="preserve">In this paper, we </w:delText>
          </w:r>
        </w:del>
      </w:ins>
      <w:ins w:id="113" w:author="Matt Schneider" w:date="2023-01-22T07:39:00Z">
        <w:del w:id="114" w:author="Bale,Cameron" w:date="2023-01-24T10:13:00Z">
          <w:r w:rsidDel="00381302">
            <w:rPr>
              <w:rFonts w:ascii="Cambria" w:hAnsi="Cambria" w:cs="Times New Roman"/>
              <w:szCs w:val="24"/>
            </w:rPr>
            <w:delText>propose</w:delText>
          </w:r>
        </w:del>
      </w:ins>
      <w:ins w:id="115" w:author="Bale,Cameron" w:date="2023-01-24T10:13:00Z">
        <w:r w:rsidR="00381302">
          <w:rPr>
            <w:rFonts w:ascii="Cambria" w:hAnsi="Cambria" w:cs="Times New Roman"/>
            <w:szCs w:val="24"/>
          </w:rPr>
          <w:t>This paper proposes</w:t>
        </w:r>
      </w:ins>
      <w:ins w:id="116" w:author="Matt Schneider" w:date="2023-01-22T07:39:00Z">
        <w:r>
          <w:rPr>
            <w:rFonts w:ascii="Cambria" w:hAnsi="Cambria" w:cs="Times New Roman"/>
            <w:szCs w:val="24"/>
          </w:rPr>
          <w:t xml:space="preserve"> a matrix-based data protection solution </w:t>
        </w:r>
      </w:ins>
      <w:ins w:id="117" w:author="Matt Schneider" w:date="2023-01-22T07:40:00Z">
        <w:r>
          <w:rPr>
            <w:rFonts w:ascii="Cambria" w:hAnsi="Cambria" w:cs="Times New Roman"/>
            <w:szCs w:val="24"/>
          </w:rPr>
          <w:t>for organizations to</w:t>
        </w:r>
      </w:ins>
      <w:ins w:id="118" w:author="Matt Schneider" w:date="2023-01-22T07:39:00Z">
        <w:r>
          <w:rPr>
            <w:rFonts w:ascii="Cambria" w:hAnsi="Cambria" w:cs="Times New Roman"/>
            <w:szCs w:val="24"/>
          </w:rPr>
          <w:t xml:space="preserve"> share </w:t>
        </w:r>
      </w:ins>
      <w:ins w:id="119" w:author="Matt Schneider" w:date="2023-01-22T07:42:00Z">
        <w:r w:rsidR="0002324C">
          <w:rPr>
            <w:rFonts w:ascii="Cambria" w:hAnsi="Cambria" w:cs="Times New Roman"/>
            <w:szCs w:val="24"/>
          </w:rPr>
          <w:t>the underlying</w:t>
        </w:r>
      </w:ins>
      <w:ins w:id="120" w:author="Matt Schneider" w:date="2023-01-22T07:39:00Z">
        <w:r>
          <w:rPr>
            <w:rFonts w:ascii="Cambria" w:hAnsi="Cambria" w:cs="Times New Roman"/>
            <w:szCs w:val="24"/>
          </w:rPr>
          <w:t xml:space="preserve"> time series data.</w:t>
        </w:r>
      </w:ins>
      <w:ins w:id="121" w:author="Matt Schneider" w:date="2023-01-22T07:38:00Z">
        <w:r>
          <w:rPr>
            <w:rFonts w:ascii="Cambria" w:hAnsi="Cambria" w:cs="Times New Roman"/>
            <w:szCs w:val="24"/>
          </w:rPr>
          <w:t xml:space="preserve"> </w:t>
        </w:r>
      </w:ins>
    </w:p>
    <w:p w14:paraId="67C50CC0" w14:textId="77777777" w:rsidR="002C7E6D" w:rsidRDefault="002C7E6D" w:rsidP="002C7E6D">
      <w:pPr>
        <w:rPr>
          <w:ins w:id="122" w:author="Matt Schneider" w:date="2023-01-22T07:38:00Z"/>
          <w:rFonts w:ascii="Cambria" w:hAnsi="Cambria" w:cs="Times New Roman"/>
          <w:szCs w:val="24"/>
        </w:rPr>
      </w:pPr>
    </w:p>
    <w:p w14:paraId="7CC58FD1" w14:textId="18BAAB8E" w:rsidR="00663127" w:rsidDel="002C7E6D" w:rsidRDefault="00663127" w:rsidP="00A5796E">
      <w:pPr>
        <w:rPr>
          <w:del w:id="123" w:author="Matt Schneider" w:date="2023-01-22T07:31:00Z"/>
          <w:rFonts w:ascii="Cambria" w:hAnsi="Cambria"/>
        </w:rPr>
      </w:pPr>
    </w:p>
    <w:p w14:paraId="47F2E5C0" w14:textId="3805B54A" w:rsidR="00663127" w:rsidDel="002C7E6D" w:rsidRDefault="00663127" w:rsidP="00A5796E">
      <w:pPr>
        <w:rPr>
          <w:del w:id="124" w:author="Matt Schneider" w:date="2023-01-22T07:31:00Z"/>
          <w:rFonts w:ascii="Cambria" w:hAnsi="Cambria"/>
        </w:rPr>
      </w:pPr>
    </w:p>
    <w:p w14:paraId="5B406693" w14:textId="3B811837" w:rsidR="00A5796E" w:rsidDel="00DA5746" w:rsidRDefault="001B65FA" w:rsidP="002C7E6D">
      <w:pPr>
        <w:rPr>
          <w:del w:id="125" w:author="Matt Schneider" w:date="2023-01-22T07:45:00Z"/>
          <w:rFonts w:ascii="Cambria" w:hAnsi="Cambria"/>
        </w:rPr>
      </w:pPr>
      <w:del w:id="126" w:author="Matt Schneider" w:date="2023-01-22T07:34:00Z">
        <w:r w:rsidDel="002C7E6D">
          <w:rPr>
            <w:rFonts w:ascii="Cambria" w:hAnsi="Cambria"/>
          </w:rPr>
          <w:delText xml:space="preserve">These </w:delText>
        </w:r>
        <w:r w:rsidR="0004247E" w:rsidDel="002C7E6D">
          <w:rPr>
            <w:rFonts w:ascii="Cambria" w:hAnsi="Cambria"/>
          </w:rPr>
          <w:delText>l</w:delText>
        </w:r>
        <w:r w:rsidR="00C50ABC" w:rsidRPr="00753FD1" w:rsidDel="002C7E6D">
          <w:rPr>
            <w:rFonts w:ascii="Cambria" w:hAnsi="Cambria"/>
          </w:rPr>
          <w:delText xml:space="preserve">egal limitations can be circumvented when data is properly </w:delText>
        </w:r>
        <w:r w:rsidR="00C50ABC" w:rsidDel="002C7E6D">
          <w:rPr>
            <w:rFonts w:ascii="Cambria" w:hAnsi="Cambria"/>
          </w:rPr>
          <w:delText>anonymized</w:delText>
        </w:r>
        <w:r w:rsidR="00663127" w:rsidDel="002C7E6D">
          <w:rPr>
            <w:rStyle w:val="FootnoteReference"/>
            <w:rFonts w:ascii="Cambria" w:hAnsi="Cambria"/>
          </w:rPr>
          <w:footnoteReference w:id="3"/>
        </w:r>
        <w:r w:rsidR="00663127" w:rsidDel="002C7E6D">
          <w:rPr>
            <w:rFonts w:ascii="Cambria" w:hAnsi="Cambria"/>
          </w:rPr>
          <w:delText xml:space="preserve">. </w:delText>
        </w:r>
      </w:del>
      <w:del w:id="129" w:author="Matt Schneider" w:date="2023-01-22T07:45:00Z">
        <w:r w:rsidR="00133559" w:rsidDel="00DA5746">
          <w:rPr>
            <w:rFonts w:ascii="Cambria" w:hAnsi="Cambria"/>
          </w:rPr>
          <w:delText>For example,</w:delText>
        </w:r>
        <w:r w:rsidR="00C50ABC" w:rsidDel="00DA5746">
          <w:rPr>
            <w:rFonts w:ascii="Cambria" w:hAnsi="Cambria"/>
          </w:rPr>
          <w:delText xml:space="preserve"> during the COVID-19 pandemic, </w:delText>
        </w:r>
        <w:r w:rsidR="00133559" w:rsidDel="00DA5746">
          <w:rPr>
            <w:rFonts w:ascii="Cambria" w:hAnsi="Cambria"/>
          </w:rPr>
          <w:delText>mobile phone</w:delText>
        </w:r>
        <w:r w:rsidR="00C50ABC" w:rsidDel="00DA5746">
          <w:rPr>
            <w:rFonts w:ascii="Cambria" w:hAnsi="Cambria"/>
          </w:rPr>
          <w:delText xml:space="preserve"> position data was anonymized through aggregation </w:delText>
        </w:r>
        <w:r w:rsidR="00E04724" w:rsidDel="00DA5746">
          <w:rPr>
            <w:rFonts w:ascii="Cambria" w:hAnsi="Cambria"/>
          </w:rPr>
          <w:delText>to</w:delText>
        </w:r>
        <w:r w:rsidR="00C50ABC" w:rsidDel="00DA5746">
          <w:rPr>
            <w:rFonts w:ascii="Cambria" w:hAnsi="Cambria"/>
          </w:rPr>
          <w:delText xml:space="preserve"> origin-destination matrices, which were used to study population mobility patterns in the EU</w:delText>
        </w:r>
        <w:r w:rsidR="00E04724" w:rsidDel="00DA5746">
          <w:rPr>
            <w:rFonts w:ascii="Cambria" w:hAnsi="Cambria"/>
          </w:rPr>
          <w:delText xml:space="preserve"> (Santamaria et al. 2020). This data was subsequently used in nowcasting GDP during the COVID-19 pandemic </w:delText>
        </w:r>
        <w:r w:rsidR="00A07398" w:rsidDel="00DA5746">
          <w:rPr>
            <w:rFonts w:ascii="Cambria" w:hAnsi="Cambria"/>
          </w:rPr>
          <w:delText>(Barbaglia 2020). Data that is not anonymous, on the other hand, is subject to purpose limitation, and cannot be freely re-used</w:delText>
        </w:r>
        <w:r w:rsidR="00A07398" w:rsidDel="00DA5746">
          <w:rPr>
            <w:rStyle w:val="FootnoteReference"/>
            <w:rFonts w:ascii="Cambria" w:hAnsi="Cambria"/>
          </w:rPr>
          <w:footnoteReference w:id="4"/>
        </w:r>
        <w:r w:rsidR="00A07398" w:rsidDel="00DA5746">
          <w:rPr>
            <w:rFonts w:ascii="Cambria" w:hAnsi="Cambria"/>
          </w:rPr>
          <w:delText xml:space="preserve">. In addition to legal compliance, other </w:delText>
        </w:r>
        <w:r w:rsidR="00A5796E" w:rsidRPr="00753FD1" w:rsidDel="00DA5746">
          <w:rPr>
            <w:rFonts w:ascii="Cambria" w:hAnsi="Cambria"/>
          </w:rPr>
          <w:delText xml:space="preserve">reasons for </w:delText>
        </w:r>
        <w:r w:rsidR="00A5796E" w:rsidDel="00DA5746">
          <w:rPr>
            <w:rFonts w:ascii="Cambria" w:hAnsi="Cambria"/>
          </w:rPr>
          <w:delText>protecting data</w:delText>
        </w:r>
        <w:r w:rsidR="00A5796E" w:rsidRPr="00753FD1" w:rsidDel="00DA5746">
          <w:rPr>
            <w:rFonts w:ascii="Cambria" w:hAnsi="Cambria"/>
          </w:rPr>
          <w:delText xml:space="preserve"> include reducing consumers' privacy concerns </w:delText>
        </w:r>
        <w:r w:rsidR="00A5796E" w:rsidDel="00DA5746">
          <w:rPr>
            <w:rFonts w:ascii="Cambria" w:hAnsi="Cambria"/>
          </w:rPr>
          <w:fldChar w:fldCharType="begin"/>
        </w:r>
        <w:r w:rsidR="00A5796E" w:rsidDel="00DA5746">
          <w:rPr>
            <w:rFonts w:ascii="Cambria" w:hAnsi="Cambria"/>
          </w:rPr>
          <w:delInstrText xml:space="preserve"> ADDIN ZOTERO_ITEM CSL_CITATION {"citationID":"1Ela9j8g","properties":{"formattedCitation":"(Martin et al., 2017)","plainCitation":"(Martin et al., 2017)","noteIndex":0},"citationItems":[{"id":141,"uris":["http://zotero.org/users/8556523/items/NPZQQEX9"],"itemData":{"id":141,"type":"article-journal","abstract":"Although marketers increasingly rely on customer data, ﬁrms have little insight into the ramiﬁcations of such data use and do not know how to prevent negative effects. Data management efforts may heighten customers’ vulnerability worries or create real vulnerability. Using a conceptual framework grounded in gossip theory, the authors link customer vulnerability to negative performance effects. Three studies show that transparency and control in ﬁrms’ data management practices can suppress the negative effects of customer data vulnerability. Experimental manipulations reveal that mere access to personal data inﬂates feelings of violation and reduces trust. An event study of data security breaches affecting 414 public companies also conﬁrms negative effects, as well as spillover vulnerabilities from rival ﬁrms’ breaches, on ﬁrm performance. Severity of the breach hurts the focal ﬁrm but helps the rival ﬁrm, which provides some insight into mixed ﬁndings in prior research. Finally, a ﬁeld study with actual customers of 15 companies across three industries demonstrates consistent effects across four types of customer data vulnerability and conﬁrms that violation and trust mediate the effects of data vulnerabilities on outcomes.","container-title":"Journal of Marketing","DOI":"10.1509/jm.15.0497","ISSN":"0022-2429, 1547-7185","issue":"1","journalAbbreviation":"Journal of Marketing","language":"en","page":"36-58","source":"DOI.org (Crossref)","title":"Data Privacy: Effects on Customer and Firm Performance","title-short":"Data Privacy","volume":"81","author":[{"family":"Martin","given":"Kelly D."},{"family":"Borah","given":"Abhishek"},{"family":"Palmatier","given":"Robert W."}],"issued":{"date-parts":[["2017",1]]}}}],"schema":"https://github.com/citation-style-language/schema/raw/master/csl-citation.json"} </w:delInstrText>
        </w:r>
        <w:r w:rsidR="00A5796E" w:rsidDel="00DA5746">
          <w:rPr>
            <w:rFonts w:ascii="Cambria" w:hAnsi="Cambria"/>
          </w:rPr>
          <w:fldChar w:fldCharType="separate"/>
        </w:r>
        <w:r w:rsidR="00A5796E" w:rsidRPr="00A20255" w:rsidDel="00DA5746">
          <w:rPr>
            <w:rFonts w:ascii="Cambria" w:hAnsi="Cambria"/>
          </w:rPr>
          <w:delText>(Martin et al., 2017)</w:delText>
        </w:r>
        <w:r w:rsidR="00A5796E" w:rsidDel="00DA5746">
          <w:rPr>
            <w:rFonts w:ascii="Cambria" w:hAnsi="Cambria"/>
          </w:rPr>
          <w:fldChar w:fldCharType="end"/>
        </w:r>
        <w:r w:rsidR="00A5796E" w:rsidDel="00DA5746">
          <w:rPr>
            <w:rFonts w:ascii="Cambria" w:hAnsi="Cambria"/>
          </w:rPr>
          <w:delText xml:space="preserve"> </w:delText>
        </w:r>
        <w:r w:rsidR="00A5796E" w:rsidRPr="00753FD1" w:rsidDel="00DA5746">
          <w:rPr>
            <w:rFonts w:ascii="Cambria" w:hAnsi="Cambria"/>
          </w:rPr>
          <w:delText xml:space="preserve">or attempting to gain a competitive advantage through privacy-conscious brand positioning </w:delText>
        </w:r>
        <w:r w:rsidR="00A5796E" w:rsidDel="00DA5746">
          <w:rPr>
            <w:rFonts w:ascii="Cambria" w:hAnsi="Cambria"/>
          </w:rPr>
          <w:fldChar w:fldCharType="begin"/>
        </w:r>
        <w:r w:rsidR="00A5796E" w:rsidDel="00DA5746">
          <w:rPr>
            <w:rFonts w:ascii="Cambria" w:hAnsi="Cambria"/>
          </w:rPr>
          <w:delInstrText xml:space="preserve"> ADDIN ZOTERO_ITEM CSL_CITATION {"citationID":"dBJKjWPj","properties":{"formattedCitation":"(Goldfarb &amp; Tucker, n.d.)","plainCitation":"(Goldfarb &amp; Tucker, n.d.)","noteIndex":0},"citationItems":[{"id":143,"uris":["http://zotero.org/users/8556523/items/H3TP4WB4"],"itemData":{"id":143,"type":"article-journal","language":"en","page":"6","source":"Zotero","title":"Why Managing Consumer Privacy Can Be an Opportunity","author":[{"family":"Goldfarb","given":"Avi"},{"family":"Tucker","given":"Catherine"}]}}],"schema":"https://github.com/citation-style-language/schema/raw/master/csl-citation.json"} </w:delInstrText>
        </w:r>
        <w:r w:rsidR="00A5796E" w:rsidDel="00DA5746">
          <w:rPr>
            <w:rFonts w:ascii="Cambria" w:hAnsi="Cambria"/>
          </w:rPr>
          <w:fldChar w:fldCharType="separate"/>
        </w:r>
        <w:r w:rsidR="00A5796E" w:rsidRPr="00D0379A" w:rsidDel="00DA5746">
          <w:rPr>
            <w:rFonts w:ascii="Cambria" w:hAnsi="Cambria"/>
          </w:rPr>
          <w:delText xml:space="preserve">(Goldfarb &amp; Tucker, </w:delText>
        </w:r>
        <w:r w:rsidR="00F746A0" w:rsidDel="00DA5746">
          <w:rPr>
            <w:rFonts w:ascii="Cambria" w:hAnsi="Cambria"/>
          </w:rPr>
          <w:delText>2013</w:delText>
        </w:r>
        <w:r w:rsidR="00A5796E" w:rsidRPr="00D0379A" w:rsidDel="00DA5746">
          <w:rPr>
            <w:rFonts w:ascii="Cambria" w:hAnsi="Cambria"/>
          </w:rPr>
          <w:delText>)</w:delText>
        </w:r>
        <w:r w:rsidR="00A5796E" w:rsidDel="00DA5746">
          <w:rPr>
            <w:rFonts w:ascii="Cambria" w:hAnsi="Cambria"/>
          </w:rPr>
          <w:fldChar w:fldCharType="end"/>
        </w:r>
        <w:r w:rsidR="00A5796E" w:rsidDel="00DA5746">
          <w:rPr>
            <w:rFonts w:ascii="Cambria" w:hAnsi="Cambria"/>
          </w:rPr>
          <w:delText>.</w:delText>
        </w:r>
        <w:r w:rsidDel="00DA5746">
          <w:rPr>
            <w:rFonts w:ascii="Cambria" w:hAnsi="Cambria"/>
          </w:rPr>
          <w:delText xml:space="preserve"> </w:delText>
        </w:r>
        <w:r w:rsidRPr="00753FD1" w:rsidDel="00DA5746">
          <w:rPr>
            <w:rFonts w:ascii="Cambria" w:hAnsi="Cambria"/>
          </w:rPr>
          <w:delText>Several of the largest tech companies in the world, including IBM</w:delText>
        </w:r>
        <w:r w:rsidDel="00DA5746">
          <w:rPr>
            <w:rFonts w:ascii="Cambria" w:hAnsi="Cambria"/>
          </w:rPr>
          <w:delText xml:space="preserve">, </w:delText>
        </w:r>
        <w:r w:rsidRPr="00753FD1" w:rsidDel="00DA5746">
          <w:rPr>
            <w:rFonts w:ascii="Cambria" w:hAnsi="Cambria"/>
          </w:rPr>
          <w:delText>Google</w:delText>
        </w:r>
        <w:r w:rsidDel="00DA5746">
          <w:rPr>
            <w:rStyle w:val="FootnoteReference"/>
            <w:rFonts w:ascii="Cambria" w:hAnsi="Cambria"/>
          </w:rPr>
          <w:footnoteReference w:id="5"/>
        </w:r>
        <w:r w:rsidDel="00DA5746">
          <w:rPr>
            <w:rFonts w:ascii="Cambria" w:hAnsi="Cambria"/>
          </w:rPr>
          <w:delText xml:space="preserve">, </w:delText>
        </w:r>
        <w:r w:rsidRPr="00753FD1" w:rsidDel="00DA5746">
          <w:rPr>
            <w:rFonts w:ascii="Cambria" w:hAnsi="Cambria"/>
          </w:rPr>
          <w:delText>Meta</w:delText>
        </w:r>
        <w:r w:rsidDel="00DA5746">
          <w:rPr>
            <w:rFonts w:ascii="Cambria" w:hAnsi="Cambria"/>
          </w:rPr>
          <w:delText xml:space="preserve">, </w:delText>
        </w:r>
        <w:r w:rsidRPr="00753FD1" w:rsidDel="00DA5746">
          <w:rPr>
            <w:rFonts w:ascii="Cambria" w:hAnsi="Cambria"/>
          </w:rPr>
          <w:delText>and Microsoft</w:delText>
        </w:r>
        <w:r w:rsidDel="00DA5746">
          <w:rPr>
            <w:rStyle w:val="FootnoteReference"/>
            <w:rFonts w:ascii="Cambria" w:hAnsi="Cambria"/>
          </w:rPr>
          <w:footnoteReference w:id="6"/>
        </w:r>
        <w:r w:rsidDel="00DA5746">
          <w:rPr>
            <w:rFonts w:ascii="Cambria" w:hAnsi="Cambria"/>
          </w:rPr>
          <w:delText xml:space="preserve"> </w:delText>
        </w:r>
        <w:r w:rsidRPr="00753FD1" w:rsidDel="00DA5746">
          <w:rPr>
            <w:rFonts w:ascii="Cambria" w:hAnsi="Cambria"/>
          </w:rPr>
          <w:delText xml:space="preserve">implement </w:delText>
        </w:r>
        <w:r w:rsidR="0004247E" w:rsidDel="00DA5746">
          <w:rPr>
            <w:rFonts w:ascii="Cambria" w:hAnsi="Cambria"/>
          </w:rPr>
          <w:delText>various approaches to privacy protection</w:delText>
        </w:r>
        <w:r w:rsidRPr="00753FD1" w:rsidDel="00DA5746">
          <w:rPr>
            <w:rFonts w:ascii="Cambria" w:hAnsi="Cambria"/>
          </w:rPr>
          <w:delText xml:space="preserve"> and provide open-source code to enable others to do the same. Apple has</w:delText>
        </w:r>
        <w:r w:rsidR="00084A1F" w:rsidDel="00DA5746">
          <w:rPr>
            <w:rFonts w:ascii="Cambria" w:hAnsi="Cambria"/>
          </w:rPr>
          <w:delText xml:space="preserve"> also</w:delText>
        </w:r>
        <w:r w:rsidRPr="00753FD1" w:rsidDel="00DA5746">
          <w:rPr>
            <w:rFonts w:ascii="Cambria" w:hAnsi="Cambria"/>
          </w:rPr>
          <w:delText xml:space="preserve"> positioned </w:delText>
        </w:r>
        <w:r w:rsidR="00084A1F" w:rsidDel="00DA5746">
          <w:rPr>
            <w:rFonts w:ascii="Cambria" w:hAnsi="Cambria"/>
          </w:rPr>
          <w:delText>itself</w:delText>
        </w:r>
        <w:r w:rsidR="00084A1F" w:rsidRPr="00753FD1" w:rsidDel="00DA5746">
          <w:rPr>
            <w:rFonts w:ascii="Cambria" w:hAnsi="Cambria"/>
          </w:rPr>
          <w:delText xml:space="preserve"> </w:delText>
        </w:r>
        <w:r w:rsidRPr="00753FD1" w:rsidDel="00DA5746">
          <w:rPr>
            <w:rFonts w:ascii="Cambria" w:hAnsi="Cambria"/>
          </w:rPr>
          <w:delText>as a privacy-focused company</w:delText>
        </w:r>
        <w:r w:rsidDel="00DA5746">
          <w:rPr>
            <w:rStyle w:val="FootnoteReference"/>
            <w:rFonts w:ascii="Cambria" w:hAnsi="Cambria"/>
          </w:rPr>
          <w:footnoteReference w:id="7"/>
        </w:r>
        <w:r w:rsidDel="00DA5746">
          <w:rPr>
            <w:rFonts w:ascii="Cambria" w:hAnsi="Cambria"/>
          </w:rPr>
          <w:delText xml:space="preserve">. </w:delText>
        </w:r>
      </w:del>
    </w:p>
    <w:p w14:paraId="593AF4B2" w14:textId="0DFC30B0" w:rsidR="00C37A47" w:rsidRPr="00C37A47" w:rsidDel="00DA5746" w:rsidRDefault="00C37A47" w:rsidP="00C37A47">
      <w:pPr>
        <w:rPr>
          <w:del w:id="139" w:author="Matt Schneider" w:date="2023-01-22T07:45:00Z"/>
          <w:rFonts w:ascii="Cambria" w:hAnsi="Cambria"/>
        </w:rPr>
      </w:pPr>
    </w:p>
    <w:p w14:paraId="1B4737B6" w14:textId="27DC5354" w:rsidR="002642DF" w:rsidRDefault="00C37A47" w:rsidP="00C37A47">
      <w:pPr>
        <w:rPr>
          <w:rFonts w:ascii="Cambria" w:hAnsi="Cambria"/>
        </w:rPr>
      </w:pPr>
      <w:r w:rsidRPr="00C37A47">
        <w:rPr>
          <w:rFonts w:ascii="Cambria" w:hAnsi="Cambria"/>
        </w:rPr>
        <w:t xml:space="preserve">Various </w:t>
      </w:r>
      <w:r w:rsidR="00A5796E">
        <w:rPr>
          <w:rFonts w:ascii="Cambria" w:hAnsi="Cambria"/>
        </w:rPr>
        <w:t xml:space="preserve">data </w:t>
      </w:r>
      <w:r w:rsidRPr="00C37A47">
        <w:rPr>
          <w:rFonts w:ascii="Cambria" w:hAnsi="Cambria"/>
        </w:rPr>
        <w:t xml:space="preserve">protection </w:t>
      </w:r>
      <w:del w:id="140" w:author="Matt Schneider" w:date="2023-01-22T07:45:00Z">
        <w:r w:rsidRPr="00C37A47" w:rsidDel="00411B6E">
          <w:rPr>
            <w:rFonts w:ascii="Cambria" w:hAnsi="Cambria"/>
          </w:rPr>
          <w:delText xml:space="preserve">approaches </w:delText>
        </w:r>
      </w:del>
      <w:ins w:id="141" w:author="Matt Schneider" w:date="2023-01-22T07:45:00Z">
        <w:r w:rsidR="00411B6E">
          <w:rPr>
            <w:rFonts w:ascii="Cambria" w:hAnsi="Cambria"/>
          </w:rPr>
          <w:t>methods</w:t>
        </w:r>
        <w:r w:rsidR="00411B6E" w:rsidRPr="00C37A47">
          <w:rPr>
            <w:rFonts w:ascii="Cambria" w:hAnsi="Cambria"/>
          </w:rPr>
          <w:t xml:space="preserve"> </w:t>
        </w:r>
      </w:ins>
      <w:r w:rsidRPr="00C37A47">
        <w:rPr>
          <w:rFonts w:ascii="Cambria" w:hAnsi="Cambria"/>
        </w:rPr>
        <w:t xml:space="preserve">are available depending on whether time series are stored in a single data set </w:t>
      </w:r>
      <w:r w:rsidR="000C1DE8">
        <w:rPr>
          <w:rFonts w:ascii="Cambria" w:hAnsi="Cambria"/>
        </w:rPr>
        <w:t xml:space="preserve">(centralized) </w:t>
      </w:r>
      <w:r w:rsidRPr="00C37A47">
        <w:rPr>
          <w:rFonts w:ascii="Cambria" w:hAnsi="Cambria"/>
        </w:rPr>
        <w:t>or spread across multiple data owners/data sets</w:t>
      </w:r>
      <w:r w:rsidR="000C1DE8">
        <w:rPr>
          <w:rFonts w:ascii="Cambria" w:hAnsi="Cambria"/>
        </w:rPr>
        <w:t xml:space="preserve"> (decentralized)</w:t>
      </w:r>
      <w:r w:rsidRPr="00C37A47">
        <w:rPr>
          <w:rFonts w:ascii="Cambria" w:hAnsi="Cambria"/>
        </w:rPr>
        <w:t xml:space="preserve">. In the </w:t>
      </w:r>
      <w:r w:rsidR="000C1DE8">
        <w:rPr>
          <w:rFonts w:ascii="Cambria" w:hAnsi="Cambria"/>
        </w:rPr>
        <w:t>decentralized</w:t>
      </w:r>
      <w:r w:rsidRPr="00C37A47">
        <w:rPr>
          <w:rFonts w:ascii="Cambria" w:hAnsi="Cambria"/>
        </w:rPr>
        <w:t xml:space="preserve"> scenario, multi-party computation </w:t>
      </w:r>
      <w:ins w:id="142" w:author="Bale,Cameron" w:date="2023-01-24T09:40:00Z">
        <w:r w:rsidR="00072A9A">
          <w:rPr>
            <w:rFonts w:ascii="Cambria" w:hAnsi="Cambria"/>
          </w:rPr>
          <w:t>and</w:t>
        </w:r>
      </w:ins>
      <w:del w:id="143" w:author="Bale,Cameron" w:date="2023-01-24T09:40:00Z">
        <w:r w:rsidRPr="00C37A47" w:rsidDel="00072A9A">
          <w:rPr>
            <w:rFonts w:ascii="Cambria" w:hAnsi="Cambria"/>
          </w:rPr>
          <w:delText>or</w:delText>
        </w:r>
      </w:del>
      <w:r w:rsidRPr="00C37A47">
        <w:rPr>
          <w:rFonts w:ascii="Cambria" w:hAnsi="Cambria"/>
        </w:rPr>
        <w:t xml:space="preserve">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w:t>
      </w:r>
      <w:ins w:id="144" w:author="Bale,Cameron" w:date="2023-01-23T15:34:00Z">
        <w:r w:rsidR="00F53359">
          <w:rPr>
            <w:rFonts w:ascii="Cambria" w:hAnsi="Cambria" w:cs="Times New Roman"/>
            <w:szCs w:val="24"/>
          </w:rPr>
          <w:t>a</w:t>
        </w:r>
      </w:ins>
      <w:r w:rsidR="001130FC" w:rsidRPr="001130FC">
        <w:rPr>
          <w:rFonts w:ascii="Cambria" w:hAnsi="Cambria" w:cs="Times New Roman"/>
          <w:szCs w:val="24"/>
        </w:rPr>
        <w:t>; Goncalves, Bessa</w:t>
      </w:r>
      <w:del w:id="145" w:author="Bale,Cameron" w:date="2023-01-24T10:13:00Z">
        <w:r w:rsidR="001130FC" w:rsidRPr="001130FC" w:rsidDel="00381302">
          <w:rPr>
            <w:rFonts w:ascii="Cambria" w:hAnsi="Cambria" w:cs="Times New Roman"/>
            <w:szCs w:val="24"/>
          </w:rPr>
          <w:delText>,</w:delText>
        </w:r>
      </w:del>
      <w:r w:rsidR="001130FC" w:rsidRPr="001130FC">
        <w:rPr>
          <w:rFonts w:ascii="Cambria" w:hAnsi="Cambria" w:cs="Times New Roman"/>
          <w:szCs w:val="24"/>
        </w:rPr>
        <w:t xml:space="preserve"> et al., 2021</w:t>
      </w:r>
      <w:ins w:id="146" w:author="Bale,Cameron" w:date="2023-01-23T15:34:00Z">
        <w:r w:rsidR="00F53359">
          <w:rPr>
            <w:rFonts w:ascii="Cambria" w:hAnsi="Cambria" w:cs="Times New Roman"/>
            <w:szCs w:val="24"/>
          </w:rPr>
          <w:t>b</w:t>
        </w:r>
      </w:ins>
      <w:r w:rsidR="001130FC" w:rsidRPr="001130FC">
        <w:rPr>
          <w:rFonts w:ascii="Cambria" w:hAnsi="Cambria" w:cs="Times New Roman"/>
          <w:szCs w:val="24"/>
        </w:rPr>
        <w:t>; Sommer et al., 2021)</w:t>
      </w:r>
      <w:r w:rsidR="00AC558A">
        <w:rPr>
          <w:rFonts w:ascii="Cambria" w:hAnsi="Cambria"/>
        </w:rPr>
        <w:fldChar w:fldCharType="end"/>
      </w:r>
      <w:r w:rsidR="00AC558A">
        <w:rPr>
          <w:rFonts w:ascii="Cambria" w:hAnsi="Cambria"/>
        </w:rPr>
        <w:t xml:space="preserve">. </w:t>
      </w:r>
      <w:r w:rsidR="000C1DE8">
        <w:rPr>
          <w:rFonts w:ascii="Cambria" w:hAnsi="Cambria"/>
        </w:rPr>
        <w:t>We</w:t>
      </w:r>
      <w:r w:rsidRPr="00C37A47">
        <w:rPr>
          <w:rFonts w:ascii="Cambria" w:hAnsi="Cambria"/>
        </w:rPr>
        <w:t xml:space="preserve"> focus on </w:t>
      </w:r>
      <w:r w:rsidR="000C1DE8">
        <w:rPr>
          <w:rFonts w:ascii="Cambria" w:hAnsi="Cambria"/>
        </w:rPr>
        <w:t xml:space="preserve">the centralized </w:t>
      </w:r>
      <w:r w:rsidRPr="00C37A47">
        <w:rPr>
          <w:rFonts w:ascii="Cambria" w:hAnsi="Cambria"/>
        </w:rPr>
        <w:t xml:space="preserve">scenario </w:t>
      </w:r>
      <w:del w:id="147" w:author="Bale,Cameron" w:date="2023-01-24T10:13:00Z">
        <w:r w:rsidRPr="00C37A47" w:rsidDel="00381302">
          <w:rPr>
            <w:rFonts w:ascii="Cambria" w:hAnsi="Cambria"/>
          </w:rPr>
          <w:delText>in which</w:delText>
        </w:r>
      </w:del>
      <w:ins w:id="148" w:author="Bale,Cameron" w:date="2023-01-24T10:13:00Z">
        <w:r w:rsidR="00381302">
          <w:rPr>
            <w:rFonts w:ascii="Cambria" w:hAnsi="Cambria"/>
          </w:rPr>
          <w:t>where</w:t>
        </w:r>
      </w:ins>
      <w:r w:rsidRPr="00C37A47">
        <w:rPr>
          <w:rFonts w:ascii="Cambria" w:hAnsi="Cambria"/>
        </w:rPr>
        <w:t xml:space="preserve"> a single data owner uses privacy methods to protect a time series data set.</w:t>
      </w:r>
      <w:r w:rsidR="00776E27">
        <w:rPr>
          <w:rFonts w:ascii="Cambria" w:hAnsi="Cambria"/>
        </w:rPr>
        <w:t xml:space="preserve"> </w:t>
      </w:r>
      <w:r w:rsidRPr="00C37A47">
        <w:rPr>
          <w:rFonts w:ascii="Cambria" w:hAnsi="Cambria"/>
        </w:rPr>
        <w:t xml:space="preserve">These privacy methods </w:t>
      </w:r>
      <w:ins w:id="149" w:author="Matt Schneider" w:date="2023-01-22T07:46:00Z">
        <w:r w:rsidR="00411B6E">
          <w:rPr>
            <w:rFonts w:ascii="Cambria" w:hAnsi="Cambria"/>
          </w:rPr>
          <w:t xml:space="preserve">directly </w:t>
        </w:r>
      </w:ins>
      <w:r w:rsidRPr="00C37A47">
        <w:rPr>
          <w:rFonts w:ascii="Cambria" w:hAnsi="Cambria"/>
        </w:rPr>
        <w:t xml:space="preserve">alter the </w:t>
      </w:r>
      <w:del w:id="150" w:author="Matt Schneider" w:date="2023-01-22T07:46:00Z">
        <w:r w:rsidRPr="00C37A47" w:rsidDel="00411B6E">
          <w:rPr>
            <w:rFonts w:ascii="Cambria" w:hAnsi="Cambria"/>
          </w:rPr>
          <w:delText xml:space="preserve">sensitive </w:delText>
        </w:r>
      </w:del>
      <w:ins w:id="151" w:author="Matt Schneider" w:date="2023-01-22T07:46:00Z">
        <w:r w:rsidR="00411B6E">
          <w:rPr>
            <w:rFonts w:ascii="Cambria" w:hAnsi="Cambria"/>
          </w:rPr>
          <w:t>confidential</w:t>
        </w:r>
        <w:r w:rsidR="00411B6E" w:rsidRPr="00C37A47">
          <w:rPr>
            <w:rFonts w:ascii="Cambria" w:hAnsi="Cambria"/>
          </w:rPr>
          <w:t xml:space="preserve"> </w:t>
        </w:r>
      </w:ins>
      <w:r w:rsidRPr="00C37A47">
        <w:rPr>
          <w:rFonts w:ascii="Cambria" w:hAnsi="Cambria"/>
        </w:rPr>
        <w:t>data to produce protected time series</w:t>
      </w:r>
      <w:ins w:id="152" w:author="Matt Schneider" w:date="2023-01-22T07:48:00Z">
        <w:r w:rsidR="00411B6E">
          <w:rPr>
            <w:rFonts w:ascii="Cambria" w:hAnsi="Cambria"/>
          </w:rPr>
          <w:t>. The goal is to</w:t>
        </w:r>
      </w:ins>
      <w:del w:id="153" w:author="Matt Schneider" w:date="2023-01-22T07:48:00Z">
        <w:r w:rsidRPr="00C37A47" w:rsidDel="00411B6E">
          <w:rPr>
            <w:rFonts w:ascii="Cambria" w:hAnsi="Cambria"/>
          </w:rPr>
          <w:delText xml:space="preserve"> which</w:delText>
        </w:r>
      </w:del>
      <w:r w:rsidRPr="00C37A47">
        <w:rPr>
          <w:rFonts w:ascii="Cambria" w:hAnsi="Cambria"/>
        </w:rPr>
        <w:t xml:space="preserve"> limit the ability of a bad actor to identify data subjects</w:t>
      </w:r>
      <w:ins w:id="154" w:author="Matt Schneider" w:date="2023-01-22T07:48:00Z">
        <w:r w:rsidR="00411B6E">
          <w:rPr>
            <w:rFonts w:ascii="Cambria" w:hAnsi="Cambria"/>
          </w:rPr>
          <w:t xml:space="preserve"> (in our case, time series)</w:t>
        </w:r>
      </w:ins>
      <w:r w:rsidRPr="00C37A47">
        <w:rPr>
          <w:rFonts w:ascii="Cambria" w:hAnsi="Cambria"/>
        </w:rPr>
        <w:t xml:space="preserve"> </w:t>
      </w:r>
      <w:r w:rsidR="00776E27">
        <w:rPr>
          <w:rFonts w:ascii="Cambria" w:hAnsi="Cambria"/>
        </w:rPr>
        <w:t>and</w:t>
      </w:r>
      <w:r w:rsidRPr="00C37A47">
        <w:rPr>
          <w:rFonts w:ascii="Cambria" w:hAnsi="Cambria"/>
        </w:rPr>
        <w:t xml:space="preserve"> learn sensitive information about them. </w:t>
      </w:r>
      <w:ins w:id="155" w:author="Matt Schneider" w:date="2023-01-22T07:48:00Z">
        <w:r w:rsidR="00411B6E">
          <w:rPr>
            <w:rFonts w:ascii="Cambria" w:hAnsi="Cambria"/>
          </w:rPr>
          <w:t xml:space="preserve">For example, </w:t>
        </w:r>
      </w:ins>
      <w:ins w:id="156" w:author="Bale,Cameron" w:date="2023-01-24T09:51:00Z">
        <w:r w:rsidR="00072A9A">
          <w:rPr>
            <w:rFonts w:ascii="Cambria" w:hAnsi="Cambria"/>
          </w:rPr>
          <w:t xml:space="preserve">the </w:t>
        </w:r>
      </w:ins>
      <w:del w:id="157" w:author="Matt Schneider" w:date="2023-01-22T07:48:00Z">
        <w:r w:rsidRPr="00C37A47" w:rsidDel="00411B6E">
          <w:rPr>
            <w:rFonts w:ascii="Cambria" w:hAnsi="Cambria"/>
          </w:rPr>
          <w:delText xml:space="preserve">One example is the </w:delText>
        </w:r>
      </w:del>
      <w:r w:rsidRPr="00C37A47">
        <w:rPr>
          <w:rFonts w:ascii="Cambria" w:hAnsi="Cambria"/>
        </w:rPr>
        <w:t>Census</w:t>
      </w:r>
      <w:del w:id="158" w:author="Matt Schneider" w:date="2023-01-22T07:48:00Z">
        <w:r w:rsidRPr="00C37A47" w:rsidDel="00411B6E">
          <w:rPr>
            <w:rFonts w:ascii="Cambria" w:hAnsi="Cambria"/>
          </w:rPr>
          <w:delText>’</w:delText>
        </w:r>
      </w:del>
      <w:r w:rsidRPr="00C37A47">
        <w:rPr>
          <w:rFonts w:ascii="Cambria" w:hAnsi="Cambria"/>
        </w:rPr>
        <w:t xml:space="preserve"> </w:t>
      </w:r>
      <w:ins w:id="159" w:author="Matt Schneider" w:date="2023-01-22T07:48:00Z">
        <w:r w:rsidR="00411B6E">
          <w:rPr>
            <w:rFonts w:ascii="Cambria" w:hAnsi="Cambria"/>
          </w:rPr>
          <w:t>applies</w:t>
        </w:r>
      </w:ins>
      <w:del w:id="160" w:author="Matt Schneider" w:date="2023-01-22T07:48:00Z">
        <w:r w:rsidRPr="00C37A47" w:rsidDel="00411B6E">
          <w:rPr>
            <w:rFonts w:ascii="Cambria" w:hAnsi="Cambria"/>
          </w:rPr>
          <w:delText>use of</w:delText>
        </w:r>
      </w:del>
      <w:r w:rsidRPr="00C37A47">
        <w:rPr>
          <w:rFonts w:ascii="Cambria" w:hAnsi="Cambria"/>
        </w:rPr>
        <w:t xml:space="preserve"> random noise to </w:t>
      </w:r>
      <w:ins w:id="161" w:author="Matt Schneider" w:date="2023-01-22T07:48:00Z">
        <w:r w:rsidR="00411B6E">
          <w:rPr>
            <w:rFonts w:ascii="Cambria" w:hAnsi="Cambria"/>
          </w:rPr>
          <w:t>t</w:t>
        </w:r>
      </w:ins>
      <w:ins w:id="162" w:author="Matt Schneider" w:date="2023-01-22T07:49:00Z">
        <w:r w:rsidR="00411B6E">
          <w:rPr>
            <w:rFonts w:ascii="Cambria" w:hAnsi="Cambria"/>
          </w:rPr>
          <w:t>ime series to protect</w:t>
        </w:r>
      </w:ins>
      <w:del w:id="163" w:author="Matt Schneider" w:date="2023-01-22T07:49:00Z">
        <w:r w:rsidRPr="00C37A47" w:rsidDel="00411B6E">
          <w:rPr>
            <w:rFonts w:ascii="Cambria" w:hAnsi="Cambria"/>
          </w:rPr>
          <w:delText>perturb the individual and business level data that goes into calculating</w:delText>
        </w:r>
      </w:del>
      <w:r w:rsidRPr="00C37A47">
        <w:rPr>
          <w:rFonts w:ascii="Cambria" w:hAnsi="Cambria"/>
        </w:rPr>
        <w:t xml:space="preserve"> Quarterly Workforce Indicator data</w:t>
      </w:r>
      <w:r w:rsidR="00776E27">
        <w:rPr>
          <w:rFonts w:ascii="Cambria" w:hAnsi="Cambria"/>
        </w:rPr>
        <w:t xml:space="preserve"> </w:t>
      </w:r>
      <w:r w:rsidR="00776E27">
        <w:rPr>
          <w:rFonts w:ascii="Cambria" w:hAnsi="Cambria"/>
        </w:rPr>
        <w:fldChar w:fldCharType="begin"/>
      </w:r>
      <w:r w:rsidR="00776E27">
        <w:rPr>
          <w:rFonts w:ascii="Cambria" w:hAnsi="Cambria"/>
        </w:rPr>
        <w:instrText xml:space="preserve"> ADDIN ZOTERO_ITEM CSL_CITATION {"citationID":"kRF8oq2o","properties":{"formattedCitation":"(Abowd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776E27">
        <w:rPr>
          <w:rFonts w:ascii="Cambria" w:hAnsi="Cambria"/>
        </w:rPr>
        <w:fldChar w:fldCharType="separate"/>
      </w:r>
      <w:r w:rsidR="00776E27" w:rsidRPr="00776E27">
        <w:rPr>
          <w:rFonts w:ascii="Cambria" w:hAnsi="Cambria"/>
        </w:rPr>
        <w:t>(Abowd et al., 2012)</w:t>
      </w:r>
      <w:r w:rsidR="00776E27">
        <w:rPr>
          <w:rFonts w:ascii="Cambria" w:hAnsi="Cambria"/>
        </w:rPr>
        <w:fldChar w:fldCharType="end"/>
      </w:r>
      <w:r w:rsidR="00776E27">
        <w:rPr>
          <w:rFonts w:ascii="Cambria" w:hAnsi="Cambria"/>
        </w:rPr>
        <w:t xml:space="preserve">. </w:t>
      </w:r>
      <w:r w:rsidRPr="00C37A47">
        <w:rPr>
          <w:rFonts w:ascii="Cambria" w:hAnsi="Cambria"/>
        </w:rPr>
        <w:t xml:space="preserve">The concern for forecasters </w:t>
      </w:r>
      <w:del w:id="164" w:author="Matt Schneider" w:date="2023-01-22T07:51:00Z">
        <w:r w:rsidRPr="00C37A47" w:rsidDel="001E1771">
          <w:rPr>
            <w:rFonts w:ascii="Cambria" w:hAnsi="Cambria"/>
          </w:rPr>
          <w:delText xml:space="preserve">is that privacy methods </w:delText>
        </w:r>
      </w:del>
      <w:ins w:id="165" w:author="Matt Schneider" w:date="2023-01-22T07:51:00Z">
        <w:r w:rsidR="001E1771">
          <w:rPr>
            <w:rFonts w:ascii="Cambria" w:hAnsi="Cambria"/>
          </w:rPr>
          <w:t>is that these noised time series</w:t>
        </w:r>
      </w:ins>
      <w:ins w:id="166" w:author="Matt Schneider" w:date="2023-01-22T07:49:00Z">
        <w:r w:rsidR="00411B6E">
          <w:rPr>
            <w:rFonts w:ascii="Cambria" w:hAnsi="Cambria"/>
          </w:rPr>
          <w:t xml:space="preserve"> </w:t>
        </w:r>
      </w:ins>
      <w:del w:id="167" w:author="Matt Schneider" w:date="2023-01-22T07:49:00Z">
        <w:r w:rsidRPr="00C37A47" w:rsidDel="00411B6E">
          <w:rPr>
            <w:rFonts w:ascii="Cambria" w:hAnsi="Cambria"/>
          </w:rPr>
          <w:delText>can</w:delText>
        </w:r>
      </w:del>
      <w:del w:id="168" w:author="Matt Schneider" w:date="2023-01-22T07:51:00Z">
        <w:r w:rsidRPr="00C37A47" w:rsidDel="001E1771">
          <w:rPr>
            <w:rFonts w:ascii="Cambria" w:hAnsi="Cambria"/>
          </w:rPr>
          <w:delText xml:space="preserve"> </w:delText>
        </w:r>
      </w:del>
      <w:del w:id="169" w:author="Matt Schneider" w:date="2023-01-22T07:50:00Z">
        <w:r w:rsidRPr="00C37A47" w:rsidDel="00411B6E">
          <w:rPr>
            <w:rFonts w:ascii="Cambria" w:hAnsi="Cambria"/>
          </w:rPr>
          <w:delText>drastically alter time series</w:delText>
        </w:r>
        <w:r w:rsidR="00261475" w:rsidDel="00411B6E">
          <w:rPr>
            <w:rFonts w:ascii="Cambria" w:hAnsi="Cambria"/>
          </w:rPr>
          <w:delText xml:space="preserve"> features which can significantly affect forecast accuracy.</w:delText>
        </w:r>
      </w:del>
      <w:ins w:id="170" w:author="Matt Schneider" w:date="2023-01-22T07:50:00Z">
        <w:r w:rsidR="00411B6E">
          <w:rPr>
            <w:rFonts w:ascii="Cambria" w:hAnsi="Cambria"/>
          </w:rPr>
          <w:t>degrade forecast accuracy to unusable level</w:t>
        </w:r>
      </w:ins>
      <w:ins w:id="171" w:author="Matt Schneider" w:date="2023-01-22T07:51:00Z">
        <w:r w:rsidR="00411B6E">
          <w:rPr>
            <w:rFonts w:ascii="Cambria" w:hAnsi="Cambria"/>
          </w:rPr>
          <w:t>s</w:t>
        </w:r>
      </w:ins>
      <w:ins w:id="172" w:author="Matt Schneider" w:date="2023-01-22T07:50:00Z">
        <w:r w:rsidR="00411B6E">
          <w:rPr>
            <w:rFonts w:ascii="Cambria" w:hAnsi="Cambria"/>
          </w:rPr>
          <w:t>.</w:t>
        </w:r>
      </w:ins>
      <w:ins w:id="173" w:author="Matt Schneider" w:date="2023-01-22T08:41:00Z">
        <w:r w:rsidR="00EF61D9">
          <w:rPr>
            <w:rFonts w:ascii="Cambria" w:hAnsi="Cambria"/>
          </w:rPr>
          <w:t xml:space="preserve"> </w:t>
        </w:r>
      </w:ins>
    </w:p>
    <w:p w14:paraId="42E0A4DF" w14:textId="77777777" w:rsidR="005F55AC" w:rsidRDefault="005F55AC" w:rsidP="00C37A47">
      <w:pPr>
        <w:rPr>
          <w:rFonts w:ascii="Cambria" w:hAnsi="Cambria"/>
        </w:rPr>
      </w:pPr>
    </w:p>
    <w:p w14:paraId="7484A286" w14:textId="1F953B06" w:rsidR="00261475" w:rsidRDefault="00754B02" w:rsidP="000D600C">
      <w:pPr>
        <w:rPr>
          <w:rFonts w:ascii="Cambria" w:eastAsiaTheme="minorEastAsia" w:hAnsi="Cambria"/>
        </w:rPr>
      </w:pPr>
      <w:r>
        <w:rPr>
          <w:rFonts w:ascii="Cambria" w:hAnsi="Cambria"/>
        </w:rPr>
        <w:t>Consider the example shown in Figure 1.</w:t>
      </w:r>
      <w:r w:rsidR="00110475">
        <w:rPr>
          <w:rFonts w:ascii="Cambria" w:hAnsi="Cambria"/>
        </w:rPr>
        <w:t xml:space="preserve"> The </w:t>
      </w:r>
      <w:ins w:id="174" w:author="Matt Schneider" w:date="2023-01-22T07:52:00Z">
        <w:r w:rsidR="003E14CA">
          <w:rPr>
            <w:rFonts w:ascii="Cambria" w:hAnsi="Cambria"/>
          </w:rPr>
          <w:t xml:space="preserve">time </w:t>
        </w:r>
      </w:ins>
      <w:r w:rsidR="00110475">
        <w:rPr>
          <w:rFonts w:ascii="Cambria" w:hAnsi="Cambria"/>
        </w:rPr>
        <w:t>series shown in the middle plot is a simulated AR(1)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the original series</w:t>
      </w:r>
      <w:ins w:id="175" w:author="Bale,Cameron" w:date="2023-01-24T10:14:00Z">
        <w:r w:rsidR="00381302">
          <w:rPr>
            <w:rFonts w:ascii="Cambria" w:hAnsi="Cambria"/>
          </w:rPr>
          <w:t>,</w:t>
        </w:r>
      </w:ins>
      <w:r w:rsidR="00110475">
        <w:rPr>
          <w:rFonts w:ascii="Cambria" w:hAnsi="Cambria"/>
        </w:rPr>
        <w:t xml:space="preserve"> with random noise added to each period that is proportional to the standard deviation of the original series.</w:t>
      </w:r>
      <w:r w:rsidR="00672859">
        <w:rPr>
          <w:rFonts w:ascii="Cambria" w:hAnsi="Cambria"/>
        </w:rPr>
        <w:t xml:space="preserve"> Estimating an ARIMA(1, 0, 0) model on the original series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sidR="00272E3F">
        <w:rPr>
          <w:rFonts w:ascii="Cambria" w:eastAsiaTheme="minorEastAsia" w:hAnsi="Cambria"/>
        </w:rPr>
        <w:t xml:space="preserve"> with a standard error of 0.07</w:t>
      </w:r>
      <w:r w:rsidR="00672859">
        <w:rPr>
          <w:rFonts w:ascii="Cambria" w:eastAsiaTheme="minorEastAsia" w:hAnsi="Cambria"/>
        </w:rPr>
        <w:t xml:space="preserve">, while the noised series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sidR="00272E3F">
        <w:rPr>
          <w:rFonts w:ascii="Cambria" w:eastAsiaTheme="minorEastAsia" w:hAnsi="Cambria"/>
        </w:rPr>
        <w:t xml:space="preserve"> with a </w:t>
      </w:r>
      <w:r w:rsidR="00272E3F">
        <w:rPr>
          <w:rFonts w:ascii="Cambria" w:eastAsiaTheme="minorEastAsia" w:hAnsi="Cambria"/>
        </w:rPr>
        <w:lastRenderedPageBreak/>
        <w:t>standard error of 0.10</w:t>
      </w:r>
      <w:r w:rsidR="00672859">
        <w:rPr>
          <w:rFonts w:ascii="Cambria" w:eastAsiaTheme="minorEastAsia" w:hAnsi="Cambria"/>
        </w:rPr>
        <w:t xml:space="preserve">. </w:t>
      </w:r>
      <w:r w:rsidR="00110475">
        <w:rPr>
          <w:rFonts w:ascii="Cambria" w:hAnsi="Cambria"/>
        </w:rPr>
        <w:t>The series on the right was created by swapping the original series values with values from two other</w:t>
      </w:r>
      <w:r w:rsidR="00672859">
        <w:rPr>
          <w:rFonts w:ascii="Cambria" w:hAnsi="Cambria"/>
        </w:rPr>
        <w:t xml:space="preserve"> simulated</w:t>
      </w:r>
      <w:r w:rsidR="00110475">
        <w:rPr>
          <w:rFonts w:ascii="Cambria" w:hAnsi="Cambria"/>
        </w:rPr>
        <w:t xml:space="preserve"> AR(1) processes</w:t>
      </w:r>
      <w:r w:rsidR="00507106">
        <w:rPr>
          <w:rFonts w:ascii="Cambria" w:hAnsi="Cambria"/>
        </w:rPr>
        <w:t xml:space="preserve">,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w:t>
      </w:r>
      <w:r w:rsidR="00850033">
        <w:rPr>
          <w:rFonts w:ascii="Cambria" w:hAnsi="Cambria"/>
        </w:rPr>
        <w:t xml:space="preserve"> </w:t>
      </w:r>
      <w:r w:rsidR="00672859">
        <w:rPr>
          <w:rFonts w:ascii="Cambria" w:hAnsi="Cambria"/>
        </w:rPr>
        <w:t>The swapped series better preserves the</w:t>
      </w:r>
      <w:r w:rsidR="00F62CFA">
        <w:rPr>
          <w:rFonts w:ascii="Cambria" w:hAnsi="Cambria"/>
        </w:rPr>
        <w:t xml:space="preserve"> estimated</w:t>
      </w:r>
      <w:r w:rsidR="00672859">
        <w:rPr>
          <w:rFonts w:ascii="Cambria" w:hAnsi="Cambria"/>
        </w:rPr>
        <w:t xml:space="preserve"> autocorrelation of the original series, with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sidR="00272E3F">
        <w:rPr>
          <w:rFonts w:ascii="Cambria" w:eastAsiaTheme="minorEastAsia" w:hAnsi="Cambria"/>
        </w:rPr>
        <w:t xml:space="preserve"> and a standard error of 0.08</w:t>
      </w:r>
      <w:r w:rsidR="00672859">
        <w:rPr>
          <w:rFonts w:ascii="Cambria" w:eastAsiaTheme="minorEastAsia" w:hAnsi="Cambria"/>
        </w:rPr>
        <w:t>.</w:t>
      </w:r>
      <w:r w:rsidR="007B6DEB">
        <w:rPr>
          <w:rFonts w:ascii="Cambria" w:eastAsiaTheme="minorEastAsia" w:hAnsi="Cambria"/>
        </w:rPr>
        <w:t xml:space="preserve"> Visually, the swapped version of the original series is more plausible than the noised version</w:t>
      </w:r>
      <w:ins w:id="176" w:author="Matt Schneider" w:date="2023-01-22T07:54:00Z">
        <w:r w:rsidR="003E14CA">
          <w:rPr>
            <w:rFonts w:ascii="Cambria" w:eastAsiaTheme="minorEastAsia" w:hAnsi="Cambria"/>
          </w:rPr>
          <w:t>, but in both cases</w:t>
        </w:r>
      </w:ins>
      <w:ins w:id="177" w:author="Bale,Cameron" w:date="2023-01-24T09:41:00Z">
        <w:r w:rsidR="00072A9A">
          <w:rPr>
            <w:rFonts w:ascii="Cambria" w:eastAsiaTheme="minorEastAsia" w:hAnsi="Cambria"/>
          </w:rPr>
          <w:t>,</w:t>
        </w:r>
      </w:ins>
      <w:ins w:id="178" w:author="Matt Schneider" w:date="2023-01-22T07:54:00Z">
        <w:r w:rsidR="003E14CA">
          <w:rPr>
            <w:rFonts w:ascii="Cambria" w:eastAsiaTheme="minorEastAsia" w:hAnsi="Cambria"/>
          </w:rPr>
          <w:t xml:space="preserve"> the time series features</w:t>
        </w:r>
      </w:ins>
      <w:ins w:id="179" w:author="Matt Schneider" w:date="2023-01-22T08:09:00Z">
        <w:r w:rsidR="00DA26DA">
          <w:rPr>
            <w:rFonts w:ascii="Cambria" w:eastAsiaTheme="minorEastAsia" w:hAnsi="Cambria"/>
          </w:rPr>
          <w:t xml:space="preserve"> (e.g., AR</w:t>
        </w:r>
      </w:ins>
      <w:ins w:id="180" w:author="Matt Schneider" w:date="2023-01-22T08:10:00Z">
        <w:r w:rsidR="00DA26DA">
          <w:rPr>
            <w:rFonts w:ascii="Cambria" w:eastAsiaTheme="minorEastAsia" w:hAnsi="Cambria"/>
          </w:rPr>
          <w:t xml:space="preserve"> (1) parameter, variance)</w:t>
        </w:r>
      </w:ins>
      <w:ins w:id="181" w:author="Matt Schneider" w:date="2023-01-22T07:54:00Z">
        <w:r w:rsidR="003E14CA">
          <w:rPr>
            <w:rFonts w:ascii="Cambria" w:eastAsiaTheme="minorEastAsia" w:hAnsi="Cambria"/>
          </w:rPr>
          <w:t xml:space="preserve"> </w:t>
        </w:r>
      </w:ins>
      <w:ins w:id="182" w:author="Matt Schneider" w:date="2023-01-22T07:55:00Z">
        <w:r w:rsidR="003E14CA">
          <w:rPr>
            <w:rFonts w:ascii="Cambria" w:eastAsiaTheme="minorEastAsia" w:hAnsi="Cambria"/>
          </w:rPr>
          <w:t xml:space="preserve">are </w:t>
        </w:r>
      </w:ins>
      <w:ins w:id="183" w:author="Matt Schneider" w:date="2023-01-22T08:09:00Z">
        <w:r w:rsidR="00DA26DA">
          <w:rPr>
            <w:rFonts w:ascii="Cambria" w:eastAsiaTheme="minorEastAsia" w:hAnsi="Cambria"/>
          </w:rPr>
          <w:t>degraded</w:t>
        </w:r>
      </w:ins>
      <w:ins w:id="184" w:author="Matt Schneider" w:date="2023-01-22T07:55:00Z">
        <w:r w:rsidR="003E14CA">
          <w:rPr>
            <w:rFonts w:ascii="Cambria" w:eastAsiaTheme="minorEastAsia" w:hAnsi="Cambria"/>
          </w:rPr>
          <w:t>.</w:t>
        </w:r>
      </w:ins>
      <w:ins w:id="185" w:author="Matt Schneider" w:date="2023-01-22T08:09:00Z">
        <w:r w:rsidR="00DA26DA">
          <w:rPr>
            <w:rFonts w:ascii="Cambria" w:eastAsiaTheme="minorEastAsia" w:hAnsi="Cambria"/>
          </w:rPr>
          <w:t xml:space="preserve"> </w:t>
        </w:r>
        <w:r w:rsidR="00DA26DA" w:rsidRPr="00C37A47">
          <w:rPr>
            <w:rFonts w:ascii="Cambria" w:hAnsi="Cambria"/>
          </w:rPr>
          <w:t xml:space="preserve">This paper </w:t>
        </w:r>
        <w:r w:rsidR="00DA26DA">
          <w:rPr>
            <w:rFonts w:ascii="Cambria" w:hAnsi="Cambria"/>
          </w:rPr>
          <w:t xml:space="preserve">improves data protection methods </w:t>
        </w:r>
        <w:r w:rsidR="00DA26DA">
          <w:rPr>
            <w:rFonts w:ascii="Cambria" w:eastAsiaTheme="minorEastAsia" w:hAnsi="Cambria"/>
          </w:rPr>
          <w:t>by focusing on the time series features predictive of forecast accuracy.</w:t>
        </w:r>
      </w:ins>
      <w:del w:id="186" w:author="Matt Schneider" w:date="2023-01-22T07:54:00Z">
        <w:r w:rsidR="007B6DEB" w:rsidDel="003E14CA">
          <w:rPr>
            <w:rFonts w:ascii="Cambria" w:eastAsiaTheme="minorEastAsia" w:hAnsi="Cambria"/>
          </w:rPr>
          <w:delText>.</w:delText>
        </w:r>
      </w:del>
    </w:p>
    <w:p w14:paraId="19F5ED0C" w14:textId="1EA627D6" w:rsidR="00754B02" w:rsidRDefault="00754B02" w:rsidP="00682A30">
      <w:pPr>
        <w:rPr>
          <w:rFonts w:ascii="Cambria" w:hAnsi="Cambria"/>
        </w:rPr>
      </w:pPr>
    </w:p>
    <w:p w14:paraId="17D720C8" w14:textId="04AD0224" w:rsidR="00754B02" w:rsidRPr="00F41378" w:rsidRDefault="00754B02" w:rsidP="00682A30">
      <w:pPr>
        <w:rPr>
          <w:rFonts w:ascii="Cambria" w:eastAsiaTheme="minorEastAsia" w:hAnsi="Cambria"/>
        </w:rPr>
      </w:pPr>
      <w:r>
        <w:rPr>
          <w:rFonts w:ascii="Cambria" w:hAnsi="Cambria"/>
          <w:b/>
          <w:bCs/>
        </w:rPr>
        <w:t xml:space="preserve">Figure 1: </w:t>
      </w:r>
      <w:del w:id="187" w:author="Bale,Cameron" w:date="2023-01-24T09:41:00Z">
        <w:r w:rsidDel="00072A9A">
          <w:rPr>
            <w:rFonts w:ascii="Cambria" w:hAnsi="Cambria"/>
          </w:rPr>
          <w:delText xml:space="preserve">comparison </w:delText>
        </w:r>
      </w:del>
      <w:ins w:id="188" w:author="Bale,Cameron" w:date="2023-01-24T09:41:00Z">
        <w:r w:rsidR="00072A9A">
          <w:rPr>
            <w:rFonts w:ascii="Cambria" w:hAnsi="Cambria"/>
          </w:rPr>
          <w:t xml:space="preserve">Comparison </w:t>
        </w:r>
      </w:ins>
      <w:r w:rsidR="00850033">
        <w:rPr>
          <w:rFonts w:ascii="Cambria" w:hAnsi="Cambria"/>
        </w:rPr>
        <w:t xml:space="preserve">of </w:t>
      </w:r>
      <w:r>
        <w:rPr>
          <w:rFonts w:ascii="Cambria" w:hAnsi="Cambria"/>
        </w:rPr>
        <w:t>protected AR(1)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2A9F65A5" w14:textId="42F02FF5" w:rsidR="00DA26DA" w:rsidDel="00381302" w:rsidRDefault="009D7450" w:rsidP="00C37A47">
      <w:pPr>
        <w:rPr>
          <w:del w:id="189" w:author="Bale,Cameron" w:date="2023-01-24T10:15:00Z"/>
          <w:rFonts w:ascii="Cambria" w:hAnsi="Cambria"/>
        </w:rPr>
      </w:pPr>
      <w:del w:id="190" w:author="Bale,Cameron" w:date="2023-01-24T10:15:00Z">
        <w:r w:rsidRPr="00C37A47" w:rsidDel="00381302">
          <w:rPr>
            <w:rFonts w:ascii="Cambria" w:hAnsi="Cambria"/>
          </w:rPr>
          <w:delText xml:space="preserve">This paper </w:delText>
        </w:r>
        <w:r w:rsidR="00BF4136" w:rsidDel="00381302">
          <w:rPr>
            <w:rFonts w:ascii="Cambria" w:hAnsi="Cambria"/>
          </w:rPr>
          <w:delText>examines</w:delText>
        </w:r>
        <w:r w:rsidDel="00381302">
          <w:rPr>
            <w:rFonts w:ascii="Cambria" w:eastAsiaTheme="minorEastAsia" w:hAnsi="Cambria"/>
          </w:rPr>
          <w:delText xml:space="preserve"> how data protection changes time series features and how this affects forecasting model performance.</w:delText>
        </w:r>
        <w:r w:rsidR="00471CA6" w:rsidDel="00381302">
          <w:rPr>
            <w:rFonts w:ascii="Cambria" w:eastAsiaTheme="minorEastAsia" w:hAnsi="Cambria"/>
          </w:rPr>
          <w:delText xml:space="preserve"> As shown in Figure 2, we first create protected time series using </w:delText>
        </w:r>
      </w:del>
      <w:ins w:id="191" w:author="Matt Schneider" w:date="2023-01-22T07:56:00Z">
        <w:del w:id="192" w:author="Bale,Cameron" w:date="2023-01-24T10:15:00Z">
          <w:r w:rsidR="00157262" w:rsidDel="00381302">
            <w:rPr>
              <w:rFonts w:ascii="Cambria" w:eastAsiaTheme="minorEastAsia" w:hAnsi="Cambria"/>
            </w:rPr>
            <w:delText xml:space="preserve">As </w:delText>
          </w:r>
        </w:del>
      </w:ins>
    </w:p>
    <w:p w14:paraId="136CA8A4" w14:textId="2859A8E0" w:rsidR="00381302" w:rsidRDefault="00381302" w:rsidP="00C37A47">
      <w:pPr>
        <w:rPr>
          <w:ins w:id="193" w:author="Bale,Cameron" w:date="2023-01-24T10:15:00Z"/>
          <w:rFonts w:ascii="Cambria" w:hAnsi="Cambria"/>
        </w:rPr>
      </w:pPr>
    </w:p>
    <w:p w14:paraId="12B06834" w14:textId="188F7293" w:rsidR="00381302" w:rsidRDefault="00381302" w:rsidP="00C37A47">
      <w:pPr>
        <w:rPr>
          <w:ins w:id="194" w:author="Bale,Cameron" w:date="2023-01-24T10:15:00Z"/>
          <w:rFonts w:ascii="Cambria" w:hAnsi="Cambria"/>
        </w:rPr>
      </w:pPr>
    </w:p>
    <w:p w14:paraId="522B3536" w14:textId="00200FA3" w:rsidR="00381302" w:rsidRDefault="00381302" w:rsidP="00C37A47">
      <w:pPr>
        <w:rPr>
          <w:ins w:id="195" w:author="Bale,Cameron" w:date="2023-01-24T10:15:00Z"/>
          <w:rFonts w:ascii="Cambria" w:hAnsi="Cambria"/>
        </w:rPr>
      </w:pPr>
    </w:p>
    <w:p w14:paraId="559E5C30" w14:textId="77777777" w:rsidR="00DA26DA" w:rsidDel="00381302" w:rsidRDefault="00DA26DA" w:rsidP="00C37A47">
      <w:pPr>
        <w:rPr>
          <w:ins w:id="196" w:author="Matt Schneider" w:date="2023-01-22T08:11:00Z"/>
          <w:del w:id="197" w:author="Bale,Cameron" w:date="2023-01-24T10:15:00Z"/>
          <w:rFonts w:ascii="Cambria" w:eastAsiaTheme="minorEastAsia" w:hAnsi="Cambria"/>
        </w:rPr>
      </w:pPr>
    </w:p>
    <w:p w14:paraId="6C615A76" w14:textId="77777777" w:rsidR="00DA26DA" w:rsidRDefault="00DA26DA" w:rsidP="00C37A47">
      <w:pPr>
        <w:rPr>
          <w:ins w:id="198" w:author="Matt Schneider" w:date="2023-01-22T08:11:00Z"/>
          <w:rFonts w:ascii="Cambria" w:eastAsiaTheme="minorEastAsia" w:hAnsi="Cambria"/>
        </w:rPr>
      </w:pPr>
    </w:p>
    <w:p w14:paraId="6BB55BBE" w14:textId="355BD59E" w:rsidR="005D0D37" w:rsidRDefault="00157262" w:rsidP="00C37A47">
      <w:pPr>
        <w:rPr>
          <w:ins w:id="199" w:author="Matt Schneider" w:date="2023-01-22T08:38:00Z"/>
          <w:rFonts w:ascii="Cambria" w:hAnsi="Cambria"/>
        </w:rPr>
      </w:pPr>
      <w:ins w:id="200" w:author="Matt Schneider" w:date="2023-01-22T07:56:00Z">
        <w:r>
          <w:rPr>
            <w:rFonts w:ascii="Cambria" w:eastAsiaTheme="minorEastAsia" w:hAnsi="Cambria"/>
          </w:rPr>
          <w:t>Figure 2</w:t>
        </w:r>
      </w:ins>
      <w:ins w:id="201" w:author="Matt Schneider" w:date="2023-01-22T08:35:00Z">
        <w:r w:rsidR="005D0D37">
          <w:rPr>
            <w:rFonts w:ascii="Cambria" w:eastAsiaTheme="minorEastAsia" w:hAnsi="Cambria"/>
          </w:rPr>
          <w:t xml:space="preserve"> </w:t>
        </w:r>
        <w:del w:id="202" w:author="Bale,Cameron" w:date="2023-01-24T09:41:00Z">
          <w:r w:rsidR="005D0D37" w:rsidDel="00072A9A">
            <w:rPr>
              <w:rFonts w:ascii="Cambria" w:eastAsiaTheme="minorEastAsia" w:hAnsi="Cambria"/>
            </w:rPr>
            <w:delText xml:space="preserve">provides an </w:delText>
          </w:r>
        </w:del>
      </w:ins>
      <w:ins w:id="203" w:author="Matt Schneider" w:date="2023-01-22T08:40:00Z">
        <w:del w:id="204" w:author="Bale,Cameron" w:date="2023-01-24T09:41:00Z">
          <w:r w:rsidR="00EF61D9" w:rsidDel="00072A9A">
            <w:rPr>
              <w:rFonts w:ascii="Cambria" w:eastAsiaTheme="minorEastAsia" w:hAnsi="Cambria"/>
            </w:rPr>
            <w:delText>illustration</w:delText>
          </w:r>
        </w:del>
      </w:ins>
      <w:ins w:id="205" w:author="Matt Schneider" w:date="2023-01-22T08:35:00Z">
        <w:del w:id="206" w:author="Bale,Cameron" w:date="2023-01-24T09:41:00Z">
          <w:r w:rsidR="005D0D37" w:rsidDel="00072A9A">
            <w:rPr>
              <w:rFonts w:ascii="Cambria" w:eastAsiaTheme="minorEastAsia" w:hAnsi="Cambria"/>
            </w:rPr>
            <w:delText xml:space="preserve"> of</w:delText>
          </w:r>
        </w:del>
      </w:ins>
      <w:ins w:id="207" w:author="Bale,Cameron" w:date="2023-01-24T09:41:00Z">
        <w:r w:rsidR="00072A9A">
          <w:rPr>
            <w:rFonts w:ascii="Cambria" w:eastAsiaTheme="minorEastAsia" w:hAnsi="Cambria"/>
          </w:rPr>
          <w:t>illustrates</w:t>
        </w:r>
      </w:ins>
      <w:ins w:id="208" w:author="Matt Schneider" w:date="2023-01-22T08:35:00Z">
        <w:r w:rsidR="005D0D37">
          <w:rPr>
            <w:rFonts w:ascii="Cambria" w:eastAsiaTheme="minorEastAsia" w:hAnsi="Cambria"/>
          </w:rPr>
          <w:t xml:space="preserve"> our k-</w:t>
        </w:r>
        <w:proofErr w:type="spellStart"/>
        <w:r w:rsidR="005D0D37">
          <w:rPr>
            <w:rFonts w:ascii="Cambria" w:eastAsiaTheme="minorEastAsia" w:hAnsi="Cambria"/>
          </w:rPr>
          <w:t>nTS</w:t>
        </w:r>
        <w:proofErr w:type="spellEnd"/>
        <w:r w:rsidR="005D0D37">
          <w:rPr>
            <w:rFonts w:ascii="Cambria" w:eastAsiaTheme="minorEastAsia" w:hAnsi="Cambria"/>
          </w:rPr>
          <w:t>+ data protection framework</w:t>
        </w:r>
      </w:ins>
      <w:ins w:id="209" w:author="Matt Schneider" w:date="2023-01-22T08:36:00Z">
        <w:r w:rsidR="005D0D37">
          <w:rPr>
            <w:rFonts w:ascii="Cambria" w:eastAsiaTheme="minorEastAsia" w:hAnsi="Cambria"/>
          </w:rPr>
          <w:t>.  W</w:t>
        </w:r>
      </w:ins>
      <w:ins w:id="210" w:author="Matt Schneider" w:date="2023-01-22T07:56:00Z">
        <w:r>
          <w:rPr>
            <w:rFonts w:ascii="Cambria" w:eastAsiaTheme="minorEastAsia" w:hAnsi="Cambria"/>
          </w:rPr>
          <w:t>e</w:t>
        </w:r>
      </w:ins>
      <w:ins w:id="211" w:author="Matt Schneider" w:date="2023-01-22T08:12:00Z">
        <w:r w:rsidR="00DA26DA">
          <w:rPr>
            <w:rFonts w:ascii="Cambria" w:eastAsiaTheme="minorEastAsia" w:hAnsi="Cambria"/>
          </w:rPr>
          <w:t xml:space="preserve"> begin our </w:t>
        </w:r>
      </w:ins>
      <w:ins w:id="212" w:author="Matt Schneider" w:date="2023-01-22T08:13:00Z">
        <w:r w:rsidR="00DA26DA">
          <w:rPr>
            <w:rFonts w:ascii="Cambria" w:eastAsiaTheme="minorEastAsia" w:hAnsi="Cambria"/>
          </w:rPr>
          <w:t>data protection framework</w:t>
        </w:r>
      </w:ins>
      <w:ins w:id="213" w:author="Matt Schneider" w:date="2023-01-22T08:15:00Z">
        <w:del w:id="214" w:author="Bale,Cameron" w:date="2023-01-24T10:16:00Z">
          <w:r w:rsidR="00DA26DA" w:rsidDel="00DB79EE">
            <w:rPr>
              <w:rFonts w:ascii="Cambria" w:eastAsiaTheme="minorEastAsia" w:hAnsi="Cambria"/>
            </w:rPr>
            <w:delText xml:space="preserve"> </w:delText>
          </w:r>
        </w:del>
      </w:ins>
      <w:ins w:id="215" w:author="Matt Schneider" w:date="2023-01-22T08:17:00Z">
        <w:del w:id="216" w:author="Bale,Cameron" w:date="2023-01-24T10:16:00Z">
          <w:r w:rsidR="004F3A99" w:rsidDel="00DB79EE">
            <w:rPr>
              <w:rFonts w:ascii="Cambria" w:eastAsiaTheme="minorEastAsia" w:hAnsi="Cambria"/>
            </w:rPr>
            <w:delText>as usual</w:delText>
          </w:r>
        </w:del>
        <w:r w:rsidR="004F3A99">
          <w:rPr>
            <w:rFonts w:ascii="Cambria" w:eastAsiaTheme="minorEastAsia" w:hAnsi="Cambria"/>
          </w:rPr>
          <w:t xml:space="preserve"> </w:t>
        </w:r>
      </w:ins>
      <w:ins w:id="217" w:author="Matt Schneider" w:date="2023-01-22T08:15:00Z">
        <w:r w:rsidR="00DA26DA">
          <w:rPr>
            <w:rFonts w:ascii="Cambria" w:eastAsiaTheme="minorEastAsia" w:hAnsi="Cambria"/>
          </w:rPr>
          <w:t>(blac</w:t>
        </w:r>
      </w:ins>
      <w:ins w:id="218" w:author="Matt Schneider" w:date="2023-01-22T08:16:00Z">
        <w:r w:rsidR="00DA26DA">
          <w:rPr>
            <w:rFonts w:ascii="Cambria" w:eastAsiaTheme="minorEastAsia" w:hAnsi="Cambria"/>
          </w:rPr>
          <w:t>k arrows)</w:t>
        </w:r>
      </w:ins>
      <w:ins w:id="219" w:author="Matt Schneider" w:date="2023-01-22T08:13:00Z">
        <w:r w:rsidR="00DA26DA">
          <w:rPr>
            <w:rFonts w:ascii="Cambria" w:eastAsiaTheme="minorEastAsia" w:hAnsi="Cambria"/>
          </w:rPr>
          <w:t xml:space="preserve"> by generating protected data</w:t>
        </w:r>
      </w:ins>
      <w:ins w:id="220" w:author="Matt Schneider" w:date="2023-01-22T07:56:00Z">
        <w:r>
          <w:rPr>
            <w:rFonts w:ascii="Cambria" w:eastAsiaTheme="minorEastAsia" w:hAnsi="Cambria"/>
          </w:rPr>
          <w:t xml:space="preserve"> using </w:t>
        </w:r>
      </w:ins>
      <w:r w:rsidR="00471CA6">
        <w:rPr>
          <w:rFonts w:ascii="Cambria" w:eastAsiaTheme="minorEastAsia" w:hAnsi="Cambria"/>
        </w:rPr>
        <w:t>baseline privacy methods</w:t>
      </w:r>
      <w:ins w:id="221" w:author="Matt Schneider" w:date="2023-01-22T08:14:00Z">
        <w:r w:rsidR="00DA26DA">
          <w:rPr>
            <w:rFonts w:ascii="Cambria" w:eastAsiaTheme="minorEastAsia" w:hAnsi="Cambria"/>
          </w:rPr>
          <w:t xml:space="preserve"> such as additive noise </w:t>
        </w:r>
      </w:ins>
      <w:ins w:id="222" w:author="Bale,Cameron" w:date="2023-01-24T09:53:00Z">
        <w:r w:rsidR="009538BF">
          <w:rPr>
            <w:rFonts w:ascii="Cambria" w:eastAsiaTheme="minorEastAsia" w:hAnsi="Cambria"/>
          </w:rPr>
          <w:t>and</w:t>
        </w:r>
      </w:ins>
      <w:ins w:id="223" w:author="Matt Schneider" w:date="2023-01-22T08:14:00Z">
        <w:del w:id="224" w:author="Bale,Cameron" w:date="2023-01-24T09:53:00Z">
          <w:r w:rsidR="00DA26DA" w:rsidDel="009538BF">
            <w:rPr>
              <w:rFonts w:ascii="Cambria" w:eastAsiaTheme="minorEastAsia" w:hAnsi="Cambria"/>
            </w:rPr>
            <w:delText>or</w:delText>
          </w:r>
        </w:del>
        <w:r w:rsidR="00DA26DA">
          <w:rPr>
            <w:rFonts w:ascii="Cambria" w:eastAsiaTheme="minorEastAsia" w:hAnsi="Cambria"/>
          </w:rPr>
          <w:t xml:space="preserve"> differential privacy.  Then, we</w:t>
        </w:r>
      </w:ins>
      <w:del w:id="225" w:author="Matt Schneider" w:date="2023-01-22T08:14:00Z">
        <w:r w:rsidR="00471CA6" w:rsidDel="00DA26DA">
          <w:rPr>
            <w:rFonts w:ascii="Cambria" w:eastAsiaTheme="minorEastAsia" w:hAnsi="Cambria"/>
          </w:rPr>
          <w:delText xml:space="preserve"> and</w:delText>
        </w:r>
      </w:del>
      <w:r w:rsidR="00471CA6">
        <w:rPr>
          <w:rFonts w:ascii="Cambria" w:eastAsiaTheme="minorEastAsia" w:hAnsi="Cambria"/>
        </w:rPr>
        <w:t xml:space="preserve"> generate forecasts for </w:t>
      </w:r>
      <w:del w:id="226" w:author="Bale,Cameron" w:date="2023-01-24T10:16:00Z">
        <w:r w:rsidR="00471CA6" w:rsidDel="002B3ACA">
          <w:rPr>
            <w:rFonts w:ascii="Cambria" w:eastAsiaTheme="minorEastAsia" w:hAnsi="Cambria"/>
          </w:rPr>
          <w:delText xml:space="preserve">both </w:delText>
        </w:r>
      </w:del>
      <w:r w:rsidR="00471CA6">
        <w:rPr>
          <w:rFonts w:ascii="Cambria" w:eastAsiaTheme="minorEastAsia" w:hAnsi="Cambria"/>
        </w:rPr>
        <w:t xml:space="preserve">the original and protected </w:t>
      </w:r>
      <w:r w:rsidR="00CB43B0">
        <w:rPr>
          <w:rFonts w:ascii="Cambria" w:eastAsiaTheme="minorEastAsia" w:hAnsi="Cambria"/>
        </w:rPr>
        <w:t>series</w:t>
      </w:r>
      <w:r w:rsidR="00471CA6">
        <w:rPr>
          <w:rFonts w:ascii="Cambria" w:eastAsiaTheme="minorEastAsia" w:hAnsi="Cambria"/>
        </w:rPr>
        <w:t xml:space="preserve"> </w:t>
      </w:r>
      <w:del w:id="227" w:author="Matt Schneider" w:date="2023-01-22T08:15:00Z">
        <w:r w:rsidR="00471CA6" w:rsidDel="00DA26DA">
          <w:rPr>
            <w:rFonts w:ascii="Cambria" w:eastAsiaTheme="minorEastAsia" w:hAnsi="Cambria"/>
          </w:rPr>
          <w:delText>using</w:delText>
        </w:r>
      </w:del>
      <w:del w:id="228" w:author="Matt Schneider" w:date="2023-01-22T08:14:00Z">
        <w:r w:rsidR="00471CA6" w:rsidDel="00DA26DA">
          <w:rPr>
            <w:rFonts w:ascii="Cambria" w:eastAsiaTheme="minorEastAsia" w:hAnsi="Cambria"/>
          </w:rPr>
          <w:delText xml:space="preserve"> several </w:delText>
        </w:r>
      </w:del>
      <w:del w:id="229" w:author="Matt Schneider" w:date="2023-01-22T08:15:00Z">
        <w:r w:rsidR="00471CA6" w:rsidDel="00DA26DA">
          <w:rPr>
            <w:rFonts w:ascii="Cambria" w:eastAsiaTheme="minorEastAsia" w:hAnsi="Cambria"/>
          </w:rPr>
          <w:delText>forecasting models. We</w:delText>
        </w:r>
      </w:del>
      <w:ins w:id="230" w:author="Matt Schneider" w:date="2023-01-22T08:15:00Z">
        <w:r w:rsidR="00DA26DA">
          <w:rPr>
            <w:rFonts w:ascii="Cambria" w:eastAsiaTheme="minorEastAsia" w:hAnsi="Cambria"/>
          </w:rPr>
          <w:t>and</w:t>
        </w:r>
      </w:ins>
      <w:r w:rsidR="00471CA6">
        <w:rPr>
          <w:rFonts w:ascii="Cambria" w:eastAsiaTheme="minorEastAsia" w:hAnsi="Cambria"/>
        </w:rPr>
        <w:t xml:space="preserve"> compare the</w:t>
      </w:r>
      <w:ins w:id="231" w:author="Matt Schneider" w:date="2023-01-22T08:15:00Z">
        <w:r w:rsidR="00DA26DA">
          <w:rPr>
            <w:rFonts w:ascii="Cambria" w:eastAsiaTheme="minorEastAsia" w:hAnsi="Cambria"/>
          </w:rPr>
          <w:t>ir</w:t>
        </w:r>
      </w:ins>
      <w:r w:rsidR="00471CA6">
        <w:rPr>
          <w:rFonts w:ascii="Cambria" w:eastAsiaTheme="minorEastAsia" w:hAnsi="Cambria"/>
        </w:rPr>
        <w:t xml:space="preserve"> accurac</w:t>
      </w:r>
      <w:del w:id="232" w:author="Matt Schneider" w:date="2023-01-22T08:15:00Z">
        <w:r w:rsidR="00471CA6" w:rsidDel="00DA26DA">
          <w:rPr>
            <w:rFonts w:ascii="Cambria" w:eastAsiaTheme="minorEastAsia" w:hAnsi="Cambria"/>
          </w:rPr>
          <w:delText>y</w:delText>
        </w:r>
      </w:del>
      <w:ins w:id="233" w:author="Matt Schneider" w:date="2023-01-22T08:15:00Z">
        <w:r w:rsidR="00DA26DA">
          <w:rPr>
            <w:rFonts w:ascii="Cambria" w:eastAsiaTheme="minorEastAsia" w:hAnsi="Cambria"/>
          </w:rPr>
          <w:t>ies.</w:t>
        </w:r>
      </w:ins>
      <w:r w:rsidR="00471CA6">
        <w:rPr>
          <w:rFonts w:ascii="Cambria" w:eastAsiaTheme="minorEastAsia" w:hAnsi="Cambria"/>
        </w:rPr>
        <w:t xml:space="preserve"> </w:t>
      </w:r>
      <w:del w:id="234" w:author="Matt Schneider" w:date="2023-01-22T08:15:00Z">
        <w:r w:rsidR="00CB43B0" w:rsidDel="00DA26DA">
          <w:rPr>
            <w:rFonts w:ascii="Cambria" w:eastAsiaTheme="minorEastAsia" w:hAnsi="Cambria"/>
          </w:rPr>
          <w:delText>of</w:delText>
        </w:r>
        <w:r w:rsidR="00471CA6" w:rsidDel="00DA26DA">
          <w:rPr>
            <w:rFonts w:ascii="Cambria" w:eastAsiaTheme="minorEastAsia" w:hAnsi="Cambria"/>
          </w:rPr>
          <w:delText xml:space="preserve"> </w:delText>
        </w:r>
        <w:r w:rsidR="00CB43B0" w:rsidDel="00DA26DA">
          <w:rPr>
            <w:rFonts w:ascii="Cambria" w:eastAsiaTheme="minorEastAsia" w:hAnsi="Cambria"/>
          </w:rPr>
          <w:delText>these</w:delText>
        </w:r>
        <w:r w:rsidR="00471CA6" w:rsidDel="00DA26DA">
          <w:rPr>
            <w:rFonts w:ascii="Cambria" w:eastAsiaTheme="minorEastAsia" w:hAnsi="Cambria"/>
          </w:rPr>
          <w:delText xml:space="preserve"> </w:delText>
        </w:r>
      </w:del>
      <w:del w:id="235" w:author="Matt Schneider" w:date="2023-01-22T08:02:00Z">
        <w:r w:rsidR="00471CA6" w:rsidDel="001913E6">
          <w:rPr>
            <w:rFonts w:ascii="Cambria" w:eastAsiaTheme="minorEastAsia" w:hAnsi="Cambria"/>
          </w:rPr>
          <w:delText xml:space="preserve">models for each protected data set relative to the original data </w:delText>
        </w:r>
      </w:del>
      <w:del w:id="236" w:author="Matt Schneider" w:date="2023-01-22T08:15:00Z">
        <w:r w:rsidR="00471CA6" w:rsidDel="00DA26DA">
          <w:rPr>
            <w:rFonts w:ascii="Cambria" w:eastAsiaTheme="minorEastAsia" w:hAnsi="Cambria"/>
          </w:rPr>
          <w:delText xml:space="preserve">and investigate how changes in time series features </w:delText>
        </w:r>
      </w:del>
      <w:del w:id="237" w:author="Matt Schneider" w:date="2023-01-22T08:03:00Z">
        <w:r w:rsidR="00471CA6" w:rsidDel="001913E6">
          <w:rPr>
            <w:rFonts w:ascii="Cambria" w:eastAsiaTheme="minorEastAsia" w:hAnsi="Cambria"/>
          </w:rPr>
          <w:delText>drive changes in</w:delText>
        </w:r>
      </w:del>
      <w:del w:id="238" w:author="Matt Schneider" w:date="2023-01-22T08:15:00Z">
        <w:r w:rsidR="00471CA6" w:rsidDel="00DA26DA">
          <w:rPr>
            <w:rFonts w:ascii="Cambria" w:eastAsiaTheme="minorEastAsia" w:hAnsi="Cambria"/>
          </w:rPr>
          <w:delText xml:space="preserve"> forecast accuracy. </w:delText>
        </w:r>
      </w:del>
      <w:r w:rsidR="00EF2F15">
        <w:rPr>
          <w:rFonts w:ascii="Cambria" w:hAnsi="Cambria"/>
        </w:rPr>
        <w:t xml:space="preserve">To </w:t>
      </w:r>
      <w:del w:id="239" w:author="Matt Schneider" w:date="2023-01-22T08:03:00Z">
        <w:r w:rsidR="00EF2F15" w:rsidDel="001913E6">
          <w:rPr>
            <w:rFonts w:ascii="Cambria" w:hAnsi="Cambria"/>
          </w:rPr>
          <w:delText>limit reductions in</w:delText>
        </w:r>
      </w:del>
      <w:ins w:id="240" w:author="Matt Schneider" w:date="2023-01-22T08:03:00Z">
        <w:r w:rsidR="001913E6">
          <w:rPr>
            <w:rFonts w:ascii="Cambria" w:hAnsi="Cambria"/>
          </w:rPr>
          <w:t>improve</w:t>
        </w:r>
      </w:ins>
      <w:r w:rsidR="00EF2F15">
        <w:rPr>
          <w:rFonts w:ascii="Cambria" w:hAnsi="Cambria"/>
        </w:rPr>
        <w:t xml:space="preserve"> forecast accuracy </w:t>
      </w:r>
      <w:del w:id="241" w:author="Matt Schneider" w:date="2023-01-22T08:03:00Z">
        <w:r w:rsidR="00EF2F15" w:rsidDel="001913E6">
          <w:rPr>
            <w:rFonts w:ascii="Cambria" w:hAnsi="Cambria"/>
          </w:rPr>
          <w:delText xml:space="preserve">that can arise </w:delText>
        </w:r>
      </w:del>
      <w:del w:id="242" w:author="Matt Schneider" w:date="2023-01-22T08:04:00Z">
        <w:r w:rsidR="00EF2F15" w:rsidDel="001913E6">
          <w:rPr>
            <w:rFonts w:ascii="Cambria" w:hAnsi="Cambria"/>
          </w:rPr>
          <w:delText>from</w:delText>
        </w:r>
      </w:del>
      <w:ins w:id="243" w:author="Matt Schneider" w:date="2023-01-22T08:04:00Z">
        <w:r w:rsidR="001913E6">
          <w:rPr>
            <w:rFonts w:ascii="Cambria" w:hAnsi="Cambria"/>
          </w:rPr>
          <w:t>with</w:t>
        </w:r>
      </w:ins>
      <w:r w:rsidR="00EF2F15">
        <w:rPr>
          <w:rFonts w:ascii="Cambria" w:hAnsi="Cambria"/>
        </w:rPr>
        <w:t xml:space="preserve"> data protection</w:t>
      </w:r>
      <w:ins w:id="244" w:author="Matt Schneider" w:date="2023-01-22T08:16:00Z">
        <w:r w:rsidR="00DA26DA">
          <w:rPr>
            <w:rFonts w:ascii="Cambria" w:hAnsi="Cambria"/>
          </w:rPr>
          <w:t xml:space="preserve"> (blue arrows)</w:t>
        </w:r>
      </w:ins>
      <w:ins w:id="245" w:author="Matt Schneider" w:date="2023-01-22T08:36:00Z">
        <w:r w:rsidR="005D0D37">
          <w:rPr>
            <w:rFonts w:ascii="Cambria" w:hAnsi="Cambria"/>
          </w:rPr>
          <w:t xml:space="preserve"> for our method</w:t>
        </w:r>
      </w:ins>
      <w:r w:rsidR="00EF2F15">
        <w:rPr>
          <w:rFonts w:ascii="Cambria" w:hAnsi="Cambria"/>
        </w:rPr>
        <w:t xml:space="preserve">, </w:t>
      </w:r>
      <w:ins w:id="246" w:author="Matt Schneider" w:date="2023-01-22T08:16:00Z">
        <w:r w:rsidR="00DA26DA">
          <w:rPr>
            <w:rFonts w:ascii="Cambria" w:hAnsi="Cambria"/>
          </w:rPr>
          <w:t>we use a machine learning-based feedback loo</w:t>
        </w:r>
        <w:commentRangeStart w:id="247"/>
        <w:r w:rsidR="00DA26DA">
          <w:rPr>
            <w:rFonts w:ascii="Cambria" w:hAnsi="Cambria"/>
          </w:rPr>
          <w:t>p</w:t>
        </w:r>
      </w:ins>
      <w:ins w:id="248" w:author="Bale,Cameron" w:date="2023-01-24T10:29:00Z">
        <w:r w:rsidR="002B6471">
          <w:rPr>
            <w:rFonts w:ascii="Cambria" w:hAnsi="Cambria"/>
          </w:rPr>
          <w:t xml:space="preserve"> (</w:t>
        </w:r>
        <w:proofErr w:type="spellStart"/>
        <w:r w:rsidR="002B6471">
          <w:rPr>
            <w:rFonts w:ascii="Cambria" w:hAnsi="Cambria"/>
          </w:rPr>
          <w:t>Robnik-Sikonja</w:t>
        </w:r>
        <w:proofErr w:type="spellEnd"/>
        <w:r w:rsidR="002B6471">
          <w:rPr>
            <w:rFonts w:ascii="Cambria" w:hAnsi="Cambria"/>
          </w:rPr>
          <w:t xml:space="preserve"> &amp; </w:t>
        </w:r>
        <w:proofErr w:type="spellStart"/>
        <w:r w:rsidR="002B6471">
          <w:rPr>
            <w:rFonts w:ascii="Cambria" w:hAnsi="Cambria"/>
          </w:rPr>
          <w:t>Kononenko</w:t>
        </w:r>
        <w:proofErr w:type="spellEnd"/>
        <w:r w:rsidR="002B6471">
          <w:rPr>
            <w:rFonts w:ascii="Cambria" w:hAnsi="Cambria"/>
          </w:rPr>
          <w:t xml:space="preserve">, 2003; </w:t>
        </w:r>
        <w:proofErr w:type="spellStart"/>
        <w:r w:rsidR="002B6471">
          <w:rPr>
            <w:rFonts w:ascii="Cambria" w:hAnsi="Cambria"/>
          </w:rPr>
          <w:t>Gregorutti</w:t>
        </w:r>
        <w:proofErr w:type="spellEnd"/>
        <w:r w:rsidR="002B6471">
          <w:rPr>
            <w:rFonts w:ascii="Cambria" w:hAnsi="Cambria"/>
          </w:rPr>
          <w:t xml:space="preserve"> et al.</w:t>
        </w:r>
      </w:ins>
      <w:ins w:id="249" w:author="Bale,Cameron" w:date="2023-01-24T10:30:00Z">
        <w:r w:rsidR="002B6471">
          <w:rPr>
            <w:rFonts w:ascii="Cambria" w:hAnsi="Cambria"/>
          </w:rPr>
          <w:t>,</w:t>
        </w:r>
      </w:ins>
      <w:ins w:id="250" w:author="Bale,Cameron" w:date="2023-01-24T10:29:00Z">
        <w:r w:rsidR="002B6471">
          <w:rPr>
            <w:rFonts w:ascii="Cambria" w:hAnsi="Cambria"/>
          </w:rPr>
          <w:t xml:space="preserve"> 2017) </w:t>
        </w:r>
      </w:ins>
      <w:commentRangeEnd w:id="247"/>
      <w:ins w:id="251" w:author="Bale,Cameron" w:date="2023-01-24T10:30:00Z">
        <w:r w:rsidR="002B6471">
          <w:rPr>
            <w:rStyle w:val="CommentReference"/>
          </w:rPr>
          <w:commentReference w:id="247"/>
        </w:r>
      </w:ins>
      <w:ins w:id="252" w:author="Matt Schneider" w:date="2023-01-22T08:16:00Z">
        <w:del w:id="253" w:author="Bale,Cameron" w:date="2023-01-24T10:29:00Z">
          <w:r w:rsidR="00DA26DA" w:rsidDel="002B6471">
            <w:rPr>
              <w:rFonts w:ascii="Cambria" w:hAnsi="Cambria"/>
            </w:rPr>
            <w:delText xml:space="preserve"> </w:delText>
          </w:r>
          <w:commentRangeStart w:id="254"/>
          <w:r w:rsidR="00DA26DA" w:rsidDel="002B6471">
            <w:rPr>
              <w:rFonts w:ascii="Cambria" w:hAnsi="Cambria"/>
            </w:rPr>
            <w:delText>(CITE HERE XXX</w:delText>
          </w:r>
        </w:del>
        <w:del w:id="255" w:author="Bale,Cameron" w:date="2023-01-23T15:02:00Z">
          <w:r w:rsidR="00DA26DA" w:rsidDel="00B42F93">
            <w:rPr>
              <w:rFonts w:ascii="Cambria" w:hAnsi="Cambria"/>
            </w:rPr>
            <w:delText>)</w:delText>
          </w:r>
        </w:del>
        <w:del w:id="256" w:author="Bale,Cameron" w:date="2023-01-24T10:29:00Z">
          <w:r w:rsidR="00DA26DA" w:rsidDel="002B6471">
            <w:rPr>
              <w:rFonts w:ascii="Cambria" w:hAnsi="Cambria"/>
            </w:rPr>
            <w:delText xml:space="preserve"> </w:delText>
          </w:r>
        </w:del>
      </w:ins>
      <w:commentRangeEnd w:id="254"/>
      <w:r w:rsidR="00B42F93">
        <w:rPr>
          <w:rStyle w:val="CommentReference"/>
        </w:rPr>
        <w:commentReference w:id="254"/>
      </w:r>
      <w:ins w:id="257" w:author="Matt Schneider" w:date="2023-01-22T08:19:00Z">
        <w:r w:rsidR="004F3A99">
          <w:rPr>
            <w:rFonts w:ascii="Cambria" w:hAnsi="Cambria"/>
          </w:rPr>
          <w:t xml:space="preserve">on the accuracy results </w:t>
        </w:r>
      </w:ins>
      <w:ins w:id="258" w:author="Matt Schneider" w:date="2023-01-22T08:16:00Z">
        <w:r w:rsidR="00DA26DA">
          <w:rPr>
            <w:rFonts w:ascii="Cambria" w:hAnsi="Cambria"/>
          </w:rPr>
          <w:t xml:space="preserve">to </w:t>
        </w:r>
      </w:ins>
      <w:ins w:id="259" w:author="Matt Schneider" w:date="2023-01-22T08:17:00Z">
        <w:r w:rsidR="00DA26DA">
          <w:rPr>
            <w:rFonts w:ascii="Cambria" w:hAnsi="Cambria"/>
          </w:rPr>
          <w:t>rank the</w:t>
        </w:r>
      </w:ins>
      <w:ins w:id="260" w:author="Matt Schneider" w:date="2023-01-22T08:16:00Z">
        <w:r w:rsidR="00DA26DA">
          <w:rPr>
            <w:rFonts w:ascii="Cambria" w:hAnsi="Cambria"/>
          </w:rPr>
          <w:t xml:space="preserve"> time series features </w:t>
        </w:r>
      </w:ins>
      <w:ins w:id="261" w:author="Matt Schneider" w:date="2023-01-22T08:17:00Z">
        <w:del w:id="262" w:author="Bale,Cameron" w:date="2023-01-24T10:17:00Z">
          <w:r w:rsidR="00DA26DA" w:rsidDel="002B3ACA">
            <w:rPr>
              <w:rFonts w:ascii="Cambria" w:hAnsi="Cambria"/>
            </w:rPr>
            <w:delText xml:space="preserve">that </w:delText>
          </w:r>
        </w:del>
      </w:ins>
      <w:ins w:id="263" w:author="Matt Schneider" w:date="2023-01-22T08:16:00Z">
        <w:del w:id="264" w:author="Bale,Cameron" w:date="2023-01-24T10:17:00Z">
          <w:r w:rsidR="00DA26DA" w:rsidDel="002B3ACA">
            <w:rPr>
              <w:rFonts w:ascii="Cambria" w:hAnsi="Cambria"/>
            </w:rPr>
            <w:delText xml:space="preserve">are </w:delText>
          </w:r>
        </w:del>
        <w:r w:rsidR="00DA26DA">
          <w:rPr>
            <w:rFonts w:ascii="Cambria" w:hAnsi="Cambria"/>
          </w:rPr>
          <w:t>most predictive of forecast accuracy</w:t>
        </w:r>
      </w:ins>
      <w:ins w:id="265" w:author="Matt Schneider" w:date="2023-01-22T08:17:00Z">
        <w:r w:rsidR="00DA26DA">
          <w:rPr>
            <w:rFonts w:ascii="Cambria" w:hAnsi="Cambria"/>
          </w:rPr>
          <w:t xml:space="preserve">. </w:t>
        </w:r>
      </w:ins>
      <w:ins w:id="266" w:author="Matt Schneider" w:date="2023-01-22T08:16:00Z">
        <w:r w:rsidR="00DA26DA">
          <w:rPr>
            <w:rFonts w:ascii="Cambria" w:hAnsi="Cambria"/>
          </w:rPr>
          <w:t xml:space="preserve"> </w:t>
        </w:r>
      </w:ins>
      <w:ins w:id="267" w:author="Matt Schneider" w:date="2023-01-22T08:17:00Z">
        <w:r w:rsidR="004F3A99">
          <w:rPr>
            <w:rFonts w:ascii="Cambria" w:hAnsi="Cambria"/>
          </w:rPr>
          <w:t>We then</w:t>
        </w:r>
      </w:ins>
      <w:del w:id="268" w:author="Matt Schneider" w:date="2023-01-22T08:17:00Z">
        <w:r w:rsidR="00EF2F15" w:rsidDel="004F3A99">
          <w:rPr>
            <w:rFonts w:ascii="Cambria" w:hAnsi="Cambria"/>
          </w:rPr>
          <w:delText>w</w:delText>
        </w:r>
        <w:r w:rsidR="00090338" w:rsidDel="004F3A99">
          <w:rPr>
            <w:rFonts w:ascii="Cambria" w:hAnsi="Cambria"/>
          </w:rPr>
          <w:delText>e</w:delText>
        </w:r>
      </w:del>
      <w:r w:rsidR="00C37A47" w:rsidRPr="00C37A47">
        <w:rPr>
          <w:rFonts w:ascii="Cambria" w:hAnsi="Cambria"/>
        </w:rPr>
        <w:t xml:space="preserve"> </w:t>
      </w:r>
      <w:ins w:id="269" w:author="Matt Schneider" w:date="2023-01-22T08:36:00Z">
        <w:r w:rsidR="005D0D37">
          <w:rPr>
            <w:rFonts w:ascii="Cambria" w:hAnsi="Cambria"/>
          </w:rPr>
          <w:t>compute</w:t>
        </w:r>
      </w:ins>
      <w:ins w:id="270" w:author="Matt Schneider" w:date="2023-01-22T08:21:00Z">
        <w:r w:rsidR="004F3A99">
          <w:rPr>
            <w:rFonts w:ascii="Cambria" w:hAnsi="Cambria"/>
          </w:rPr>
          <w:t xml:space="preserve"> a distance</w:t>
        </w:r>
      </w:ins>
      <w:ins w:id="271" w:author="Matt Schneider" w:date="2023-01-22T08:36:00Z">
        <w:r w:rsidR="005D0D37">
          <w:rPr>
            <w:rFonts w:ascii="Cambria" w:hAnsi="Cambria"/>
          </w:rPr>
          <w:t>-based</w:t>
        </w:r>
      </w:ins>
      <w:ins w:id="272" w:author="Matt Schneider" w:date="2023-01-22T08:21:00Z">
        <w:r w:rsidR="004F3A99">
          <w:rPr>
            <w:rFonts w:ascii="Cambria" w:hAnsi="Cambria"/>
          </w:rPr>
          <w:t xml:space="preserve"> matrix of </w:t>
        </w:r>
      </w:ins>
      <w:ins w:id="273" w:author="Matt Schneider" w:date="2023-01-22T08:19:00Z">
        <w:r w:rsidR="004F3A99">
          <w:rPr>
            <w:rFonts w:ascii="Cambria" w:hAnsi="Cambria"/>
          </w:rPr>
          <w:t>these</w:t>
        </w:r>
      </w:ins>
      <w:ins w:id="274" w:author="Matt Schneider" w:date="2023-01-22T08:18:00Z">
        <w:r w:rsidR="004F3A99">
          <w:rPr>
            <w:rFonts w:ascii="Cambria" w:hAnsi="Cambria"/>
          </w:rPr>
          <w:t xml:space="preserve"> features </w:t>
        </w:r>
      </w:ins>
      <w:ins w:id="275" w:author="Matt Schneider" w:date="2023-01-22T08:21:00Z">
        <w:r w:rsidR="004F3A99">
          <w:rPr>
            <w:rFonts w:ascii="Cambria" w:hAnsi="Cambria"/>
          </w:rPr>
          <w:t>to choose the time series values to swap in</w:t>
        </w:r>
      </w:ins>
      <w:del w:id="276" w:author="Matt Schneider" w:date="2023-01-22T08:18:00Z">
        <w:r w:rsidR="00C37A47" w:rsidRPr="00C37A47" w:rsidDel="004F3A99">
          <w:rPr>
            <w:rFonts w:ascii="Cambria" w:hAnsi="Cambria"/>
          </w:rPr>
          <w:delText>develop a new matrix-based privacy method</w:delText>
        </w:r>
        <w:r w:rsidR="00057BD7" w:rsidDel="004F3A99">
          <w:rPr>
            <w:rFonts w:ascii="Cambria" w:hAnsi="Cambria"/>
          </w:rPr>
          <w:delText xml:space="preserve"> called </w:delText>
        </w:r>
      </w:del>
      <w:ins w:id="277" w:author="Matt Schneider" w:date="2023-01-22T08:18:00Z">
        <w:r w:rsidR="004F3A99">
          <w:rPr>
            <w:rFonts w:ascii="Cambria" w:hAnsi="Cambria"/>
          </w:rPr>
          <w:t xml:space="preserve"> </w:t>
        </w:r>
      </w:ins>
      <w:r w:rsidR="00057BD7">
        <w:rPr>
          <w:rFonts w:ascii="Cambria" w:hAnsi="Cambria"/>
          <w:i/>
          <w:iCs/>
        </w:rPr>
        <w:t>k</w:t>
      </w:r>
      <w:r w:rsidR="00057BD7">
        <w:rPr>
          <w:rFonts w:ascii="Cambria" w:hAnsi="Cambria"/>
        </w:rPr>
        <w:t>-</w:t>
      </w:r>
      <w:proofErr w:type="spellStart"/>
      <w:r w:rsidR="00057BD7">
        <w:rPr>
          <w:rFonts w:ascii="Cambria" w:hAnsi="Cambria"/>
        </w:rPr>
        <w:t>n</w:t>
      </w:r>
      <w:del w:id="278" w:author="Matt Schneider" w:date="2023-01-22T08:04:00Z">
        <w:r w:rsidR="00057BD7" w:rsidDel="001913E6">
          <w:rPr>
            <w:rFonts w:ascii="Cambria" w:hAnsi="Cambria"/>
          </w:rPr>
          <w:delText>ts</w:delText>
        </w:r>
      </w:del>
      <w:ins w:id="279" w:author="Matt Schneider" w:date="2023-01-22T08:04:00Z">
        <w:r w:rsidR="001913E6">
          <w:rPr>
            <w:rFonts w:ascii="Cambria" w:hAnsi="Cambria"/>
          </w:rPr>
          <w:t>TS</w:t>
        </w:r>
      </w:ins>
      <w:proofErr w:type="spellEnd"/>
      <w:r w:rsidR="00057BD7">
        <w:rPr>
          <w:rFonts w:ascii="Cambria" w:hAnsi="Cambria"/>
        </w:rPr>
        <w:t>+</w:t>
      </w:r>
      <w:del w:id="280" w:author="Matt Schneider" w:date="2023-01-22T08:21:00Z">
        <w:r w:rsidR="00C37A47" w:rsidRPr="00C37A47" w:rsidDel="004F3A99">
          <w:rPr>
            <w:rFonts w:ascii="Cambria" w:hAnsi="Cambria"/>
          </w:rPr>
          <w:delText xml:space="preserve"> which swaps </w:delText>
        </w:r>
      </w:del>
      <w:del w:id="281" w:author="Matt Schneider" w:date="2023-01-22T08:04:00Z">
        <w:r w:rsidR="00C37A47" w:rsidRPr="00C37A47" w:rsidDel="001913E6">
          <w:rPr>
            <w:rFonts w:ascii="Cambria" w:hAnsi="Cambria"/>
          </w:rPr>
          <w:delText xml:space="preserve">the </w:delText>
        </w:r>
      </w:del>
      <w:del w:id="282" w:author="Matt Schneider" w:date="2023-01-22T08:21:00Z">
        <w:r w:rsidR="00C37A47" w:rsidRPr="00C37A47" w:rsidDel="004F3A99">
          <w:rPr>
            <w:rFonts w:ascii="Cambria" w:hAnsi="Cambria"/>
          </w:rPr>
          <w:delText xml:space="preserve">values of time series with similar </w:delText>
        </w:r>
        <w:r w:rsidR="00AF7278" w:rsidDel="004F3A99">
          <w:rPr>
            <w:rFonts w:ascii="Cambria" w:hAnsi="Cambria"/>
          </w:rPr>
          <w:delText>features</w:delText>
        </w:r>
        <w:r w:rsidR="00CB43B0" w:rsidDel="004F3A99">
          <w:rPr>
            <w:rFonts w:ascii="Cambria" w:hAnsi="Cambria"/>
          </w:rPr>
          <w:delText xml:space="preserve"> (e.g., variance, strength of trend, etc.)</w:delText>
        </w:r>
        <w:r w:rsidR="002857D3" w:rsidDel="004F3A99">
          <w:rPr>
            <w:rFonts w:ascii="Cambria" w:hAnsi="Cambria"/>
          </w:rPr>
          <w:delText>.</w:delText>
        </w:r>
      </w:del>
      <w:ins w:id="283" w:author="Matt Schneider" w:date="2023-01-22T08:21:00Z">
        <w:r w:rsidR="004F3A99">
          <w:rPr>
            <w:rFonts w:ascii="Cambria" w:hAnsi="Cambria"/>
          </w:rPr>
          <w:t>.</w:t>
        </w:r>
        <w:r w:rsidR="007169A6">
          <w:rPr>
            <w:rFonts w:ascii="Cambria" w:hAnsi="Cambria"/>
          </w:rPr>
          <w:t xml:space="preserve">  </w:t>
        </w:r>
      </w:ins>
      <w:ins w:id="284" w:author="Matt Schneider" w:date="2023-01-22T08:36:00Z">
        <w:r w:rsidR="005D0D37">
          <w:rPr>
            <w:rFonts w:ascii="Cambria" w:hAnsi="Cambria"/>
          </w:rPr>
          <w:t xml:space="preserve">The </w:t>
        </w:r>
        <w:del w:id="285" w:author="Bale,Cameron" w:date="2023-01-24T10:17:00Z">
          <w:r w:rsidR="005D0D37" w:rsidDel="002B3ACA">
            <w:rPr>
              <w:rFonts w:ascii="Cambria" w:hAnsi="Cambria"/>
            </w:rPr>
            <w:delText xml:space="preserve">goal of data protection framework </w:delText>
          </w:r>
        </w:del>
      </w:ins>
      <w:ins w:id="286" w:author="Matt Schneider" w:date="2023-01-22T08:39:00Z">
        <w:del w:id="287" w:author="Bale,Cameron" w:date="2023-01-24T10:17:00Z">
          <w:r w:rsidR="005D0D37" w:rsidDel="002B3ACA">
            <w:rPr>
              <w:rFonts w:ascii="Cambria" w:hAnsi="Cambria"/>
            </w:rPr>
            <w:delText>i</w:delText>
          </w:r>
        </w:del>
      </w:ins>
      <w:ins w:id="288" w:author="Bale,Cameron" w:date="2023-01-24T10:17:00Z">
        <w:r w:rsidR="002B3ACA">
          <w:rPr>
            <w:rFonts w:ascii="Cambria" w:hAnsi="Cambria"/>
          </w:rPr>
          <w:t>data protection framework aim</w:t>
        </w:r>
      </w:ins>
      <w:ins w:id="289" w:author="Matt Schneider" w:date="2023-01-22T08:39:00Z">
        <w:r w:rsidR="005D0D37">
          <w:rPr>
            <w:rFonts w:ascii="Cambria" w:hAnsi="Cambria"/>
          </w:rPr>
          <w:t>s to produce protected</w:t>
        </w:r>
      </w:ins>
      <w:ins w:id="290" w:author="Matt Schneider" w:date="2023-01-22T08:37:00Z">
        <w:r w:rsidR="005D0D37">
          <w:rPr>
            <w:rFonts w:ascii="Cambria" w:hAnsi="Cambria"/>
          </w:rPr>
          <w:t xml:space="preserve"> time series t</w:t>
        </w:r>
      </w:ins>
      <w:ins w:id="291" w:author="Matt Schneider" w:date="2023-01-22T08:40:00Z">
        <w:r w:rsidR="005D0D37">
          <w:rPr>
            <w:rFonts w:ascii="Cambria" w:hAnsi="Cambria"/>
          </w:rPr>
          <w:t>hat</w:t>
        </w:r>
      </w:ins>
      <w:ins w:id="292" w:author="Matt Schneider" w:date="2023-01-22T08:37:00Z">
        <w:r w:rsidR="005D0D37">
          <w:rPr>
            <w:rFonts w:ascii="Cambria" w:hAnsi="Cambria"/>
          </w:rPr>
          <w:t xml:space="preserve"> </w:t>
        </w:r>
      </w:ins>
      <w:del w:id="293" w:author="Matt Schneider" w:date="2023-01-22T08:37:00Z">
        <w:r w:rsidR="002857D3" w:rsidDel="005D0D37">
          <w:rPr>
            <w:rFonts w:ascii="Cambria" w:hAnsi="Cambria"/>
          </w:rPr>
          <w:delText xml:space="preserve"> </w:delText>
        </w:r>
      </w:del>
      <w:del w:id="294" w:author="Matt Schneider" w:date="2023-01-22T08:04:00Z">
        <w:r w:rsidR="002857D3" w:rsidDel="001913E6">
          <w:rPr>
            <w:rFonts w:ascii="Cambria" w:hAnsi="Cambria"/>
          </w:rPr>
          <w:delText xml:space="preserve">This </w:delText>
        </w:r>
        <w:r w:rsidR="00C37A47" w:rsidRPr="00C37A47" w:rsidDel="001913E6">
          <w:rPr>
            <w:rFonts w:ascii="Cambria" w:hAnsi="Cambria"/>
          </w:rPr>
          <w:delText>balance</w:delText>
        </w:r>
        <w:r w:rsidR="002857D3" w:rsidDel="001913E6">
          <w:rPr>
            <w:rFonts w:ascii="Cambria" w:hAnsi="Cambria"/>
          </w:rPr>
          <w:delText>s</w:delText>
        </w:r>
        <w:r w:rsidR="00C37A47" w:rsidRPr="00C37A47" w:rsidDel="001913E6">
          <w:rPr>
            <w:rFonts w:ascii="Cambria" w:hAnsi="Cambria"/>
          </w:rPr>
          <w:delText xml:space="preserve"> the trade-off between privacy and forecast accuracy</w:delText>
        </w:r>
        <w:r w:rsidR="002857D3" w:rsidDel="001913E6">
          <w:rPr>
            <w:rFonts w:ascii="Cambria" w:hAnsi="Cambria"/>
          </w:rPr>
          <w:delText xml:space="preserve"> by preserving the features of time series even while the time series values are altered.</w:delText>
        </w:r>
        <w:r w:rsidR="00471CA6" w:rsidDel="001913E6">
          <w:rPr>
            <w:rFonts w:ascii="Cambria" w:hAnsi="Cambria"/>
          </w:rPr>
          <w:delText xml:space="preserve"> </w:delText>
        </w:r>
      </w:del>
      <w:del w:id="295" w:author="Matt Schneider" w:date="2023-01-22T08:22:00Z">
        <w:r w:rsidR="00471CA6" w:rsidDel="007169A6">
          <w:rPr>
            <w:rFonts w:ascii="Cambria" w:hAnsi="Cambria"/>
          </w:rPr>
          <w:delText xml:space="preserve">The </w:delText>
        </w:r>
        <w:r w:rsidR="00471CA6" w:rsidDel="007169A6">
          <w:rPr>
            <w:rFonts w:ascii="Cambria" w:hAnsi="Cambria"/>
            <w:i/>
            <w:iCs/>
          </w:rPr>
          <w:delText>k</w:delText>
        </w:r>
        <w:r w:rsidR="00471CA6" w:rsidDel="007169A6">
          <w:rPr>
            <w:rFonts w:ascii="Cambria" w:hAnsi="Cambria"/>
          </w:rPr>
          <w:delText>-nTS+ method</w:delText>
        </w:r>
      </w:del>
      <w:del w:id="296" w:author="Matt Schneider" w:date="2023-01-22T08:16:00Z">
        <w:r w:rsidR="00471CA6" w:rsidDel="00DA26DA">
          <w:rPr>
            <w:rFonts w:ascii="Cambria" w:hAnsi="Cambria"/>
          </w:rPr>
          <w:delText xml:space="preserve"> uses a</w:delText>
        </w:r>
        <w:r w:rsidR="008A694C" w:rsidDel="00DA26DA">
          <w:rPr>
            <w:rFonts w:ascii="Cambria" w:hAnsi="Cambria"/>
          </w:rPr>
          <w:delText xml:space="preserve"> machine learning-based</w:delText>
        </w:r>
        <w:r w:rsidR="00471CA6" w:rsidDel="00DA26DA">
          <w:rPr>
            <w:rFonts w:ascii="Cambria" w:hAnsi="Cambria"/>
          </w:rPr>
          <w:delText xml:space="preserve"> feedback loop from the baseline privacy methods that learns which time series features are most predictive of forecast accuracy</w:delText>
        </w:r>
      </w:del>
      <w:del w:id="297" w:author="Matt Schneider" w:date="2023-01-22T08:22:00Z">
        <w:r w:rsidR="00471CA6" w:rsidDel="007169A6">
          <w:rPr>
            <w:rFonts w:ascii="Cambria" w:hAnsi="Cambria"/>
          </w:rPr>
          <w:delText xml:space="preserve">. These features are used </w:delText>
        </w:r>
        <w:r w:rsidR="007463C7" w:rsidDel="007169A6">
          <w:rPr>
            <w:rFonts w:ascii="Cambria" w:hAnsi="Cambria"/>
          </w:rPr>
          <w:delText xml:space="preserve">as the basis for </w:delText>
        </w:r>
      </w:del>
      <w:del w:id="298" w:author="Matt Schneider" w:date="2023-01-22T08:37:00Z">
        <w:r w:rsidR="007463C7" w:rsidDel="005D0D37">
          <w:rPr>
            <w:rFonts w:ascii="Cambria" w:hAnsi="Cambria"/>
          </w:rPr>
          <w:delText>swapping</w:delText>
        </w:r>
        <w:r w:rsidR="00471CA6" w:rsidDel="005D0D37">
          <w:rPr>
            <w:rFonts w:ascii="Cambria" w:hAnsi="Cambria"/>
          </w:rPr>
          <w:delText xml:space="preserve"> </w:delText>
        </w:r>
      </w:del>
      <w:del w:id="299" w:author="Matt Schneider" w:date="2023-01-22T08:22:00Z">
        <w:r w:rsidR="00471CA6" w:rsidDel="007169A6">
          <w:rPr>
            <w:rFonts w:ascii="Cambria" w:hAnsi="Cambria"/>
          </w:rPr>
          <w:delText xml:space="preserve">to create new protected data sets which </w:delText>
        </w:r>
      </w:del>
      <w:r w:rsidR="00471CA6">
        <w:rPr>
          <w:rFonts w:ascii="Cambria" w:hAnsi="Cambria"/>
        </w:rPr>
        <w:t xml:space="preserve">maintain </w:t>
      </w:r>
      <w:del w:id="300" w:author="Bale,Cameron" w:date="2023-01-24T09:42:00Z">
        <w:r w:rsidR="00471CA6" w:rsidDel="00072A9A">
          <w:rPr>
            <w:rFonts w:ascii="Cambria" w:hAnsi="Cambria"/>
          </w:rPr>
          <w:delText>the</w:delText>
        </w:r>
      </w:del>
      <w:ins w:id="301" w:author="Matt Schneider" w:date="2023-01-22T08:40:00Z">
        <w:del w:id="302" w:author="Bale,Cameron" w:date="2023-01-24T09:42:00Z">
          <w:r w:rsidR="005D0D37" w:rsidDel="00072A9A">
            <w:rPr>
              <w:rFonts w:ascii="Cambria" w:hAnsi="Cambria"/>
            </w:rPr>
            <w:delText xml:space="preserve"> </w:delText>
          </w:r>
        </w:del>
        <w:r w:rsidR="005D0D37">
          <w:rPr>
            <w:rFonts w:ascii="Cambria" w:hAnsi="Cambria"/>
          </w:rPr>
          <w:t>useful</w:t>
        </w:r>
      </w:ins>
      <w:r w:rsidR="00471CA6">
        <w:rPr>
          <w:rFonts w:ascii="Cambria" w:hAnsi="Cambria"/>
        </w:rPr>
        <w:t xml:space="preserve"> features</w:t>
      </w:r>
      <w:ins w:id="303" w:author="Matt Schneider" w:date="2023-01-22T08:40:00Z">
        <w:r w:rsidR="005D0D37">
          <w:rPr>
            <w:rFonts w:ascii="Cambria" w:hAnsi="Cambria"/>
          </w:rPr>
          <w:t xml:space="preserve"> for forecasting from</w:t>
        </w:r>
      </w:ins>
      <w:del w:id="304" w:author="Matt Schneider" w:date="2023-01-22T08:40:00Z">
        <w:r w:rsidR="00471CA6" w:rsidDel="005D0D37">
          <w:rPr>
            <w:rFonts w:ascii="Cambria" w:hAnsi="Cambria"/>
          </w:rPr>
          <w:delText xml:space="preserve"> of</w:delText>
        </w:r>
      </w:del>
      <w:r w:rsidR="00471CA6">
        <w:rPr>
          <w:rFonts w:ascii="Cambria" w:hAnsi="Cambria"/>
        </w:rPr>
        <w:t xml:space="preserve"> the</w:t>
      </w:r>
      <w:ins w:id="305" w:author="Matt Schneider" w:date="2023-01-22T08:37:00Z">
        <w:del w:id="306" w:author="Bale,Cameron" w:date="2023-01-24T09:42:00Z">
          <w:r w:rsidR="005D0D37" w:rsidDel="00072A9A">
            <w:rPr>
              <w:rFonts w:ascii="Cambria" w:hAnsi="Cambria"/>
            </w:rPr>
            <w:delText>ir</w:delText>
          </w:r>
        </w:del>
      </w:ins>
      <w:r w:rsidR="00471CA6">
        <w:rPr>
          <w:rFonts w:ascii="Cambria" w:hAnsi="Cambria"/>
        </w:rPr>
        <w:t xml:space="preserve"> original time </w:t>
      </w:r>
      <w:ins w:id="307" w:author="Matt Schneider" w:date="2023-01-22T08:40:00Z">
        <w:r w:rsidR="005D0D37">
          <w:rPr>
            <w:rFonts w:ascii="Cambria" w:hAnsi="Cambria"/>
          </w:rPr>
          <w:t>series</w:t>
        </w:r>
      </w:ins>
      <w:del w:id="308" w:author="Matt Schneider" w:date="2023-01-22T08:40:00Z">
        <w:r w:rsidR="00471CA6" w:rsidDel="005D0D37">
          <w:rPr>
            <w:rFonts w:ascii="Cambria" w:hAnsi="Cambria"/>
          </w:rPr>
          <w:delText xml:space="preserve">series </w:delText>
        </w:r>
      </w:del>
      <w:del w:id="309" w:author="Matt Schneider" w:date="2023-01-22T08:37:00Z">
        <w:r w:rsidR="00471CA6" w:rsidDel="005D0D37">
          <w:rPr>
            <w:rFonts w:ascii="Cambria" w:hAnsi="Cambria"/>
          </w:rPr>
          <w:delText>significantly better than the baseline methods</w:delText>
        </w:r>
      </w:del>
      <w:r w:rsidR="00471CA6">
        <w:rPr>
          <w:rFonts w:ascii="Cambria" w:hAnsi="Cambria"/>
        </w:rPr>
        <w:t>.</w:t>
      </w:r>
      <w:del w:id="310" w:author="Matt Schneider" w:date="2023-01-22T08:38:00Z">
        <w:r w:rsidR="00471CA6" w:rsidDel="005D0D37">
          <w:rPr>
            <w:rFonts w:ascii="Cambria" w:hAnsi="Cambria"/>
          </w:rPr>
          <w:delText xml:space="preserve"> This ensures that time series features which are important for forecasting are preserved such that the time series are representative of the original data and enable models to produce usable forecasts. </w:delText>
        </w:r>
      </w:del>
    </w:p>
    <w:p w14:paraId="43B094A6" w14:textId="29350664" w:rsidR="005D0D37" w:rsidRDefault="005D0D37" w:rsidP="00C37A47">
      <w:pPr>
        <w:rPr>
          <w:ins w:id="311" w:author="Bale,Cameron" w:date="2023-01-24T09:52:00Z"/>
          <w:rFonts w:ascii="Cambria" w:hAnsi="Cambria"/>
        </w:rPr>
      </w:pPr>
    </w:p>
    <w:p w14:paraId="7242FE3F" w14:textId="357F7289" w:rsidR="009538BF" w:rsidRDefault="009538BF" w:rsidP="00C37A47">
      <w:pPr>
        <w:rPr>
          <w:ins w:id="312" w:author="Bale,Cameron" w:date="2023-01-24T09:52:00Z"/>
          <w:rFonts w:ascii="Cambria" w:hAnsi="Cambria"/>
        </w:rPr>
      </w:pPr>
    </w:p>
    <w:p w14:paraId="7559CB4E" w14:textId="0AE94223" w:rsidR="009538BF" w:rsidRDefault="009538BF" w:rsidP="00C37A47">
      <w:pPr>
        <w:rPr>
          <w:ins w:id="313" w:author="Bale,Cameron" w:date="2023-01-24T09:52:00Z"/>
          <w:rFonts w:ascii="Cambria" w:hAnsi="Cambria"/>
        </w:rPr>
      </w:pPr>
    </w:p>
    <w:p w14:paraId="319AFFD3" w14:textId="32D69323" w:rsidR="009538BF" w:rsidRDefault="009538BF" w:rsidP="00C37A47">
      <w:pPr>
        <w:rPr>
          <w:ins w:id="314" w:author="Bale,Cameron" w:date="2023-01-24T09:52:00Z"/>
          <w:rFonts w:ascii="Cambria" w:hAnsi="Cambria"/>
        </w:rPr>
      </w:pPr>
    </w:p>
    <w:p w14:paraId="6CD7864C" w14:textId="269E5BCC" w:rsidR="009538BF" w:rsidRDefault="009538BF" w:rsidP="00C37A47">
      <w:pPr>
        <w:rPr>
          <w:ins w:id="315" w:author="Bale,Cameron" w:date="2023-01-24T09:52:00Z"/>
          <w:rFonts w:ascii="Cambria" w:hAnsi="Cambria"/>
        </w:rPr>
      </w:pPr>
    </w:p>
    <w:p w14:paraId="2434588F" w14:textId="77777777" w:rsidR="009538BF" w:rsidRDefault="009538BF" w:rsidP="00C37A47">
      <w:pPr>
        <w:rPr>
          <w:ins w:id="316" w:author="Matt Schneider" w:date="2023-01-22T08:38:00Z"/>
          <w:rFonts w:ascii="Cambria" w:hAnsi="Cambria"/>
        </w:rPr>
      </w:pPr>
    </w:p>
    <w:p w14:paraId="15009DE0" w14:textId="1AD3C5D1" w:rsidR="00C37A47" w:rsidDel="005D0D37" w:rsidRDefault="00471CA6" w:rsidP="00C37A47">
      <w:pPr>
        <w:rPr>
          <w:del w:id="317" w:author="Matt Schneider" w:date="2023-01-22T08:38:00Z"/>
          <w:rFonts w:ascii="Cambria" w:hAnsi="Cambria"/>
        </w:rPr>
      </w:pPr>
      <w:moveFromRangeStart w:id="318" w:author="Matt Schneider" w:date="2023-01-22T08:41:00Z" w:name="move125269299"/>
      <w:moveFrom w:id="319" w:author="Matt Schneider" w:date="2023-01-22T08:41:00Z">
        <w:r w:rsidDel="005D0D37">
          <w:rPr>
            <w:rFonts w:ascii="Cambria" w:hAnsi="Cambria"/>
          </w:rPr>
          <w:lastRenderedPageBreak/>
          <w:t xml:space="preserve">Organizations will be more likely to adopt data protection measures if </w:t>
        </w:r>
        <w:r w:rsidR="00537920" w:rsidDel="005D0D37">
          <w:rPr>
            <w:rFonts w:ascii="Cambria" w:hAnsi="Cambria"/>
          </w:rPr>
          <w:t>they trust the measures to produce useful data while improving privacy.</w:t>
        </w:r>
        <w:r w:rsidDel="005D0D37">
          <w:rPr>
            <w:rFonts w:ascii="Cambria" w:hAnsi="Cambria"/>
          </w:rPr>
          <w:t xml:space="preserve"> </w:t>
        </w:r>
      </w:moveFrom>
      <w:moveFromRangeEnd w:id="318"/>
      <w:del w:id="320" w:author="Matt Schneider" w:date="2023-01-22T08:38:00Z">
        <w:r w:rsidR="00537920" w:rsidDel="005D0D37">
          <w:rPr>
            <w:rFonts w:ascii="Cambria" w:hAnsi="Cambria"/>
          </w:rPr>
          <w:delText>Our method produces</w:delText>
        </w:r>
        <w:r w:rsidDel="005D0D37">
          <w:rPr>
            <w:rFonts w:ascii="Cambria" w:hAnsi="Cambria"/>
          </w:rPr>
          <w:delText xml:space="preserve"> significantly improved forecast accuracy at similar levels of privacy </w:delText>
        </w:r>
        <w:r w:rsidR="003B79AC" w:rsidDel="005D0D37">
          <w:rPr>
            <w:rFonts w:ascii="Cambria" w:hAnsi="Cambria"/>
          </w:rPr>
          <w:delText xml:space="preserve">compared </w:delText>
        </w:r>
        <w:r w:rsidDel="005D0D37">
          <w:rPr>
            <w:rFonts w:ascii="Cambria" w:hAnsi="Cambria"/>
          </w:rPr>
          <w:delText xml:space="preserve">to the baseline methods. </w:delText>
        </w:r>
        <w:r w:rsidR="00C37A47" w:rsidRPr="00C37A47" w:rsidDel="005D0D37">
          <w:rPr>
            <w:rFonts w:ascii="Cambria" w:hAnsi="Cambria"/>
          </w:rPr>
          <w:delText>We</w:delText>
        </w:r>
        <w:r w:rsidR="003B79AC" w:rsidDel="005D0D37">
          <w:rPr>
            <w:rFonts w:ascii="Cambria" w:hAnsi="Cambria"/>
          </w:rPr>
          <w:delText xml:space="preserve"> illustrate the application of our method and</w:delText>
        </w:r>
        <w:r w:rsidR="00C37A47" w:rsidRPr="00C37A47" w:rsidDel="005D0D37">
          <w:rPr>
            <w:rFonts w:ascii="Cambria" w:hAnsi="Cambria"/>
          </w:rPr>
          <w:delText xml:space="preserve"> provide empirical results of forecast accuracy</w:delText>
        </w:r>
        <w:r w:rsidR="00057BD7" w:rsidDel="005D0D37">
          <w:rPr>
            <w:rFonts w:ascii="Cambria" w:hAnsi="Cambria"/>
          </w:rPr>
          <w:delText xml:space="preserve"> and privacy</w:delText>
        </w:r>
        <w:r w:rsidR="00C37A47" w:rsidRPr="00C37A47" w:rsidDel="005D0D37">
          <w:rPr>
            <w:rFonts w:ascii="Cambria" w:hAnsi="Cambria"/>
          </w:rPr>
          <w:delText xml:space="preserve"> for protected </w:delText>
        </w:r>
        <w:r w:rsidR="001726A5" w:rsidRPr="00C37A47" w:rsidDel="005D0D37">
          <w:rPr>
            <w:rFonts w:ascii="Cambria" w:hAnsi="Cambria"/>
          </w:rPr>
          <w:delText>dat</w:delText>
        </w:r>
        <w:r w:rsidR="003B79AC" w:rsidDel="005D0D37">
          <w:rPr>
            <w:rFonts w:ascii="Cambria" w:hAnsi="Cambria"/>
          </w:rPr>
          <w:delText>a</w:delText>
        </w:r>
        <w:r w:rsidR="00C37A47" w:rsidRPr="00C37A47" w:rsidDel="005D0D37">
          <w:rPr>
            <w:rFonts w:ascii="Cambria" w:hAnsi="Cambria"/>
          </w:rPr>
          <w:delText>.</w:delText>
        </w:r>
      </w:del>
    </w:p>
    <w:p w14:paraId="7C60AE8A" w14:textId="433FF1F6" w:rsidR="00537920" w:rsidRPr="00471CA6" w:rsidDel="005D0D37" w:rsidRDefault="00537920" w:rsidP="00C37A47">
      <w:pPr>
        <w:rPr>
          <w:del w:id="321" w:author="Matt Schneider" w:date="2023-01-22T08:38:00Z"/>
          <w:rFonts w:ascii="Cambria" w:hAnsi="Cambria"/>
        </w:rPr>
      </w:pPr>
    </w:p>
    <w:p w14:paraId="74FD6156" w14:textId="38D01316" w:rsidR="00DD3993" w:rsidRPr="00F41378" w:rsidRDefault="00DD3993" w:rsidP="00C37A47">
      <w:pPr>
        <w:rPr>
          <w:rFonts w:ascii="Cambria" w:hAnsi="Cambria"/>
          <w:b/>
          <w:bCs/>
        </w:rPr>
      </w:pPr>
      <w:r>
        <w:rPr>
          <w:rFonts w:ascii="Cambria" w:hAnsi="Cambria"/>
          <w:b/>
          <w:bCs/>
        </w:rPr>
        <w:t xml:space="preserve">Figure 2: </w:t>
      </w:r>
      <w:ins w:id="322" w:author="Matt Schneider" w:date="2023-01-22T08:12:00Z">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xml:space="preserve">+ data protection </w:t>
        </w:r>
      </w:ins>
      <w:del w:id="323" w:author="Matt Schneider" w:date="2023-01-22T08:12:00Z">
        <w:r w:rsidDel="00DA26DA">
          <w:rPr>
            <w:rFonts w:ascii="Cambria" w:hAnsi="Cambria"/>
            <w:b/>
            <w:bCs/>
          </w:rPr>
          <w:delText>F</w:delText>
        </w:r>
      </w:del>
      <w:ins w:id="324" w:author="Matt Schneider" w:date="2023-01-22T08:12:00Z">
        <w:r w:rsidR="00DA26DA">
          <w:rPr>
            <w:rFonts w:ascii="Cambria" w:hAnsi="Cambria"/>
            <w:b/>
            <w:bCs/>
          </w:rPr>
          <w:t>f</w:t>
        </w:r>
      </w:ins>
      <w:r>
        <w:rPr>
          <w:rFonts w:ascii="Cambria" w:hAnsi="Cambria"/>
          <w:b/>
          <w:bCs/>
        </w:rPr>
        <w:t xml:space="preserve">ramework </w:t>
      </w:r>
      <w:ins w:id="325" w:author="Matt Schneider" w:date="2023-01-22T08:13:00Z">
        <w:r w:rsidR="00DA26DA">
          <w:rPr>
            <w:rFonts w:ascii="Cambria" w:hAnsi="Cambria"/>
            <w:b/>
            <w:bCs/>
          </w:rPr>
          <w:t>(</w:t>
        </w:r>
      </w:ins>
      <w:del w:id="326" w:author="Matt Schneider" w:date="2023-01-22T08:12:00Z">
        <w:r w:rsidDel="00DA26DA">
          <w:rPr>
            <w:rFonts w:ascii="Cambria" w:hAnsi="Cambria"/>
            <w:b/>
            <w:bCs/>
          </w:rPr>
          <w:delText xml:space="preserve">to study the effects of privacy methods on forecast accuracy using time series features. </w:delText>
        </w:r>
      </w:del>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our proposed</w:t>
      </w:r>
      <w:r w:rsidR="007463C7">
        <w:rPr>
          <w:rFonts w:ascii="Cambria" w:hAnsi="Cambria"/>
          <w:b/>
          <w:bCs/>
        </w:rPr>
        <w:t xml:space="preserve"> </w:t>
      </w:r>
      <w:r w:rsidR="007463C7">
        <w:rPr>
          <w:rFonts w:ascii="Cambria" w:hAnsi="Cambria"/>
          <w:b/>
          <w:bCs/>
          <w:i/>
          <w:iCs/>
        </w:rPr>
        <w:t>k</w:t>
      </w:r>
      <w:r w:rsidR="007463C7">
        <w:rPr>
          <w:rFonts w:ascii="Cambria" w:hAnsi="Cambria"/>
          <w:b/>
          <w:bCs/>
        </w:rPr>
        <w:t>-</w:t>
      </w:r>
      <w:proofErr w:type="spellStart"/>
      <w:r w:rsidR="007463C7">
        <w:rPr>
          <w:rFonts w:ascii="Cambria" w:hAnsi="Cambria"/>
          <w:b/>
          <w:bCs/>
        </w:rPr>
        <w:t>nTS</w:t>
      </w:r>
      <w:proofErr w:type="spellEnd"/>
      <w:r w:rsidR="007463C7">
        <w:rPr>
          <w:rFonts w:ascii="Cambria" w:hAnsi="Cambria"/>
          <w:b/>
          <w:bCs/>
        </w:rPr>
        <w:t xml:space="preserve"> </w:t>
      </w:r>
      <w:r w:rsidRPr="007463C7">
        <w:rPr>
          <w:rFonts w:ascii="Cambria" w:hAnsi="Cambria"/>
          <w:b/>
          <w:bCs/>
        </w:rPr>
        <w:t>protection</w:t>
      </w:r>
      <w:r>
        <w:rPr>
          <w:rFonts w:ascii="Cambria" w:hAnsi="Cambria"/>
          <w:b/>
          <w:bCs/>
        </w:rPr>
        <w:t xml:space="preserve"> method</w:t>
      </w:r>
      <w:ins w:id="327" w:author="Matt Schneider" w:date="2023-01-22T08:13:00Z">
        <w:r w:rsidR="00DA26DA">
          <w:rPr>
            <w:rFonts w:ascii="Cambria" w:hAnsi="Cambria"/>
            <w:b/>
            <w:bCs/>
          </w:rPr>
          <w:t>)</w:t>
        </w:r>
      </w:ins>
      <w:r>
        <w:rPr>
          <w:rFonts w:ascii="Cambria" w:hAnsi="Cambria"/>
          <w:b/>
          <w:bCs/>
        </w:rPr>
        <w:t>.</w:t>
      </w:r>
    </w:p>
    <w:p w14:paraId="7DCF4A54" w14:textId="0CA2FB15" w:rsidR="00DD3993" w:rsidRDefault="00DD3993" w:rsidP="00C37A47">
      <w:pPr>
        <w:rPr>
          <w:rFonts w:ascii="Cambria" w:hAnsi="Cambria"/>
        </w:rPr>
      </w:pPr>
    </w:p>
    <w:p w14:paraId="0553787B" w14:textId="63871AD6" w:rsidR="00DD3993" w:rsidRDefault="002B3ACA" w:rsidP="00C37A47">
      <w:pPr>
        <w:rPr>
          <w:rFonts w:ascii="Cambria" w:hAnsi="Cambria"/>
        </w:rPr>
      </w:pPr>
      <w:r>
        <w:rPr>
          <w:noProof/>
        </w:rPr>
        <w:drawing>
          <wp:anchor distT="0" distB="0" distL="114300" distR="114300" simplePos="0" relativeHeight="251686912" behindDoc="0" locked="0" layoutInCell="1" allowOverlap="1" wp14:anchorId="1C6911A8" wp14:editId="70ECCED1">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00163D69" w:rsidRPr="00163D69">
        <w:rPr>
          <w:noProof/>
        </w:rPr>
        <w:t xml:space="preserve"> </w:t>
      </w:r>
    </w:p>
    <w:p w14:paraId="5E63970D" w14:textId="5D2D69AD" w:rsidR="00DD3993" w:rsidRDefault="00DD3993" w:rsidP="00C37A47">
      <w:pPr>
        <w:rPr>
          <w:rFonts w:ascii="Cambria" w:hAnsi="Cambria"/>
        </w:rPr>
      </w:pPr>
    </w:p>
    <w:p w14:paraId="71960185" w14:textId="2C6BE93E" w:rsidR="00DD3993" w:rsidRDefault="00DD3993"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434B85AE" w14:textId="0C4B0FD1" w:rsidR="00DD3993" w:rsidRDefault="00DD3993" w:rsidP="00C37A47">
      <w:pPr>
        <w:rPr>
          <w:rFonts w:ascii="Cambria" w:hAnsi="Cambria"/>
        </w:rPr>
      </w:pPr>
    </w:p>
    <w:p w14:paraId="07671429" w14:textId="415EAD17" w:rsidR="00DD3993" w:rsidRDefault="00DD3993" w:rsidP="00C37A47">
      <w:pPr>
        <w:rPr>
          <w:rFonts w:ascii="Cambria" w:hAnsi="Cambria"/>
        </w:rPr>
      </w:pPr>
    </w:p>
    <w:p w14:paraId="7DDF2C23" w14:textId="20AB606F" w:rsidR="00DD3993" w:rsidRDefault="00DD3993" w:rsidP="00C37A47">
      <w:pPr>
        <w:rPr>
          <w:rFonts w:ascii="Cambria" w:hAnsi="Cambria"/>
        </w:rPr>
      </w:pPr>
    </w:p>
    <w:p w14:paraId="51A0C599" w14:textId="0E95A32F" w:rsidR="00DD3993" w:rsidRDefault="00DD3993" w:rsidP="00C37A47">
      <w:pPr>
        <w:rPr>
          <w:rFonts w:ascii="Cambria" w:hAnsi="Cambria"/>
        </w:rPr>
      </w:pPr>
    </w:p>
    <w:p w14:paraId="78ADBFFA" w14:textId="62EA091E" w:rsidR="00DD3993" w:rsidRDefault="00DD3993" w:rsidP="00C37A47">
      <w:pPr>
        <w:rPr>
          <w:rFonts w:ascii="Cambria" w:hAnsi="Cambria"/>
        </w:rPr>
      </w:pPr>
    </w:p>
    <w:p w14:paraId="73697500" w14:textId="4DEF078A" w:rsidR="00DD3993" w:rsidRDefault="00DD3993" w:rsidP="00C37A47">
      <w:pPr>
        <w:rPr>
          <w:rFonts w:ascii="Cambria" w:hAnsi="Cambria"/>
        </w:rPr>
      </w:pPr>
    </w:p>
    <w:p w14:paraId="35F54832" w14:textId="361545C4" w:rsidR="00DD3993" w:rsidRDefault="00DD3993" w:rsidP="00C37A47">
      <w:pPr>
        <w:rPr>
          <w:rFonts w:ascii="Cambria" w:hAnsi="Cambria"/>
        </w:rPr>
      </w:pPr>
    </w:p>
    <w:p w14:paraId="69224219" w14:textId="5575B3EF" w:rsidR="00DD3993" w:rsidRDefault="00DD3993" w:rsidP="00C37A47">
      <w:pPr>
        <w:rPr>
          <w:rFonts w:ascii="Cambria" w:hAnsi="Cambria"/>
        </w:rPr>
      </w:pPr>
    </w:p>
    <w:p w14:paraId="1F84BCFB" w14:textId="5FB7C094" w:rsidR="00DD3993" w:rsidRDefault="00DD3993" w:rsidP="00C37A47">
      <w:pPr>
        <w:rPr>
          <w:rFonts w:ascii="Cambria" w:hAnsi="Cambria"/>
        </w:rPr>
      </w:pPr>
    </w:p>
    <w:p w14:paraId="2763C715" w14:textId="3598221C" w:rsidR="00DD3993" w:rsidRDefault="00DD3993" w:rsidP="00C37A47">
      <w:pPr>
        <w:rPr>
          <w:rFonts w:ascii="Cambria" w:hAnsi="Cambria"/>
        </w:rPr>
      </w:pPr>
    </w:p>
    <w:p w14:paraId="2861566D" w14:textId="6E5A49F1" w:rsidR="00DD3993" w:rsidRDefault="00DD3993" w:rsidP="00C37A47">
      <w:pPr>
        <w:rPr>
          <w:rFonts w:ascii="Cambria" w:hAnsi="Cambria"/>
        </w:rPr>
      </w:pPr>
    </w:p>
    <w:p w14:paraId="18D3974B" w14:textId="69BCCBA0" w:rsidR="00DD3993" w:rsidRDefault="00DD3993" w:rsidP="00C37A47">
      <w:pPr>
        <w:rPr>
          <w:rFonts w:ascii="Cambria" w:hAnsi="Cambria"/>
        </w:rPr>
      </w:pPr>
    </w:p>
    <w:p w14:paraId="0ADCA241" w14:textId="4D494505" w:rsidR="00DD3993" w:rsidRDefault="00DD3993" w:rsidP="00C37A47">
      <w:pPr>
        <w:rPr>
          <w:rFonts w:ascii="Cambria" w:hAnsi="Cambria"/>
        </w:rPr>
      </w:pPr>
    </w:p>
    <w:p w14:paraId="0EE9AD82" w14:textId="35B1FBCA" w:rsidR="00DD3993" w:rsidRDefault="00DD3993" w:rsidP="00C37A47">
      <w:pPr>
        <w:rPr>
          <w:rFonts w:ascii="Cambria" w:hAnsi="Cambria"/>
        </w:rPr>
      </w:pPr>
    </w:p>
    <w:p w14:paraId="08154AA1" w14:textId="33DCB896" w:rsidR="00DD3993" w:rsidRDefault="00DD3993" w:rsidP="00C37A47">
      <w:pPr>
        <w:rPr>
          <w:rFonts w:ascii="Cambria" w:hAnsi="Cambria"/>
        </w:rPr>
      </w:pPr>
    </w:p>
    <w:p w14:paraId="35A231E0" w14:textId="4DC52F87" w:rsidR="00DD3993" w:rsidRDefault="00DD3993" w:rsidP="00C37A47">
      <w:pPr>
        <w:rPr>
          <w:ins w:id="328" w:author="Bale,Cameron" w:date="2023-01-23T14:59:00Z"/>
          <w:rFonts w:ascii="Cambria" w:hAnsi="Cambria"/>
        </w:rPr>
      </w:pPr>
    </w:p>
    <w:p w14:paraId="20BD2915" w14:textId="13DDD8B5" w:rsidR="000F68F0" w:rsidRDefault="000F68F0" w:rsidP="00C37A47">
      <w:pPr>
        <w:rPr>
          <w:ins w:id="329" w:author="Bale,Cameron" w:date="2023-01-23T14:59:00Z"/>
          <w:rFonts w:ascii="Cambria" w:hAnsi="Cambria"/>
        </w:rPr>
      </w:pPr>
    </w:p>
    <w:p w14:paraId="40CF5592" w14:textId="6D129642" w:rsidR="000F68F0" w:rsidRDefault="000F68F0" w:rsidP="00C37A47">
      <w:pPr>
        <w:rPr>
          <w:ins w:id="330" w:author="Bale,Cameron" w:date="2023-01-23T14:59:00Z"/>
          <w:rFonts w:ascii="Cambria" w:hAnsi="Cambria"/>
        </w:rPr>
      </w:pPr>
    </w:p>
    <w:p w14:paraId="7D1B421B" w14:textId="19C407D0" w:rsidR="000F68F0" w:rsidRDefault="000F68F0" w:rsidP="00C37A47">
      <w:pPr>
        <w:rPr>
          <w:ins w:id="331" w:author="Bale,Cameron" w:date="2023-01-23T14:59:00Z"/>
          <w:rFonts w:ascii="Cambria" w:hAnsi="Cambria"/>
        </w:rPr>
      </w:pPr>
    </w:p>
    <w:p w14:paraId="106C6FBC" w14:textId="77777777" w:rsidR="000F68F0" w:rsidRDefault="000F68F0" w:rsidP="00C37A47">
      <w:pPr>
        <w:rPr>
          <w:rFonts w:ascii="Cambria" w:hAnsi="Cambria"/>
        </w:rPr>
      </w:pPr>
    </w:p>
    <w:p w14:paraId="49A9B885" w14:textId="366B9EA2" w:rsidR="00DD3993" w:rsidRDefault="00DD3993" w:rsidP="00C37A47">
      <w:pPr>
        <w:rPr>
          <w:rFonts w:ascii="Cambria" w:hAnsi="Cambria"/>
        </w:rPr>
      </w:pPr>
    </w:p>
    <w:p w14:paraId="59B176A8" w14:textId="5D57FBF7" w:rsidR="00DD3993" w:rsidRDefault="00DD3993" w:rsidP="00C37A47">
      <w:pPr>
        <w:rPr>
          <w:rFonts w:ascii="Cambria" w:hAnsi="Cambria"/>
        </w:rPr>
      </w:pPr>
    </w:p>
    <w:p w14:paraId="28B0A602" w14:textId="6DC6E654" w:rsidR="00C75290" w:rsidRDefault="00C75290" w:rsidP="00C75290">
      <w:pPr>
        <w:rPr>
          <w:ins w:id="332" w:author="Matt Schneider" w:date="2023-01-23T01:18:00Z"/>
          <w:rFonts w:ascii="Cambria" w:hAnsi="Cambria"/>
        </w:rPr>
      </w:pPr>
      <w:ins w:id="333" w:author="Matt Schneider" w:date="2023-01-23T01:18:00Z">
        <w:r>
          <w:rPr>
            <w:rFonts w:ascii="Cambria" w:hAnsi="Cambria"/>
          </w:rPr>
          <w:t>Our contributions are two-fold. First, we</w:t>
        </w:r>
        <w:r w:rsidRPr="00753FD1">
          <w:rPr>
            <w:rFonts w:ascii="Cambria" w:hAnsi="Cambria"/>
          </w:rPr>
          <w:t xml:space="preserve"> analyze privacy adjusted forecasts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Pr="00C37A47">
          <w:rPr>
            <w:rFonts w:ascii="Cambria" w:hAnsi="Cambria"/>
          </w:rPr>
          <w:t>This comparison is needed because different forms of data protection produce different data points</w:t>
        </w:r>
        <w:del w:id="334" w:author="Bale,Cameron" w:date="2023-01-24T10:18:00Z">
          <w:r w:rsidRPr="00C37A47" w:rsidDel="002B3ACA">
            <w:rPr>
              <w:rFonts w:ascii="Cambria" w:hAnsi="Cambria"/>
            </w:rPr>
            <w:delText xml:space="preserve"> which will ultimately have</w:delText>
          </w:r>
        </w:del>
      </w:ins>
      <w:ins w:id="335" w:author="Bale,Cameron" w:date="2023-01-24T10:18:00Z">
        <w:r w:rsidR="002B3ACA">
          <w:rPr>
            <w:rFonts w:ascii="Cambria" w:hAnsi="Cambria"/>
          </w:rPr>
          <w:t>, ultimately having</w:t>
        </w:r>
      </w:ins>
      <w:ins w:id="336" w:author="Matt Schneider" w:date="2023-01-23T01:18:00Z">
        <w:r w:rsidRPr="00C37A47">
          <w:rPr>
            <w:rFonts w:ascii="Cambria" w:hAnsi="Cambria"/>
          </w:rPr>
          <w:t xml:space="preserve"> different forecasts than what would be produced based on the original data.</w:t>
        </w:r>
        <w:r>
          <w:rPr>
            <w:rFonts w:ascii="Cambria" w:hAnsi="Cambria"/>
          </w:rPr>
          <w:t xml:space="preserve"> We</w:t>
        </w:r>
        <w:r w:rsidRPr="00753FD1">
          <w:rPr>
            <w:rFonts w:ascii="Cambria" w:hAnsi="Cambria"/>
          </w:rPr>
          <w:t xml:space="preserve"> extract</w:t>
        </w:r>
        <w:r>
          <w:rPr>
            <w:rFonts w:ascii="Cambria" w:hAnsi="Cambria"/>
          </w:rPr>
          <w:t xml:space="preserve"> time series features </w:t>
        </w:r>
        <w:del w:id="337" w:author="Bale,Cameron" w:date="2023-01-24T09:54:00Z">
          <w:r w:rsidDel="009538BF">
            <w:rPr>
              <w:rFonts w:ascii="Cambria" w:hAnsi="Cambria"/>
            </w:rPr>
            <w:delText>which</w:delText>
          </w:r>
        </w:del>
      </w:ins>
      <w:ins w:id="338" w:author="Bale,Cameron" w:date="2023-01-24T09:54:00Z">
        <w:r w:rsidR="009538BF">
          <w:rPr>
            <w:rFonts w:ascii="Cambria" w:hAnsi="Cambria"/>
          </w:rPr>
          <w:t>that</w:t>
        </w:r>
      </w:ins>
      <w:ins w:id="339" w:author="Matt Schneider" w:date="2023-01-23T01:18:00Z">
        <w:r>
          <w:rPr>
            <w:rFonts w:ascii="Cambria" w:hAnsi="Cambria"/>
          </w:rPr>
          <w:t xml:space="preserve"> </w:t>
        </w:r>
        <w:del w:id="340" w:author="Bale,Cameron" w:date="2023-01-24T10:18:00Z">
          <w:r w:rsidDel="002B3ACA">
            <w:rPr>
              <w:rFonts w:ascii="Cambria" w:hAnsi="Cambria"/>
            </w:rPr>
            <w:delText>are predictive of</w:delText>
          </w:r>
        </w:del>
      </w:ins>
      <w:ins w:id="341" w:author="Bale,Cameron" w:date="2023-01-24T10:18:00Z">
        <w:r w:rsidR="002B3ACA">
          <w:rPr>
            <w:rFonts w:ascii="Cambria" w:hAnsi="Cambria"/>
          </w:rPr>
          <w:t>predict</w:t>
        </w:r>
      </w:ins>
      <w:ins w:id="342" w:author="Matt Schneider" w:date="2023-01-23T01:18:00Z">
        <w:r>
          <w:rPr>
            <w:rFonts w:ascii="Cambria" w:hAnsi="Cambria"/>
          </w:rPr>
          <w:t xml:space="preserve"> forecast accuracy and </w:t>
        </w:r>
        <w:r w:rsidRPr="00753FD1">
          <w:rPr>
            <w:rFonts w:ascii="Cambria" w:hAnsi="Cambria"/>
          </w:rPr>
          <w:t xml:space="preserve">show </w:t>
        </w:r>
        <w:r>
          <w:rPr>
            <w:rFonts w:ascii="Cambria" w:hAnsi="Cambria"/>
          </w:rPr>
          <w:t>how these features</w:t>
        </w:r>
        <w:r w:rsidRPr="00753FD1">
          <w:rPr>
            <w:rFonts w:ascii="Cambria" w:hAnsi="Cambria"/>
          </w:rPr>
          <w:t xml:space="preserve"> change</w:t>
        </w:r>
        <w:r>
          <w:rPr>
            <w:rFonts w:ascii="Cambria" w:hAnsi="Cambria"/>
          </w:rPr>
          <w:t xml:space="preserve"> under</w:t>
        </w:r>
        <w:r w:rsidRPr="00753FD1">
          <w:rPr>
            <w:rFonts w:ascii="Cambria" w:hAnsi="Cambria"/>
          </w:rPr>
          <w:t xml:space="preserve"> data protection</w:t>
        </w:r>
        <w:r>
          <w:rPr>
            <w:rFonts w:ascii="Cambria" w:hAnsi="Cambria"/>
          </w:rPr>
          <w:t>. We use these changes to explain the performance of various forecasting models in our empirical application.</w:t>
        </w:r>
        <w:r w:rsidRPr="001726A5">
          <w:rPr>
            <w:rFonts w:ascii="Cambria" w:hAnsi="Cambria"/>
          </w:rPr>
          <w:t xml:space="preserve"> In such a situation, our work would help answer how forecast accuracy would be affected if the data owners applied data protection methods </w:t>
        </w:r>
        <w:del w:id="343" w:author="Bale,Cameron" w:date="2023-01-24T09:55:00Z">
          <w:r w:rsidRPr="001726A5" w:rsidDel="009538BF">
            <w:rPr>
              <w:rFonts w:ascii="Cambria" w:hAnsi="Cambria"/>
            </w:rPr>
            <w:delText>prior to</w:delText>
          </w:r>
        </w:del>
      </w:ins>
      <w:ins w:id="344" w:author="Bale,Cameron" w:date="2023-01-24T09:55:00Z">
        <w:r w:rsidR="009538BF">
          <w:rPr>
            <w:rFonts w:ascii="Cambria" w:hAnsi="Cambria"/>
          </w:rPr>
          <w:t>before</w:t>
        </w:r>
      </w:ins>
      <w:ins w:id="345" w:author="Matt Schneider" w:date="2023-01-23T01:18:00Z">
        <w:r w:rsidRPr="001726A5">
          <w:rPr>
            <w:rFonts w:ascii="Cambria" w:hAnsi="Cambria"/>
          </w:rPr>
          <w:t xml:space="preserve"> sharing their dat</w:t>
        </w:r>
        <w:r>
          <w:rPr>
            <w:rFonts w:ascii="Cambria" w:hAnsi="Cambria"/>
          </w:rPr>
          <w:t>a</w:t>
        </w:r>
        <w:r w:rsidRPr="001726A5">
          <w:rPr>
            <w:rFonts w:ascii="Cambria" w:hAnsi="Cambria"/>
          </w:rPr>
          <w:t>.</w:t>
        </w:r>
      </w:ins>
    </w:p>
    <w:p w14:paraId="1BDD7611" w14:textId="77777777" w:rsidR="00C75290" w:rsidRDefault="00C75290" w:rsidP="00C75290">
      <w:pPr>
        <w:rPr>
          <w:ins w:id="346" w:author="Matt Schneider" w:date="2023-01-23T01:18:00Z"/>
          <w:rFonts w:ascii="Cambria" w:hAnsi="Cambria"/>
        </w:rPr>
      </w:pPr>
    </w:p>
    <w:p w14:paraId="1A072DC4" w14:textId="11BA5B40" w:rsidR="00C75290" w:rsidRPr="00753FD1" w:rsidRDefault="00C75290" w:rsidP="00C75290">
      <w:pPr>
        <w:rPr>
          <w:ins w:id="347" w:author="Matt Schneider" w:date="2023-01-23T01:18:00Z"/>
          <w:rFonts w:ascii="Cambria" w:hAnsi="Cambria"/>
        </w:rPr>
      </w:pPr>
      <w:ins w:id="348" w:author="Matt Schneider" w:date="2023-01-23T01:18:00Z">
        <w:del w:id="349" w:author="Bale,Cameron" w:date="2023-01-24T10:19:00Z">
          <w:r w:rsidRPr="001726A5" w:rsidDel="002B3ACA">
            <w:rPr>
              <w:rFonts w:ascii="Cambria" w:hAnsi="Cambria"/>
            </w:rPr>
            <w:delText>Overall, w</w:delText>
          </w:r>
        </w:del>
      </w:ins>
      <w:ins w:id="350" w:author="Bale,Cameron" w:date="2023-01-24T10:19:00Z">
        <w:r w:rsidR="002B3ACA">
          <w:rPr>
            <w:rFonts w:ascii="Cambria" w:hAnsi="Cambria"/>
          </w:rPr>
          <w:t>W</w:t>
        </w:r>
      </w:ins>
      <w:ins w:id="351" w:author="Matt Schneider" w:date="2023-01-23T01:18:00Z">
        <w:r w:rsidRPr="001726A5">
          <w:rPr>
            <w:rFonts w:ascii="Cambria" w:hAnsi="Cambria"/>
          </w:rPr>
          <w:t xml:space="preserve">hile recent attention has been paid to privacy preserving collaborative forecasting, our interest is in forecasting using a single protected dataset. </w:t>
        </w:r>
        <w:del w:id="352" w:author="Bale,Cameron" w:date="2023-01-24T20:34:00Z">
          <w:r w:rsidRPr="001726A5" w:rsidDel="00E158B5">
            <w:rPr>
              <w:rFonts w:ascii="Cambria" w:hAnsi="Cambria"/>
            </w:rPr>
            <w:delText xml:space="preserve">There has been no work </w:delText>
          </w:r>
        </w:del>
        <w:del w:id="353" w:author="Bale,Cameron" w:date="2023-01-24T09:56:00Z">
          <w:r w:rsidRPr="001726A5" w:rsidDel="009538BF">
            <w:rPr>
              <w:rFonts w:ascii="Cambria" w:hAnsi="Cambria"/>
            </w:rPr>
            <w:delText>which</w:delText>
          </w:r>
        </w:del>
      </w:ins>
      <w:ins w:id="354" w:author="Bale,Cameron" w:date="2023-01-24T20:34:00Z">
        <w:r w:rsidR="00E158B5">
          <w:rPr>
            <w:rFonts w:ascii="Cambria" w:hAnsi="Cambria"/>
          </w:rPr>
          <w:t>No</w:t>
        </w:r>
      </w:ins>
      <w:ins w:id="355" w:author="Bale,Cameron" w:date="2023-01-24T20:35:00Z">
        <w:r w:rsidR="00E158B5">
          <w:rPr>
            <w:rFonts w:ascii="Cambria" w:hAnsi="Cambria"/>
          </w:rPr>
          <w:t xml:space="preserve"> previous work has compared</w:t>
        </w:r>
      </w:ins>
      <w:ins w:id="356" w:author="Bale,Cameron" w:date="2023-01-24T10:19:00Z">
        <w:r w:rsidR="002B3ACA">
          <w:rPr>
            <w:rFonts w:ascii="Cambria" w:hAnsi="Cambria"/>
          </w:rPr>
          <w:t xml:space="preserve"> multiple forecasting models' accuracies when forecasting for a single protected data set or compar</w:t>
        </w:r>
      </w:ins>
      <w:ins w:id="357" w:author="Bale,Cameron" w:date="2023-01-24T20:35:00Z">
        <w:r w:rsidR="00E158B5">
          <w:rPr>
            <w:rFonts w:ascii="Cambria" w:hAnsi="Cambria"/>
          </w:rPr>
          <w:t xml:space="preserve">ed </w:t>
        </w:r>
      </w:ins>
      <w:ins w:id="358" w:author="Matt Schneider" w:date="2023-01-23T01:18:00Z">
        <w:del w:id="359" w:author="Bale,Cameron" w:date="2023-01-24T10:19:00Z">
          <w:r w:rsidRPr="001726A5" w:rsidDel="002B3ACA">
            <w:rPr>
              <w:rFonts w:ascii="Cambria" w:hAnsi="Cambria"/>
            </w:rPr>
            <w:delText xml:space="preserve"> compares multiple forecasting models' accuracies when forecasting for a single protected dataset</w:delText>
          </w:r>
        </w:del>
        <w:del w:id="360" w:author="Bale,Cameron" w:date="2023-01-24T09:56:00Z">
          <w:r w:rsidRPr="001726A5" w:rsidDel="009538BF">
            <w:rPr>
              <w:rFonts w:ascii="Cambria" w:hAnsi="Cambria"/>
            </w:rPr>
            <w:delText>,</w:delText>
          </w:r>
        </w:del>
        <w:del w:id="361" w:author="Bale,Cameron" w:date="2023-01-24T10:19:00Z">
          <w:r w:rsidRPr="001726A5" w:rsidDel="002B3ACA">
            <w:rPr>
              <w:rFonts w:ascii="Cambria" w:hAnsi="Cambria"/>
            </w:rPr>
            <w:delText xml:space="preserve"> or a comparison of</w:delText>
          </w:r>
        </w:del>
        <w:del w:id="362" w:author="Bale,Cameron" w:date="2023-01-24T20:35:00Z">
          <w:r w:rsidRPr="001726A5" w:rsidDel="00E158B5">
            <w:rPr>
              <w:rFonts w:ascii="Cambria" w:hAnsi="Cambria"/>
            </w:rPr>
            <w:delText xml:space="preserve"> </w:delText>
          </w:r>
        </w:del>
        <w:r w:rsidRPr="001726A5">
          <w:rPr>
            <w:rFonts w:ascii="Cambria" w:hAnsi="Cambria"/>
          </w:rPr>
          <w:t xml:space="preserve">models' accuracies under various privacy methods. The works </w:t>
        </w:r>
        <w:del w:id="363" w:author="Bale,Cameron" w:date="2023-01-24T10:19:00Z">
          <w:r w:rsidRPr="001726A5" w:rsidDel="002B3ACA">
            <w:rPr>
              <w:rFonts w:ascii="Cambria" w:hAnsi="Cambria"/>
            </w:rPr>
            <w:delText>which have shown</w:delText>
          </w:r>
        </w:del>
      </w:ins>
      <w:ins w:id="364" w:author="Bale,Cameron" w:date="2023-01-24T10:19:00Z">
        <w:r w:rsidR="002B3ACA">
          <w:rPr>
            <w:rFonts w:ascii="Cambria" w:hAnsi="Cambria"/>
          </w:rPr>
          <w:t>showing</w:t>
        </w:r>
      </w:ins>
      <w:ins w:id="365" w:author="Matt Schneider" w:date="2023-01-23T01:18:00Z">
        <w:r w:rsidRPr="001726A5">
          <w:rPr>
            <w:rFonts w:ascii="Cambria" w:hAnsi="Cambria"/>
          </w:rPr>
          <w:t xml:space="preserve"> that data protection degrades forecast accuracy have also not </w:t>
        </w:r>
        <w:del w:id="366" w:author="Bale,Cameron" w:date="2023-01-24T10:20:00Z">
          <w:r w:rsidRPr="001726A5" w:rsidDel="002B3ACA">
            <w:rPr>
              <w:rFonts w:ascii="Cambria" w:hAnsi="Cambria"/>
            </w:rPr>
            <w:delText>given detailed explanations as to</w:delText>
          </w:r>
        </w:del>
      </w:ins>
      <w:ins w:id="367" w:author="Bale,Cameron" w:date="2023-01-24T10:20:00Z">
        <w:r w:rsidR="002B3ACA">
          <w:rPr>
            <w:rFonts w:ascii="Cambria" w:hAnsi="Cambria"/>
          </w:rPr>
          <w:t>explained</w:t>
        </w:r>
      </w:ins>
      <w:ins w:id="368" w:author="Matt Schneider" w:date="2023-01-23T01:18:00Z">
        <w:r w:rsidRPr="001726A5">
          <w:rPr>
            <w:rFonts w:ascii="Cambria" w:hAnsi="Cambria"/>
          </w:rPr>
          <w:t xml:space="preserve"> why model performance is worse on protected data. </w:t>
        </w:r>
      </w:ins>
    </w:p>
    <w:p w14:paraId="20736589" w14:textId="77777777" w:rsidR="00C75290" w:rsidRDefault="00C75290" w:rsidP="00C75290">
      <w:pPr>
        <w:rPr>
          <w:ins w:id="369" w:author="Matt Schneider" w:date="2023-01-23T01:18:00Z"/>
          <w:rFonts w:ascii="Cambria" w:hAnsi="Cambria"/>
        </w:rPr>
      </w:pPr>
    </w:p>
    <w:p w14:paraId="060B0E7E" w14:textId="0255CCE3" w:rsidR="00C75290" w:rsidRDefault="00C75290" w:rsidP="00C75290">
      <w:pPr>
        <w:rPr>
          <w:ins w:id="370" w:author="Matt Schneider" w:date="2023-01-23T01:18:00Z"/>
          <w:rFonts w:ascii="Cambria" w:hAnsi="Cambria"/>
        </w:rPr>
      </w:pPr>
      <w:ins w:id="371" w:author="Matt Schneider" w:date="2023-01-23T01:18:00Z">
        <w:r>
          <w:rPr>
            <w:rFonts w:ascii="Cambria" w:hAnsi="Cambria"/>
          </w:rPr>
          <w:t xml:space="preserve">Second, we propose a </w:t>
        </w:r>
        <w:r w:rsidRPr="00753FD1">
          <w:rPr>
            <w:rFonts w:ascii="Cambria" w:hAnsi="Cambria"/>
          </w:rPr>
          <w:t xml:space="preserve">novel privacy method </w:t>
        </w:r>
        <w:r>
          <w:rPr>
            <w:rFonts w:ascii="Cambria" w:hAnsi="Cambria"/>
          </w:rPr>
          <w:t>that preserves</w:t>
        </w:r>
      </w:ins>
      <w:ins w:id="372" w:author="Bale,Cameron" w:date="2023-01-24T09:56:00Z">
        <w:r w:rsidR="009538BF">
          <w:rPr>
            <w:rFonts w:ascii="Cambria" w:hAnsi="Cambria"/>
          </w:rPr>
          <w:t xml:space="preserve"> </w:t>
        </w:r>
      </w:ins>
      <w:ins w:id="373" w:author="Bale,Cameron" w:date="2023-01-24T09:57:00Z">
        <w:r w:rsidR="009538BF">
          <w:rPr>
            <w:rFonts w:ascii="Cambria" w:hAnsi="Cambria"/>
          </w:rPr>
          <w:t>the</w:t>
        </w:r>
      </w:ins>
      <w:ins w:id="374" w:author="Matt Schneider" w:date="2023-01-23T01:18:00Z">
        <w:del w:id="375" w:author="Bale,Cameron" w:date="2023-01-24T09:56:00Z">
          <w:r w:rsidDel="009538BF">
            <w:rPr>
              <w:rFonts w:ascii="Cambria" w:hAnsi="Cambria"/>
            </w:rPr>
            <w:delText xml:space="preserve"> the</w:delText>
          </w:r>
        </w:del>
        <w:r>
          <w:rPr>
            <w:rFonts w:ascii="Cambria" w:hAnsi="Cambria"/>
          </w:rPr>
          <w:t xml:space="preserve"> usefulness</w:t>
        </w:r>
      </w:ins>
      <w:ins w:id="376" w:author="Bale,Cameron" w:date="2023-01-24T09:57:00Z">
        <w:r w:rsidR="009538BF">
          <w:rPr>
            <w:rFonts w:ascii="Cambria" w:hAnsi="Cambria"/>
          </w:rPr>
          <w:t xml:space="preserve"> of time series</w:t>
        </w:r>
      </w:ins>
      <w:ins w:id="377" w:author="Matt Schneider" w:date="2023-01-23T01:18:00Z">
        <w:r>
          <w:rPr>
            <w:rFonts w:ascii="Cambria" w:hAnsi="Cambria"/>
          </w:rPr>
          <w:t xml:space="preserve"> to forecasters</w:t>
        </w:r>
        <w:r w:rsidRPr="00753FD1">
          <w:rPr>
            <w:rFonts w:ascii="Cambria" w:hAnsi="Cambria"/>
          </w:rPr>
          <w:t>.</w:t>
        </w:r>
        <w:r>
          <w:rPr>
            <w:rFonts w:ascii="Cambria" w:hAnsi="Cambria"/>
          </w:rPr>
          <w:t xml:space="preserve"> Extant privacy methods </w:t>
        </w:r>
        <w:del w:id="378" w:author="Bale,Cameron" w:date="2023-01-24T09:57:00Z">
          <w:r w:rsidDel="009538BF">
            <w:rPr>
              <w:rFonts w:ascii="Cambria" w:hAnsi="Cambria"/>
            </w:rPr>
            <w:delText>apply protection do not consider how privacy methods degrade</w:delText>
          </w:r>
        </w:del>
      </w:ins>
      <w:ins w:id="379" w:author="Bale,Cameron" w:date="2023-01-24T09:57:00Z">
        <w:r w:rsidR="009538BF">
          <w:rPr>
            <w:rFonts w:ascii="Cambria" w:hAnsi="Cambria"/>
          </w:rPr>
          <w:t>do not consider how protection</w:t>
        </w:r>
      </w:ins>
      <w:ins w:id="380" w:author="Bale,Cameron" w:date="2023-01-24T09:58:00Z">
        <w:r w:rsidR="009538BF">
          <w:rPr>
            <w:rFonts w:ascii="Cambria" w:hAnsi="Cambria"/>
          </w:rPr>
          <w:t xml:space="preserve"> degrades</w:t>
        </w:r>
      </w:ins>
      <w:ins w:id="381" w:author="Matt Schneider" w:date="2023-01-23T01:18:00Z">
        <w:r>
          <w:rPr>
            <w:rFonts w:ascii="Cambria" w:hAnsi="Cambria"/>
          </w:rPr>
          <w:t xml:space="preserve"> forecast accuracy or time series features useful for forecasting.  We create a matrix-based k-</w:t>
        </w:r>
        <w:proofErr w:type="spellStart"/>
        <w:r>
          <w:rPr>
            <w:rFonts w:ascii="Cambria" w:hAnsi="Cambria"/>
          </w:rPr>
          <w:t>nTS</w:t>
        </w:r>
        <w:proofErr w:type="spellEnd"/>
        <w:r>
          <w:rPr>
            <w:rFonts w:ascii="Cambria" w:hAnsi="Cambria"/>
          </w:rPr>
          <w:t xml:space="preserve">+ privacy method that uses a feedback loop based on the relationship between time series features and forecast accuracy. </w:t>
        </w:r>
        <w:r>
          <w:rPr>
            <w:rFonts w:ascii="Cambria" w:hAnsi="Cambria"/>
          </w:rPr>
          <w:lastRenderedPageBreak/>
          <w:t>k-</w:t>
        </w:r>
        <w:proofErr w:type="spellStart"/>
        <w:r>
          <w:rPr>
            <w:rFonts w:ascii="Cambria" w:hAnsi="Cambria"/>
          </w:rPr>
          <w:t>nTS</w:t>
        </w:r>
        <w:proofErr w:type="spellEnd"/>
        <w:r>
          <w:rPr>
            <w:rFonts w:ascii="Cambria" w:hAnsi="Cambria"/>
          </w:rPr>
          <w:t>+</w:t>
        </w:r>
        <w:r w:rsidRPr="00753FD1">
          <w:rPr>
            <w:rFonts w:ascii="Cambria" w:hAnsi="Cambria"/>
          </w:rPr>
          <w:t xml:space="preserve"> swaps </w:t>
        </w:r>
        <w:del w:id="382" w:author="Bale,Cameron" w:date="2023-01-24T10:20:00Z">
          <w:r w:rsidRPr="00753FD1" w:rsidDel="002B3ACA">
            <w:rPr>
              <w:rFonts w:ascii="Cambria" w:hAnsi="Cambria"/>
            </w:rPr>
            <w:delText>the values of time seri</w:delText>
          </w:r>
        </w:del>
      </w:ins>
      <w:ins w:id="383" w:author="Bale,Cameron" w:date="2023-01-24T10:20:00Z">
        <w:r w:rsidR="002B3ACA">
          <w:rPr>
            <w:rFonts w:ascii="Cambria" w:hAnsi="Cambria"/>
          </w:rPr>
          <w:t>time series valu</w:t>
        </w:r>
      </w:ins>
      <w:ins w:id="384" w:author="Matt Schneider" w:date="2023-01-23T01:18:00Z">
        <w:r w:rsidRPr="00753FD1">
          <w:rPr>
            <w:rFonts w:ascii="Cambria" w:hAnsi="Cambria"/>
          </w:rPr>
          <w:t xml:space="preserve">es with </w:t>
        </w:r>
        <w:r>
          <w:rPr>
            <w:rFonts w:ascii="Cambria" w:hAnsi="Cambria"/>
          </w:rPr>
          <w:t xml:space="preserve">each other when they have </w:t>
        </w:r>
        <w:r w:rsidRPr="00753FD1">
          <w:rPr>
            <w:rFonts w:ascii="Cambria" w:hAnsi="Cambria"/>
          </w:rPr>
          <w:t xml:space="preserve">similar </w:t>
        </w:r>
        <w:r>
          <w:rPr>
            <w:rFonts w:ascii="Cambria" w:hAnsi="Cambria"/>
          </w:rPr>
          <w:t>features</w:t>
        </w:r>
        <w:r w:rsidRPr="00753FD1">
          <w:rPr>
            <w:rFonts w:ascii="Cambria" w:hAnsi="Cambria"/>
          </w:rPr>
          <w:t xml:space="preserve"> </w:t>
        </w:r>
        <w:r>
          <w:rPr>
            <w:rFonts w:ascii="Cambria" w:hAnsi="Cambria"/>
          </w:rPr>
          <w:t>predictive of</w:t>
        </w:r>
        <w:r w:rsidRPr="00753FD1">
          <w:rPr>
            <w:rFonts w:ascii="Cambria" w:hAnsi="Cambria"/>
          </w:rPr>
          <w:t xml:space="preserve"> </w:t>
        </w:r>
        <w:r>
          <w:rPr>
            <w:rFonts w:ascii="Cambria" w:hAnsi="Cambria"/>
          </w:rPr>
          <w:t>good</w:t>
        </w:r>
        <w:r w:rsidRPr="00753FD1">
          <w:rPr>
            <w:rFonts w:ascii="Cambria" w:hAnsi="Cambria"/>
          </w:rPr>
          <w:t xml:space="preserve"> forecast accurac</w:t>
        </w:r>
        <w:r>
          <w:rPr>
            <w:rFonts w:ascii="Cambria" w:hAnsi="Cambria"/>
          </w:rPr>
          <w:t>y</w:t>
        </w:r>
        <w:r w:rsidRPr="00753FD1">
          <w:rPr>
            <w:rFonts w:ascii="Cambria" w:hAnsi="Cambria"/>
          </w:rPr>
          <w:t>. Results show that our method</w:t>
        </w:r>
        <w:r>
          <w:rPr>
            <w:rFonts w:ascii="Cambria" w:hAnsi="Cambria"/>
          </w:rPr>
          <w:t xml:space="preserve"> provides significantly better accuracy at similar levels of privacy protection </w:t>
        </w:r>
        <w:del w:id="385" w:author="Bale,Cameron" w:date="2023-01-24T10:21:00Z">
          <w:r w:rsidDel="002B3ACA">
            <w:rPr>
              <w:rFonts w:ascii="Cambria" w:hAnsi="Cambria"/>
            </w:rPr>
            <w:delText>compared to</w:delText>
          </w:r>
        </w:del>
      </w:ins>
      <w:ins w:id="386" w:author="Bale,Cameron" w:date="2023-01-24T10:21:00Z">
        <w:r w:rsidR="002B3ACA">
          <w:rPr>
            <w:rFonts w:ascii="Cambria" w:hAnsi="Cambria"/>
          </w:rPr>
          <w:t>than</w:t>
        </w:r>
      </w:ins>
      <w:ins w:id="387" w:author="Matt Schneider" w:date="2023-01-23T01:18:00Z">
        <w:r>
          <w:rPr>
            <w:rFonts w:ascii="Cambria" w:hAnsi="Cambria"/>
          </w:rPr>
          <w:t xml:space="preserve"> competitor privacy methods. Further, using the </w:t>
        </w:r>
        <w:r>
          <w:rPr>
            <w:rFonts w:ascii="Cambria" w:hAnsi="Cambria"/>
            <w:i/>
            <w:iCs/>
          </w:rPr>
          <w:t>performance gap</w:t>
        </w:r>
        <w:r>
          <w:rPr>
            <w:rFonts w:ascii="Cambria" w:hAnsi="Cambria"/>
          </w:rPr>
          <w:t xml:space="preserve"> from the REP metric (Petropoulos &amp; </w:t>
        </w:r>
        <w:proofErr w:type="spellStart"/>
        <w:r>
          <w:rPr>
            <w:rFonts w:ascii="Cambria" w:hAnsi="Cambria"/>
          </w:rPr>
          <w:t>Siemsen</w:t>
        </w:r>
        <w:proofErr w:type="spellEnd"/>
        <w:r>
          <w:rPr>
            <w:rFonts w:ascii="Cambria" w:hAnsi="Cambria"/>
          </w:rPr>
          <w:t xml:space="preserve">, 2022), we show that the protected time series produced under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are much more representative of the original series compared to the protected series from other methods, leading to improved trust in data sharing. </w:t>
        </w:r>
      </w:ins>
    </w:p>
    <w:p w14:paraId="136A1DF5" w14:textId="48C2A604" w:rsidR="00DD3993" w:rsidDel="009538BF" w:rsidRDefault="00DD3993" w:rsidP="00C37A47">
      <w:pPr>
        <w:rPr>
          <w:del w:id="388" w:author="Bale,Cameron" w:date="2023-01-24T09:58:00Z"/>
          <w:rFonts w:ascii="Cambria" w:hAnsi="Cambria"/>
        </w:rPr>
      </w:pPr>
    </w:p>
    <w:p w14:paraId="6E67B96C" w14:textId="162A8F77" w:rsidR="00DD3993" w:rsidRDefault="00DD3993" w:rsidP="00C37A47">
      <w:pPr>
        <w:rPr>
          <w:rFonts w:ascii="Cambria" w:hAnsi="Cambria"/>
        </w:rPr>
      </w:pPr>
    </w:p>
    <w:p w14:paraId="5D54E01A" w14:textId="32741D1F" w:rsidR="00C37A47" w:rsidRDefault="00C37A47" w:rsidP="00C37A47">
      <w:pPr>
        <w:rPr>
          <w:rFonts w:ascii="Cambria" w:hAnsi="Cambria"/>
        </w:rPr>
      </w:pPr>
      <w:del w:id="389" w:author="Matt Schneider" w:date="2023-01-22T08:49:00Z">
        <w:r w:rsidRPr="00C37A47" w:rsidDel="00EB2732">
          <w:rPr>
            <w:rFonts w:ascii="Cambria" w:hAnsi="Cambria"/>
          </w:rPr>
          <w:delText>The rest of the paper proceeds as follow</w:delText>
        </w:r>
        <w:r w:rsidR="00EA3077" w:rsidDel="00EB2732">
          <w:rPr>
            <w:rFonts w:ascii="Cambria" w:hAnsi="Cambria"/>
          </w:rPr>
          <w:delText xml:space="preserve">s. </w:delText>
        </w:r>
      </w:del>
      <w:r w:rsidR="00EA3077">
        <w:rPr>
          <w:rFonts w:ascii="Cambria" w:hAnsi="Cambria"/>
        </w:rPr>
        <w:t>In Section 2, we review the relevant literature</w:t>
      </w:r>
      <w:del w:id="390" w:author="Matt Schneider" w:date="2023-01-23T01:18:00Z">
        <w:r w:rsidR="00EA3077" w:rsidDel="00C75290">
          <w:rPr>
            <w:rFonts w:ascii="Cambria" w:hAnsi="Cambria"/>
          </w:rPr>
          <w:delText xml:space="preserve"> and outline the contributions of this paper</w:delText>
        </w:r>
      </w:del>
      <w:r w:rsidR="00EA3077">
        <w:rPr>
          <w:rFonts w:ascii="Cambria" w:hAnsi="Cambria"/>
        </w:rPr>
        <w:t xml:space="preserve">. Section 3 describes the swapping mechanism of </w:t>
      </w:r>
      <w:r w:rsidR="00E83035">
        <w:rPr>
          <w:rFonts w:ascii="Cambria" w:hAnsi="Cambria"/>
        </w:rPr>
        <w:t>the baseline</w:t>
      </w:r>
      <w:r w:rsidR="00EA3077">
        <w:rPr>
          <w:rFonts w:ascii="Cambria" w:hAnsi="Cambria"/>
        </w:rPr>
        <w:t xml:space="preserve"> </w:t>
      </w:r>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xml:space="preserve"> method, and Section 4 </w:t>
      </w:r>
      <w:del w:id="391" w:author="Matt Schneider" w:date="2023-01-22T08:45:00Z">
        <w:r w:rsidR="00EA3077" w:rsidDel="00F80C8F">
          <w:rPr>
            <w:rFonts w:ascii="Cambria" w:hAnsi="Cambria"/>
          </w:rPr>
          <w:delText>outlines nine well known</w:delText>
        </w:r>
      </w:del>
      <w:ins w:id="392" w:author="Matt Schneider" w:date="2023-01-22T08:45:00Z">
        <w:r w:rsidR="00F80C8F">
          <w:rPr>
            <w:rFonts w:ascii="Cambria" w:hAnsi="Cambria"/>
          </w:rPr>
          <w:t xml:space="preserve">establishes </w:t>
        </w:r>
      </w:ins>
      <w:ins w:id="393" w:author="Matt Schneider" w:date="2023-01-22T08:46:00Z">
        <w:r w:rsidR="00F80C8F">
          <w:rPr>
            <w:rFonts w:ascii="Cambria" w:hAnsi="Cambria"/>
          </w:rPr>
          <w:t>the</w:t>
        </w:r>
      </w:ins>
      <w:r w:rsidR="00EA3077">
        <w:rPr>
          <w:rFonts w:ascii="Cambria" w:hAnsi="Cambria"/>
        </w:rPr>
        <w:t xml:space="preserve"> time series features </w:t>
      </w:r>
      <w:del w:id="394" w:author="Matt Schneider" w:date="2023-01-22T08:46:00Z">
        <w:r w:rsidR="00EA3077" w:rsidDel="00F80C8F">
          <w:rPr>
            <w:rFonts w:ascii="Cambria" w:hAnsi="Cambria"/>
          </w:rPr>
          <w:delText xml:space="preserve">which are </w:delText>
        </w:r>
      </w:del>
      <w:r w:rsidR="00EA3077">
        <w:rPr>
          <w:rFonts w:ascii="Cambria" w:hAnsi="Cambria"/>
        </w:rPr>
        <w:t xml:space="preserve">used for swapping in </w:t>
      </w:r>
      <w:del w:id="395" w:author="Matt Schneider" w:date="2023-01-23T01:18:00Z">
        <w:r w:rsidR="00EA3077" w:rsidDel="00C75290">
          <w:rPr>
            <w:rFonts w:ascii="Cambria" w:hAnsi="Cambria"/>
          </w:rPr>
          <w:delText>our empirical application</w:delText>
        </w:r>
      </w:del>
      <w:ins w:id="396" w:author="Matt Schneider" w:date="2023-01-23T01:18:00Z">
        <w:r w:rsidR="00C75290">
          <w:rPr>
            <w:rFonts w:ascii="Cambria" w:hAnsi="Cambria"/>
          </w:rPr>
          <w:t>k</w:t>
        </w:r>
      </w:ins>
      <w:ins w:id="397" w:author="Matt Schneider" w:date="2023-01-23T01:19:00Z">
        <w:r w:rsidR="00C75290">
          <w:rPr>
            <w:rFonts w:ascii="Cambria" w:hAnsi="Cambria"/>
          </w:rPr>
          <w:t>-</w:t>
        </w:r>
        <w:proofErr w:type="spellStart"/>
        <w:r w:rsidR="00C75290">
          <w:rPr>
            <w:rFonts w:ascii="Cambria" w:hAnsi="Cambria"/>
          </w:rPr>
          <w:t>nTS</w:t>
        </w:r>
        <w:proofErr w:type="spellEnd"/>
        <w:del w:id="398" w:author="Bale,Cameron" w:date="2023-01-24T10:22:00Z">
          <w:r w:rsidR="00C75290" w:rsidDel="002B3ACA">
            <w:rPr>
              <w:rFonts w:ascii="Cambria" w:hAnsi="Cambria"/>
            </w:rPr>
            <w:delText>+</w:delText>
          </w:r>
        </w:del>
      </w:ins>
      <w:r w:rsidR="00EA3077">
        <w:rPr>
          <w:rFonts w:ascii="Cambria" w:hAnsi="Cambria"/>
        </w:rPr>
        <w:t xml:space="preserve">. </w:t>
      </w:r>
      <w:del w:id="399" w:author="Bale,Cameron" w:date="2023-01-24T10:22:00Z">
        <w:r w:rsidR="00EA3077" w:rsidDel="002B3ACA">
          <w:rPr>
            <w:rFonts w:ascii="Cambria" w:hAnsi="Cambria"/>
          </w:rPr>
          <w:delText xml:space="preserve">In Section 5 we outline the feedback loop shown in Figure 2 for our </w:delText>
        </w:r>
      </w:del>
      <w:ins w:id="400" w:author="Matt Schneider" w:date="2023-01-22T08:48:00Z">
        <w:del w:id="401" w:author="Bale,Cameron" w:date="2023-01-24T10:22:00Z">
          <w:r w:rsidR="00F80C8F" w:rsidDel="002B3ACA">
            <w:rPr>
              <w:rFonts w:ascii="Cambria" w:hAnsi="Cambria"/>
            </w:rPr>
            <w:delText>provide</w:delText>
          </w:r>
        </w:del>
      </w:ins>
      <w:ins w:id="402" w:author="Bale,Cameron" w:date="2023-01-24T10:22:00Z">
        <w:r w:rsidR="002B3ACA">
          <w:rPr>
            <w:rFonts w:ascii="Cambria" w:hAnsi="Cambria"/>
          </w:rPr>
          <w:t>Section 5 provides</w:t>
        </w:r>
      </w:ins>
      <w:ins w:id="403" w:author="Matt Schneider" w:date="2023-01-22T08:48:00Z">
        <w:r w:rsidR="00F80C8F">
          <w:rPr>
            <w:rFonts w:ascii="Cambria" w:hAnsi="Cambria"/>
          </w:rPr>
          <w:t xml:space="preserve"> the framework for the </w:t>
        </w:r>
      </w:ins>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method</w:t>
      </w:r>
      <w:ins w:id="404" w:author="Bale,Cameron" w:date="2023-01-24T10:21:00Z">
        <w:r w:rsidR="002B3ACA">
          <w:rPr>
            <w:rFonts w:ascii="Cambria" w:hAnsi="Cambria"/>
          </w:rPr>
          <w:t>,</w:t>
        </w:r>
      </w:ins>
      <w:ins w:id="405" w:author="Matt Schneider" w:date="2023-01-22T08:48:00Z">
        <w:r w:rsidR="00F80C8F">
          <w:rPr>
            <w:rFonts w:ascii="Cambria" w:hAnsi="Cambria"/>
          </w:rPr>
          <w:t xml:space="preserve"> and </w:t>
        </w:r>
      </w:ins>
      <w:del w:id="406" w:author="Matt Schneider" w:date="2023-01-22T08:48:00Z">
        <w:r w:rsidR="00EA3077" w:rsidDel="00F80C8F">
          <w:rPr>
            <w:rFonts w:ascii="Cambria" w:hAnsi="Cambria"/>
          </w:rPr>
          <w:delText xml:space="preserve">. </w:delText>
        </w:r>
      </w:del>
      <w:r w:rsidR="00EA3077">
        <w:rPr>
          <w:rFonts w:ascii="Cambria" w:hAnsi="Cambria"/>
        </w:rPr>
        <w:t xml:space="preserve">Section 6 </w:t>
      </w:r>
      <w:ins w:id="407" w:author="Matt Schneider" w:date="2023-01-22T08:48:00Z">
        <w:r w:rsidR="00F80C8F">
          <w:rPr>
            <w:rFonts w:ascii="Cambria" w:hAnsi="Cambria"/>
          </w:rPr>
          <w:t>pre</w:t>
        </w:r>
      </w:ins>
      <w:ins w:id="408" w:author="Matt Schneider" w:date="2023-01-22T08:49:00Z">
        <w:r w:rsidR="00F80C8F">
          <w:rPr>
            <w:rFonts w:ascii="Cambria" w:hAnsi="Cambria"/>
          </w:rPr>
          <w:t>sents the results</w:t>
        </w:r>
      </w:ins>
      <w:ins w:id="409" w:author="Bale,Cameron" w:date="2023-01-24T09:59:00Z">
        <w:r w:rsidR="00FE179D">
          <w:rPr>
            <w:rFonts w:ascii="Cambria" w:hAnsi="Cambria"/>
          </w:rPr>
          <w:t>.</w:t>
        </w:r>
      </w:ins>
      <w:ins w:id="410" w:author="Matt Schneider" w:date="2023-01-22T08:49:00Z">
        <w:r w:rsidR="00F80C8F">
          <w:rPr>
            <w:rFonts w:ascii="Cambria" w:hAnsi="Cambria"/>
          </w:rPr>
          <w:t xml:space="preserve"> </w:t>
        </w:r>
      </w:ins>
      <w:del w:id="411" w:author="Matt Schneider" w:date="2023-01-22T08:49:00Z">
        <w:r w:rsidR="00EA3077" w:rsidDel="00F80C8F">
          <w:rPr>
            <w:rFonts w:ascii="Cambria" w:hAnsi="Cambria"/>
          </w:rPr>
          <w:delText xml:space="preserve">contains an application of several forecasting models to protected data sets produced using </w:delText>
        </w:r>
        <w:r w:rsidR="00EA3077" w:rsidDel="00F80C8F">
          <w:rPr>
            <w:rFonts w:ascii="Cambria" w:hAnsi="Cambria"/>
            <w:i/>
            <w:iCs/>
          </w:rPr>
          <w:delText>k</w:delText>
        </w:r>
        <w:r w:rsidR="00EA3077" w:rsidDel="00F80C8F">
          <w:rPr>
            <w:rFonts w:ascii="Cambria" w:hAnsi="Cambria"/>
          </w:rPr>
          <w:delText xml:space="preserve">-nTS+ and other baseline privacy methods. We </w:delText>
        </w:r>
        <w:r w:rsidR="00E83035" w:rsidDel="00F80C8F">
          <w:rPr>
            <w:rFonts w:ascii="Cambria" w:hAnsi="Cambria"/>
          </w:rPr>
          <w:delText>examine</w:delText>
        </w:r>
        <w:r w:rsidR="00EA3077" w:rsidDel="00F80C8F">
          <w:rPr>
            <w:rFonts w:ascii="Cambria" w:hAnsi="Cambria"/>
          </w:rPr>
          <w:delText xml:space="preserve"> the forecast accuracy and the time series features produced under each privacy method and how this </w:delText>
        </w:r>
        <w:r w:rsidR="003B79AC" w:rsidDel="00F80C8F">
          <w:rPr>
            <w:rFonts w:ascii="Cambria" w:hAnsi="Cambria"/>
          </w:rPr>
          <w:delText>relates to</w:delText>
        </w:r>
        <w:r w:rsidR="00EA3077" w:rsidDel="00F80C8F">
          <w:rPr>
            <w:rFonts w:ascii="Cambria" w:hAnsi="Cambria"/>
          </w:rPr>
          <w:delText xml:space="preserve"> forecasting model performance. </w:delText>
        </w:r>
      </w:del>
      <w:r w:rsidR="00EA3077">
        <w:rPr>
          <w:rFonts w:ascii="Cambria" w:hAnsi="Cambria"/>
        </w:rPr>
        <w:t xml:space="preserve">We discuss our </w:t>
      </w:r>
      <w:r w:rsidR="00235B23">
        <w:rPr>
          <w:rFonts w:ascii="Cambria" w:hAnsi="Cambria"/>
        </w:rPr>
        <w:t>conclusions</w:t>
      </w:r>
      <w:r w:rsidR="00EA3077">
        <w:rPr>
          <w:rFonts w:ascii="Cambria" w:hAnsi="Cambria"/>
        </w:rPr>
        <w:t xml:space="preserve"> in Sec</w:t>
      </w:r>
      <w:r w:rsidR="00235B23">
        <w:rPr>
          <w:rFonts w:ascii="Cambria" w:hAnsi="Cambria"/>
        </w:rPr>
        <w:t>tion 7, including recommendations for future research.</w:t>
      </w:r>
    </w:p>
    <w:p w14:paraId="34E671F3" w14:textId="77777777" w:rsidR="00A5796E" w:rsidRDefault="00A5796E"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ins w:id="412" w:author="Matt Schneider" w:date="2023-01-22T23:33:00Z">
        <w:r w:rsidR="004805C9">
          <w:rPr>
            <w:rFonts w:ascii="Cambria" w:hAnsi="Cambria"/>
            <w:b/>
            <w:bCs/>
          </w:rPr>
          <w:t>erature</w:t>
        </w:r>
      </w:ins>
      <w:r>
        <w:rPr>
          <w:rFonts w:ascii="Cambria" w:hAnsi="Cambria"/>
          <w:b/>
          <w:bCs/>
        </w:rPr>
        <w:t xml:space="preserve"> Review</w:t>
      </w:r>
    </w:p>
    <w:p w14:paraId="20816C4C" w14:textId="43E8CFE2" w:rsidR="001726A5" w:rsidDel="00FE179D" w:rsidRDefault="001726A5" w:rsidP="001726A5">
      <w:pPr>
        <w:rPr>
          <w:del w:id="413" w:author="Bale,Cameron" w:date="2023-01-24T09:59:00Z"/>
          <w:rFonts w:ascii="Cambria" w:hAnsi="Cambria"/>
          <w:b/>
          <w:bCs/>
        </w:rPr>
      </w:pPr>
    </w:p>
    <w:p w14:paraId="7786DA45" w14:textId="5C5CB964" w:rsidR="00672859" w:rsidDel="009F04A8" w:rsidRDefault="00672859" w:rsidP="00672859">
      <w:pPr>
        <w:rPr>
          <w:moveFrom w:id="414" w:author="Matt Schneider" w:date="2023-01-22T08:52:00Z"/>
          <w:rFonts w:ascii="Cambria" w:hAnsi="Cambria"/>
        </w:rPr>
      </w:pPr>
      <w:moveFromRangeStart w:id="415" w:author="Matt Schneider" w:date="2023-01-22T08:52:00Z" w:name="move125269993"/>
      <w:moveFrom w:id="416" w:author="Matt Schneider" w:date="2023-01-22T08:52:00Z">
        <w:r w:rsidRPr="00C37A47" w:rsidDel="009F04A8">
          <w:rPr>
            <w:rFonts w:ascii="Cambria" w:hAnsi="Cambria"/>
          </w:rPr>
          <w:t xml:space="preserve">While it has been demonstrated that differential privacy degrades forecast accuracy for VAR models and recurrent neural networks (RNNs) </w:t>
        </w:r>
        <w:r w:rsidDel="009F04A8">
          <w:rPr>
            <w:rFonts w:ascii="Cambria" w:hAnsi="Cambria"/>
          </w:rPr>
          <w:fldChar w:fldCharType="begin"/>
        </w:r>
        <w:r w:rsidDel="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Del="009F04A8">
          <w:rPr>
            <w:rFonts w:ascii="Cambria" w:hAnsi="Cambria"/>
          </w:rPr>
          <w:fldChar w:fldCharType="separate"/>
        </w:r>
        <w:r w:rsidRPr="00776E27" w:rsidDel="009F04A8">
          <w:rPr>
            <w:rFonts w:ascii="Cambria" w:hAnsi="Cambria" w:cs="Times New Roman"/>
            <w:szCs w:val="24"/>
          </w:rPr>
          <w:t>(Gonçalves et al., 2021; Imtiaz et al., 2020)</w:t>
        </w:r>
        <w:r w:rsidDel="009F04A8">
          <w:rPr>
            <w:rFonts w:ascii="Cambria" w:hAnsi="Cambria"/>
          </w:rPr>
          <w:fldChar w:fldCharType="end"/>
        </w:r>
        <w:r w:rsidDel="009F04A8">
          <w:rPr>
            <w:rFonts w:ascii="Cambria" w:hAnsi="Cambria"/>
          </w:rPr>
          <w:t xml:space="preserve">, </w:t>
        </w:r>
        <w:r w:rsidRPr="00C37A47" w:rsidDel="009F04A8">
          <w:rPr>
            <w:rFonts w:ascii="Cambria" w:hAnsi="Cambria"/>
          </w:rPr>
          <w:t>there is no work which compares how multiple forecasting models perform on protected data. This comparison is needed because different forms of data protection produce different data points which will ultimately have different forecasts than what would be produced based on the original data.</w:t>
        </w:r>
      </w:moveFrom>
    </w:p>
    <w:moveFromRangeEnd w:id="415"/>
    <w:p w14:paraId="557BE0FA" w14:textId="77777777" w:rsidR="00672859" w:rsidRDefault="00672859" w:rsidP="001726A5">
      <w:pPr>
        <w:rPr>
          <w:rFonts w:ascii="Cambria" w:hAnsi="Cambria"/>
          <w:b/>
          <w:bCs/>
        </w:rPr>
      </w:pPr>
    </w:p>
    <w:p w14:paraId="3C7CA8D2" w14:textId="0A780C6E" w:rsidR="009F04A8" w:rsidRDefault="001726A5" w:rsidP="009F04A8">
      <w:pPr>
        <w:rPr>
          <w:moveTo w:id="417" w:author="Matt Schneider" w:date="2023-01-22T08:52:00Z"/>
          <w:rFonts w:ascii="Cambria" w:hAnsi="Cambria"/>
        </w:rPr>
      </w:pPr>
      <w:del w:id="418" w:author="Matt Schneider" w:date="2023-01-22T08:53:00Z">
        <w:r w:rsidRPr="001726A5" w:rsidDel="009F04A8">
          <w:rPr>
            <w:rFonts w:ascii="Cambria" w:hAnsi="Cambria"/>
          </w:rPr>
          <w:delText>Some forecasters have studied data privacy and forecasting in the context of collaborative forecasting.</w:delText>
        </w:r>
        <w:r w:rsidR="001130FC" w:rsidDel="009F04A8">
          <w:rPr>
            <w:rFonts w:ascii="Cambria" w:hAnsi="Cambria"/>
          </w:rPr>
          <w:delText xml:space="preserve"> </w:delText>
        </w:r>
      </w:del>
      <w:commentRangeStart w:id="419"/>
      <w:commentRangeStart w:id="420"/>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del w:id="421" w:author="Matt Schneider" w:date="2023-01-22T23:46:00Z">
        <w:r w:rsidR="001130FC" w:rsidRPr="001130FC" w:rsidDel="000D4F2E">
          <w:rPr>
            <w:rFonts w:ascii="Cambria" w:hAnsi="Cambria"/>
          </w:rPr>
          <w:delText>(</w:delText>
        </w:r>
      </w:del>
      <w:r w:rsidR="001130FC" w:rsidRPr="001130FC">
        <w:rPr>
          <w:rFonts w:ascii="Cambria" w:hAnsi="Cambria"/>
        </w:rPr>
        <w:t>Goncalves, Pinson, et al.</w:t>
      </w:r>
      <w:del w:id="422" w:author="Bale,Cameron" w:date="2023-01-24T10:22:00Z">
        <w:r w:rsidR="001130FC" w:rsidRPr="001130FC" w:rsidDel="002B3ACA">
          <w:rPr>
            <w:rFonts w:ascii="Cambria" w:hAnsi="Cambria"/>
          </w:rPr>
          <w:delText>,</w:delText>
        </w:r>
      </w:del>
      <w:r w:rsidR="001130FC" w:rsidRPr="001130FC">
        <w:rPr>
          <w:rFonts w:ascii="Cambria" w:hAnsi="Cambria"/>
        </w:rPr>
        <w:t xml:space="preserve"> </w:t>
      </w:r>
      <w:ins w:id="423" w:author="Matt Schneider" w:date="2023-01-22T23:46:00Z">
        <w:r w:rsidR="000D4F2E">
          <w:rPr>
            <w:rFonts w:ascii="Cambria" w:hAnsi="Cambria"/>
          </w:rPr>
          <w:t>(</w:t>
        </w:r>
      </w:ins>
      <w:r w:rsidR="001130FC" w:rsidRPr="001130FC">
        <w:rPr>
          <w:rFonts w:ascii="Cambria" w:hAnsi="Cambria"/>
        </w:rPr>
        <w:t>2021</w:t>
      </w:r>
      <w:ins w:id="424" w:author="Bale,Cameron" w:date="2023-01-23T15:31:00Z">
        <w:r w:rsidR="00E67037">
          <w:rPr>
            <w:rFonts w:ascii="Cambria" w:hAnsi="Cambria"/>
          </w:rPr>
          <w:t>c</w:t>
        </w:r>
      </w:ins>
      <w:r w:rsidR="001130FC" w:rsidRPr="001130FC">
        <w:rPr>
          <w:rFonts w:ascii="Cambria" w:hAnsi="Cambria"/>
        </w:rPr>
        <w:t>)</w:t>
      </w:r>
      <w:r w:rsidR="001130FC">
        <w:rPr>
          <w:rFonts w:ascii="Cambria" w:hAnsi="Cambria"/>
        </w:rPr>
        <w:fldChar w:fldCharType="end"/>
      </w:r>
      <w:r w:rsidR="001130FC">
        <w:rPr>
          <w:rFonts w:ascii="Cambria" w:hAnsi="Cambria"/>
        </w:rPr>
        <w:t xml:space="preserve"> </w:t>
      </w:r>
      <w:commentRangeEnd w:id="419"/>
      <w:r w:rsidR="009F04A8">
        <w:rPr>
          <w:rStyle w:val="CommentReference"/>
        </w:rPr>
        <w:commentReference w:id="419"/>
      </w:r>
      <w:commentRangeEnd w:id="420"/>
      <w:r w:rsidR="009E327E">
        <w:rPr>
          <w:rStyle w:val="CommentReference"/>
        </w:rPr>
        <w:commentReference w:id="420"/>
      </w:r>
      <w:ins w:id="425" w:author="Matt Schneider" w:date="2023-01-22T08:55:00Z">
        <w:r w:rsidR="009F04A8">
          <w:rPr>
            <w:rFonts w:ascii="Cambria" w:hAnsi="Cambria"/>
          </w:rPr>
          <w:t>modeled</w:t>
        </w:r>
      </w:ins>
      <w:del w:id="426" w:author="Matt Schneider" w:date="2023-01-22T08:55:00Z">
        <w:r w:rsidRPr="001726A5" w:rsidDel="009F04A8">
          <w:rPr>
            <w:rFonts w:ascii="Cambria" w:hAnsi="Cambria"/>
          </w:rPr>
          <w:delText>explored</w:delText>
        </w:r>
      </w:del>
      <w:r w:rsidRPr="001726A5">
        <w:rPr>
          <w:rFonts w:ascii="Cambria" w:hAnsi="Cambria"/>
        </w:rPr>
        <w:t xml:space="preserve"> a data market where data owners are compensated for sharing their data</w:t>
      </w:r>
      <w:del w:id="427" w:author="Bale,Cameron" w:date="2023-01-24T10:23:00Z">
        <w:r w:rsidRPr="001726A5" w:rsidDel="005A3E07">
          <w:rPr>
            <w:rFonts w:ascii="Cambria" w:hAnsi="Cambria"/>
          </w:rPr>
          <w:delText>,</w:delText>
        </w:r>
      </w:del>
      <w:r w:rsidRPr="001726A5">
        <w:rPr>
          <w:rFonts w:ascii="Cambria" w:hAnsi="Cambria"/>
        </w:rPr>
        <w:t xml:space="preserve"> and purchase forecasts based on the data from other parties. </w:t>
      </w:r>
      <w:commentRangeStart w:id="428"/>
      <w:commentRangeStart w:id="429"/>
      <w:ins w:id="430" w:author="Matt Schneider" w:date="2023-01-22T08:56:00Z">
        <w:r w:rsidR="007761A3">
          <w:rPr>
            <w:rFonts w:ascii="Cambria" w:hAnsi="Cambria"/>
          </w:rPr>
          <w:t>Th</w:t>
        </w:r>
      </w:ins>
      <w:ins w:id="431" w:author="Bale,Cameron" w:date="2023-01-24T10:23:00Z">
        <w:r w:rsidR="005A3E07">
          <w:rPr>
            <w:rFonts w:ascii="Cambria" w:hAnsi="Cambria"/>
          </w:rPr>
          <w:t xml:space="preserve">is market </w:t>
        </w:r>
      </w:ins>
      <w:ins w:id="432" w:author="Bale,Cameron" w:date="2023-01-23T15:24:00Z">
        <w:r w:rsidR="00CF5DFB">
          <w:rPr>
            <w:rFonts w:ascii="Cambria" w:hAnsi="Cambria"/>
          </w:rPr>
          <w:t>gives d</w:t>
        </w:r>
      </w:ins>
      <w:ins w:id="433" w:author="Matt Schneider" w:date="2023-01-22T08:56:00Z">
        <w:del w:id="434" w:author="Bale,Cameron" w:date="2023-01-23T15:23:00Z">
          <w:r w:rsidR="007761A3" w:rsidDel="00CF5DFB">
            <w:rPr>
              <w:rFonts w:ascii="Cambria" w:hAnsi="Cambria"/>
            </w:rPr>
            <w:delText xml:space="preserve">ey found that </w:delText>
          </w:r>
        </w:del>
      </w:ins>
      <w:commentRangeEnd w:id="428"/>
      <w:ins w:id="435" w:author="Matt Schneider" w:date="2023-01-22T08:57:00Z">
        <w:del w:id="436" w:author="Bale,Cameron" w:date="2023-01-23T15:23:00Z">
          <w:r w:rsidR="007761A3" w:rsidDel="00CF5DFB">
            <w:rPr>
              <w:rStyle w:val="CommentReference"/>
            </w:rPr>
            <w:commentReference w:id="428"/>
          </w:r>
        </w:del>
      </w:ins>
      <w:commentRangeEnd w:id="429"/>
      <w:del w:id="437" w:author="Bale,Cameron" w:date="2023-01-23T15:23:00Z">
        <w:r w:rsidR="00CF5DFB" w:rsidDel="00CF5DFB">
          <w:rPr>
            <w:rStyle w:val="CommentReference"/>
          </w:rPr>
          <w:commentReference w:id="429"/>
        </w:r>
        <w:r w:rsidRPr="001726A5" w:rsidDel="00CF5DFB">
          <w:rPr>
            <w:rFonts w:ascii="Cambria" w:hAnsi="Cambria"/>
          </w:rPr>
          <w:delText>W</w:delText>
        </w:r>
      </w:del>
      <w:ins w:id="438" w:author="Matt Schneider" w:date="2023-01-22T08:56:00Z">
        <w:del w:id="439" w:author="Bale,Cameron" w:date="2023-01-23T15:23:00Z">
          <w:r w:rsidR="007761A3" w:rsidDel="00CF5DFB">
            <w:rPr>
              <w:rFonts w:ascii="Cambria" w:hAnsi="Cambria"/>
            </w:rPr>
            <w:delText>w</w:delText>
          </w:r>
        </w:del>
      </w:ins>
      <w:del w:id="440" w:author="Bale,Cameron" w:date="2023-01-23T15:23:00Z">
        <w:r w:rsidRPr="001726A5" w:rsidDel="00CF5DFB">
          <w:rPr>
            <w:rFonts w:ascii="Cambria" w:hAnsi="Cambria"/>
          </w:rPr>
          <w:delText>hile d</w:delText>
        </w:r>
      </w:del>
      <w:r w:rsidRPr="001726A5">
        <w:rPr>
          <w:rFonts w:ascii="Cambria" w:hAnsi="Cambria"/>
        </w:rPr>
        <w:t>ata owners</w:t>
      </w:r>
      <w:del w:id="441" w:author="Bale,Cameron" w:date="2023-01-23T15:24:00Z">
        <w:r w:rsidRPr="001726A5" w:rsidDel="00CF5DFB">
          <w:rPr>
            <w:rFonts w:ascii="Cambria" w:hAnsi="Cambria"/>
          </w:rPr>
          <w:delText xml:space="preserve"> have</w:delText>
        </w:r>
      </w:del>
      <w:r w:rsidRPr="001726A5">
        <w:rPr>
          <w:rFonts w:ascii="Cambria" w:hAnsi="Cambria"/>
        </w:rPr>
        <w:t xml:space="preserve"> a monetary incentive to share their data</w:t>
      </w:r>
      <w:ins w:id="442" w:author="Bale,Cameron" w:date="2023-01-23T15:24:00Z">
        <w:r w:rsidR="00CF5DFB">
          <w:rPr>
            <w:rFonts w:ascii="Cambria" w:hAnsi="Cambria"/>
          </w:rPr>
          <w:t xml:space="preserve">. However, </w:t>
        </w:r>
      </w:ins>
      <w:del w:id="443" w:author="Bale,Cameron" w:date="2023-01-23T15:24:00Z">
        <w:r w:rsidRPr="001726A5" w:rsidDel="00CF5DFB">
          <w:rPr>
            <w:rFonts w:ascii="Cambria" w:hAnsi="Cambria"/>
          </w:rPr>
          <w:delText xml:space="preserve">, </w:delText>
        </w:r>
      </w:del>
      <w:r w:rsidRPr="001726A5">
        <w:rPr>
          <w:rFonts w:ascii="Cambria" w:hAnsi="Cambria"/>
        </w:rPr>
        <w:t xml:space="preserve">they may </w:t>
      </w:r>
      <w:ins w:id="444" w:author="Bale,Cameron" w:date="2023-01-23T15:24:00Z">
        <w:r w:rsidR="00CF5DFB">
          <w:rPr>
            <w:rFonts w:ascii="Cambria" w:hAnsi="Cambria"/>
          </w:rPr>
          <w:t xml:space="preserve">still </w:t>
        </w:r>
      </w:ins>
      <w:r w:rsidRPr="001726A5">
        <w:rPr>
          <w:rFonts w:ascii="Cambria" w:hAnsi="Cambria"/>
        </w:rPr>
        <w:t xml:space="preserve">be discouraged from </w:t>
      </w:r>
      <w:del w:id="445" w:author="Matt Schneider" w:date="2023-01-22T08:57:00Z">
        <w:r w:rsidRPr="001726A5" w:rsidDel="007761A3">
          <w:rPr>
            <w:rFonts w:ascii="Cambria" w:hAnsi="Cambria"/>
          </w:rPr>
          <w:delText>doing so</w:delText>
        </w:r>
      </w:del>
      <w:ins w:id="446" w:author="Matt Schneider" w:date="2023-01-22T08:57:00Z">
        <w:r w:rsidR="007761A3">
          <w:rPr>
            <w:rFonts w:ascii="Cambria" w:hAnsi="Cambria"/>
          </w:rPr>
          <w:t>sharing</w:t>
        </w:r>
      </w:ins>
      <w:r w:rsidRPr="001726A5">
        <w:rPr>
          <w:rFonts w:ascii="Cambria" w:hAnsi="Cambria"/>
        </w:rPr>
        <w:t xml:space="preserve"> due to privacy concerns </w:t>
      </w:r>
      <w:del w:id="447" w:author="Matt Schneider" w:date="2023-01-22T08:57:00Z">
        <w:r w:rsidRPr="001726A5" w:rsidDel="007761A3">
          <w:rPr>
            <w:rFonts w:ascii="Cambria" w:hAnsi="Cambria"/>
          </w:rPr>
          <w:delText xml:space="preserve">over sharing data </w:delText>
        </w:r>
      </w:del>
      <w:r w:rsidRPr="001726A5">
        <w:rPr>
          <w:rFonts w:ascii="Cambria" w:hAnsi="Cambria"/>
        </w:rPr>
        <w:t>with a central party</w:t>
      </w:r>
      <w:ins w:id="448" w:author="Matt Schneider" w:date="2023-01-22T08:59:00Z">
        <w:r w:rsidR="00AA73E6">
          <w:rPr>
            <w:rFonts w:ascii="Cambria" w:hAnsi="Cambria"/>
          </w:rPr>
          <w:t>.</w:t>
        </w:r>
      </w:ins>
      <w:del w:id="449" w:author="Matt Schneider" w:date="2023-01-22T08:57:00Z">
        <w:r w:rsidRPr="001726A5" w:rsidDel="007761A3">
          <w:rPr>
            <w:rFonts w:ascii="Cambria" w:hAnsi="Cambria"/>
          </w:rPr>
          <w:delText>. In such a situation, our work would help answer how forecast accuracy would be affected if the data owners applied data protection methods prior to sharing their data in the market.</w:delText>
        </w:r>
      </w:del>
      <w:r w:rsidRPr="001726A5">
        <w:rPr>
          <w:rFonts w:ascii="Cambria" w:hAnsi="Cambria"/>
        </w:rPr>
        <w:t xml:space="preserve"> </w:t>
      </w:r>
      <w:del w:id="450" w:author="Matt Schneider" w:date="2023-01-22T08:59:00Z">
        <w:r w:rsidRPr="001726A5" w:rsidDel="00AA73E6">
          <w:rPr>
            <w:rFonts w:ascii="Cambria" w:hAnsi="Cambria"/>
          </w:rPr>
          <w:delText xml:space="preserve">In the absence of a data market, other </w:delText>
        </w:r>
      </w:del>
      <w:ins w:id="451" w:author="Matt Schneider" w:date="2023-01-22T08:59:00Z">
        <w:r w:rsidR="00AA73E6">
          <w:rPr>
            <w:rFonts w:ascii="Cambria" w:hAnsi="Cambria"/>
          </w:rPr>
          <w:t xml:space="preserve">Other </w:t>
        </w:r>
      </w:ins>
      <w:r w:rsidRPr="001726A5">
        <w:rPr>
          <w:rFonts w:ascii="Cambria" w:hAnsi="Cambria"/>
        </w:rPr>
        <w:t>privacy-preserving solutions for collaborative forecasting include secure multi-party computation, decomposition-based methods, and data transformation techniques</w:t>
      </w:r>
      <w:del w:id="452" w:author="Bale,Cameron" w:date="2023-01-24T10:24:00Z">
        <w:r w:rsidRPr="001726A5" w:rsidDel="005A3E07">
          <w:rPr>
            <w:rFonts w:ascii="Cambria" w:hAnsi="Cambria"/>
          </w:rPr>
          <w:delText>, all of which are</w:delText>
        </w:r>
      </w:del>
      <w:r w:rsidRPr="001726A5">
        <w:rPr>
          <w:rFonts w:ascii="Cambria" w:hAnsi="Cambria"/>
        </w:rPr>
        <w:t xml:space="preserve"> succinctly described by</w:t>
      </w:r>
      <w:r w:rsidR="001130FC">
        <w:rPr>
          <w:rFonts w:ascii="Cambria" w:hAnsi="Cambria"/>
        </w:rPr>
        <w:t xml:space="preserve"> </w:t>
      </w:r>
      <w:commentRangeStart w:id="453"/>
      <w:commentRangeStart w:id="454"/>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del w:id="455" w:author="Bale,Cameron" w:date="2023-01-24T09:59:00Z">
        <w:r w:rsidR="001130FC" w:rsidRPr="001130FC" w:rsidDel="00160BD8">
          <w:rPr>
            <w:rFonts w:ascii="Cambria" w:hAnsi="Cambria" w:cs="Times New Roman"/>
            <w:szCs w:val="24"/>
          </w:rPr>
          <w:delText>(</w:delText>
        </w:r>
      </w:del>
      <w:r w:rsidR="001130FC" w:rsidRPr="001130FC">
        <w:rPr>
          <w:rFonts w:ascii="Cambria" w:hAnsi="Cambria" w:cs="Times New Roman"/>
          <w:szCs w:val="24"/>
        </w:rPr>
        <w:t>Gonçalves et al.</w:t>
      </w:r>
      <w:del w:id="456" w:author="Bale,Cameron" w:date="2023-01-24T09:59:00Z">
        <w:r w:rsidR="001130FC" w:rsidRPr="001130FC" w:rsidDel="00160BD8">
          <w:rPr>
            <w:rFonts w:ascii="Cambria" w:hAnsi="Cambria" w:cs="Times New Roman"/>
            <w:szCs w:val="24"/>
          </w:rPr>
          <w:delText>,</w:delText>
        </w:r>
      </w:del>
      <w:ins w:id="457" w:author="Bale,Cameron" w:date="2023-01-24T09:59:00Z">
        <w:r w:rsidR="00160BD8">
          <w:rPr>
            <w:rFonts w:ascii="Cambria" w:hAnsi="Cambria" w:cs="Times New Roman"/>
            <w:szCs w:val="24"/>
          </w:rPr>
          <w:t xml:space="preserve"> </w:t>
        </w:r>
      </w:ins>
      <w:del w:id="458" w:author="Bale,Cameron" w:date="2023-01-24T09:59:00Z">
        <w:r w:rsidR="001130FC" w:rsidRPr="001130FC" w:rsidDel="00160BD8">
          <w:rPr>
            <w:rFonts w:ascii="Cambria" w:hAnsi="Cambria" w:cs="Times New Roman"/>
            <w:szCs w:val="24"/>
          </w:rPr>
          <w:delText xml:space="preserve"> </w:delText>
        </w:r>
      </w:del>
      <w:ins w:id="459" w:author="Bale,Cameron" w:date="2023-01-24T09:59:00Z">
        <w:r w:rsidR="00160BD8">
          <w:rPr>
            <w:rFonts w:ascii="Cambria" w:hAnsi="Cambria" w:cs="Times New Roman"/>
            <w:szCs w:val="24"/>
          </w:rPr>
          <w:t>(</w:t>
        </w:r>
      </w:ins>
      <w:r w:rsidR="001130FC" w:rsidRPr="001130FC">
        <w:rPr>
          <w:rFonts w:ascii="Cambria" w:hAnsi="Cambria" w:cs="Times New Roman"/>
          <w:szCs w:val="24"/>
        </w:rPr>
        <w:t>2021</w:t>
      </w:r>
      <w:ins w:id="460" w:author="Bale,Cameron" w:date="2023-01-23T15:29:00Z">
        <w:r w:rsidR="00896CC8">
          <w:rPr>
            <w:rFonts w:ascii="Cambria" w:hAnsi="Cambria" w:cs="Times New Roman"/>
            <w:szCs w:val="24"/>
          </w:rPr>
          <w:t>a</w:t>
        </w:r>
      </w:ins>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ins w:id="461" w:author="Matt Schneider" w:date="2023-01-22T08:52:00Z">
        <w:r w:rsidR="009F04A8">
          <w:rPr>
            <w:rFonts w:ascii="Cambria" w:hAnsi="Cambria"/>
          </w:rPr>
          <w:t xml:space="preserve"> </w:t>
        </w:r>
      </w:ins>
      <w:commentRangeEnd w:id="453"/>
      <w:ins w:id="462" w:author="Matt Schneider" w:date="2023-01-22T08:56:00Z">
        <w:r w:rsidR="007761A3">
          <w:rPr>
            <w:rStyle w:val="CommentReference"/>
          </w:rPr>
          <w:commentReference w:id="453"/>
        </w:r>
      </w:ins>
      <w:commentRangeEnd w:id="454"/>
      <w:r w:rsidR="00A65698">
        <w:rPr>
          <w:rStyle w:val="CommentReference"/>
        </w:rPr>
        <w:commentReference w:id="454"/>
      </w:r>
      <w:moveToRangeStart w:id="463" w:author="Matt Schneider" w:date="2023-01-22T08:52:00Z" w:name="move125269993"/>
      <w:moveTo w:id="464" w:author="Matt Schneider" w:date="2023-01-22T08:52:00Z">
        <w:r w:rsidR="009F04A8" w:rsidRPr="00C37A47">
          <w:rPr>
            <w:rFonts w:ascii="Cambria" w:hAnsi="Cambria"/>
          </w:rPr>
          <w:t xml:space="preserve">While it has been demonstrated that differential privacy degrades forecast accuracy for VAR models and recurrent neural networks (RNNs) </w:t>
        </w:r>
        <w:r w:rsidR="009F04A8">
          <w:rPr>
            <w:rFonts w:ascii="Cambria" w:hAnsi="Cambria"/>
          </w:rPr>
          <w:fldChar w:fldCharType="begin"/>
        </w:r>
        <w:r w:rsidR="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9F04A8">
          <w:rPr>
            <w:rFonts w:ascii="Cambria" w:hAnsi="Cambria"/>
          </w:rPr>
          <w:fldChar w:fldCharType="separate"/>
        </w:r>
        <w:r w:rsidR="009F04A8" w:rsidRPr="00776E27">
          <w:rPr>
            <w:rFonts w:ascii="Cambria" w:hAnsi="Cambria" w:cs="Times New Roman"/>
            <w:szCs w:val="24"/>
          </w:rPr>
          <w:t>(Gonçalves et al., 2021</w:t>
        </w:r>
      </w:moveTo>
      <w:ins w:id="465" w:author="Bale,Cameron" w:date="2023-01-23T15:29:00Z">
        <w:r w:rsidR="00896CC8">
          <w:rPr>
            <w:rFonts w:ascii="Cambria" w:hAnsi="Cambria" w:cs="Times New Roman"/>
            <w:szCs w:val="24"/>
          </w:rPr>
          <w:t>a</w:t>
        </w:r>
      </w:ins>
      <w:moveTo w:id="466" w:author="Matt Schneider" w:date="2023-01-22T08:52:00Z">
        <w:r w:rsidR="009F04A8" w:rsidRPr="00776E27">
          <w:rPr>
            <w:rFonts w:ascii="Cambria" w:hAnsi="Cambria" w:cs="Times New Roman"/>
            <w:szCs w:val="24"/>
          </w:rPr>
          <w:t>; Imtiaz et al., 2020)</w:t>
        </w:r>
        <w:r w:rsidR="009F04A8">
          <w:rPr>
            <w:rFonts w:ascii="Cambria" w:hAnsi="Cambria"/>
          </w:rPr>
          <w:fldChar w:fldCharType="end"/>
        </w:r>
        <w:r w:rsidR="009F04A8">
          <w:rPr>
            <w:rFonts w:ascii="Cambria" w:hAnsi="Cambria"/>
          </w:rPr>
          <w:t xml:space="preserve">, </w:t>
        </w:r>
        <w:del w:id="467" w:author="Bale,Cameron" w:date="2023-01-24T10:24:00Z">
          <w:r w:rsidR="009F04A8" w:rsidRPr="00C37A47" w:rsidDel="005A3E07">
            <w:rPr>
              <w:rFonts w:ascii="Cambria" w:hAnsi="Cambria"/>
            </w:rPr>
            <w:delText xml:space="preserve">there is no work </w:delText>
          </w:r>
        </w:del>
        <w:del w:id="468" w:author="Bale,Cameron" w:date="2023-01-24T10:00:00Z">
          <w:r w:rsidR="009F04A8" w:rsidRPr="00C37A47" w:rsidDel="00160BD8">
            <w:rPr>
              <w:rFonts w:ascii="Cambria" w:hAnsi="Cambria"/>
            </w:rPr>
            <w:delText>which</w:delText>
          </w:r>
        </w:del>
      </w:moveTo>
      <w:ins w:id="469" w:author="Bale,Cameron" w:date="2023-01-24T10:24:00Z">
        <w:r w:rsidR="005A3E07">
          <w:rPr>
            <w:rFonts w:ascii="Cambria" w:hAnsi="Cambria"/>
          </w:rPr>
          <w:t>no work</w:t>
        </w:r>
      </w:ins>
      <w:moveTo w:id="470" w:author="Matt Schneider" w:date="2023-01-22T08:52:00Z">
        <w:r w:rsidR="009F04A8" w:rsidRPr="00C37A47">
          <w:rPr>
            <w:rFonts w:ascii="Cambria" w:hAnsi="Cambria"/>
          </w:rPr>
          <w:t xml:space="preserve"> compares how multiple forecasting models perform on protected data. </w:t>
        </w:r>
        <w:del w:id="471" w:author="Matt Schneider" w:date="2023-01-22T23:35:00Z">
          <w:r w:rsidR="009F04A8" w:rsidRPr="00C37A47" w:rsidDel="004805C9">
            <w:rPr>
              <w:rFonts w:ascii="Cambria" w:hAnsi="Cambria"/>
            </w:rPr>
            <w:delText>This comparison is needed because different forms of data protection produce different data points which will ultimately have different forecasts than what would be produced based on the original data.</w:delText>
          </w:r>
        </w:del>
      </w:moveTo>
    </w:p>
    <w:moveToRangeEnd w:id="463"/>
    <w:p w14:paraId="12A22C63" w14:textId="11608FE1" w:rsidR="001726A5" w:rsidDel="00541F3D" w:rsidRDefault="001726A5" w:rsidP="001726A5">
      <w:pPr>
        <w:rPr>
          <w:del w:id="472" w:author="Matt Schneider" w:date="2023-01-22T09:00:00Z"/>
          <w:rFonts w:ascii="Cambria" w:hAnsi="Cambria"/>
        </w:rPr>
      </w:pPr>
    </w:p>
    <w:p w14:paraId="7E6238C5" w14:textId="1928D681" w:rsidR="001726A5" w:rsidRDefault="001726A5" w:rsidP="001726A5">
      <w:pPr>
        <w:rPr>
          <w:rFonts w:ascii="Cambria" w:hAnsi="Cambria"/>
        </w:rPr>
      </w:pPr>
    </w:p>
    <w:p w14:paraId="6CF79541" w14:textId="5A9F3FDC" w:rsidR="001726A5" w:rsidRPr="00C1364C" w:rsidRDefault="001726A5" w:rsidP="008F1E7A">
      <w:pPr>
        <w:rPr>
          <w:rFonts w:ascii="Cambria" w:hAnsi="Cambria"/>
        </w:rPr>
      </w:pPr>
      <w:del w:id="473" w:author="Matt Schneider" w:date="2023-01-22T23:37:00Z">
        <w:r w:rsidRPr="001726A5" w:rsidDel="004A612E">
          <w:rPr>
            <w:rFonts w:ascii="Cambria" w:hAnsi="Cambria"/>
          </w:rPr>
          <w:delText xml:space="preserve">Our interest is in </w:delText>
        </w:r>
      </w:del>
      <w:ins w:id="474" w:author="Matt Schneider" w:date="2023-01-22T23:37:00Z">
        <w:r w:rsidR="004A612E">
          <w:rPr>
            <w:rFonts w:ascii="Cambria" w:hAnsi="Cambria"/>
          </w:rPr>
          <w:t>The centralized scenario</w:t>
        </w:r>
      </w:ins>
      <w:ins w:id="475" w:author="Matt Schneider" w:date="2023-01-22T23:38:00Z">
        <w:r w:rsidR="004A612E">
          <w:rPr>
            <w:rFonts w:ascii="Cambria" w:hAnsi="Cambria"/>
          </w:rPr>
          <w:t xml:space="preserve"> </w:t>
        </w:r>
      </w:ins>
      <w:ins w:id="476" w:author="Matt Schneider" w:date="2023-01-22T23:42:00Z">
        <w:r w:rsidR="000D4F2E">
          <w:rPr>
            <w:rFonts w:ascii="Cambria" w:hAnsi="Cambria"/>
          </w:rPr>
          <w:t>uses</w:t>
        </w:r>
      </w:ins>
      <w:ins w:id="477" w:author="Matt Schneider" w:date="2023-01-22T23:38:00Z">
        <w:r w:rsidR="004A612E">
          <w:rPr>
            <w:rFonts w:ascii="Cambria" w:hAnsi="Cambria"/>
          </w:rPr>
          <w:t xml:space="preserve"> </w:t>
        </w:r>
      </w:ins>
      <w:r w:rsidRPr="001726A5">
        <w:rPr>
          <w:rFonts w:ascii="Cambria" w:hAnsi="Cambria"/>
        </w:rPr>
        <w:t xml:space="preserve">privacy methods </w:t>
      </w:r>
      <w:del w:id="478" w:author="Bale,Cameron" w:date="2023-01-24T10:24:00Z">
        <w:r w:rsidRPr="001726A5" w:rsidDel="005A3E07">
          <w:rPr>
            <w:rFonts w:ascii="Cambria" w:hAnsi="Cambria"/>
          </w:rPr>
          <w:delText xml:space="preserve">which </w:delText>
        </w:r>
      </w:del>
      <w:ins w:id="479" w:author="Bale,Cameron" w:date="2023-01-24T10:24:00Z">
        <w:r w:rsidR="005A3E07">
          <w:rPr>
            <w:rFonts w:ascii="Cambria" w:hAnsi="Cambria"/>
          </w:rPr>
          <w:t>that</w:t>
        </w:r>
        <w:r w:rsidR="005A3E07" w:rsidRPr="001726A5">
          <w:rPr>
            <w:rFonts w:ascii="Cambria" w:hAnsi="Cambria"/>
          </w:rPr>
          <w:t xml:space="preserve"> </w:t>
        </w:r>
      </w:ins>
      <w:r w:rsidRPr="001726A5">
        <w:rPr>
          <w:rFonts w:ascii="Cambria" w:hAnsi="Cambria"/>
        </w:rPr>
        <w:t>generate protected data sets</w:t>
      </w:r>
      <w:del w:id="480" w:author="Matt Schneider" w:date="2023-01-22T23:38:00Z">
        <w:r w:rsidRPr="001726A5" w:rsidDel="004A612E">
          <w:rPr>
            <w:rFonts w:ascii="Cambria" w:hAnsi="Cambria"/>
          </w:rPr>
          <w:delText>. The first methods we consider, known as</w:delText>
        </w:r>
      </w:del>
      <w:ins w:id="481" w:author="Matt Schneider" w:date="2023-01-22T23:38:00Z">
        <w:r w:rsidR="004A612E">
          <w:rPr>
            <w:rFonts w:ascii="Cambria" w:hAnsi="Cambria"/>
          </w:rPr>
          <w:t xml:space="preserve"> </w:t>
        </w:r>
      </w:ins>
      <w:ins w:id="482" w:author="Matt Schneider" w:date="2023-01-22T23:43:00Z">
        <w:r w:rsidR="000D4F2E">
          <w:rPr>
            <w:rFonts w:ascii="Cambria" w:hAnsi="Cambria"/>
          </w:rPr>
          <w:t xml:space="preserve">for </w:t>
        </w:r>
      </w:ins>
      <w:ins w:id="483" w:author="Matt Schneider" w:date="2023-01-22T23:47:00Z">
        <w:r w:rsidR="004036F8">
          <w:rPr>
            <w:rFonts w:ascii="Cambria" w:hAnsi="Cambria"/>
          </w:rPr>
          <w:t>sharing</w:t>
        </w:r>
      </w:ins>
      <w:ins w:id="484" w:author="Matt Schneider" w:date="2023-01-22T23:43:00Z">
        <w:r w:rsidR="000D4F2E">
          <w:rPr>
            <w:rFonts w:ascii="Cambria" w:hAnsi="Cambria"/>
          </w:rPr>
          <w:t xml:space="preserve">. </w:t>
        </w:r>
      </w:ins>
      <w:del w:id="485" w:author="Matt Schneider" w:date="2023-01-22T23:44:00Z">
        <w:r w:rsidRPr="001726A5" w:rsidDel="000D4F2E">
          <w:rPr>
            <w:rFonts w:ascii="Cambria" w:hAnsi="Cambria"/>
          </w:rPr>
          <w:delText xml:space="preserve"> additive or multiplicative noise</w:delText>
        </w:r>
      </w:del>
      <w:del w:id="486" w:author="Matt Schneider" w:date="2023-01-22T23:38:00Z">
        <w:r w:rsidRPr="001726A5" w:rsidDel="004A612E">
          <w:rPr>
            <w:rFonts w:ascii="Cambria" w:hAnsi="Cambria"/>
          </w:rPr>
          <w:delText xml:space="preserve"> and differential privacy, are based on incorporating </w:delText>
        </w:r>
        <w:r w:rsidR="001130FC" w:rsidDel="004A612E">
          <w:rPr>
            <w:rFonts w:ascii="Cambria" w:hAnsi="Cambria"/>
          </w:rPr>
          <w:delText>random noise</w:delText>
        </w:r>
        <w:r w:rsidRPr="001726A5" w:rsidDel="004A612E">
          <w:rPr>
            <w:rFonts w:ascii="Cambria" w:hAnsi="Cambria"/>
          </w:rPr>
          <w:delText xml:space="preserve"> into the data</w:delText>
        </w:r>
      </w:del>
      <w:del w:id="487" w:author="Matt Schneider" w:date="2023-01-22T23:44:00Z">
        <w:r w:rsidRPr="001726A5" w:rsidDel="000D4F2E">
          <w:rPr>
            <w:rFonts w:ascii="Cambria" w:hAnsi="Cambria"/>
          </w:rPr>
          <w:delText>.</w:delText>
        </w:r>
        <w:r w:rsidR="008F1E7A" w:rsidDel="000D4F2E">
          <w:rPr>
            <w:rFonts w:ascii="Cambria" w:hAnsi="Cambria"/>
          </w:rPr>
          <w:delText xml:space="preserve"> </w:delText>
        </w:r>
      </w:del>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del w:id="488" w:author="Matt Schneider" w:date="2023-01-22T23:44:00Z">
        <w:r w:rsidR="00DB3320" w:rsidRPr="00DB3320" w:rsidDel="000D4F2E">
          <w:rPr>
            <w:rFonts w:ascii="Cambria" w:hAnsi="Cambria" w:cs="Times New Roman"/>
            <w:szCs w:val="24"/>
          </w:rPr>
          <w:delText>(</w:delText>
        </w:r>
      </w:del>
      <w:r w:rsidR="00DB3320" w:rsidRPr="00DB3320">
        <w:rPr>
          <w:rFonts w:ascii="Cambria" w:hAnsi="Cambria" w:cs="Times New Roman"/>
          <w:szCs w:val="24"/>
        </w:rPr>
        <w:t>Gonçalves et al.</w:t>
      </w:r>
      <w:del w:id="489" w:author="Bale,Cameron" w:date="2023-01-24T10:25:00Z">
        <w:r w:rsidR="00DB3320" w:rsidRPr="00DB3320" w:rsidDel="005A3E07">
          <w:rPr>
            <w:rFonts w:ascii="Cambria" w:hAnsi="Cambria" w:cs="Times New Roman"/>
            <w:szCs w:val="24"/>
          </w:rPr>
          <w:delText>,</w:delText>
        </w:r>
      </w:del>
      <w:r w:rsidR="00DB3320" w:rsidRPr="00DB3320">
        <w:rPr>
          <w:rFonts w:ascii="Cambria" w:hAnsi="Cambria" w:cs="Times New Roman"/>
          <w:szCs w:val="24"/>
        </w:rPr>
        <w:t xml:space="preserve"> </w:t>
      </w:r>
      <w:ins w:id="490" w:author="Matt Schneider" w:date="2023-01-22T23:44:00Z">
        <w:r w:rsidR="000D4F2E">
          <w:rPr>
            <w:rFonts w:ascii="Cambria" w:hAnsi="Cambria" w:cs="Times New Roman"/>
            <w:szCs w:val="24"/>
          </w:rPr>
          <w:t>(</w:t>
        </w:r>
      </w:ins>
      <w:r w:rsidR="00DB3320" w:rsidRPr="00DB3320">
        <w:rPr>
          <w:rFonts w:ascii="Cambria" w:hAnsi="Cambria" w:cs="Times New Roman"/>
          <w:szCs w:val="24"/>
        </w:rPr>
        <w:t>2021</w:t>
      </w:r>
      <w:ins w:id="491" w:author="Bale,Cameron" w:date="2023-01-23T15:29:00Z">
        <w:r w:rsidR="00896CC8">
          <w:rPr>
            <w:rFonts w:ascii="Cambria" w:hAnsi="Cambria" w:cs="Times New Roman"/>
            <w:szCs w:val="24"/>
          </w:rPr>
          <w:t>a</w:t>
        </w:r>
      </w:ins>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Pr="001726A5">
        <w:rPr>
          <w:rFonts w:ascii="Cambria" w:hAnsi="Cambria"/>
        </w:rPr>
        <w:t>show that</w:t>
      </w:r>
      <w:ins w:id="492" w:author="Matt Schneider" w:date="2023-01-22T23:44:00Z">
        <w:r w:rsidR="000D4F2E">
          <w:rPr>
            <w:rFonts w:ascii="Cambria" w:hAnsi="Cambria"/>
          </w:rPr>
          <w:t xml:space="preserve"> </w:t>
        </w:r>
        <w:del w:id="493" w:author="Bale,Cameron" w:date="2023-01-24T10:25:00Z">
          <w:r w:rsidR="000D4F2E" w:rsidDel="005A3E07">
            <w:rPr>
              <w:rFonts w:ascii="Cambria" w:hAnsi="Cambria"/>
            </w:rPr>
            <w:delText xml:space="preserve">additive noise </w:delText>
          </w:r>
        </w:del>
        <w:r w:rsidR="000D4F2E">
          <w:rPr>
            <w:rFonts w:ascii="Cambria" w:hAnsi="Cambria"/>
          </w:rPr>
          <w:t>using</w:t>
        </w:r>
      </w:ins>
      <w:r w:rsidRPr="001726A5">
        <w:rPr>
          <w:rFonts w:ascii="Cambria" w:hAnsi="Cambria"/>
        </w:rPr>
        <w:t xml:space="preserve"> differential privacy reduces the forecast accuracy of VAR models</w:t>
      </w:r>
      <w:del w:id="494" w:author="Matt Schneider" w:date="2023-01-22T23:39:00Z">
        <w:r w:rsidRPr="001726A5" w:rsidDel="004A612E">
          <w:rPr>
            <w:rFonts w:ascii="Cambria" w:hAnsi="Cambria"/>
          </w:rPr>
          <w:delText xml:space="preserve"> even</w:delText>
        </w:r>
      </w:del>
      <w:r w:rsidRPr="001726A5">
        <w:rPr>
          <w:rFonts w:ascii="Cambria" w:hAnsi="Cambria"/>
        </w:rPr>
        <w:t xml:space="preserve">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w:t>
      </w:r>
      <w:ins w:id="495" w:author="Matt Schneider" w:date="2023-01-22T23:42:00Z">
        <w:r w:rsidR="001B26B5">
          <w:rPr>
            <w:rFonts w:ascii="Cambria" w:hAnsi="Cambria"/>
          </w:rPr>
          <w:t xml:space="preserve"> </w:t>
        </w:r>
      </w:ins>
      <w:del w:id="496" w:author="Matt Schneider" w:date="2023-01-22T23:40:00Z">
        <w:r w:rsidR="00C1364C" w:rsidDel="00E83B9B">
          <w:rPr>
            <w:rFonts w:ascii="Cambria" w:hAnsi="Cambria"/>
          </w:rPr>
          <w:delText xml:space="preserve"> </w:delText>
        </w:r>
        <w:r w:rsidRPr="001726A5" w:rsidDel="00E83B9B">
          <w:rPr>
            <w:rFonts w:ascii="Cambria" w:hAnsi="Cambria"/>
          </w:rPr>
          <w:delText>Additive and multiplicative noise infuse random noise in the data but without the theoretical privacy guarantees of differential privacy. While</w:delText>
        </w:r>
        <w:r w:rsidR="00C1364C" w:rsidDel="00E83B9B">
          <w:rPr>
            <w:rFonts w:ascii="Cambria" w:hAnsi="Cambria"/>
          </w:rPr>
          <w:delText xml:space="preserve"> </w:delText>
        </w:r>
        <w:r w:rsidR="00C1364C" w:rsidDel="00E83B9B">
          <w:rPr>
            <w:rFonts w:ascii="Cambria" w:hAnsi="Cambria"/>
          </w:rPr>
          <w:fldChar w:fldCharType="begin"/>
        </w:r>
        <w:r w:rsidR="00C1364C" w:rsidDel="00E83B9B">
          <w:rPr>
            <w:rFonts w:ascii="Cambria" w:hAnsi="Cambria"/>
          </w:rPr>
          <w:delInstrText xml:space="preserve"> ADDIN ZOTERO_ITEM CSL_CITATION {"citationID":"llkQeqVg","properties":{"formattedCitation":"(Abowd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delInstrText>
        </w:r>
        <w:r w:rsidR="00C1364C" w:rsidDel="00E83B9B">
          <w:rPr>
            <w:rFonts w:ascii="Cambria" w:hAnsi="Cambria"/>
          </w:rPr>
          <w:fldChar w:fldCharType="separate"/>
        </w:r>
        <w:r w:rsidR="00C1364C" w:rsidRPr="00C1364C" w:rsidDel="00E83B9B">
          <w:rPr>
            <w:rFonts w:ascii="Cambria" w:hAnsi="Cambria"/>
          </w:rPr>
          <w:delText>(Abowd et al., 2012)</w:delText>
        </w:r>
        <w:r w:rsidR="00C1364C" w:rsidDel="00E83B9B">
          <w:rPr>
            <w:rFonts w:ascii="Cambria" w:hAnsi="Cambria"/>
          </w:rPr>
          <w:fldChar w:fldCharType="end"/>
        </w:r>
        <w:r w:rsidR="00C1364C" w:rsidDel="00E83B9B">
          <w:rPr>
            <w:rFonts w:ascii="Cambria" w:hAnsi="Cambria"/>
          </w:rPr>
          <w:delText xml:space="preserve"> </w:delText>
        </w:r>
        <w:r w:rsidRPr="001726A5" w:rsidDel="00E83B9B">
          <w:rPr>
            <w:rFonts w:ascii="Cambria" w:hAnsi="Cambria"/>
          </w:rPr>
          <w:delText>study the use of multiplicative noise, they do not offer forecast accuracy results.</w:delText>
        </w:r>
      </w:del>
      <w:ins w:id="497" w:author="Matt Schneider" w:date="2023-01-22T23:41:00Z">
        <w:r w:rsidR="001B26B5">
          <w:rPr>
            <w:rFonts w:ascii="Cambria" w:hAnsi="Cambria"/>
          </w:rPr>
          <w:t xml:space="preserve"> </w:t>
        </w:r>
      </w:ins>
      <w:moveToRangeStart w:id="498" w:author="Matt Schneider" w:date="2023-01-22T23:44:00Z" w:name="move125323502"/>
      <w:moveTo w:id="499" w:author="Matt Schneider" w:date="2023-01-22T23:44:00Z">
        <w:r w:rsidR="000D4F2E">
          <w:rPr>
            <w:rFonts w:ascii="Cambria" w:hAnsi="Cambria"/>
          </w:rPr>
          <w:fldChar w:fldCharType="begin"/>
        </w:r>
        <w:r w:rsidR="000D4F2E">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0D4F2E">
          <w:rPr>
            <w:rFonts w:ascii="Cambria" w:hAnsi="Cambria"/>
          </w:rPr>
          <w:fldChar w:fldCharType="separate"/>
        </w:r>
        <w:del w:id="500" w:author="Matt Schneider" w:date="2023-01-22T23:44:00Z">
          <w:r w:rsidR="000D4F2E" w:rsidRPr="00C1364C" w:rsidDel="000D4F2E">
            <w:rPr>
              <w:rFonts w:ascii="Cambria" w:hAnsi="Cambria"/>
            </w:rPr>
            <w:delText>(</w:delText>
          </w:r>
        </w:del>
        <w:r w:rsidR="000D4F2E" w:rsidRPr="00C1364C">
          <w:rPr>
            <w:rFonts w:ascii="Cambria" w:hAnsi="Cambria"/>
          </w:rPr>
          <w:t>Imtiaz et al.</w:t>
        </w:r>
        <w:del w:id="501" w:author="Bale,Cameron" w:date="2023-01-24T10:26:00Z">
          <w:r w:rsidR="000D4F2E" w:rsidRPr="00C1364C" w:rsidDel="00B00E26">
            <w:rPr>
              <w:rFonts w:ascii="Cambria" w:hAnsi="Cambria"/>
            </w:rPr>
            <w:delText>,</w:delText>
          </w:r>
        </w:del>
        <w:r w:rsidR="000D4F2E" w:rsidRPr="00C1364C">
          <w:rPr>
            <w:rFonts w:ascii="Cambria" w:hAnsi="Cambria"/>
          </w:rPr>
          <w:t xml:space="preserve"> </w:t>
        </w:r>
      </w:moveTo>
      <w:ins w:id="502" w:author="Matt Schneider" w:date="2023-01-22T23:44:00Z">
        <w:r w:rsidR="000D4F2E">
          <w:rPr>
            <w:rFonts w:ascii="Cambria" w:hAnsi="Cambria"/>
          </w:rPr>
          <w:t>(</w:t>
        </w:r>
      </w:ins>
      <w:moveTo w:id="503" w:author="Matt Schneider" w:date="2023-01-22T23:44:00Z">
        <w:r w:rsidR="000D4F2E" w:rsidRPr="00C1364C">
          <w:rPr>
            <w:rFonts w:ascii="Cambria" w:hAnsi="Cambria"/>
          </w:rPr>
          <w:t>2020)</w:t>
        </w:r>
        <w:r w:rsidR="000D4F2E">
          <w:rPr>
            <w:rFonts w:ascii="Cambria" w:hAnsi="Cambria"/>
          </w:rPr>
          <w:fldChar w:fldCharType="end"/>
        </w:r>
        <w:r w:rsidR="000D4F2E">
          <w:rPr>
            <w:rFonts w:ascii="Cambria" w:hAnsi="Cambria"/>
          </w:rPr>
          <w:t xml:space="preserve"> </w:t>
        </w:r>
      </w:moveTo>
      <w:ins w:id="504" w:author="Matt Schneider" w:date="2023-01-22T23:45:00Z">
        <w:r w:rsidR="000D4F2E">
          <w:rPr>
            <w:rFonts w:ascii="Cambria" w:hAnsi="Cambria"/>
          </w:rPr>
          <w:t>found that</w:t>
        </w:r>
      </w:ins>
      <w:moveTo w:id="505" w:author="Matt Schneider" w:date="2023-01-22T23:44:00Z">
        <w:del w:id="506" w:author="Matt Schneider" w:date="2023-01-22T23:45:00Z">
          <w:r w:rsidR="000D4F2E" w:rsidRPr="001726A5" w:rsidDel="000D4F2E">
            <w:rPr>
              <w:rFonts w:ascii="Cambria" w:hAnsi="Cambria"/>
            </w:rPr>
            <w:delText>is tha</w:delText>
          </w:r>
        </w:del>
        <w:del w:id="507" w:author="Matt Schneider" w:date="2023-01-22T23:44:00Z">
          <w:r w:rsidR="000D4F2E" w:rsidRPr="001726A5" w:rsidDel="000D4F2E">
            <w:rPr>
              <w:rFonts w:ascii="Cambria" w:hAnsi="Cambria"/>
            </w:rPr>
            <w:delText>t</w:delText>
          </w:r>
        </w:del>
        <w:r w:rsidR="000D4F2E" w:rsidRPr="001726A5">
          <w:rPr>
            <w:rFonts w:ascii="Cambria" w:hAnsi="Cambria"/>
          </w:rPr>
          <w:t xml:space="preserve"> differentially private data did not always produce worse forecast accuracy when forecasting individuals' health data using a recurrent neural network. </w:t>
        </w:r>
        <w:del w:id="508" w:author="Matt Schneider" w:date="2023-01-22T23:45:00Z">
          <w:r w:rsidR="000D4F2E" w:rsidRPr="001726A5" w:rsidDel="000D4F2E">
            <w:rPr>
              <w:rFonts w:ascii="Cambria" w:hAnsi="Cambria"/>
            </w:rPr>
            <w:delText>A</w:delText>
          </w:r>
        </w:del>
      </w:moveTo>
      <w:ins w:id="509" w:author="Matt Schneider" w:date="2023-01-22T23:46:00Z">
        <w:r w:rsidR="00F35DB8">
          <w:rPr>
            <w:rFonts w:ascii="Cambria" w:hAnsi="Cambria"/>
          </w:rPr>
          <w:t>A</w:t>
        </w:r>
      </w:ins>
      <w:moveTo w:id="510" w:author="Matt Schneider" w:date="2023-01-22T23:44:00Z">
        <w:r w:rsidR="000D4F2E" w:rsidRPr="001726A5">
          <w:rPr>
            <w:rFonts w:ascii="Cambria" w:hAnsi="Cambria"/>
          </w:rPr>
          <w:t xml:space="preserve">dding random noise to time series </w:t>
        </w:r>
        <w:del w:id="511" w:author="Matt Schneider" w:date="2023-01-22T23:45:00Z">
          <w:r w:rsidR="000D4F2E" w:rsidDel="000D4F2E">
            <w:rPr>
              <w:rFonts w:ascii="Cambria" w:hAnsi="Cambria"/>
            </w:rPr>
            <w:delText>is</w:delText>
          </w:r>
        </w:del>
      </w:moveTo>
      <w:ins w:id="512" w:author="Bale,Cameron" w:date="2023-01-24T10:26:00Z">
        <w:r w:rsidR="007965C1">
          <w:rPr>
            <w:rFonts w:ascii="Cambria" w:hAnsi="Cambria"/>
          </w:rPr>
          <w:t>is</w:t>
        </w:r>
      </w:ins>
      <w:ins w:id="513" w:author="Matt Schneider" w:date="2023-01-22T23:45:00Z">
        <w:del w:id="514" w:author="Bale,Cameron" w:date="2023-01-24T10:26:00Z">
          <w:r w:rsidR="000D4F2E" w:rsidDel="007965C1">
            <w:rPr>
              <w:rFonts w:ascii="Cambria" w:hAnsi="Cambria"/>
            </w:rPr>
            <w:delText>can be</w:delText>
          </w:r>
        </w:del>
        <w:r w:rsidR="000D4F2E">
          <w:rPr>
            <w:rFonts w:ascii="Cambria" w:hAnsi="Cambria"/>
          </w:rPr>
          <w:t xml:space="preserve"> </w:t>
        </w:r>
      </w:ins>
      <w:ins w:id="515" w:author="Matt Schneider" w:date="2023-01-22T23:46:00Z">
        <w:del w:id="516" w:author="Bale,Cameron" w:date="2023-01-24T10:26:00Z">
          <w:r w:rsidR="00F35DB8" w:rsidDel="007965C1">
            <w:rPr>
              <w:rFonts w:ascii="Cambria" w:hAnsi="Cambria"/>
            </w:rPr>
            <w:delText>use</w:delText>
          </w:r>
          <w:r w:rsidR="00F35DB8" w:rsidDel="00B00E26">
            <w:rPr>
              <w:rFonts w:ascii="Cambria" w:hAnsi="Cambria"/>
            </w:rPr>
            <w:delText>ful</w:delText>
          </w:r>
        </w:del>
      </w:ins>
      <w:ins w:id="517" w:author="Matt Schneider" w:date="2023-01-22T23:45:00Z">
        <w:del w:id="518" w:author="Bale,Cameron" w:date="2023-01-24T10:26:00Z">
          <w:r w:rsidR="000D4F2E" w:rsidDel="007965C1">
            <w:rPr>
              <w:rFonts w:ascii="Cambria" w:hAnsi="Cambria"/>
            </w:rPr>
            <w:delText xml:space="preserve"> as</w:delText>
          </w:r>
        </w:del>
      </w:ins>
      <w:moveTo w:id="519" w:author="Matt Schneider" w:date="2023-01-22T23:44:00Z">
        <w:del w:id="520" w:author="Bale,Cameron" w:date="2023-01-24T10:26:00Z">
          <w:r w:rsidR="000D4F2E" w:rsidDel="007965C1">
            <w:rPr>
              <w:rFonts w:ascii="Cambria" w:hAnsi="Cambria"/>
            </w:rPr>
            <w:delText xml:space="preserve"> </w:delText>
          </w:r>
        </w:del>
        <w:r w:rsidR="000D4F2E">
          <w:rPr>
            <w:rFonts w:ascii="Cambria" w:hAnsi="Cambria"/>
          </w:rPr>
          <w:t xml:space="preserve">a regularization technique </w:t>
        </w:r>
        <w:del w:id="521" w:author="Matt Schneider" w:date="2023-01-22T23:45:00Z">
          <w:r w:rsidR="000D4F2E" w:rsidRPr="001726A5" w:rsidDel="000D4F2E">
            <w:rPr>
              <w:rFonts w:ascii="Cambria" w:hAnsi="Cambria"/>
            </w:rPr>
            <w:delText xml:space="preserve">used </w:delText>
          </w:r>
        </w:del>
      </w:moveTo>
      <w:ins w:id="522" w:author="Bale,Cameron" w:date="2023-01-24T10:27:00Z">
        <w:r w:rsidR="007965C1">
          <w:rPr>
            <w:rFonts w:ascii="Cambria" w:hAnsi="Cambria"/>
          </w:rPr>
          <w:t xml:space="preserve">that </w:t>
        </w:r>
      </w:ins>
      <w:moveTo w:id="523" w:author="Matt Schneider" w:date="2023-01-22T23:44:00Z">
        <w:del w:id="524" w:author="Bale,Cameron" w:date="2023-01-24T10:27:00Z">
          <w:r w:rsidR="000D4F2E" w:rsidRPr="001726A5" w:rsidDel="007965C1">
            <w:rPr>
              <w:rFonts w:ascii="Cambria" w:hAnsi="Cambria"/>
            </w:rPr>
            <w:delText xml:space="preserve">to </w:delText>
          </w:r>
        </w:del>
        <w:r w:rsidR="000D4F2E" w:rsidRPr="001726A5">
          <w:rPr>
            <w:rFonts w:ascii="Cambria" w:hAnsi="Cambria"/>
          </w:rPr>
          <w:t>prevent</w:t>
        </w:r>
      </w:moveTo>
      <w:ins w:id="525" w:author="Bale,Cameron" w:date="2023-01-24T10:27:00Z">
        <w:r w:rsidR="007965C1">
          <w:rPr>
            <w:rFonts w:ascii="Cambria" w:hAnsi="Cambria"/>
          </w:rPr>
          <w:t>s</w:t>
        </w:r>
      </w:ins>
      <w:moveTo w:id="526" w:author="Matt Schneider" w:date="2023-01-22T23:44:00Z">
        <w:r w:rsidR="000D4F2E" w:rsidRPr="001726A5">
          <w:rPr>
            <w:rFonts w:ascii="Cambria" w:hAnsi="Cambria"/>
          </w:rPr>
          <w:t xml:space="preserve"> overfitting when forecasting with neural networks</w:t>
        </w:r>
        <w:r w:rsidR="000D4F2E">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0D4F2E">
          <w:rPr>
            <w:rFonts w:ascii="Cambria" w:hAnsi="Cambria"/>
          </w:rPr>
          <w:fldChar w:fldCharType="separate"/>
        </w:r>
        <w:r w:rsidR="000D4F2E" w:rsidRPr="00C61AD1">
          <w:rPr>
            <w:rFonts w:ascii="Cambria" w:hAnsi="Cambria"/>
          </w:rPr>
          <w:t>(Hewamalage et al., 2021, 2022)</w:t>
        </w:r>
        <w:r w:rsidR="000D4F2E">
          <w:rPr>
            <w:rFonts w:ascii="Cambria" w:hAnsi="Cambria"/>
          </w:rPr>
          <w:fldChar w:fldCharType="end"/>
        </w:r>
        <w:r w:rsidR="000D4F2E">
          <w:rPr>
            <w:rFonts w:ascii="Cambria" w:hAnsi="Cambria"/>
          </w:rPr>
          <w:t xml:space="preserve">. </w:t>
        </w:r>
      </w:moveTo>
      <w:moveToRangeEnd w:id="498"/>
      <w:ins w:id="527" w:author="Matt Schneider" w:date="2023-01-22T23:46:00Z">
        <w:r w:rsidR="00F35DB8">
          <w:rPr>
            <w:rFonts w:ascii="Cambria" w:hAnsi="Cambria"/>
          </w:rPr>
          <w:t>However,</w:t>
        </w:r>
      </w:ins>
      <w:ins w:id="528" w:author="Matt Schneider" w:date="2023-01-22T23:45:00Z">
        <w:r w:rsidR="000D4F2E">
          <w:rPr>
            <w:rFonts w:ascii="Cambria" w:hAnsi="Cambria"/>
          </w:rPr>
          <w:t xml:space="preserve"> </w:t>
        </w:r>
      </w:ins>
      <w:del w:id="529" w:author="Matt Schneider" w:date="2023-01-22T23:41:00Z">
        <w:r w:rsidRPr="001726A5" w:rsidDel="001B26B5">
          <w:rPr>
            <w:rFonts w:ascii="Cambria" w:hAnsi="Cambria"/>
          </w:rPr>
          <w:delText xml:space="preserve"> </w:delText>
        </w:r>
      </w:del>
      <w:ins w:id="530" w:author="Matt Schneider" w:date="2023-01-22T23:41:00Z">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Luo et al.</w:t>
        </w:r>
        <w:del w:id="531" w:author="Bale,Cameron" w:date="2023-01-24T10:27:00Z">
          <w:r w:rsidR="001B26B5" w:rsidRPr="00C1364C" w:rsidDel="002B6471">
            <w:rPr>
              <w:rFonts w:ascii="Cambria" w:hAnsi="Cambria"/>
            </w:rPr>
            <w:delText>,</w:delText>
          </w:r>
        </w:del>
        <w:r w:rsidR="001B26B5" w:rsidRPr="00C1364C">
          <w:rPr>
            <w:rFonts w:ascii="Cambria" w:hAnsi="Cambria"/>
          </w:rPr>
          <w:t xml:space="preserve">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ins>
      <w:del w:id="532" w:author="Matt Schneider" w:date="2023-01-22T23:41:00Z">
        <w:r w:rsidRPr="001726A5" w:rsidDel="001B26B5">
          <w:rPr>
            <w:rFonts w:ascii="Cambria" w:hAnsi="Cambria"/>
          </w:rPr>
          <w:delText>Through</w:delText>
        </w:r>
      </w:del>
      <w:del w:id="533" w:author="Matt Schneider" w:date="2023-01-22T23:42:00Z">
        <w:r w:rsidRPr="001726A5" w:rsidDel="001B26B5">
          <w:rPr>
            <w:rFonts w:ascii="Cambria" w:hAnsi="Cambria"/>
          </w:rPr>
          <w:delText xml:space="preserve"> </w:delText>
        </w:r>
      </w:del>
      <w:r w:rsidRPr="001726A5">
        <w:rPr>
          <w:rFonts w:ascii="Cambria" w:hAnsi="Cambria"/>
        </w:rPr>
        <w:t>simulated data integrity attacks</w:t>
      </w:r>
      <w:del w:id="534" w:author="Matt Schneider" w:date="2023-01-22T23:42:00Z">
        <w:r w:rsidRPr="001726A5" w:rsidDel="000D4F2E">
          <w:rPr>
            <w:rFonts w:ascii="Cambria" w:hAnsi="Cambria"/>
          </w:rPr>
          <w:delText>, however, we know that</w:delText>
        </w:r>
      </w:del>
      <w:ins w:id="535" w:author="Matt Schneider" w:date="2023-01-22T23:42:00Z">
        <w:r w:rsidR="000D4F2E">
          <w:rPr>
            <w:rFonts w:ascii="Cambria" w:hAnsi="Cambria"/>
          </w:rPr>
          <w:t xml:space="preserve"> and found that</w:t>
        </w:r>
      </w:ins>
      <w:r w:rsidRPr="001726A5">
        <w:rPr>
          <w:rFonts w:ascii="Cambria" w:hAnsi="Cambria"/>
        </w:rPr>
        <w:t xml:space="preserve"> multiplicative noise </w:t>
      </w:r>
      <w:commentRangeStart w:id="536"/>
      <w:r w:rsidRPr="001726A5">
        <w:rPr>
          <w:rFonts w:ascii="Cambria" w:hAnsi="Cambria"/>
        </w:rPr>
        <w:t>reduces forecast accuracy</w:t>
      </w:r>
      <w:ins w:id="537" w:author="Matt Schneider" w:date="2023-01-22T23:42:00Z">
        <w:del w:id="538" w:author="Bale,Cameron" w:date="2023-01-24T10:32:00Z">
          <w:r w:rsidR="000D4F2E" w:rsidDel="00B04898">
            <w:rPr>
              <w:rFonts w:ascii="Cambria" w:hAnsi="Cambria"/>
            </w:rPr>
            <w:delText>..</w:delText>
          </w:r>
        </w:del>
      </w:ins>
      <w:del w:id="539" w:author="Bale,Cameron" w:date="2023-01-24T10:32:00Z">
        <w:r w:rsidR="00C1364C" w:rsidDel="00B04898">
          <w:rPr>
            <w:rFonts w:ascii="Cambria" w:hAnsi="Cambria"/>
          </w:rPr>
          <w:delText xml:space="preserve"> </w:delText>
        </w:r>
        <w:r w:rsidR="00C1364C" w:rsidDel="00B04898">
          <w:rPr>
            <w:rFonts w:ascii="Cambria" w:hAnsi="Cambria"/>
          </w:rPr>
          <w:fldChar w:fldCharType="begin"/>
        </w:r>
        <w:r w:rsidR="00C1364C" w:rsidDel="00B04898">
          <w:rPr>
            <w:rFonts w:ascii="Cambria" w:hAnsi="Cambria"/>
          </w:rPr>
          <w:del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delInstrText>
        </w:r>
        <w:r w:rsidR="00C1364C" w:rsidDel="00B04898">
          <w:rPr>
            <w:rFonts w:ascii="Cambria" w:hAnsi="Cambria"/>
          </w:rPr>
          <w:fldChar w:fldCharType="separate"/>
        </w:r>
        <w:r w:rsidR="00C1364C" w:rsidRPr="00C1364C" w:rsidDel="00B04898">
          <w:rPr>
            <w:rFonts w:ascii="Cambria" w:hAnsi="Cambria"/>
          </w:rPr>
          <w:delText>(Luo et al., 2018)</w:delText>
        </w:r>
        <w:r w:rsidR="00C1364C" w:rsidDel="00B04898">
          <w:rPr>
            <w:rFonts w:ascii="Cambria" w:hAnsi="Cambria"/>
          </w:rPr>
          <w:fldChar w:fldCharType="end"/>
        </w:r>
        <w:r w:rsidR="00C1364C" w:rsidDel="00B04898">
          <w:rPr>
            <w:rFonts w:ascii="Cambria" w:hAnsi="Cambria"/>
          </w:rPr>
          <w:delText>.</w:delText>
        </w:r>
      </w:del>
      <w:ins w:id="540" w:author="Matt Schneider" w:date="2023-01-22T23:42:00Z">
        <w:del w:id="541" w:author="Bale,Cameron" w:date="2023-01-24T10:32:00Z">
          <w:r w:rsidR="000D4F2E" w:rsidDel="00B04898">
            <w:rPr>
              <w:rFonts w:ascii="Cambria" w:hAnsi="Cambria"/>
            </w:rPr>
            <w:delText xml:space="preserve"> (by </w:delText>
          </w:r>
        </w:del>
        <w:del w:id="542" w:author="Bale,Cameron" w:date="2023-01-24T10:31:00Z">
          <w:r w:rsidR="000D4F2E" w:rsidDel="00B04898">
            <w:rPr>
              <w:rFonts w:ascii="Cambria" w:hAnsi="Cambria"/>
            </w:rPr>
            <w:delText>XXX %).</w:delText>
          </w:r>
        </w:del>
      </w:ins>
      <w:ins w:id="543" w:author="Matt Schneider" w:date="2023-01-22T23:43:00Z">
        <w:del w:id="544" w:author="Bale,Cameron" w:date="2023-01-23T15:42:00Z">
          <w:r w:rsidR="000D4F2E" w:rsidDel="00472D28">
            <w:rPr>
              <w:rFonts w:ascii="Cambria" w:hAnsi="Cambria"/>
            </w:rPr>
            <w:delText xml:space="preserve"> </w:delText>
          </w:r>
        </w:del>
      </w:ins>
      <w:ins w:id="545" w:author="Bale,Cameron" w:date="2023-01-24T10:32:00Z">
        <w:r w:rsidR="00B04898">
          <w:rPr>
            <w:rFonts w:ascii="Cambria" w:hAnsi="Cambria"/>
          </w:rPr>
          <w:t xml:space="preserve"> by over 21% when only half the data points are altered.</w:t>
        </w:r>
      </w:ins>
      <w:commentRangeEnd w:id="536"/>
      <w:ins w:id="546" w:author="Bale,Cameron" w:date="2023-01-24T10:36:00Z">
        <w:r w:rsidR="00C06371">
          <w:rPr>
            <w:rStyle w:val="CommentReference"/>
          </w:rPr>
          <w:commentReference w:id="536"/>
        </w:r>
      </w:ins>
    </w:p>
    <w:p w14:paraId="7125DED0" w14:textId="77777777" w:rsidR="001726A5" w:rsidRPr="001726A5" w:rsidRDefault="001726A5" w:rsidP="001726A5">
      <w:pPr>
        <w:rPr>
          <w:rFonts w:ascii="Cambria" w:hAnsi="Cambria"/>
        </w:rPr>
      </w:pPr>
    </w:p>
    <w:p w14:paraId="66235FBA" w14:textId="22733DB5" w:rsidR="001726A5" w:rsidDel="00F35DB8" w:rsidRDefault="001726A5" w:rsidP="001726A5">
      <w:pPr>
        <w:rPr>
          <w:del w:id="547" w:author="Matt Schneider" w:date="2023-01-22T23:46:00Z"/>
          <w:rFonts w:ascii="Cambria" w:hAnsi="Cambria"/>
        </w:rPr>
      </w:pPr>
      <w:del w:id="548" w:author="Matt Schneider" w:date="2023-01-22T23:46:00Z">
        <w:r w:rsidRPr="001726A5" w:rsidDel="00F35DB8">
          <w:rPr>
            <w:rFonts w:ascii="Cambria" w:hAnsi="Cambria"/>
          </w:rPr>
          <w:delText xml:space="preserve">One interesting result from </w:delText>
        </w:r>
      </w:del>
      <w:moveFromRangeStart w:id="549" w:author="Matt Schneider" w:date="2023-01-22T23:44:00Z" w:name="move125323502"/>
      <w:moveFrom w:id="550" w:author="Matt Schneider" w:date="2023-01-22T23:44:00Z">
        <w:del w:id="551" w:author="Matt Schneider" w:date="2023-01-22T23:46:00Z">
          <w:r w:rsidR="00C1364C" w:rsidDel="00F35DB8">
            <w:rPr>
              <w:rFonts w:ascii="Cambria" w:hAnsi="Cambria"/>
            </w:rPr>
            <w:fldChar w:fldCharType="begin"/>
          </w:r>
          <w:r w:rsidR="00591653" w:rsidDel="00F35DB8">
            <w:rPr>
              <w:rFonts w:ascii="Cambria" w:hAnsi="Cambria"/>
            </w:rPr>
            <w:del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delInstrText>
          </w:r>
          <w:r w:rsidR="00C1364C" w:rsidDel="00F35DB8">
            <w:rPr>
              <w:rFonts w:ascii="Cambria" w:hAnsi="Cambria"/>
            </w:rPr>
            <w:fldChar w:fldCharType="separate"/>
          </w:r>
          <w:r w:rsidR="00C1364C" w:rsidRPr="00C1364C" w:rsidDel="00F35DB8">
            <w:rPr>
              <w:rFonts w:ascii="Cambria" w:hAnsi="Cambria"/>
            </w:rPr>
            <w:delText>(Imtiaz et al., 2020)</w:delText>
          </w:r>
          <w:r w:rsidR="00C1364C" w:rsidDel="00F35DB8">
            <w:rPr>
              <w:rFonts w:ascii="Cambria" w:hAnsi="Cambria"/>
            </w:rPr>
            <w:fldChar w:fldCharType="end"/>
          </w:r>
          <w:r w:rsidR="00C1364C" w:rsidDel="00F35DB8">
            <w:rPr>
              <w:rFonts w:ascii="Cambria" w:hAnsi="Cambria"/>
            </w:rPr>
            <w:delText xml:space="preserve"> </w:delText>
          </w:r>
          <w:r w:rsidRPr="001726A5" w:rsidDel="00F35DB8">
            <w:rPr>
              <w:rFonts w:ascii="Cambria" w:hAnsi="Cambria"/>
            </w:rPr>
            <w:delText xml:space="preserve">is that differentially private data did not always produce worse forecast accuracy when forecasting individuals' health data using a recurrent neural network. Adding random noise to time series </w:delText>
          </w:r>
          <w:r w:rsidR="00405D19" w:rsidDel="00F35DB8">
            <w:rPr>
              <w:rFonts w:ascii="Cambria" w:hAnsi="Cambria"/>
            </w:rPr>
            <w:delText xml:space="preserve">is a regularization technique </w:delText>
          </w:r>
          <w:r w:rsidRPr="001726A5" w:rsidDel="00F35DB8">
            <w:rPr>
              <w:rFonts w:ascii="Cambria" w:hAnsi="Cambria"/>
            </w:rPr>
            <w:delText>used to prevent overfitting when forecasting with neural networks</w:delText>
          </w:r>
          <w:r w:rsidR="00C61AD1" w:rsidDel="00F35DB8">
            <w:rPr>
              <w:rFonts w:ascii="Cambria" w:hAnsi="Cambria"/>
            </w:rPr>
            <w:delText xml:space="preserve"> </w:delText>
          </w:r>
          <w:r w:rsidR="00C61AD1" w:rsidDel="00F35DB8">
            <w:rPr>
              <w:rFonts w:ascii="Cambria" w:hAnsi="Cambria"/>
            </w:rPr>
            <w:fldChar w:fldCharType="begin"/>
          </w:r>
          <w:r w:rsidR="00C61AD1" w:rsidDel="00F35DB8">
            <w:rPr>
              <w:rFonts w:ascii="Cambria" w:hAnsi="Cambria"/>
            </w:rPr>
            <w:del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delInstrText>
          </w:r>
          <w:r w:rsidR="00C61AD1" w:rsidDel="00F35DB8">
            <w:rPr>
              <w:rFonts w:ascii="Cambria" w:hAnsi="Cambria"/>
            </w:rPr>
            <w:fldChar w:fldCharType="separate"/>
          </w:r>
          <w:r w:rsidR="00C61AD1" w:rsidRPr="00C61AD1" w:rsidDel="00F35DB8">
            <w:rPr>
              <w:rFonts w:ascii="Cambria" w:hAnsi="Cambria"/>
            </w:rPr>
            <w:delText>(Hewamalage et al., 2021, 2022)</w:delText>
          </w:r>
          <w:r w:rsidR="00C61AD1" w:rsidDel="00F35DB8">
            <w:rPr>
              <w:rFonts w:ascii="Cambria" w:hAnsi="Cambria"/>
            </w:rPr>
            <w:fldChar w:fldCharType="end"/>
          </w:r>
          <w:r w:rsidR="00C61AD1" w:rsidDel="00F35DB8">
            <w:rPr>
              <w:rFonts w:ascii="Cambria" w:hAnsi="Cambria"/>
            </w:rPr>
            <w:delText xml:space="preserve">. </w:delText>
          </w:r>
        </w:del>
      </w:moveFrom>
      <w:moveFromRangeEnd w:id="549"/>
      <w:del w:id="552" w:author="Matt Schneider" w:date="2023-01-22T23:46:00Z">
        <w:r w:rsidRPr="001726A5" w:rsidDel="00F35DB8">
          <w:rPr>
            <w:rFonts w:ascii="Cambria" w:hAnsi="Cambria"/>
          </w:rPr>
          <w:delText>We explore whether data protection with random noise can achieve this same regularization at meaningful levels of privacy</w:delText>
        </w:r>
        <w:r w:rsidR="00C61AD1" w:rsidDel="00F35DB8">
          <w:rPr>
            <w:rFonts w:ascii="Cambria" w:hAnsi="Cambria"/>
          </w:rPr>
          <w:delText>.</w:delText>
        </w:r>
      </w:del>
    </w:p>
    <w:p w14:paraId="028A2773" w14:textId="0A0351AA" w:rsidR="001726A5" w:rsidDel="00F35DB8" w:rsidRDefault="001726A5" w:rsidP="001726A5">
      <w:pPr>
        <w:rPr>
          <w:del w:id="553" w:author="Matt Schneider" w:date="2023-01-22T23:46:00Z"/>
          <w:rFonts w:ascii="Cambria" w:hAnsi="Cambria"/>
        </w:rPr>
      </w:pPr>
    </w:p>
    <w:p w14:paraId="4AAAA1B5" w14:textId="4E44FE3E" w:rsidR="001726A5" w:rsidRPr="00753FD1" w:rsidDel="00ED08BF" w:rsidRDefault="001726A5" w:rsidP="001726A5">
      <w:pPr>
        <w:rPr>
          <w:del w:id="554" w:author="Matt Schneider" w:date="2023-01-22T23:51:00Z"/>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sidRPr="005B0CAF">
        <w:rPr>
          <w:rFonts w:ascii="Cambria" w:hAnsi="Cambria"/>
        </w:rPr>
        <w:t>generalization</w:t>
      </w:r>
      <w:r w:rsidR="00C61AD1">
        <w:rPr>
          <w:rFonts w:ascii="Cambria" w:hAnsi="Cambria"/>
        </w:rPr>
        <w:t>,</w:t>
      </w:r>
      <w:r w:rsidRPr="001726A5">
        <w:rPr>
          <w:rFonts w:ascii="Cambria" w:hAnsi="Cambria"/>
        </w:rPr>
        <w:t xml:space="preserve"> where data records are </w:t>
      </w:r>
      <w:ins w:id="555" w:author="Matt Schneider" w:date="2023-01-22T23:48:00Z">
        <w:r w:rsidR="004036F8">
          <w:rPr>
            <w:rFonts w:ascii="Cambria" w:hAnsi="Cambria"/>
          </w:rPr>
          <w:t>aggregated</w:t>
        </w:r>
      </w:ins>
      <w:del w:id="556" w:author="Matt Schneider" w:date="2023-01-22T23:48:00Z">
        <w:r w:rsidRPr="001726A5" w:rsidDel="004036F8">
          <w:rPr>
            <w:rFonts w:ascii="Cambria" w:hAnsi="Cambria"/>
          </w:rPr>
          <w:delText>generalized</w:delText>
        </w:r>
      </w:del>
      <w:r w:rsidRPr="001726A5">
        <w:rPr>
          <w:rFonts w:ascii="Cambria" w:hAnsi="Cambria"/>
        </w:rPr>
        <w:t xml:space="preserve"> </w:t>
      </w:r>
      <w:ins w:id="557" w:author="Matt Schneider" w:date="2023-01-22T23:48:00Z">
        <w:r w:rsidR="004036F8">
          <w:rPr>
            <w:rFonts w:ascii="Cambria" w:hAnsi="Cambria"/>
          </w:rPr>
          <w:t xml:space="preserve">or combined </w:t>
        </w:r>
      </w:ins>
      <w:r w:rsidRPr="001726A5">
        <w:rPr>
          <w:rFonts w:ascii="Cambria" w:hAnsi="Cambria"/>
        </w:rPr>
        <w:t xml:space="preserve">to </w:t>
      </w:r>
      <w:del w:id="558" w:author="Matt Schneider" w:date="2023-01-22T23:50:00Z">
        <w:r w:rsidRPr="001726A5" w:rsidDel="004036F8">
          <w:rPr>
            <w:rFonts w:ascii="Cambria" w:hAnsi="Cambria"/>
          </w:rPr>
          <w:delText xml:space="preserve">create equivalence classes of identical records. This privacy method is particularly popular for tabular data. The principle of </w:delText>
        </w:r>
        <w:r w:rsidR="00C61AD1" w:rsidDel="004036F8">
          <w:rPr>
            <w:rFonts w:ascii="Cambria" w:hAnsi="Cambria"/>
            <w:i/>
            <w:iCs/>
          </w:rPr>
          <w:delText>k-</w:delText>
        </w:r>
        <w:r w:rsidRPr="001726A5" w:rsidDel="004036F8">
          <w:rPr>
            <w:rFonts w:ascii="Cambria" w:hAnsi="Cambria"/>
          </w:rPr>
          <w:delText>anonymity</w:delText>
        </w:r>
        <w:r w:rsidR="00C61AD1" w:rsidDel="004036F8">
          <w:rPr>
            <w:rFonts w:ascii="Cambria" w:hAnsi="Cambria"/>
          </w:rPr>
          <w:delText xml:space="preserve"> </w:delText>
        </w:r>
        <w:r w:rsidR="00C61AD1" w:rsidDel="004036F8">
          <w:rPr>
            <w:rFonts w:ascii="Cambria" w:hAnsi="Cambria"/>
          </w:rPr>
          <w:fldChar w:fldCharType="begin"/>
        </w:r>
        <w:r w:rsidR="00E50F68" w:rsidDel="004036F8">
          <w:rPr>
            <w:rFonts w:ascii="Cambria" w:hAnsi="Cambria"/>
          </w:rPr>
          <w:delInstrText xml:space="preserve"> ADDIN ZOTERO_ITEM CSL_CITATION {"citationID":"NwzhIGRQ","properties":{"formattedCitation":"(Sweeney,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delInstrText>
        </w:r>
        <w:r w:rsidR="00C61AD1" w:rsidDel="004036F8">
          <w:rPr>
            <w:rFonts w:ascii="Cambria" w:hAnsi="Cambria"/>
          </w:rPr>
          <w:fldChar w:fldCharType="separate"/>
        </w:r>
        <w:r w:rsidR="00E50F68" w:rsidRPr="00E50F68" w:rsidDel="004036F8">
          <w:rPr>
            <w:rFonts w:ascii="Cambria" w:hAnsi="Cambria"/>
          </w:rPr>
          <w:delText>(Sweeney, 2002)</w:delText>
        </w:r>
        <w:r w:rsidR="00C61AD1" w:rsidDel="004036F8">
          <w:rPr>
            <w:rFonts w:ascii="Cambria" w:hAnsi="Cambria"/>
          </w:rPr>
          <w:fldChar w:fldCharType="end"/>
        </w:r>
        <w:r w:rsidRPr="001726A5" w:rsidDel="004036F8">
          <w:rPr>
            <w:rFonts w:ascii="Cambria" w:hAnsi="Cambria"/>
          </w:rPr>
          <w:delText xml:space="preserve"> is used to describe when </w:delText>
        </w:r>
      </w:del>
      <w:ins w:id="559" w:author="Matt Schneider" w:date="2023-01-22T23:50:00Z">
        <w:r w:rsidR="004036F8">
          <w:rPr>
            <w:rFonts w:ascii="Cambria" w:hAnsi="Cambria"/>
          </w:rPr>
          <w:t xml:space="preserve">make </w:t>
        </w:r>
      </w:ins>
      <w:r w:rsidRPr="001726A5">
        <w:rPr>
          <w:rFonts w:ascii="Cambria" w:hAnsi="Cambria"/>
        </w:rPr>
        <w:t xml:space="preserve">every record (or time series) </w:t>
      </w:r>
      <w:del w:id="560" w:author="Matt Schneider" w:date="2023-01-22T23:50:00Z">
        <w:r w:rsidRPr="001726A5" w:rsidDel="004036F8">
          <w:rPr>
            <w:rFonts w:ascii="Cambria" w:hAnsi="Cambria"/>
          </w:rPr>
          <w:delText xml:space="preserve">is </w:delText>
        </w:r>
      </w:del>
      <w:r w:rsidRPr="001726A5">
        <w:rPr>
          <w:rFonts w:ascii="Cambria" w:hAnsi="Cambria"/>
        </w:rPr>
        <w:t xml:space="preserve">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 on a pre-determined set of attributes (or time periods).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del w:id="561" w:author="Matt Schneider" w:date="2023-01-22T23:49:00Z">
        <w:r w:rsidR="00E50F68" w:rsidRPr="00E50F68" w:rsidDel="004036F8">
          <w:rPr>
            <w:rFonts w:ascii="Cambria" w:hAnsi="Cambria"/>
          </w:rPr>
          <w:delText>(</w:delText>
        </w:r>
      </w:del>
      <w:r w:rsidR="00E50F68" w:rsidRPr="00E50F68">
        <w:rPr>
          <w:rFonts w:ascii="Cambria" w:hAnsi="Cambria"/>
        </w:rPr>
        <w:t>Nin &amp; Torra</w:t>
      </w:r>
      <w:ins w:id="562" w:author="Matt Schneider" w:date="2023-01-22T23:49:00Z">
        <w:r w:rsidR="004036F8">
          <w:rPr>
            <w:rFonts w:ascii="Cambria" w:hAnsi="Cambria"/>
          </w:rPr>
          <w:t xml:space="preserve"> (</w:t>
        </w:r>
      </w:ins>
      <w:del w:id="563" w:author="Matt Schneider" w:date="2023-01-22T23:49:00Z">
        <w:r w:rsidR="00E50F68" w:rsidRPr="00E50F68" w:rsidDel="004036F8">
          <w:rPr>
            <w:rFonts w:ascii="Cambria" w:hAnsi="Cambria"/>
          </w:rPr>
          <w:delText xml:space="preserve">, </w:delText>
        </w:r>
      </w:del>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 authors find an overall reduction in forecast accuracy even 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Pr="001726A5">
        <w:rPr>
          <w:rFonts w:ascii="Cambria" w:hAnsi="Cambria"/>
        </w:rPr>
        <w:t>but do not provide the accuracy of each model individually.</w:t>
      </w:r>
      <w:ins w:id="564" w:author="Matt Schneider" w:date="2023-01-22T23:51:00Z">
        <w:r w:rsidR="00ED08BF">
          <w:rPr>
            <w:rFonts w:ascii="Cambria" w:hAnsi="Cambria"/>
          </w:rPr>
          <w:t xml:space="preserve">  </w:t>
        </w:r>
      </w:ins>
    </w:p>
    <w:p w14:paraId="0F0A7BC4" w14:textId="14C36F29" w:rsidR="001726A5" w:rsidRPr="001726A5" w:rsidDel="0052454E" w:rsidRDefault="001726A5" w:rsidP="001726A5">
      <w:pPr>
        <w:rPr>
          <w:del w:id="565" w:author="Matt Schneider" w:date="2023-01-22T23:52:00Z"/>
          <w:rFonts w:ascii="Cambria" w:hAnsi="Cambria"/>
        </w:rPr>
      </w:pPr>
    </w:p>
    <w:p w14:paraId="203ACDF8" w14:textId="06C110C8" w:rsidR="001726A5" w:rsidRPr="00753FD1" w:rsidRDefault="001726A5" w:rsidP="001726A5">
      <w:pPr>
        <w:rPr>
          <w:rFonts w:ascii="Cambria" w:eastAsiaTheme="minorEastAsia" w:hAnsi="Cambria"/>
        </w:rPr>
      </w:pPr>
      <w:del w:id="566" w:author="Matt Schneider" w:date="2023-01-22T23:52:00Z">
        <w:r w:rsidRPr="001726A5" w:rsidDel="0052454E">
          <w:rPr>
            <w:rFonts w:ascii="Cambria" w:hAnsi="Cambria"/>
          </w:rPr>
          <w:delText xml:space="preserve">There are also privacy methods which are commonly used in practice but have not been studied in the forecasting literature. </w:delText>
        </w:r>
      </w:del>
      <w:r w:rsidRPr="001726A5">
        <w:rPr>
          <w:rFonts w:ascii="Cambria" w:hAnsi="Cambria"/>
        </w:rPr>
        <w:t xml:space="preserve">Top- and bottom-coding are used </w:t>
      </w:r>
      <w:ins w:id="567" w:author="Matt Schneider" w:date="2023-01-22T23:52:00Z">
        <w:r w:rsidR="0052454E">
          <w:rPr>
            <w:rFonts w:ascii="Cambria" w:hAnsi="Cambria"/>
          </w:rPr>
          <w:t xml:space="preserve">as another privacy method </w:t>
        </w:r>
      </w:ins>
      <w:r w:rsidRPr="001726A5">
        <w:rPr>
          <w:rFonts w:ascii="Cambria" w:hAnsi="Cambria"/>
        </w:rPr>
        <w:t xml:space="preserve">to replace </w:t>
      </w:r>
      <w:del w:id="568" w:author="Matt Schneider" w:date="2023-01-22T23:52:00Z">
        <w:r w:rsidRPr="001726A5" w:rsidDel="0052454E">
          <w:rPr>
            <w:rFonts w:ascii="Cambria" w:hAnsi="Cambria"/>
          </w:rPr>
          <w:delText xml:space="preserve">the top (bottom) </w:delText>
        </w:r>
        <w:r w:rsidR="00753FD1" w:rsidRPr="00753FD1" w:rsidDel="0052454E">
          <w:rPr>
            <w:rFonts w:ascii="Cambria" w:hAnsi="Cambria"/>
            <w:i/>
            <w:iCs/>
          </w:rPr>
          <w:delText>p</w:delText>
        </w:r>
        <w:r w:rsidR="00753FD1" w:rsidDel="0052454E">
          <w:rPr>
            <w:rFonts w:ascii="Cambria" w:hAnsi="Cambria"/>
          </w:rPr>
          <w:delText xml:space="preserve"> </w:delText>
        </w:r>
        <w:r w:rsidRPr="00753FD1" w:rsidDel="0052454E">
          <w:rPr>
            <w:rFonts w:ascii="Cambria" w:hAnsi="Cambria"/>
          </w:rPr>
          <w:delText>percent</w:delText>
        </w:r>
        <w:r w:rsidRPr="001726A5" w:rsidDel="0052454E">
          <w:rPr>
            <w:rFonts w:ascii="Cambria" w:hAnsi="Cambria"/>
          </w:rPr>
          <w:delText xml:space="preserve"> of observations with the </w:delText>
        </w:r>
      </w:del>
      <m:oMath>
        <m:r>
          <w:del w:id="569" w:author="Matt Schneider" w:date="2023-01-22T23:52:00Z">
            <w:rPr>
              <w:rFonts w:ascii="Cambria Math" w:hAnsi="Cambria Math"/>
            </w:rPr>
            <m:t>1 – p</m:t>
          </w:del>
        </m:r>
      </m:oMath>
      <w:del w:id="570" w:author="Matt Schneider" w:date="2023-01-22T23:52:00Z">
        <w:r w:rsidR="00753FD1" w:rsidDel="0052454E">
          <w:rPr>
            <w:rFonts w:ascii="Cambria" w:eastAsiaTheme="minorEastAsia" w:hAnsi="Cambria"/>
          </w:rPr>
          <w:delText xml:space="preserve"> </w:delText>
        </w:r>
      </w:del>
      <m:oMath>
        <m:d>
          <m:dPr>
            <m:ctrlPr>
              <w:del w:id="571" w:author="Matt Schneider" w:date="2023-01-22T23:52:00Z">
                <w:rPr>
                  <w:rFonts w:ascii="Cambria Math" w:eastAsiaTheme="minorEastAsia" w:hAnsi="Cambria Math"/>
                  <w:i/>
                </w:rPr>
              </w:del>
            </m:ctrlPr>
          </m:dPr>
          <m:e>
            <m:r>
              <w:del w:id="572" w:author="Matt Schneider" w:date="2023-01-22T23:52:00Z">
                <w:rPr>
                  <w:rFonts w:ascii="Cambria Math" w:eastAsiaTheme="minorEastAsia" w:hAnsi="Cambria Math"/>
                </w:rPr>
                <m:t>p</m:t>
              </w:del>
            </m:r>
          </m:e>
        </m:d>
      </m:oMath>
      <w:del w:id="573" w:author="Matt Schneider" w:date="2023-01-22T23:52:00Z">
        <w:r w:rsidR="00753FD1" w:rsidDel="0052454E">
          <w:rPr>
            <w:rFonts w:ascii="Cambria" w:eastAsiaTheme="minorEastAsia" w:hAnsi="Cambria"/>
          </w:rPr>
          <w:delText xml:space="preserve"> quantile. </w:delText>
        </w:r>
        <w:r w:rsidRPr="001726A5" w:rsidDel="0052454E">
          <w:rPr>
            <w:rFonts w:ascii="Cambria" w:hAnsi="Cambria"/>
          </w:rPr>
          <w:delText xml:space="preserve">These </w:delText>
        </w:r>
        <w:r w:rsidR="00753FD1" w:rsidDel="0052454E">
          <w:rPr>
            <w:rFonts w:ascii="Cambria" w:hAnsi="Cambria"/>
          </w:rPr>
          <w:delText>methods</w:delText>
        </w:r>
        <w:r w:rsidRPr="001726A5" w:rsidDel="0052454E">
          <w:rPr>
            <w:rFonts w:ascii="Cambria" w:hAnsi="Cambria"/>
          </w:rPr>
          <w:delText xml:space="preserve"> are useful for protecting data with sensitive values in </w:delText>
        </w:r>
      </w:del>
      <w:r w:rsidRPr="001726A5">
        <w:rPr>
          <w:rFonts w:ascii="Cambria" w:hAnsi="Cambria"/>
        </w:rPr>
        <w:t>the tails of distributions</w:t>
      </w:r>
      <w:ins w:id="574" w:author="Matt Schneider" w:date="2023-01-22T23:54:00Z">
        <w:r w:rsidR="009E7AA2">
          <w:rPr>
            <w:rFonts w:ascii="Cambria" w:hAnsi="Cambria"/>
          </w:rPr>
          <w:t xml:space="preserve"> with a threshold value</w:t>
        </w:r>
      </w:ins>
      <w:del w:id="575" w:author="Matt Schneider" w:date="2023-01-22T23:54:00Z">
        <w:r w:rsidRPr="001726A5" w:rsidDel="009E7AA2">
          <w:rPr>
            <w:rFonts w:ascii="Cambria" w:hAnsi="Cambria"/>
          </w:rPr>
          <w:delText>,</w:delText>
        </w:r>
      </w:del>
      <w:r w:rsidRPr="001726A5">
        <w:rPr>
          <w:rFonts w:ascii="Cambria" w:hAnsi="Cambria"/>
        </w:rPr>
        <w:t xml:space="preserve"> such as </w:t>
      </w:r>
      <w:ins w:id="576" w:author="Matt Schneider" w:date="2023-01-22T23:54:00Z">
        <w:r w:rsidR="009E7AA2">
          <w:rPr>
            <w:rFonts w:ascii="Cambria" w:hAnsi="Cambria"/>
          </w:rPr>
          <w:t>high</w:t>
        </w:r>
        <w:del w:id="577" w:author="Bale,Cameron" w:date="2023-01-24T10:34:00Z">
          <w:r w:rsidR="009E7AA2" w:rsidDel="005B0CAF">
            <w:rPr>
              <w:rFonts w:ascii="Cambria" w:hAnsi="Cambria"/>
            </w:rPr>
            <w:delText xml:space="preserve"> </w:delText>
          </w:r>
        </w:del>
      </w:ins>
      <w:ins w:id="578" w:author="Bale,Cameron" w:date="2023-01-24T10:34:00Z">
        <w:r w:rsidR="005B0CAF">
          <w:rPr>
            <w:rFonts w:ascii="Cambria" w:hAnsi="Cambria"/>
          </w:rPr>
          <w:t>-</w:t>
        </w:r>
      </w:ins>
      <w:r w:rsidRPr="001726A5">
        <w:rPr>
          <w:rFonts w:ascii="Cambria" w:hAnsi="Cambria"/>
        </w:rPr>
        <w:t>income levels</w:t>
      </w:r>
      <w:del w:id="579" w:author="Matt Schneider" w:date="2023-01-22T23:54:00Z">
        <w:r w:rsidRPr="001726A5" w:rsidDel="009E7AA2">
          <w:rPr>
            <w:rFonts w:ascii="Cambria" w:hAnsi="Cambria"/>
          </w:rPr>
          <w:delText xml:space="preserve"> or smart meter data</w:delText>
        </w:r>
      </w:del>
      <w:r w:rsidRPr="001726A5">
        <w:rPr>
          <w:rFonts w:ascii="Cambria" w:hAnsi="Cambria"/>
        </w:rPr>
        <w:t>.</w:t>
      </w:r>
      <w:r w:rsidR="00753FD1">
        <w:rPr>
          <w:rFonts w:ascii="Cambria" w:hAnsi="Cambria"/>
        </w:rPr>
        <w:t xml:space="preserve"> </w:t>
      </w:r>
      <w:del w:id="580" w:author="Matt Schneider" w:date="2023-01-22T23:53:00Z">
        <w:r w:rsidR="00753FD1" w:rsidDel="0052454E">
          <w:rPr>
            <w:rFonts w:ascii="Cambria" w:hAnsi="Cambria"/>
          </w:rPr>
          <w:fldChar w:fldCharType="begin"/>
        </w:r>
        <w:r w:rsidR="00753FD1" w:rsidDel="0052454E">
          <w:rPr>
            <w:rFonts w:ascii="Cambria" w:hAnsi="Cambria"/>
          </w:rPr>
          <w:delInstrText xml:space="preserve"> ADDIN ZOTERO_ITEM CSL_CITATION {"citationID":"SC8I58tu","properties":{"formattedCitation":"(Crimi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delInstrText>
        </w:r>
        <w:r w:rsidR="00753FD1" w:rsidDel="0052454E">
          <w:rPr>
            <w:rFonts w:ascii="Cambria" w:hAnsi="Cambria"/>
          </w:rPr>
          <w:fldChar w:fldCharType="separate"/>
        </w:r>
        <w:r w:rsidR="00753FD1" w:rsidRPr="00753FD1" w:rsidDel="0052454E">
          <w:rPr>
            <w:rFonts w:ascii="Cambria" w:hAnsi="Cambria"/>
          </w:rPr>
          <w:delText>(Crimi &amp; Eddy, 2014)</w:delText>
        </w:r>
        <w:r w:rsidR="00753FD1" w:rsidDel="0052454E">
          <w:rPr>
            <w:rFonts w:ascii="Cambria" w:hAnsi="Cambria"/>
          </w:rPr>
          <w:fldChar w:fldCharType="end"/>
        </w:r>
        <w:r w:rsidR="00753FD1" w:rsidDel="0052454E">
          <w:rPr>
            <w:rFonts w:ascii="Cambria" w:hAnsi="Cambria"/>
          </w:rPr>
          <w:delText xml:space="preserve"> </w:delText>
        </w:r>
        <w:r w:rsidRPr="001726A5" w:rsidDel="0052454E">
          <w:rPr>
            <w:rFonts w:ascii="Cambria" w:hAnsi="Cambria"/>
          </w:rPr>
          <w:delText xml:space="preserve">study the effect of top coding the Census’ Public Use Microdata Samples on analyses of interest. They find that the sample correlation between two variables </w:delText>
        </w:r>
        <w:r w:rsidR="00405D19" w:rsidDel="0052454E">
          <w:rPr>
            <w:rFonts w:ascii="Cambria" w:hAnsi="Cambria"/>
          </w:rPr>
          <w:delText>shrinks</w:delText>
        </w:r>
        <w:r w:rsidRPr="001726A5" w:rsidDel="0052454E">
          <w:rPr>
            <w:rFonts w:ascii="Cambria" w:hAnsi="Cambria"/>
          </w:rPr>
          <w:delText xml:space="preserve"> towards zero when one or both of the variables are top coded. This may be relevant to multivariate forecasting model accuracy, which relies on the correlations between time series, and may be negatively affected when series are top- or bottom-coded. On the other hand, t</w:delText>
        </w:r>
      </w:del>
      <w:ins w:id="581" w:author="Matt Schneider" w:date="2023-01-22T23:53:00Z">
        <w:r w:rsidR="0052454E">
          <w:rPr>
            <w:rFonts w:ascii="Cambria" w:hAnsi="Cambria"/>
          </w:rPr>
          <w:t>T</w:t>
        </w:r>
      </w:ins>
      <w:r w:rsidRPr="001726A5">
        <w:rPr>
          <w:rFonts w:ascii="Cambria" w:hAnsi="Cambria"/>
        </w:rPr>
        <w:t xml:space="preserve">op- and bottom-coding </w:t>
      </w:r>
      <w:del w:id="582" w:author="Matt Schneider" w:date="2023-01-22T23:54:00Z">
        <w:r w:rsidRPr="001726A5" w:rsidDel="009E7AA2">
          <w:rPr>
            <w:rFonts w:ascii="Cambria" w:hAnsi="Cambria"/>
          </w:rPr>
          <w:delText>could have</w:delText>
        </w:r>
      </w:del>
      <w:ins w:id="583" w:author="Matt Schneider" w:date="2023-01-22T23:54:00Z">
        <w:r w:rsidR="009E7AA2">
          <w:rPr>
            <w:rFonts w:ascii="Cambria" w:hAnsi="Cambria"/>
          </w:rPr>
          <w:t>are likely to have</w:t>
        </w:r>
      </w:ins>
      <w:r w:rsidRPr="001726A5">
        <w:rPr>
          <w:rFonts w:ascii="Cambria" w:hAnsi="Cambria"/>
        </w:rPr>
        <w:t xml:space="preserve"> an effect similar to adjusting for outliers, which</w:t>
      </w:r>
      <w:del w:id="584" w:author="Matt Schneider" w:date="2023-01-22T23:53:00Z">
        <w:r w:rsidRPr="001726A5" w:rsidDel="0052454E">
          <w:rPr>
            <w:rFonts w:ascii="Cambria" w:hAnsi="Cambria"/>
          </w:rPr>
          <w:delText xml:space="preserve"> can</w:delText>
        </w:r>
      </w:del>
      <w:r w:rsidRPr="001726A5">
        <w:rPr>
          <w:rFonts w:ascii="Cambria" w:hAnsi="Cambria"/>
        </w:rPr>
        <w:t xml:space="preserve"> improve</w:t>
      </w:r>
      <w:ins w:id="585" w:author="Matt Schneider" w:date="2023-01-22T23:53:00Z">
        <w:r w:rsidR="0052454E">
          <w:rPr>
            <w:rFonts w:ascii="Cambria" w:hAnsi="Cambria"/>
          </w:rPr>
          <w:t>s</w:t>
        </w:r>
      </w:ins>
      <w:r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753FD1">
        <w:rPr>
          <w:rFonts w:ascii="Cambria" w:hAnsi="Cambria"/>
        </w:rPr>
        <w:t>.</w:t>
      </w:r>
    </w:p>
    <w:p w14:paraId="0AFC6CAD" w14:textId="77777777" w:rsidR="001726A5" w:rsidRPr="001726A5" w:rsidRDefault="001726A5" w:rsidP="001726A5">
      <w:pPr>
        <w:rPr>
          <w:rFonts w:ascii="Cambria" w:hAnsi="Cambria"/>
        </w:rPr>
      </w:pPr>
    </w:p>
    <w:p w14:paraId="7A0D9FCE" w14:textId="0578681E" w:rsidR="001726A5" w:rsidRDefault="001726A5" w:rsidP="001726A5">
      <w:pPr>
        <w:rPr>
          <w:moveFrom w:id="586" w:author="Matt Schneider" w:date="2023-01-22T23:55:00Z"/>
          <w:rFonts w:ascii="Cambria" w:hAnsi="Cambria"/>
        </w:rPr>
      </w:pPr>
      <w:moveFromRangeStart w:id="587" w:author="Matt Schneider" w:date="2023-01-22T23:55:00Z" w:name="move125324142"/>
      <w:moveFrom w:id="588" w:author="Matt Schneider" w:date="2023-01-22T23:55:00Z">
        <w:r w:rsidRPr="001726A5" w:rsidDel="00D17755">
          <w:rPr>
            <w:rFonts w:ascii="Cambria" w:hAnsi="Cambria"/>
          </w:rPr>
          <w:t>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Finally, there exist no privacy methods which are specifically designed with forecasters in mind</w:t>
        </w:r>
        <w:r w:rsidR="00753FD1" w:rsidDel="00D17755">
          <w:rPr>
            <w:rFonts w:ascii="Cambria" w:hAnsi="Cambria"/>
          </w:rPr>
          <w:t>, which our work remedies.</w:t>
        </w:r>
      </w:moveFrom>
    </w:p>
    <w:moveFromRangeEnd w:id="587"/>
    <w:p w14:paraId="773F0370" w14:textId="25D23236" w:rsidR="005B0CAF" w:rsidRDefault="005B0CAF" w:rsidP="001726A5">
      <w:pPr>
        <w:rPr>
          <w:ins w:id="589" w:author="Bale,Cameron" w:date="2023-01-24T10:34:00Z"/>
          <w:rFonts w:ascii="Cambria" w:hAnsi="Cambria"/>
        </w:rPr>
      </w:pPr>
    </w:p>
    <w:p w14:paraId="0BDD037C" w14:textId="7C7A18E9" w:rsidR="005B0CAF" w:rsidRDefault="005B0CAF" w:rsidP="001726A5">
      <w:pPr>
        <w:rPr>
          <w:ins w:id="590" w:author="Bale,Cameron" w:date="2023-01-24T10:34:00Z"/>
          <w:rFonts w:ascii="Cambria" w:hAnsi="Cambria"/>
        </w:rPr>
      </w:pPr>
    </w:p>
    <w:p w14:paraId="731AAFBB" w14:textId="77777777" w:rsidR="005B0CAF" w:rsidDel="00D17755" w:rsidRDefault="005B0CAF" w:rsidP="001726A5">
      <w:pPr>
        <w:rPr>
          <w:ins w:id="591" w:author="Bale,Cameron" w:date="2023-01-24T10:34:00Z"/>
          <w:rFonts w:ascii="Cambria" w:hAnsi="Cambria"/>
        </w:rPr>
      </w:pPr>
    </w:p>
    <w:p w14:paraId="30036845" w14:textId="0DC3E7C0" w:rsidR="001726A5" w:rsidRDefault="001726A5" w:rsidP="001726A5">
      <w:pPr>
        <w:rPr>
          <w:rFonts w:ascii="Cambria" w:hAnsi="Cambria"/>
        </w:rPr>
      </w:pPr>
    </w:p>
    <w:p w14:paraId="13582E05" w14:textId="47CC99C6" w:rsidR="001726A5" w:rsidRDefault="001726A5" w:rsidP="001726A5">
      <w:pPr>
        <w:pStyle w:val="ListParagraph"/>
        <w:numPr>
          <w:ilvl w:val="1"/>
          <w:numId w:val="1"/>
        </w:numPr>
        <w:rPr>
          <w:rFonts w:ascii="Cambria" w:hAnsi="Cambria"/>
          <w:i/>
          <w:iCs/>
        </w:rPr>
      </w:pPr>
      <w:r>
        <w:rPr>
          <w:rFonts w:ascii="Cambria" w:hAnsi="Cambria"/>
          <w:i/>
          <w:iCs/>
        </w:rPr>
        <w:lastRenderedPageBreak/>
        <w:t>Privacy Adjusted Forecasts</w:t>
      </w:r>
    </w:p>
    <w:p w14:paraId="0F342C61" w14:textId="1A3953F1" w:rsidR="001726A5" w:rsidRDefault="001726A5" w:rsidP="001726A5">
      <w:pPr>
        <w:rPr>
          <w:rFonts w:ascii="Cambria" w:hAnsi="Cambria"/>
        </w:rPr>
      </w:pPr>
    </w:p>
    <w:p w14:paraId="25CCC6A7" w14:textId="5F71DAEB" w:rsidR="00E83927" w:rsidRDefault="00457C34" w:rsidP="00E83927">
      <w:pPr>
        <w:rPr>
          <w:ins w:id="592" w:author="Matt Schneider" w:date="2023-01-23T00:30:00Z"/>
          <w:rFonts w:ascii="Cambria" w:hAnsi="Cambria"/>
        </w:rPr>
      </w:pPr>
      <w:ins w:id="593" w:author="Matt Schneider" w:date="2023-01-23T00:17:00Z">
        <w:r>
          <w:rPr>
            <w:rFonts w:ascii="Cambria" w:hAnsi="Cambria"/>
          </w:rPr>
          <w:t>As shown in Figure 2, p</w:t>
        </w:r>
      </w:ins>
      <w:ins w:id="594" w:author="Matt Schneider" w:date="2023-01-23T00:14:00Z">
        <w:r w:rsidR="00F67E6F">
          <w:rPr>
            <w:rFonts w:ascii="Cambria" w:hAnsi="Cambria"/>
          </w:rPr>
          <w:t>rivacy methods adjust forecasts by altering the underlying time series</w:t>
        </w:r>
      </w:ins>
      <w:ins w:id="595" w:author="Matt Schneider" w:date="2023-01-23T00:17:00Z">
        <w:r>
          <w:rPr>
            <w:rFonts w:ascii="Cambria" w:hAnsi="Cambria"/>
          </w:rPr>
          <w:t xml:space="preserve"> input to</w:t>
        </w:r>
      </w:ins>
      <w:ins w:id="596" w:author="Matt Schneider" w:date="2023-01-23T00:19:00Z">
        <w:r>
          <w:rPr>
            <w:rFonts w:ascii="Cambria" w:hAnsi="Cambria"/>
          </w:rPr>
          <w:t xml:space="preserve"> a</w:t>
        </w:r>
      </w:ins>
      <w:ins w:id="597" w:author="Matt Schneider" w:date="2023-01-23T00:17:00Z">
        <w:r>
          <w:rPr>
            <w:rFonts w:ascii="Cambria" w:hAnsi="Cambria"/>
          </w:rPr>
          <w:t xml:space="preserve"> forecasting model</w:t>
        </w:r>
      </w:ins>
      <w:ins w:id="598" w:author="Matt Schneider" w:date="2023-01-23T00:15:00Z">
        <w:r w:rsidR="00F67E6F">
          <w:rPr>
            <w:rFonts w:ascii="Cambria" w:hAnsi="Cambria"/>
          </w:rPr>
          <w:t>.</w:t>
        </w:r>
      </w:ins>
      <w:ins w:id="599" w:author="Matt Schneider" w:date="2023-01-23T00:17:00Z">
        <w:r>
          <w:rPr>
            <w:rFonts w:ascii="Cambria" w:hAnsi="Cambria"/>
          </w:rPr>
          <w:t xml:space="preserve">  </w:t>
        </w:r>
      </w:ins>
      <w:ins w:id="600" w:author="Matt Schneider" w:date="2023-01-23T00:35:00Z">
        <w:r w:rsidR="00C63442">
          <w:rPr>
            <w:rFonts w:ascii="Cambria" w:hAnsi="Cambria"/>
          </w:rPr>
          <w:t>Similar to judgmental adjustments, t</w:t>
        </w:r>
      </w:ins>
      <w:ins w:id="601" w:author="Matt Schneider" w:date="2023-01-23T00:17:00Z">
        <w:r>
          <w:rPr>
            <w:rFonts w:ascii="Cambria" w:hAnsi="Cambria"/>
          </w:rPr>
          <w:t xml:space="preserve">his presents the forecaster with </w:t>
        </w:r>
      </w:ins>
      <w:ins w:id="602" w:author="Matt Schneider" w:date="2023-01-23T00:18:00Z">
        <w:r>
          <w:rPr>
            <w:rFonts w:ascii="Cambria" w:hAnsi="Cambria"/>
          </w:rPr>
          <w:t xml:space="preserve">multiple possible forecasts to </w:t>
        </w:r>
      </w:ins>
      <w:ins w:id="603" w:author="Matt Schneider" w:date="2023-01-23T00:26:00Z">
        <w:r w:rsidR="00A224C1">
          <w:rPr>
            <w:rFonts w:ascii="Cambria" w:hAnsi="Cambria"/>
          </w:rPr>
          <w:t>select</w:t>
        </w:r>
      </w:ins>
      <w:ins w:id="604" w:author="Matt Schneider" w:date="2023-01-23T00:18:00Z">
        <w:r>
          <w:rPr>
            <w:rFonts w:ascii="Cambria" w:hAnsi="Cambria"/>
          </w:rPr>
          <w:t xml:space="preserve"> from. </w:t>
        </w:r>
      </w:ins>
      <w:ins w:id="605" w:author="Matt Schneider" w:date="2023-01-23T00:26:00Z">
        <w:r w:rsidR="00A224C1">
          <w:rPr>
            <w:rFonts w:ascii="Cambria" w:hAnsi="Cambria"/>
          </w:rPr>
          <w:t>To inform this selection, we</w:t>
        </w:r>
      </w:ins>
      <w:ins w:id="606" w:author="Matt Schneider" w:date="2023-01-23T00:19:00Z">
        <w:r>
          <w:rPr>
            <w:rFonts w:ascii="Cambria" w:hAnsi="Cambria"/>
          </w:rPr>
          <w:t xml:space="preserve"> refere</w:t>
        </w:r>
      </w:ins>
      <w:ins w:id="607" w:author="Matt Schneider" w:date="2023-01-23T00:20:00Z">
        <w:r>
          <w:rPr>
            <w:rFonts w:ascii="Cambria" w:hAnsi="Cambria"/>
          </w:rPr>
          <w:t xml:space="preserve">nce the </w:t>
        </w:r>
      </w:ins>
      <w:ins w:id="608" w:author="Matt Schneider" w:date="2023-01-23T00:34:00Z">
        <w:r w:rsidR="00C63442">
          <w:rPr>
            <w:rFonts w:ascii="Cambria" w:hAnsi="Cambria"/>
          </w:rPr>
          <w:t xml:space="preserve">long history </w:t>
        </w:r>
      </w:ins>
      <w:ins w:id="609" w:author="Matt Schneider" w:date="2023-01-23T00:20:00Z">
        <w:r>
          <w:rPr>
            <w:rFonts w:ascii="Cambria" w:hAnsi="Cambria"/>
          </w:rPr>
          <w:t>o</w:t>
        </w:r>
        <w:del w:id="610" w:author="Bale,Cameron" w:date="2023-01-24T10:35:00Z">
          <w:r w:rsidDel="00C06371">
            <w:rPr>
              <w:rFonts w:ascii="Cambria" w:hAnsi="Cambria"/>
            </w:rPr>
            <w:delText>n</w:delText>
          </w:r>
        </w:del>
      </w:ins>
      <w:ins w:id="611" w:author="Bale,Cameron" w:date="2023-01-24T10:35:00Z">
        <w:r w:rsidR="00C06371">
          <w:rPr>
            <w:rFonts w:ascii="Cambria" w:hAnsi="Cambria"/>
          </w:rPr>
          <w:t>f</w:t>
        </w:r>
      </w:ins>
      <w:ins w:id="612" w:author="Matt Schneider" w:date="2023-01-23T00:18:00Z">
        <w:r>
          <w:rPr>
            <w:rFonts w:ascii="Cambria" w:hAnsi="Cambria"/>
          </w:rPr>
          <w:t xml:space="preserve"> judgmental forecasting</w:t>
        </w:r>
      </w:ins>
      <w:ins w:id="613" w:author="Bale,Cameron" w:date="2023-01-24T10:36:00Z">
        <w:r w:rsidR="00C06371">
          <w:rPr>
            <w:rFonts w:ascii="Cambria" w:hAnsi="Cambria"/>
          </w:rPr>
          <w:t xml:space="preserve"> </w:t>
        </w:r>
        <w:commentRangeStart w:id="614"/>
        <w:r w:rsidR="00C06371">
          <w:rPr>
            <w:rFonts w:ascii="Cambria" w:hAnsi="Cambria"/>
          </w:rPr>
          <w:t>(Petropoulos et al., 2022, sec. 2.11.2 and 3.7.3)</w:t>
        </w:r>
        <w:commentRangeEnd w:id="614"/>
        <w:r w:rsidR="00C06371">
          <w:rPr>
            <w:rStyle w:val="CommentReference"/>
          </w:rPr>
          <w:commentReference w:id="614"/>
        </w:r>
        <w:r w:rsidR="00C06371">
          <w:rPr>
            <w:rFonts w:ascii="Cambria" w:hAnsi="Cambria"/>
          </w:rPr>
          <w:t>.</w:t>
        </w:r>
      </w:ins>
      <w:ins w:id="615" w:author="Matt Schneider" w:date="2023-01-23T00:34:00Z">
        <w:del w:id="616" w:author="Bale,Cameron" w:date="2023-01-24T10:36:00Z">
          <w:r w:rsidR="00C63442" w:rsidDel="00C06371">
            <w:rPr>
              <w:rFonts w:ascii="Cambria" w:hAnsi="Cambria"/>
            </w:rPr>
            <w:delText xml:space="preserve"> (Cite X</w:delText>
          </w:r>
        </w:del>
      </w:ins>
      <w:ins w:id="617" w:author="Matt Schneider" w:date="2023-01-23T00:35:00Z">
        <w:del w:id="618" w:author="Bale,Cameron" w:date="2023-01-24T10:36:00Z">
          <w:r w:rsidR="00C63442" w:rsidDel="00C06371">
            <w:rPr>
              <w:rFonts w:ascii="Cambria" w:hAnsi="Cambria"/>
            </w:rPr>
            <w:delText>XX)</w:delText>
          </w:r>
        </w:del>
      </w:ins>
      <w:ins w:id="619" w:author="Matt Schneider" w:date="2023-01-23T00:20:00Z">
        <w:del w:id="620" w:author="Bale,Cameron" w:date="2023-01-24T10:36:00Z">
          <w:r w:rsidDel="00C06371">
            <w:rPr>
              <w:rFonts w:ascii="Cambria" w:hAnsi="Cambria"/>
            </w:rPr>
            <w:delText>.</w:delText>
          </w:r>
        </w:del>
      </w:ins>
      <w:ins w:id="621" w:author="Matt Schneider" w:date="2023-01-23T00:21:00Z">
        <w:del w:id="622" w:author="Bale,Cameron" w:date="2023-01-24T10:36:00Z">
          <w:r w:rsidDel="00C06371">
            <w:rPr>
              <w:rFonts w:ascii="Cambria" w:hAnsi="Cambria"/>
            </w:rPr>
            <w:delText xml:space="preserve"> </w:delText>
          </w:r>
        </w:del>
        <w:r>
          <w:rPr>
            <w:rFonts w:ascii="Cambria" w:hAnsi="Cambria"/>
          </w:rPr>
          <w:t xml:space="preserve"> However, there are t</w:t>
        </w:r>
      </w:ins>
      <w:ins w:id="623" w:author="Matt Schneider" w:date="2023-01-23T00:32:00Z">
        <w:r w:rsidR="00E83927">
          <w:rPr>
            <w:rFonts w:ascii="Cambria" w:hAnsi="Cambria"/>
          </w:rPr>
          <w:t>wo</w:t>
        </w:r>
      </w:ins>
      <w:ins w:id="624" w:author="Matt Schneider" w:date="2023-01-23T00:21:00Z">
        <w:r>
          <w:rPr>
            <w:rFonts w:ascii="Cambria" w:hAnsi="Cambria"/>
          </w:rPr>
          <w:t xml:space="preserve"> </w:t>
        </w:r>
        <w:del w:id="625" w:author="Bale,Cameron" w:date="2023-01-24T10:37:00Z">
          <w:r w:rsidDel="00C06371">
            <w:rPr>
              <w:rFonts w:ascii="Cambria" w:hAnsi="Cambria"/>
            </w:rPr>
            <w:delText>key</w:delText>
          </w:r>
        </w:del>
      </w:ins>
      <w:ins w:id="626" w:author="Bale,Cameron" w:date="2023-01-24T10:37:00Z">
        <w:r w:rsidR="00C06371">
          <w:rPr>
            <w:rFonts w:ascii="Cambria" w:hAnsi="Cambria"/>
          </w:rPr>
          <w:t>critical</w:t>
        </w:r>
      </w:ins>
      <w:ins w:id="627" w:author="Matt Schneider" w:date="2023-01-23T00:21:00Z">
        <w:r>
          <w:rPr>
            <w:rFonts w:ascii="Cambria" w:hAnsi="Cambria"/>
          </w:rPr>
          <w:t xml:space="preserve"> difference</w:t>
        </w:r>
      </w:ins>
      <w:ins w:id="628" w:author="Matt Schneider" w:date="2023-01-23T00:22:00Z">
        <w:r>
          <w:rPr>
            <w:rFonts w:ascii="Cambria" w:hAnsi="Cambria"/>
          </w:rPr>
          <w:t>s</w:t>
        </w:r>
      </w:ins>
      <w:ins w:id="629" w:author="Matt Schneider" w:date="2023-01-23T00:21:00Z">
        <w:r>
          <w:rPr>
            <w:rFonts w:ascii="Cambria" w:hAnsi="Cambria"/>
          </w:rPr>
          <w:t xml:space="preserve"> between privacy adjust</w:t>
        </w:r>
      </w:ins>
      <w:ins w:id="630" w:author="Matt Schneider" w:date="2023-01-23T00:27:00Z">
        <w:r w:rsidR="00E83927">
          <w:rPr>
            <w:rFonts w:ascii="Cambria" w:hAnsi="Cambria"/>
          </w:rPr>
          <w:t>ments</w:t>
        </w:r>
      </w:ins>
      <w:ins w:id="631" w:author="Matt Schneider" w:date="2023-01-23T00:21:00Z">
        <w:r>
          <w:rPr>
            <w:rFonts w:ascii="Cambria" w:hAnsi="Cambria"/>
          </w:rPr>
          <w:t xml:space="preserve"> and judgmental </w:t>
        </w:r>
      </w:ins>
      <w:ins w:id="632" w:author="Matt Schneider" w:date="2023-01-23T00:27:00Z">
        <w:r w:rsidR="00E83927">
          <w:rPr>
            <w:rFonts w:ascii="Cambria" w:hAnsi="Cambria"/>
          </w:rPr>
          <w:t>adjustments</w:t>
        </w:r>
      </w:ins>
      <w:ins w:id="633" w:author="Matt Schneider" w:date="2023-01-23T00:21:00Z">
        <w:r>
          <w:rPr>
            <w:rFonts w:ascii="Cambria" w:hAnsi="Cambria"/>
          </w:rPr>
          <w:t>.</w:t>
        </w:r>
      </w:ins>
      <w:ins w:id="634" w:author="Matt Schneider" w:date="2023-01-23T00:20:00Z">
        <w:r>
          <w:rPr>
            <w:rFonts w:ascii="Cambria" w:hAnsi="Cambria"/>
          </w:rPr>
          <w:t xml:space="preserve"> </w:t>
        </w:r>
      </w:ins>
      <w:ins w:id="635" w:author="Matt Schneider" w:date="2023-01-23T00:21:00Z">
        <w:r>
          <w:rPr>
            <w:rFonts w:ascii="Cambria" w:hAnsi="Cambria"/>
          </w:rPr>
          <w:t xml:space="preserve"> </w:t>
        </w:r>
      </w:ins>
    </w:p>
    <w:p w14:paraId="0D24707A" w14:textId="77777777" w:rsidR="00E83927" w:rsidRDefault="00E83927" w:rsidP="00E83927">
      <w:pPr>
        <w:rPr>
          <w:ins w:id="636" w:author="Matt Schneider" w:date="2023-01-23T00:30:00Z"/>
          <w:rFonts w:ascii="Cambria" w:hAnsi="Cambria"/>
        </w:rPr>
      </w:pPr>
    </w:p>
    <w:p w14:paraId="3D1854DF" w14:textId="4D50CE56" w:rsidR="00E1384A" w:rsidRDefault="00457C34" w:rsidP="00E1384A">
      <w:pPr>
        <w:rPr>
          <w:ins w:id="637" w:author="Matt Schneider" w:date="2023-01-23T00:46:00Z"/>
          <w:rFonts w:ascii="Cambria" w:hAnsi="Cambria"/>
        </w:rPr>
      </w:pPr>
      <w:ins w:id="638" w:author="Matt Schneider" w:date="2023-01-23T00:21:00Z">
        <w:r>
          <w:rPr>
            <w:rFonts w:ascii="Cambria" w:hAnsi="Cambria"/>
          </w:rPr>
          <w:t xml:space="preserve">First, judgmental adjustments </w:t>
        </w:r>
      </w:ins>
      <w:ins w:id="639" w:author="Matt Schneider" w:date="2023-01-23T00:24:00Z">
        <w:r>
          <w:rPr>
            <w:rFonts w:ascii="Cambria" w:hAnsi="Cambria"/>
          </w:rPr>
          <w:t xml:space="preserve">alter </w:t>
        </w:r>
      </w:ins>
      <w:ins w:id="640" w:author="Matt Schneider" w:date="2023-01-23T00:13:00Z">
        <w:r w:rsidR="00F67E6F">
          <w:rPr>
            <w:rFonts w:ascii="Cambria" w:hAnsi="Cambria"/>
          </w:rPr>
          <w:t xml:space="preserve">forecasts after </w:t>
        </w:r>
      </w:ins>
      <w:ins w:id="641" w:author="Matt Schneider" w:date="2023-01-23T00:22:00Z">
        <w:r>
          <w:rPr>
            <w:rFonts w:ascii="Cambria" w:hAnsi="Cambria"/>
          </w:rPr>
          <w:t>they are output from a</w:t>
        </w:r>
      </w:ins>
      <w:ins w:id="642" w:author="Matt Schneider" w:date="2023-01-23T00:13:00Z">
        <w:r w:rsidR="00F67E6F">
          <w:rPr>
            <w:rFonts w:ascii="Cambria" w:hAnsi="Cambria"/>
          </w:rPr>
          <w:t xml:space="preserve"> forecasting model</w:t>
        </w:r>
      </w:ins>
      <w:ins w:id="643" w:author="Matt Schneider" w:date="2023-01-23T00:41:00Z">
        <w:r w:rsidR="00E1384A">
          <w:rPr>
            <w:rFonts w:ascii="Cambria" w:hAnsi="Cambria"/>
          </w:rPr>
          <w:t xml:space="preserve">, and the underlying time series </w:t>
        </w:r>
      </w:ins>
      <w:ins w:id="644" w:author="Matt Schneider" w:date="2023-01-23T00:42:00Z">
        <w:r w:rsidR="00E1384A">
          <w:rPr>
            <w:rFonts w:ascii="Cambria" w:hAnsi="Cambria"/>
          </w:rPr>
          <w:t>features are not changed</w:t>
        </w:r>
      </w:ins>
      <w:ins w:id="645" w:author="Matt Schneider" w:date="2023-01-23T00:22:00Z">
        <w:r>
          <w:rPr>
            <w:rFonts w:ascii="Cambria" w:hAnsi="Cambria"/>
          </w:rPr>
          <w:t>.</w:t>
        </w:r>
      </w:ins>
      <w:ins w:id="646" w:author="Matt Schneider" w:date="2023-01-23T00:13:00Z">
        <w:r w:rsidR="00F67E6F">
          <w:rPr>
            <w:rFonts w:ascii="Cambria" w:hAnsi="Cambria"/>
          </w:rPr>
          <w:t xml:space="preserve"> </w:t>
        </w:r>
      </w:ins>
      <w:moveToRangeStart w:id="647" w:author="Matt Schneider" w:date="2023-01-23T00:30:00Z" w:name="move125326241"/>
      <w:moveTo w:id="648" w:author="Matt Schneider" w:date="2023-01-23T00:30:00Z">
        <w:del w:id="649" w:author="Matt Schneider" w:date="2023-01-23T00:30:00Z">
          <w:r w:rsidR="00E83927" w:rsidRPr="00753FD1" w:rsidDel="00E83927">
            <w:rPr>
              <w:rFonts w:ascii="Cambria" w:hAnsi="Cambria"/>
            </w:rPr>
            <w:delText>Adjusting forecasts for the sake of</w:delText>
          </w:r>
        </w:del>
        <w:del w:id="650" w:author="Matt Schneider" w:date="2023-01-23T00:31:00Z">
          <w:r w:rsidR="00E83927" w:rsidRPr="00753FD1" w:rsidDel="00E83927">
            <w:rPr>
              <w:rFonts w:ascii="Cambria" w:hAnsi="Cambria"/>
            </w:rPr>
            <w:delText xml:space="preserve"> gaining control of the forecasting process, incorporating practitioner expectations, and compensating for judgmental biases can be detrimental to forecast accuracy (</w:delText>
          </w:r>
          <w:r w:rsidR="00E83927" w:rsidDel="00E83927">
            <w:rPr>
              <w:rFonts w:ascii="Cambria" w:hAnsi="Cambria"/>
            </w:rPr>
            <w:fldChar w:fldCharType="begin"/>
          </w:r>
          <w:r w:rsidR="00E83927" w:rsidDel="00E83927">
            <w:rPr>
              <w:rFonts w:ascii="Cambria" w:hAnsi="Cambria"/>
            </w:rPr>
            <w:del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delInstrText>
          </w:r>
          <w:r w:rsidR="00E83927" w:rsidDel="00E83927">
            <w:rPr>
              <w:rFonts w:ascii="Cambria" w:hAnsi="Cambria"/>
            </w:rPr>
            <w:fldChar w:fldCharType="separate"/>
          </w:r>
          <w:r w:rsidR="00E83927" w:rsidRPr="00C80F13" w:rsidDel="00E83927">
            <w:rPr>
              <w:rFonts w:ascii="Cambria" w:hAnsi="Cambria"/>
            </w:rPr>
            <w:delText>(Petropoulos et al., 2022)</w:delText>
          </w:r>
          <w:r w:rsidR="00E83927" w:rsidDel="00E83927">
            <w:rPr>
              <w:rFonts w:ascii="Cambria" w:hAnsi="Cambria"/>
            </w:rPr>
            <w:fldChar w:fldCharType="end"/>
          </w:r>
          <w:r w:rsidR="00E83927" w:rsidDel="00E83927">
            <w:rPr>
              <w:rFonts w:ascii="Cambria" w:hAnsi="Cambria"/>
            </w:rPr>
            <w:delText xml:space="preserve"> </w:delText>
          </w:r>
          <w:r w:rsidR="00E83927" w:rsidRPr="00753FD1" w:rsidDel="00E83927">
            <w:rPr>
              <w:rFonts w:ascii="Cambria" w:hAnsi="Cambria"/>
            </w:rPr>
            <w:delText>section 3.7.3).</w:delText>
          </w:r>
        </w:del>
        <w:r w:rsidR="00E83927" w:rsidRPr="00753FD1">
          <w:rPr>
            <w:rFonts w:ascii="Cambria" w:hAnsi="Cambria"/>
          </w:rPr>
          <w:t xml:space="preserve"> </w:t>
        </w:r>
      </w:moveTo>
      <w:moveToRangeEnd w:id="647"/>
      <w:ins w:id="651" w:author="Matt Schneider" w:date="2023-01-23T00:38:00Z">
        <w:r w:rsidR="0003528B">
          <w:rPr>
            <w:rFonts w:ascii="Cambria" w:hAnsi="Cambria"/>
          </w:rPr>
          <w:t xml:space="preserve">Forecasters discuss </w:t>
        </w:r>
      </w:ins>
      <w:ins w:id="652" w:author="Matt Schneider" w:date="2023-01-23T00:41:00Z">
        <w:r w:rsidR="0003528B">
          <w:rPr>
            <w:rFonts w:ascii="Cambria" w:hAnsi="Cambria"/>
          </w:rPr>
          <w:t>what characteristics of</w:t>
        </w:r>
      </w:ins>
      <w:ins w:id="653" w:author="Matt Schneider" w:date="2023-01-23T00:38:00Z">
        <w:r w:rsidR="0003528B">
          <w:rPr>
            <w:rFonts w:ascii="Cambria" w:hAnsi="Cambria"/>
          </w:rPr>
          <w:t xml:space="preserve"> judgmental adjustments </w:t>
        </w:r>
      </w:ins>
      <w:moveToRangeStart w:id="654" w:author="Matt Schneider" w:date="2023-01-23T00:34:00Z" w:name="move125326499"/>
      <w:moveTo w:id="655" w:author="Matt Schneider" w:date="2023-01-23T00:34:00Z">
        <w:del w:id="656" w:author="Matt Schneider" w:date="2023-01-23T00:38:00Z">
          <w:r w:rsidR="00C63442" w:rsidRPr="00753FD1" w:rsidDel="0003528B">
            <w:rPr>
              <w:rFonts w:ascii="Cambria" w:hAnsi="Cambria"/>
            </w:rPr>
            <w:delText xml:space="preserve">The </w:delText>
          </w:r>
        </w:del>
        <w:del w:id="657" w:author="Matt Schneider" w:date="2023-01-23T00:41:00Z">
          <w:r w:rsidR="00C63442" w:rsidRPr="00753FD1" w:rsidDel="0003528B">
            <w:rPr>
              <w:rFonts w:ascii="Cambria" w:hAnsi="Cambria"/>
            </w:rPr>
            <w:delText xml:space="preserve">characteristics </w:delText>
          </w:r>
        </w:del>
        <w:del w:id="658" w:author="Matt Schneider" w:date="2023-01-23T00:39:00Z">
          <w:r w:rsidR="00C63442" w:rsidRPr="00753FD1" w:rsidDel="0003528B">
            <w:rPr>
              <w:rFonts w:ascii="Cambria" w:hAnsi="Cambria"/>
            </w:rPr>
            <w:delText xml:space="preserve">of adjustments </w:delText>
          </w:r>
        </w:del>
        <w:del w:id="659" w:author="Matt Schneider" w:date="2023-01-23T00:38:00Z">
          <w:r w:rsidR="00C63442" w:rsidRPr="00753FD1" w:rsidDel="0003528B">
            <w:rPr>
              <w:rFonts w:ascii="Cambria" w:hAnsi="Cambria"/>
            </w:rPr>
            <w:delText>have an effect on</w:delText>
          </w:r>
        </w:del>
      </w:moveTo>
      <w:ins w:id="660" w:author="Matt Schneider" w:date="2023-01-23T00:38:00Z">
        <w:r w:rsidR="0003528B">
          <w:rPr>
            <w:rFonts w:ascii="Cambria" w:hAnsi="Cambria"/>
          </w:rPr>
          <w:t>improve</w:t>
        </w:r>
      </w:ins>
      <w:moveTo w:id="661" w:author="Matt Schneider" w:date="2023-01-23T00:34:00Z">
        <w:r w:rsidR="00C63442" w:rsidRPr="00753FD1">
          <w:rPr>
            <w:rFonts w:ascii="Cambria" w:hAnsi="Cambria"/>
          </w:rPr>
          <w:t xml:space="preserve"> forecast accurac</w:t>
        </w:r>
        <w:r w:rsidR="00C63442">
          <w:rPr>
            <w:rFonts w:ascii="Cambria" w:hAnsi="Cambria"/>
          </w:rPr>
          <w:t>y</w:t>
        </w:r>
        <w:r w:rsidR="00C63442" w:rsidRPr="00753FD1">
          <w:rPr>
            <w:rFonts w:ascii="Cambria" w:hAnsi="Cambria"/>
          </w:rPr>
          <w:t xml:space="preserve">. </w:t>
        </w:r>
      </w:moveTo>
      <w:ins w:id="662" w:author="Matt Schneider" w:date="2023-01-23T00:36:00Z">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w:t>
        </w:r>
      </w:ins>
      <w:moveTo w:id="663" w:author="Matt Schneider" w:date="2023-01-23T00:34:00Z">
        <w:del w:id="664" w:author="Matt Schneider" w:date="2023-01-23T00:36:00Z">
          <w:r w:rsidR="00C63442" w:rsidRPr="00753FD1" w:rsidDel="00C63442">
            <w:rPr>
              <w:rFonts w:ascii="Cambria" w:hAnsi="Cambria"/>
            </w:rPr>
            <w:delText>B</w:delText>
          </w:r>
        </w:del>
      </w:moveTo>
      <w:ins w:id="665" w:author="Matt Schneider" w:date="2023-01-23T00:36:00Z">
        <w:r w:rsidR="00C63442">
          <w:rPr>
            <w:rFonts w:ascii="Cambria" w:hAnsi="Cambria"/>
          </w:rPr>
          <w:t xml:space="preserve"> b</w:t>
        </w:r>
      </w:ins>
      <w:moveTo w:id="666" w:author="Matt Schneider" w:date="2023-01-23T00:34:00Z">
        <w:r w:rsidR="00C63442" w:rsidRPr="00753FD1">
          <w:rPr>
            <w:rFonts w:ascii="Cambria" w:hAnsi="Cambria"/>
          </w:rPr>
          <w:t>oth positive and negative adjustments can improve accuracy, but positive adjustments tend to give only a marginal improvement</w:t>
        </w:r>
        <w:del w:id="667" w:author="Matt Schneider" w:date="2023-01-23T00:36:00Z">
          <w:r w:rsidR="00C63442" w:rsidRPr="00753FD1" w:rsidDel="00C63442">
            <w:rPr>
              <w:rFonts w:ascii="Cambria" w:hAnsi="Cambria"/>
            </w:rPr>
            <w:delText xml:space="preserve"> </w:delText>
          </w:r>
          <w:r w:rsidR="00C63442" w:rsidDel="00C63442">
            <w:rPr>
              <w:rFonts w:ascii="Cambria" w:hAnsi="Cambria"/>
            </w:rPr>
            <w:fldChar w:fldCharType="begin"/>
          </w:r>
          <w:r w:rsidR="00C63442" w:rsidDel="00C63442">
            <w:rPr>
              <w:rFonts w:ascii="Cambria" w:hAnsi="Cambria"/>
            </w:rPr>
            <w:del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delInstrText>
          </w:r>
          <w:r w:rsidR="00C63442" w:rsidDel="00C63442">
            <w:rPr>
              <w:rFonts w:ascii="Cambria" w:hAnsi="Cambria"/>
            </w:rPr>
            <w:fldChar w:fldCharType="separate"/>
          </w:r>
          <w:r w:rsidR="00C63442" w:rsidRPr="00C80F13" w:rsidDel="00C63442">
            <w:rPr>
              <w:rFonts w:ascii="Cambria" w:hAnsi="Cambria"/>
            </w:rPr>
            <w:delText>(Davydenko &amp; Fildes, 2013)</w:delText>
          </w:r>
          <w:r w:rsidR="00C63442" w:rsidDel="00C63442">
            <w:rPr>
              <w:rFonts w:ascii="Cambria" w:hAnsi="Cambria"/>
            </w:rPr>
            <w:fldChar w:fldCharType="end"/>
          </w:r>
        </w:del>
        <w:r w:rsidR="00C63442">
          <w:rPr>
            <w:rFonts w:ascii="Cambria" w:hAnsi="Cambria"/>
          </w:rPr>
          <w:t xml:space="preserve">. </w:t>
        </w:r>
      </w:moveTo>
      <w:proofErr w:type="spellStart"/>
      <w:ins w:id="668" w:author="Bale,Cameron" w:date="2023-01-24T16:25:00Z">
        <w:r w:rsidR="004D03E6" w:rsidRPr="00DB3320">
          <w:rPr>
            <w:rFonts w:ascii="Cambria" w:hAnsi="Cambria"/>
          </w:rPr>
          <w:t>Khosrowabadi</w:t>
        </w:r>
      </w:ins>
      <w:proofErr w:type="spellEnd"/>
      <w:ins w:id="669" w:author="Bale,Cameron" w:date="2023-01-24T16:26:00Z">
        <w:r w:rsidR="004D03E6">
          <w:rPr>
            <w:rFonts w:ascii="Cambria" w:hAnsi="Cambria"/>
          </w:rPr>
          <w:t xml:space="preserve"> et al. </w:t>
        </w:r>
      </w:ins>
      <w:ins w:id="670" w:author="Bale,Cameron" w:date="2023-01-24T16:25:00Z">
        <w:r w:rsidR="004D03E6" w:rsidRPr="00DB3320">
          <w:rPr>
            <w:rFonts w:ascii="Cambria" w:hAnsi="Cambria"/>
          </w:rPr>
          <w:t>(2022)</w:t>
        </w:r>
      </w:ins>
      <w:ins w:id="671" w:author="Bale,Cameron" w:date="2023-01-24T16:26:00Z">
        <w:r w:rsidR="004D03E6">
          <w:rPr>
            <w:rFonts w:ascii="Cambria" w:hAnsi="Cambria"/>
          </w:rPr>
          <w:t xml:space="preserve"> similarly found that </w:t>
        </w:r>
      </w:ins>
      <w:ins w:id="672" w:author="Bale,Cameron" w:date="2023-01-24T16:27:00Z">
        <w:r w:rsidR="004D03E6">
          <w:rPr>
            <w:rFonts w:ascii="Cambria" w:hAnsi="Cambria"/>
          </w:rPr>
          <w:t>beneficial positive adjustments tend</w:t>
        </w:r>
      </w:ins>
      <w:ins w:id="673" w:author="Bale,Cameron" w:date="2023-01-24T16:28:00Z">
        <w:r w:rsidR="004D03E6">
          <w:rPr>
            <w:rFonts w:ascii="Cambria" w:hAnsi="Cambria"/>
          </w:rPr>
          <w:t>ed</w:t>
        </w:r>
      </w:ins>
      <w:ins w:id="674" w:author="Bale,Cameron" w:date="2023-01-24T16:27:00Z">
        <w:r w:rsidR="004D03E6">
          <w:rPr>
            <w:rFonts w:ascii="Cambria" w:hAnsi="Cambria"/>
          </w:rPr>
          <w:t xml:space="preserve"> to be small</w:t>
        </w:r>
      </w:ins>
      <w:ins w:id="675" w:author="Bale,Cameron" w:date="2023-01-24T16:28:00Z">
        <w:r w:rsidR="004D03E6">
          <w:rPr>
            <w:rFonts w:ascii="Cambria" w:hAnsi="Cambria"/>
          </w:rPr>
          <w:t>,</w:t>
        </w:r>
      </w:ins>
      <w:ins w:id="676" w:author="Bale,Cameron" w:date="2023-01-24T16:27:00Z">
        <w:r w:rsidR="004D03E6">
          <w:rPr>
            <w:rFonts w:ascii="Cambria" w:hAnsi="Cambria"/>
          </w:rPr>
          <w:t xml:space="preserve"> and beneficial negative adjustments ten</w:t>
        </w:r>
      </w:ins>
      <w:ins w:id="677" w:author="Bale,Cameron" w:date="2023-01-24T16:28:00Z">
        <w:r w:rsidR="004D03E6">
          <w:rPr>
            <w:rFonts w:ascii="Cambria" w:hAnsi="Cambria"/>
          </w:rPr>
          <w:t>de</w:t>
        </w:r>
      </w:ins>
      <w:ins w:id="678" w:author="Bale,Cameron" w:date="2023-01-24T16:27:00Z">
        <w:r w:rsidR="004D03E6">
          <w:rPr>
            <w:rFonts w:ascii="Cambria" w:hAnsi="Cambria"/>
          </w:rPr>
          <w:t>d to be large.</w:t>
        </w:r>
      </w:ins>
      <w:ins w:id="679" w:author="Bale,Cameron" w:date="2023-01-24T16:28:00Z">
        <w:r w:rsidR="004D03E6">
          <w:rPr>
            <w:rFonts w:ascii="Cambria" w:hAnsi="Cambria"/>
          </w:rPr>
          <w:t xml:space="preserve"> </w:t>
        </w:r>
      </w:ins>
      <w:proofErr w:type="spellStart"/>
      <w:ins w:id="680" w:author="Matt Schneider" w:date="2023-01-23T00:37:00Z">
        <w:r w:rsidR="00745A1A">
          <w:rPr>
            <w:rFonts w:ascii="Cambria" w:hAnsi="Cambria"/>
          </w:rPr>
          <w:t>Fildes</w:t>
        </w:r>
        <w:proofErr w:type="spellEnd"/>
        <w:r w:rsidR="00745A1A">
          <w:rPr>
            <w:rFonts w:ascii="Cambria" w:hAnsi="Cambria"/>
          </w:rPr>
          <w:t xml:space="preserve"> et</w:t>
        </w:r>
        <w:del w:id="681" w:author="Bale,Cameron" w:date="2023-01-24T16:12:00Z">
          <w:r w:rsidR="00745A1A" w:rsidDel="002C7FB5">
            <w:rPr>
              <w:rFonts w:ascii="Cambria" w:hAnsi="Cambria"/>
            </w:rPr>
            <w:delText>.</w:delText>
          </w:r>
        </w:del>
        <w:r w:rsidR="00745A1A">
          <w:rPr>
            <w:rFonts w:ascii="Cambria" w:hAnsi="Cambria"/>
          </w:rPr>
          <w:t xml:space="preserve"> al. (2019) showed that </w:t>
        </w:r>
      </w:ins>
      <w:moveTo w:id="682" w:author="Matt Schneider" w:date="2023-01-23T00:34:00Z">
        <w:del w:id="683" w:author="Matt Schneider" w:date="2023-01-23T00:37:00Z">
          <w:r w:rsidR="00C63442" w:rsidRPr="00753FD1" w:rsidDel="00745A1A">
            <w:rPr>
              <w:rFonts w:ascii="Cambria" w:hAnsi="Cambria"/>
            </w:rPr>
            <w:delText>F</w:delText>
          </w:r>
        </w:del>
      </w:moveTo>
      <w:ins w:id="684" w:author="Matt Schneider" w:date="2023-01-23T00:37:00Z">
        <w:del w:id="685" w:author="Bale,Cameron" w:date="2023-01-24T16:12:00Z">
          <w:r w:rsidR="00745A1A" w:rsidDel="002C7FB5">
            <w:rPr>
              <w:rFonts w:ascii="Cambria" w:hAnsi="Cambria"/>
            </w:rPr>
            <w:delText>f</w:delText>
          </w:r>
        </w:del>
      </w:ins>
      <w:moveTo w:id="686" w:author="Matt Schneider" w:date="2023-01-23T00:34:00Z">
        <w:del w:id="687" w:author="Bale,Cameron" w:date="2023-01-24T16:12:00Z">
          <w:r w:rsidR="00C63442" w:rsidRPr="00753FD1" w:rsidDel="002C7FB5">
            <w:rPr>
              <w:rFonts w:ascii="Cambria" w:hAnsi="Cambria"/>
            </w:rPr>
            <w:delText>orecast bias can be reduced by negative adjustment</w:delText>
          </w:r>
        </w:del>
      </w:moveTo>
      <w:ins w:id="688" w:author="Bale,Cameron" w:date="2023-01-24T16:12:00Z">
        <w:r w:rsidR="002C7FB5">
          <w:rPr>
            <w:rFonts w:ascii="Cambria" w:hAnsi="Cambria"/>
          </w:rPr>
          <w:t>negative adjustments reduce forecast bia</w:t>
        </w:r>
      </w:ins>
      <w:moveTo w:id="689" w:author="Matt Schneider" w:date="2023-01-23T00:34:00Z">
        <w:r w:rsidR="00C63442" w:rsidRPr="00753FD1">
          <w:rPr>
            <w:rFonts w:ascii="Cambria" w:hAnsi="Cambria"/>
          </w:rPr>
          <w:t>s, whereas positive adjustments maintain bias or exacerbate it</w:t>
        </w:r>
        <w:del w:id="690" w:author="Matt Schneider" w:date="2023-01-23T00:37:00Z">
          <w:r w:rsidR="00C63442" w:rsidRPr="00753FD1" w:rsidDel="00745A1A">
            <w:rPr>
              <w:rFonts w:ascii="Cambria" w:hAnsi="Cambria"/>
            </w:rPr>
            <w:delText xml:space="preserve"> </w:delText>
          </w:r>
          <w:r w:rsidR="00C63442" w:rsidDel="00745A1A">
            <w:rPr>
              <w:rFonts w:ascii="Cambria" w:hAnsi="Cambria"/>
            </w:rPr>
            <w:fldChar w:fldCharType="begin"/>
          </w:r>
          <w:r w:rsidR="00C63442" w:rsidDel="00745A1A">
            <w:rPr>
              <w:rFonts w:ascii="Cambria" w:hAnsi="Cambria"/>
            </w:rPr>
            <w:del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63442" w:rsidDel="00745A1A">
            <w:rPr>
              <w:rFonts w:ascii="Cambria" w:hAnsi="Cambria"/>
            </w:rPr>
            <w:fldChar w:fldCharType="separate"/>
          </w:r>
          <w:r w:rsidR="00C63442" w:rsidRPr="00C80F13" w:rsidDel="00745A1A">
            <w:rPr>
              <w:rFonts w:ascii="Cambria" w:hAnsi="Cambria"/>
            </w:rPr>
            <w:delText>(Fildes et al., 2009)</w:delText>
          </w:r>
          <w:r w:rsidR="00C63442" w:rsidDel="00745A1A">
            <w:rPr>
              <w:rFonts w:ascii="Cambria" w:hAnsi="Cambria"/>
            </w:rPr>
            <w:fldChar w:fldCharType="end"/>
          </w:r>
        </w:del>
        <w:r w:rsidR="00C63442">
          <w:rPr>
            <w:rFonts w:ascii="Cambria" w:hAnsi="Cambria"/>
          </w:rPr>
          <w:t>.</w:t>
        </w:r>
        <w:r w:rsidR="00C63442" w:rsidRPr="00753FD1">
          <w:rPr>
            <w:rFonts w:ascii="Cambria" w:hAnsi="Cambria"/>
          </w:rPr>
          <w:t xml:space="preserve"> The magnitude of judgmental adjustments is positively associated with the size of accuracy improvements, which can occur when</w:t>
        </w:r>
      </w:moveTo>
      <w:ins w:id="691" w:author="Bale,Cameron" w:date="2023-01-24T16:14:00Z">
        <w:r w:rsidR="0055506E">
          <w:rPr>
            <w:rFonts w:ascii="Cambria" w:hAnsi="Cambria"/>
          </w:rPr>
          <w:t xml:space="preserve"> adjusters make</w:t>
        </w:r>
      </w:ins>
      <w:moveTo w:id="692" w:author="Matt Schneider" w:date="2023-01-23T00:34:00Z">
        <w:r w:rsidR="00C63442" w:rsidRPr="00753FD1">
          <w:rPr>
            <w:rFonts w:ascii="Cambria" w:hAnsi="Cambria"/>
          </w:rPr>
          <w:t xml:space="preserve"> large</w:t>
        </w:r>
        <w:del w:id="693" w:author="Bale,Cameron" w:date="2023-01-24T16:14:00Z">
          <w:r w:rsidR="00C63442" w:rsidRPr="00753FD1" w:rsidDel="0055506E">
            <w:rPr>
              <w:rFonts w:ascii="Cambria" w:hAnsi="Cambria"/>
            </w:rPr>
            <w:delText>r</w:delText>
          </w:r>
        </w:del>
        <w:r w:rsidR="00C63442" w:rsidRPr="00753FD1">
          <w:rPr>
            <w:rFonts w:ascii="Cambria" w:hAnsi="Cambria"/>
          </w:rPr>
          <w:t xml:space="preserve"> adjustments </w:t>
        </w:r>
      </w:moveTo>
      <w:ins w:id="694" w:author="Bale,Cameron" w:date="2023-01-24T16:14:00Z">
        <w:r w:rsidR="0055506E">
          <w:rPr>
            <w:rFonts w:ascii="Cambria" w:hAnsi="Cambria"/>
          </w:rPr>
          <w:t>based on</w:t>
        </w:r>
      </w:ins>
      <w:moveTo w:id="695" w:author="Matt Schneider" w:date="2023-01-23T00:34:00Z">
        <w:del w:id="696" w:author="Bale,Cameron" w:date="2023-01-24T16:14:00Z">
          <w:r w:rsidR="00C63442" w:rsidRPr="00753FD1" w:rsidDel="0055506E">
            <w:rPr>
              <w:rFonts w:ascii="Cambria" w:hAnsi="Cambria"/>
            </w:rPr>
            <w:delText>are made by adjusters who are confident in</w:delText>
          </w:r>
        </w:del>
        <w:r w:rsidR="00C63442" w:rsidRPr="00753FD1">
          <w:rPr>
            <w:rFonts w:ascii="Cambria" w:hAnsi="Cambria"/>
          </w:rPr>
          <w:t xml:space="preserve"> reliable information</w:t>
        </w:r>
        <w:del w:id="697" w:author="Matt Schneider" w:date="2023-01-23T00:40:00Z">
          <w:r w:rsidR="00C63442" w:rsidDel="0003528B">
            <w:rPr>
              <w:rFonts w:ascii="Cambria" w:hAnsi="Cambria"/>
            </w:rPr>
            <w:delText xml:space="preserve"> </w:delText>
          </w:r>
        </w:del>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63442">
          <w:rPr>
            <w:rFonts w:ascii="Cambria" w:hAnsi="Cambria"/>
          </w:rPr>
          <w:fldChar w:fldCharType="separate"/>
        </w:r>
        <w:del w:id="698" w:author="Matt Schneider" w:date="2023-01-23T00:40:00Z">
          <w:r w:rsidR="00C63442" w:rsidRPr="00C80F13" w:rsidDel="0003528B">
            <w:rPr>
              <w:rFonts w:ascii="Cambria" w:hAnsi="Cambria"/>
            </w:rPr>
            <w:delText>(Fildes et al., 2009)</w:delText>
          </w:r>
        </w:del>
        <w:r w:rsidR="00C63442">
          <w:rPr>
            <w:rFonts w:ascii="Cambria" w:hAnsi="Cambria"/>
          </w:rPr>
          <w:fldChar w:fldCharType="end"/>
        </w:r>
        <w:r w:rsidR="00C63442">
          <w:rPr>
            <w:rFonts w:ascii="Cambria" w:hAnsi="Cambria"/>
          </w:rPr>
          <w:t>.</w:t>
        </w:r>
      </w:moveTo>
      <w:ins w:id="699" w:author="Matt Schneider" w:date="2023-01-23T00:40:00Z">
        <w:r w:rsidR="0003528B">
          <w:rPr>
            <w:rFonts w:ascii="Cambria" w:hAnsi="Cambria"/>
          </w:rPr>
          <w:t xml:space="preserve"> </w:t>
        </w:r>
        <w:r w:rsidR="0003528B" w:rsidRPr="00753FD1">
          <w:rPr>
            <w:rFonts w:ascii="Cambria" w:hAnsi="Cambria"/>
          </w:rPr>
          <w:t xml:space="preserve">The accuracy improvements are </w:t>
        </w:r>
        <w:del w:id="700" w:author="Bale,Cameron" w:date="2023-01-24T16:14:00Z">
          <w:r w:rsidR="0003528B" w:rsidRPr="00753FD1" w:rsidDel="009F21A1">
            <w:rPr>
              <w:rFonts w:ascii="Cambria" w:hAnsi="Cambria"/>
            </w:rPr>
            <w:delText>greater</w:delText>
          </w:r>
        </w:del>
      </w:ins>
      <w:ins w:id="701" w:author="Bale,Cameron" w:date="2023-01-24T16:14:00Z">
        <w:r w:rsidR="009F21A1">
          <w:rPr>
            <w:rFonts w:ascii="Cambria" w:hAnsi="Cambria"/>
          </w:rPr>
          <w:t>more significant</w:t>
        </w:r>
      </w:ins>
      <w:ins w:id="702" w:author="Matt Schneider" w:date="2023-01-23T00:40:00Z">
        <w:r w:rsidR="0003528B" w:rsidRPr="00753FD1">
          <w:rPr>
            <w:rFonts w:ascii="Cambria" w:hAnsi="Cambria"/>
          </w:rPr>
          <w:t xml:space="preserve"> for</w:t>
        </w:r>
      </w:ins>
      <w:ins w:id="703" w:author="Bale,Cameron" w:date="2023-01-24T16:15:00Z">
        <w:r w:rsidR="009F21A1">
          <w:rPr>
            <w:rFonts w:ascii="Cambria" w:hAnsi="Cambria"/>
          </w:rPr>
          <w:t xml:space="preserve"> time series with</w:t>
        </w:r>
      </w:ins>
      <w:ins w:id="704" w:author="Matt Schneider" w:date="2023-01-23T00:40:00Z">
        <w:r w:rsidR="0003528B" w:rsidRPr="00753FD1">
          <w:rPr>
            <w:rFonts w:ascii="Cambria" w:hAnsi="Cambria"/>
          </w:rPr>
          <w:t xml:space="preserve"> low volatilit</w:t>
        </w:r>
      </w:ins>
      <w:ins w:id="705" w:author="Bale,Cameron" w:date="2023-01-24T16:15:00Z">
        <w:r w:rsidR="009F21A1">
          <w:rPr>
            <w:rFonts w:ascii="Cambria" w:hAnsi="Cambria"/>
          </w:rPr>
          <w:t>y</w:t>
        </w:r>
      </w:ins>
      <w:ins w:id="706" w:author="Matt Schneider" w:date="2023-01-23T00:40:00Z">
        <w:del w:id="707" w:author="Bale,Cameron" w:date="2023-01-24T16:15:00Z">
          <w:r w:rsidR="0003528B" w:rsidRPr="00753FD1" w:rsidDel="009F21A1">
            <w:rPr>
              <w:rFonts w:ascii="Cambria" w:hAnsi="Cambria"/>
            </w:rPr>
            <w:delText>y</w:delText>
          </w:r>
        </w:del>
        <w:r w:rsidR="0003528B" w:rsidRPr="00753FD1">
          <w:rPr>
            <w:rFonts w:ascii="Cambria" w:hAnsi="Cambria"/>
          </w:rPr>
          <w:t xml:space="preserve"> </w:t>
        </w:r>
      </w:ins>
      <w:ins w:id="708" w:author="Bale,Cameron" w:date="2023-01-24T16:16:00Z">
        <w:r w:rsidR="009F21A1">
          <w:rPr>
            <w:rFonts w:ascii="Cambria" w:hAnsi="Cambria"/>
          </w:rPr>
          <w:t xml:space="preserve">that </w:t>
        </w:r>
      </w:ins>
      <w:ins w:id="709" w:author="Matt Schneider" w:date="2023-01-23T00:40:00Z">
        <w:del w:id="710" w:author="Bale,Cameron" w:date="2023-01-24T16:16:00Z">
          <w:r w:rsidR="0003528B" w:rsidRPr="00753FD1" w:rsidDel="009F21A1">
            <w:rPr>
              <w:rFonts w:ascii="Cambria" w:hAnsi="Cambria"/>
            </w:rPr>
            <w:delText xml:space="preserve">time series which </w:delText>
          </w:r>
        </w:del>
        <w:r w:rsidR="0003528B" w:rsidRPr="00753FD1">
          <w:rPr>
            <w:rFonts w:ascii="Cambria" w:hAnsi="Cambria"/>
          </w:rPr>
          <w:t xml:space="preserve">are easier to forecast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w:t>
        </w:r>
        <w:proofErr w:type="spellStart"/>
        <w:r w:rsidR="0003528B" w:rsidRPr="00C80F13">
          <w:rPr>
            <w:rFonts w:ascii="Cambria" w:hAnsi="Cambria"/>
          </w:rPr>
          <w:t>Fildes</w:t>
        </w:r>
        <w:proofErr w:type="spellEnd"/>
        <w:r w:rsidR="0003528B" w:rsidRPr="00C80F13">
          <w:rPr>
            <w:rFonts w:ascii="Cambria" w:hAnsi="Cambria"/>
          </w:rPr>
          <w:t xml:space="preserve"> et al., 2009)</w:t>
        </w:r>
        <w:r w:rsidR="0003528B">
          <w:rPr>
            <w:rFonts w:ascii="Cambria" w:hAnsi="Cambria"/>
          </w:rPr>
          <w:fldChar w:fldCharType="end"/>
        </w:r>
        <w:r w:rsidR="0003528B">
          <w:rPr>
            <w:rFonts w:ascii="Cambria" w:hAnsi="Cambria"/>
          </w:rPr>
          <w:t>.</w:t>
        </w:r>
      </w:ins>
      <w:ins w:id="711" w:author="Matt Schneider" w:date="2023-01-23T00:43:00Z">
        <w:r w:rsidR="00E1384A">
          <w:rPr>
            <w:rFonts w:ascii="Cambria" w:hAnsi="Cambria"/>
          </w:rPr>
          <w:t xml:space="preserve">  </w:t>
        </w:r>
      </w:ins>
      <w:ins w:id="712" w:author="Matt Schneider" w:date="2023-01-23T00:45:00Z">
        <w:r w:rsidR="00E1384A">
          <w:rPr>
            <w:rFonts w:ascii="Cambria" w:hAnsi="Cambria"/>
          </w:rPr>
          <w:t>For privacy adjustments, the adjustment is applied directly to the data rather than the forecasts</w:t>
        </w:r>
      </w:ins>
      <w:ins w:id="713" w:author="Matt Schneider" w:date="2023-01-23T00:46:00Z">
        <w:r w:rsidR="00E1384A">
          <w:rPr>
            <w:rFonts w:ascii="Cambria" w:hAnsi="Cambria"/>
          </w:rPr>
          <w:t xml:space="preserve">, </w:t>
        </w:r>
      </w:ins>
      <w:ins w:id="714" w:author="Matt Schneider" w:date="2023-01-23T00:48:00Z">
        <w:r w:rsidR="00756D8B">
          <w:rPr>
            <w:rFonts w:ascii="Cambria" w:hAnsi="Cambria"/>
          </w:rPr>
          <w:t xml:space="preserve">which alters the underlying time series features.  As a result, </w:t>
        </w:r>
      </w:ins>
      <w:ins w:id="715" w:author="Matt Schneider" w:date="2023-01-23T00:46:00Z">
        <w:r w:rsidR="00E1384A">
          <w:rPr>
            <w:rFonts w:ascii="Cambria" w:hAnsi="Cambria"/>
          </w:rPr>
          <w:t xml:space="preserve">forecasters </w:t>
        </w:r>
      </w:ins>
      <w:ins w:id="716" w:author="Matt Schneider" w:date="2023-01-23T00:47:00Z">
        <w:r w:rsidR="00756D8B">
          <w:rPr>
            <w:rFonts w:ascii="Cambria" w:hAnsi="Cambria"/>
          </w:rPr>
          <w:t>must carefully consider how the forecasting model</w:t>
        </w:r>
      </w:ins>
      <w:ins w:id="717" w:author="Matt Schneider" w:date="2023-01-23T00:48:00Z">
        <w:r w:rsidR="00756D8B">
          <w:rPr>
            <w:rFonts w:ascii="Cambria" w:hAnsi="Cambria"/>
          </w:rPr>
          <w:t xml:space="preserve"> interacts with time series features to </w:t>
        </w:r>
      </w:ins>
      <w:ins w:id="718" w:author="Matt Schneider" w:date="2023-01-23T00:49:00Z">
        <w:r w:rsidR="00756D8B">
          <w:rPr>
            <w:rFonts w:ascii="Cambria" w:hAnsi="Cambria"/>
          </w:rPr>
          <w:t>preserve forecast accuracy.</w:t>
        </w:r>
      </w:ins>
    </w:p>
    <w:p w14:paraId="30458A94" w14:textId="4D4A8BD5" w:rsidR="00C63442" w:rsidRPr="00753FD1" w:rsidDel="00756D8B" w:rsidRDefault="00C63442" w:rsidP="00C63442">
      <w:pPr>
        <w:rPr>
          <w:del w:id="719" w:author="Matt Schneider" w:date="2023-01-23T00:49:00Z"/>
          <w:moveTo w:id="720" w:author="Matt Schneider" w:date="2023-01-23T00:34:00Z"/>
          <w:rFonts w:ascii="Cambria" w:hAnsi="Cambria"/>
        </w:rPr>
      </w:pPr>
    </w:p>
    <w:moveToRangeEnd w:id="654"/>
    <w:p w14:paraId="24358E93" w14:textId="77777777" w:rsidR="00E83927" w:rsidRDefault="00E83927" w:rsidP="00E83927">
      <w:pPr>
        <w:rPr>
          <w:ins w:id="721" w:author="Matt Schneider" w:date="2023-01-23T00:30:00Z"/>
          <w:rFonts w:ascii="Cambria" w:hAnsi="Cambria"/>
        </w:rPr>
      </w:pPr>
    </w:p>
    <w:p w14:paraId="7AF179BD" w14:textId="7C5273E2" w:rsidR="00753FD1" w:rsidRPr="00753FD1" w:rsidDel="009F21A1" w:rsidRDefault="00457C34" w:rsidP="00E83927">
      <w:pPr>
        <w:rPr>
          <w:del w:id="722" w:author="Bale,Cameron" w:date="2023-01-24T16:20:00Z"/>
          <w:rFonts w:ascii="Cambria" w:hAnsi="Cambria"/>
        </w:rPr>
      </w:pPr>
      <w:ins w:id="723" w:author="Matt Schneider" w:date="2023-01-23T00:22:00Z">
        <w:r>
          <w:rPr>
            <w:rFonts w:ascii="Cambria" w:hAnsi="Cambria"/>
          </w:rPr>
          <w:t xml:space="preserve">Second, </w:t>
        </w:r>
      </w:ins>
      <w:ins w:id="724" w:author="Matt Schneider" w:date="2023-01-23T00:34:00Z">
        <w:r w:rsidR="00E83927">
          <w:rPr>
            <w:rFonts w:ascii="Cambria" w:hAnsi="Cambria"/>
          </w:rPr>
          <w:t>the motivation</w:t>
        </w:r>
      </w:ins>
      <w:ins w:id="725" w:author="Matt Schneider" w:date="2023-01-23T01:24:00Z">
        <w:r w:rsidR="0041622C">
          <w:rPr>
            <w:rFonts w:ascii="Cambria" w:hAnsi="Cambria"/>
          </w:rPr>
          <w:t>s</w:t>
        </w:r>
      </w:ins>
      <w:ins w:id="726" w:author="Matt Schneider" w:date="2023-01-23T00:34:00Z">
        <w:r w:rsidR="00E83927">
          <w:rPr>
            <w:rFonts w:ascii="Cambria" w:hAnsi="Cambria"/>
          </w:rPr>
          <w:t xml:space="preserve"> for </w:t>
        </w:r>
      </w:ins>
      <w:ins w:id="727" w:author="Matt Schneider" w:date="2023-01-23T00:22:00Z">
        <w:r>
          <w:rPr>
            <w:rFonts w:ascii="Cambria" w:hAnsi="Cambria"/>
          </w:rPr>
          <w:t>judgmental adjustments</w:t>
        </w:r>
      </w:ins>
      <w:ins w:id="728" w:author="Bale,Cameron" w:date="2023-01-24T16:17:00Z">
        <w:r w:rsidR="009F21A1">
          <w:rPr>
            <w:rFonts w:ascii="Cambria" w:hAnsi="Cambria"/>
          </w:rPr>
          <w:t xml:space="preserve"> and privacy protection are different. For judgmental adjustments, </w:t>
        </w:r>
      </w:ins>
      <w:ins w:id="729" w:author="Matt Schneider" w:date="2023-01-23T00:22:00Z">
        <w:del w:id="730" w:author="Bale,Cameron" w:date="2023-01-24T16:17:00Z">
          <w:r w:rsidDel="009F21A1">
            <w:rPr>
              <w:rFonts w:ascii="Cambria" w:hAnsi="Cambria"/>
            </w:rPr>
            <w:delText xml:space="preserve"> </w:delText>
          </w:r>
        </w:del>
      </w:ins>
      <w:ins w:id="731" w:author="Matt Schneider" w:date="2023-01-23T01:24:00Z">
        <w:del w:id="732" w:author="Bale,Cameron" w:date="2023-01-24T16:17:00Z">
          <w:r w:rsidR="0041622C" w:rsidDel="009F21A1">
            <w:rPr>
              <w:rFonts w:ascii="Cambria" w:hAnsi="Cambria"/>
            </w:rPr>
            <w:delText>are</w:delText>
          </w:r>
        </w:del>
      </w:ins>
      <w:ins w:id="733" w:author="Matt Schneider" w:date="2023-01-23T00:34:00Z">
        <w:del w:id="734" w:author="Bale,Cameron" w:date="2023-01-24T16:17:00Z">
          <w:r w:rsidR="00E83927" w:rsidDel="009F21A1">
            <w:rPr>
              <w:rFonts w:ascii="Cambria" w:hAnsi="Cambria"/>
            </w:rPr>
            <w:delText xml:space="preserve"> different</w:delText>
          </w:r>
        </w:del>
      </w:ins>
      <w:ins w:id="735" w:author="Matt Schneider" w:date="2023-01-23T00:32:00Z">
        <w:del w:id="736" w:author="Bale,Cameron" w:date="2023-01-24T16:17:00Z">
          <w:r w:rsidR="00E83927" w:rsidDel="009F21A1">
            <w:rPr>
              <w:rFonts w:ascii="Cambria" w:hAnsi="Cambria"/>
            </w:rPr>
            <w:delText xml:space="preserve"> than privacy</w:delText>
          </w:r>
        </w:del>
      </w:ins>
      <w:ins w:id="737" w:author="Matt Schneider" w:date="2023-01-23T00:34:00Z">
        <w:del w:id="738" w:author="Bale,Cameron" w:date="2023-01-24T16:17:00Z">
          <w:r w:rsidR="00E83927" w:rsidDel="009F21A1">
            <w:rPr>
              <w:rFonts w:ascii="Cambria" w:hAnsi="Cambria"/>
            </w:rPr>
            <w:delText xml:space="preserve"> protection</w:delText>
          </w:r>
        </w:del>
      </w:ins>
      <w:ins w:id="739" w:author="Matt Schneider" w:date="2023-01-23T00:32:00Z">
        <w:del w:id="740" w:author="Bale,Cameron" w:date="2023-01-24T16:17:00Z">
          <w:r w:rsidR="00E83927" w:rsidDel="009F21A1">
            <w:rPr>
              <w:rFonts w:ascii="Cambria" w:hAnsi="Cambria"/>
            </w:rPr>
            <w:delText xml:space="preserve">.  </w:delText>
          </w:r>
        </w:del>
      </w:ins>
      <w:ins w:id="741" w:author="Matt Schneider" w:date="2023-01-23T00:23:00Z">
        <w:del w:id="742" w:author="Bale,Cameron" w:date="2023-01-24T16:17:00Z">
          <w:r w:rsidDel="009F21A1">
            <w:rPr>
              <w:rFonts w:ascii="Cambria" w:hAnsi="Cambria"/>
            </w:rPr>
            <w:delText xml:space="preserve"> </w:delText>
          </w:r>
        </w:del>
      </w:ins>
      <w:ins w:id="743" w:author="Bale,Cameron" w:date="2023-01-24T16:17:00Z">
        <w:r w:rsidR="009F21A1">
          <w:rPr>
            <w:rFonts w:ascii="Cambria" w:hAnsi="Cambria"/>
          </w:rPr>
          <w:t>m</w:t>
        </w:r>
      </w:ins>
      <w:ins w:id="744" w:author="Matt Schneider" w:date="2023-01-23T01:25:00Z">
        <w:del w:id="745" w:author="Bale,Cameron" w:date="2023-01-24T16:17:00Z">
          <w:r w:rsidR="0041622C" w:rsidDel="009F21A1">
            <w:rPr>
              <w:rFonts w:ascii="Cambria" w:hAnsi="Cambria"/>
            </w:rPr>
            <w:delText>M</w:delText>
          </w:r>
        </w:del>
        <w:r w:rsidR="0041622C">
          <w:rPr>
            <w:rFonts w:ascii="Cambria" w:hAnsi="Cambria"/>
          </w:rPr>
          <w:t xml:space="preserve">otivations </w:t>
        </w:r>
      </w:ins>
      <w:ins w:id="746" w:author="Matt Schneider" w:date="2023-01-23T00:32:00Z">
        <w:r w:rsidR="00E83927">
          <w:rPr>
            <w:rFonts w:ascii="Cambria" w:hAnsi="Cambria"/>
          </w:rPr>
          <w:t>include</w:t>
        </w:r>
        <w:r w:rsidR="00E83927" w:rsidRPr="00753FD1">
          <w:rPr>
            <w:rFonts w:ascii="Cambria" w:hAnsi="Cambria"/>
          </w:rPr>
          <w:t xml:space="preserve"> gaining control of the forecasting process, incorporating practitioner expectations,</w:t>
        </w:r>
      </w:ins>
      <w:ins w:id="747" w:author="Matt Schneider" w:date="2023-01-23T00:33:00Z">
        <w:r w:rsidR="00E83927">
          <w:rPr>
            <w:rFonts w:ascii="Cambria" w:hAnsi="Cambria"/>
          </w:rPr>
          <w:t xml:space="preserve"> and</w:t>
        </w:r>
      </w:ins>
      <w:ins w:id="748" w:author="Matt Schneider" w:date="2023-01-23T00:32:00Z">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del w:id="749" w:author="Bale,Cameron" w:date="2023-01-24T16:17:00Z">
          <w:r w:rsidR="00E83927" w:rsidRPr="00C80F13" w:rsidDel="009F21A1">
            <w:rPr>
              <w:rFonts w:ascii="Cambria" w:hAnsi="Cambria"/>
            </w:rPr>
            <w:delText>(</w:delText>
          </w:r>
        </w:del>
        <w:r w:rsidR="00E83927" w:rsidRPr="00C80F13">
          <w:rPr>
            <w:rFonts w:ascii="Cambria" w:hAnsi="Cambria"/>
          </w:rPr>
          <w:t>Petropoulos et al., 2022</w:t>
        </w:r>
      </w:ins>
      <w:ins w:id="750" w:author="Bale,Cameron" w:date="2023-01-24T16:18:00Z">
        <w:r w:rsidR="009F21A1">
          <w:rPr>
            <w:rFonts w:ascii="Cambria" w:hAnsi="Cambria"/>
          </w:rPr>
          <w:t xml:space="preserve">, </w:t>
        </w:r>
      </w:ins>
      <w:ins w:id="751" w:author="Matt Schneider" w:date="2023-01-23T00:32:00Z">
        <w:del w:id="752" w:author="Bale,Cameron" w:date="2023-01-24T16:18:00Z">
          <w:r w:rsidR="00E83927" w:rsidRPr="00C80F13" w:rsidDel="009F21A1">
            <w:rPr>
              <w:rFonts w:ascii="Cambria" w:hAnsi="Cambria"/>
            </w:rPr>
            <w:delText>)</w:delText>
          </w:r>
        </w:del>
        <w:r w:rsidR="00E83927">
          <w:rPr>
            <w:rFonts w:ascii="Cambria" w:hAnsi="Cambria"/>
          </w:rPr>
          <w:fldChar w:fldCharType="end"/>
        </w:r>
        <w:del w:id="753" w:author="Bale,Cameron" w:date="2023-01-24T16:18:00Z">
          <w:r w:rsidR="00E83927" w:rsidDel="009F21A1">
            <w:rPr>
              <w:rFonts w:ascii="Cambria" w:hAnsi="Cambria"/>
            </w:rPr>
            <w:delText xml:space="preserve"> </w:delText>
          </w:r>
        </w:del>
        <w:r w:rsidR="00E83927" w:rsidRPr="00753FD1">
          <w:rPr>
            <w:rFonts w:ascii="Cambria" w:hAnsi="Cambria"/>
          </w:rPr>
          <w:t>sec</w:t>
        </w:r>
      </w:ins>
      <w:ins w:id="754" w:author="Bale,Cameron" w:date="2023-01-24T16:18:00Z">
        <w:r w:rsidR="009F21A1">
          <w:rPr>
            <w:rFonts w:ascii="Cambria" w:hAnsi="Cambria"/>
          </w:rPr>
          <w:t>.</w:t>
        </w:r>
      </w:ins>
      <w:ins w:id="755" w:author="Matt Schneider" w:date="2023-01-23T00:32:00Z">
        <w:del w:id="756" w:author="Bale,Cameron" w:date="2023-01-24T16:18:00Z">
          <w:r w:rsidR="00E83927" w:rsidRPr="00753FD1" w:rsidDel="009F21A1">
            <w:rPr>
              <w:rFonts w:ascii="Cambria" w:hAnsi="Cambria"/>
            </w:rPr>
            <w:delText>tion</w:delText>
          </w:r>
        </w:del>
        <w:r w:rsidR="00E83927" w:rsidRPr="00753FD1">
          <w:rPr>
            <w:rFonts w:ascii="Cambria" w:hAnsi="Cambria"/>
          </w:rPr>
          <w:t xml:space="preserve"> 3.7.3).</w:t>
        </w:r>
      </w:ins>
      <w:ins w:id="757" w:author="Matt Schneider" w:date="2023-01-23T00:33:00Z">
        <w:r w:rsidR="00E83927">
          <w:rPr>
            <w:rFonts w:ascii="Cambria" w:hAnsi="Cambria"/>
          </w:rPr>
          <w:t xml:space="preserve"> Often, the goal is to </w:t>
        </w:r>
      </w:ins>
      <w:del w:id="758" w:author="Matt Schneider" w:date="2023-01-23T00:23:00Z">
        <w:r w:rsidR="00753FD1" w:rsidRPr="00753FD1" w:rsidDel="00457C34">
          <w:rPr>
            <w:rFonts w:ascii="Cambria" w:hAnsi="Cambria"/>
          </w:rPr>
          <w:delText xml:space="preserve">Judgmental adjustments to forecasts can improve accuracy by accounting for information that was not incorporated into a forecasting model </w:delText>
        </w:r>
        <w:r w:rsidR="00C80F13" w:rsidDel="00457C34">
          <w:rPr>
            <w:rFonts w:ascii="Cambria" w:hAnsi="Cambria"/>
          </w:rPr>
          <w:fldChar w:fldCharType="begin"/>
        </w:r>
        <w:r w:rsidR="00C80F13" w:rsidDel="00457C34">
          <w:rPr>
            <w:rFonts w:ascii="Cambria" w:hAnsi="Cambria"/>
          </w:rPr>
          <w:delInstrText xml:space="preserve"> ADDIN ZOTERO_ITEM CSL_CITATION {"citationID":"Ffs0Sq2h","properties":{"formattedCitation":"(Fildes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80F13" w:rsidDel="00457C34">
          <w:rPr>
            <w:rFonts w:ascii="Cambria" w:hAnsi="Cambria"/>
          </w:rPr>
          <w:fldChar w:fldCharType="separate"/>
        </w:r>
        <w:r w:rsidR="00C80F13" w:rsidRPr="00C80F13" w:rsidDel="00457C34">
          <w:rPr>
            <w:rFonts w:ascii="Cambria" w:hAnsi="Cambria"/>
          </w:rPr>
          <w:delText>(Fildes et al., 2009)</w:delText>
        </w:r>
        <w:r w:rsidR="00C80F13" w:rsidDel="00457C34">
          <w:rPr>
            <w:rFonts w:ascii="Cambria" w:hAnsi="Cambria"/>
          </w:rPr>
          <w:fldChar w:fldCharType="end"/>
        </w:r>
        <w:r w:rsidR="00C80F13" w:rsidDel="00457C34">
          <w:rPr>
            <w:rFonts w:ascii="Cambria" w:hAnsi="Cambria"/>
          </w:rPr>
          <w:delText xml:space="preserve">. </w:delText>
        </w:r>
        <w:r w:rsidR="00753FD1" w:rsidRPr="00753FD1" w:rsidDel="00457C34">
          <w:rPr>
            <w:rFonts w:ascii="Cambria" w:hAnsi="Cambria"/>
          </w:rPr>
          <w:delText>I</w:delText>
        </w:r>
      </w:del>
      <w:ins w:id="759" w:author="Matt Schneider" w:date="2023-01-23T00:23:00Z">
        <w:r>
          <w:rPr>
            <w:rFonts w:ascii="Cambria" w:hAnsi="Cambria"/>
          </w:rPr>
          <w:t>i</w:t>
        </w:r>
      </w:ins>
      <w:r w:rsidR="00753FD1" w:rsidRPr="00753FD1">
        <w:rPr>
          <w:rFonts w:ascii="Cambria" w:hAnsi="Cambria"/>
        </w:rPr>
        <w:t>ncorpora</w:t>
      </w:r>
      <w:ins w:id="760" w:author="Matt Schneider" w:date="2023-01-23T00:33:00Z">
        <w:r w:rsidR="00E83927">
          <w:rPr>
            <w:rFonts w:ascii="Cambria" w:hAnsi="Cambria"/>
          </w:rPr>
          <w:t>te</w:t>
        </w:r>
      </w:ins>
      <w:del w:id="761" w:author="Matt Schneider" w:date="2023-01-23T00:33:00Z">
        <w:r w:rsidR="00753FD1" w:rsidRPr="00753FD1" w:rsidDel="00E83927">
          <w:rPr>
            <w:rFonts w:ascii="Cambria" w:hAnsi="Cambria"/>
          </w:rPr>
          <w:delText>ting</w:delText>
        </w:r>
      </w:del>
      <w:r w:rsidR="00753FD1" w:rsidRPr="00753FD1">
        <w:rPr>
          <w:rFonts w:ascii="Cambria" w:hAnsi="Cambria"/>
        </w:rPr>
        <w:t xml:space="preserve"> the intuition and experience of the adjuster, knowledge of special events, or insider or confidential information</w:t>
      </w:r>
      <w:ins w:id="762" w:author="Matt Schneider" w:date="2023-01-23T00:23:00Z">
        <w:r>
          <w:rPr>
            <w:rFonts w:ascii="Cambria" w:hAnsi="Cambria"/>
          </w:rPr>
          <w:t xml:space="preserve"> </w:t>
        </w:r>
      </w:ins>
      <w:ins w:id="763" w:author="Matt Schneider" w:date="2023-01-23T00:24:00Z">
        <w:r>
          <w:rPr>
            <w:rFonts w:ascii="Cambria" w:hAnsi="Cambria"/>
          </w:rPr>
          <w:t xml:space="preserve">to add information with high </w:t>
        </w:r>
        <w:proofErr w:type="spellStart"/>
        <w:r>
          <w:rPr>
            <w:rFonts w:ascii="Cambria" w:hAnsi="Cambria"/>
          </w:rPr>
          <w:t>diagnosticity</w:t>
        </w:r>
        <w:proofErr w:type="spellEnd"/>
        <w:r>
          <w:rPr>
            <w:rFonts w:ascii="Cambria" w:hAnsi="Cambria"/>
          </w:rPr>
          <w:t xml:space="preserve"> </w:t>
        </w:r>
      </w:ins>
      <w:ins w:id="764" w:author="Matt Schneider" w:date="2023-01-23T00:33:00Z">
        <w:r w:rsidR="00E83927">
          <w:rPr>
            <w:rFonts w:ascii="Cambria" w:hAnsi="Cambria"/>
          </w:rPr>
          <w:t xml:space="preserve">to improve forecast accuracy </w:t>
        </w:r>
      </w:ins>
      <w:ins w:id="765" w:author="Matt Schneider" w:date="2023-01-23T00:23:00Z">
        <w:r>
          <w:rPr>
            <w:rFonts w:ascii="Cambria" w:hAnsi="Cambria"/>
          </w:rPr>
          <w:t>(</w:t>
        </w:r>
        <w:proofErr w:type="spellStart"/>
        <w:r>
          <w:rPr>
            <w:rFonts w:ascii="Cambria" w:hAnsi="Cambria"/>
          </w:rPr>
          <w:t>Fildes</w:t>
        </w:r>
        <w:proofErr w:type="spellEnd"/>
        <w:r>
          <w:rPr>
            <w:rFonts w:ascii="Cambria" w:hAnsi="Cambria"/>
          </w:rPr>
          <w:t xml:space="preserve"> et</w:t>
        </w:r>
        <w:del w:id="766" w:author="Bale,Cameron" w:date="2023-01-24T16:18:00Z">
          <w:r w:rsidDel="009F21A1">
            <w:rPr>
              <w:rFonts w:ascii="Cambria" w:hAnsi="Cambria"/>
            </w:rPr>
            <w:delText>.</w:delText>
          </w:r>
        </w:del>
        <w:r>
          <w:rPr>
            <w:rFonts w:ascii="Cambria" w:hAnsi="Cambria"/>
          </w:rPr>
          <w:t xml:space="preserve"> al., 2019).</w:t>
        </w:r>
      </w:ins>
      <w:ins w:id="767" w:author="Matt Schneider" w:date="2023-01-23T00:24:00Z">
        <w:r>
          <w:rPr>
            <w:rFonts w:ascii="Cambria" w:hAnsi="Cambria"/>
          </w:rPr>
          <w:t xml:space="preserve">  </w:t>
        </w:r>
      </w:ins>
      <w:del w:id="768" w:author="Matt Schneider" w:date="2023-01-23T00:25:00Z">
        <w:r w:rsidR="00753FD1" w:rsidRPr="00753FD1" w:rsidDel="00457C34">
          <w:rPr>
            <w:rFonts w:ascii="Cambria" w:hAnsi="Cambria"/>
          </w:rPr>
          <w:delText xml:space="preserve"> </w:delText>
        </w:r>
      </w:del>
      <w:del w:id="769" w:author="Matt Schneider" w:date="2023-01-23T00:23:00Z">
        <w:r w:rsidR="00753FD1" w:rsidRPr="00753FD1" w:rsidDel="00457C34">
          <w:rPr>
            <w:rFonts w:ascii="Cambria" w:hAnsi="Cambria"/>
          </w:rPr>
          <w:delText xml:space="preserve">can add information with high diagnosticity that is useful for forecasting. </w:delText>
        </w:r>
      </w:del>
      <w:del w:id="770" w:author="Matt Schneider" w:date="2023-01-23T00:28:00Z">
        <w:r w:rsidR="00753FD1" w:rsidRPr="00753FD1" w:rsidDel="00E83927">
          <w:rPr>
            <w:rFonts w:ascii="Cambria" w:hAnsi="Cambria"/>
          </w:rPr>
          <w:delText>However, adding information with low diagnosticity can degrade forecast accuracy</w:delText>
        </w:r>
        <w:r w:rsidR="00C80F13" w:rsidDel="00E83927">
          <w:rPr>
            <w:rFonts w:ascii="Cambria" w:hAnsi="Cambria"/>
          </w:rPr>
          <w:delText xml:space="preserve"> </w:delText>
        </w:r>
      </w:del>
      <w:del w:id="771" w:author="Matt Schneider" w:date="2023-01-23T00:33:00Z">
        <w:r w:rsidR="00C80F13" w:rsidDel="00E83927">
          <w:rPr>
            <w:rFonts w:ascii="Cambria" w:hAnsi="Cambria"/>
          </w:rPr>
          <w:fldChar w:fldCharType="begin"/>
        </w:r>
        <w:r w:rsidR="00C80F13" w:rsidDel="00E83927">
          <w:rPr>
            <w:rFonts w:ascii="Cambria" w:hAnsi="Cambria"/>
          </w:rPr>
          <w:delInstrText xml:space="preserve"> ADDIN ZOTERO_ITEM CSL_CITATION {"citationID":"mZ3r6I7m","properties":{"formattedCitation":"(Fildes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delInstrText>
        </w:r>
        <w:r w:rsidR="00C80F13" w:rsidDel="00E83927">
          <w:rPr>
            <w:rFonts w:ascii="Cambria" w:hAnsi="Cambria"/>
          </w:rPr>
          <w:fldChar w:fldCharType="separate"/>
        </w:r>
        <w:r w:rsidR="00C80F13" w:rsidRPr="00C80F13" w:rsidDel="00E83927">
          <w:rPr>
            <w:rFonts w:ascii="Cambria" w:hAnsi="Cambria"/>
          </w:rPr>
          <w:delText>(Fildes et al., 2019)</w:delText>
        </w:r>
        <w:r w:rsidR="00C80F13" w:rsidDel="00E83927">
          <w:rPr>
            <w:rFonts w:ascii="Cambria" w:hAnsi="Cambria"/>
          </w:rPr>
          <w:fldChar w:fldCharType="end"/>
        </w:r>
        <w:r w:rsidR="00C80F13" w:rsidDel="00E83927">
          <w:rPr>
            <w:rFonts w:ascii="Cambria" w:hAnsi="Cambria"/>
          </w:rPr>
          <w:delText>.</w:delText>
        </w:r>
        <w:r w:rsidR="00753FD1" w:rsidRPr="00753FD1" w:rsidDel="00E83927">
          <w:rPr>
            <w:rFonts w:ascii="Cambria" w:hAnsi="Cambria"/>
          </w:rPr>
          <w:delText xml:space="preserve"> </w:delText>
        </w:r>
      </w:del>
      <w:moveFromRangeStart w:id="772" w:author="Matt Schneider" w:date="2023-01-23T00:30:00Z" w:name="move125326241"/>
      <w:moveFrom w:id="773" w:author="Matt Schneider" w:date="2023-01-23T00:30:00Z">
        <w:r w:rsidR="00753FD1" w:rsidRPr="00753FD1" w:rsidDel="00E83927">
          <w:rPr>
            <w:rFonts w:ascii="Cambria" w:hAnsi="Cambria"/>
          </w:rPr>
          <w:t>Adjusting forecasts for the sake of gaining control of the forecasting process, incorporating practitioner expectations, and compensating for judgmental biases can be detrimental to forecast accuracy (</w:t>
        </w:r>
        <w:r w:rsidR="00C80F13" w:rsidDel="00E83927">
          <w:rPr>
            <w:rFonts w:ascii="Cambria" w:hAnsi="Cambria"/>
          </w:rPr>
          <w:fldChar w:fldCharType="begin"/>
        </w:r>
        <w:r w:rsidR="00C80F13" w:rsidDel="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C80F13" w:rsidDel="00E83927">
          <w:rPr>
            <w:rFonts w:ascii="Cambria" w:hAnsi="Cambria"/>
          </w:rPr>
          <w:fldChar w:fldCharType="separate"/>
        </w:r>
        <w:r w:rsidR="00C80F13" w:rsidRPr="00C80F13" w:rsidDel="00E83927">
          <w:rPr>
            <w:rFonts w:ascii="Cambria" w:hAnsi="Cambria"/>
          </w:rPr>
          <w:t>(Petropoulos et al., 2022)</w:t>
        </w:r>
        <w:r w:rsidR="00C80F13" w:rsidDel="00E83927">
          <w:rPr>
            <w:rFonts w:ascii="Cambria" w:hAnsi="Cambria"/>
          </w:rPr>
          <w:fldChar w:fldCharType="end"/>
        </w:r>
        <w:r w:rsidR="00C80F13" w:rsidDel="00E83927">
          <w:rPr>
            <w:rFonts w:ascii="Cambria" w:hAnsi="Cambria"/>
          </w:rPr>
          <w:t xml:space="preserve"> </w:t>
        </w:r>
        <w:r w:rsidR="00753FD1" w:rsidRPr="00753FD1" w:rsidDel="00E83927">
          <w:rPr>
            <w:rFonts w:ascii="Cambria" w:hAnsi="Cambria"/>
          </w:rPr>
          <w:t xml:space="preserve">section 3.7.3). </w:t>
        </w:r>
      </w:moveFrom>
      <w:moveFromRangeEnd w:id="772"/>
      <w:r w:rsidR="00753FD1" w:rsidRPr="00753FD1">
        <w:rPr>
          <w:rFonts w:ascii="Cambria" w:hAnsi="Cambria"/>
        </w:rPr>
        <w:t>Despite varying motivations</w:t>
      </w:r>
      <w:del w:id="774" w:author="Bale,Cameron" w:date="2023-01-24T16:19:00Z">
        <w:r w:rsidR="00753FD1" w:rsidRPr="00753FD1" w:rsidDel="009F21A1">
          <w:rPr>
            <w:rFonts w:ascii="Cambria" w:hAnsi="Cambria"/>
          </w:rPr>
          <w:delText xml:space="preserve"> for </w:delText>
        </w:r>
        <w:r w:rsidR="00C80F13" w:rsidDel="009F21A1">
          <w:rPr>
            <w:rFonts w:ascii="Cambria" w:hAnsi="Cambria"/>
          </w:rPr>
          <w:delText xml:space="preserve">judgmentally </w:delText>
        </w:r>
        <w:r w:rsidR="00753FD1" w:rsidRPr="00753FD1" w:rsidDel="009F21A1">
          <w:rPr>
            <w:rFonts w:ascii="Cambria" w:hAnsi="Cambria"/>
          </w:rPr>
          <w:delText>adjusting forecasts</w:delText>
        </w:r>
      </w:del>
      <w:r w:rsidR="00753FD1" w:rsidRPr="00753FD1">
        <w:rPr>
          <w:rFonts w:ascii="Cambria" w:hAnsi="Cambria"/>
        </w:rPr>
        <w:t xml:space="preserve">, </w:t>
      </w:r>
      <w:del w:id="775" w:author="Bale,Cameron" w:date="2023-01-24T16:19:00Z">
        <w:r w:rsidR="00C80F13" w:rsidDel="009F21A1">
          <w:rPr>
            <w:rFonts w:ascii="Cambria" w:hAnsi="Cambria"/>
          </w:rPr>
          <w:delText xml:space="preserve">these </w:delText>
        </w:r>
      </w:del>
      <w:ins w:id="776" w:author="Bale,Cameron" w:date="2023-01-24T16:19:00Z">
        <w:r w:rsidR="009F21A1">
          <w:rPr>
            <w:rFonts w:ascii="Cambria" w:hAnsi="Cambria"/>
          </w:rPr>
          <w:t>judgmental</w:t>
        </w:r>
        <w:r w:rsidR="009F21A1">
          <w:rPr>
            <w:rFonts w:ascii="Cambria" w:hAnsi="Cambria"/>
          </w:rPr>
          <w:t xml:space="preserve"> </w:t>
        </w:r>
      </w:ins>
      <w:r w:rsidR="00753FD1" w:rsidRPr="00753FD1">
        <w:rPr>
          <w:rFonts w:ascii="Cambria" w:hAnsi="Cambria"/>
        </w:rPr>
        <w:t>adjustments</w:t>
      </w:r>
      <w:ins w:id="777" w:author="Bale,Cameron" w:date="2023-01-24T16:36:00Z">
        <w:r w:rsidR="004D03E6">
          <w:rPr>
            <w:rFonts w:ascii="Cambria" w:hAnsi="Cambria"/>
          </w:rPr>
          <w:t xml:space="preserve"> have been shown to improve forecast </w:t>
        </w:r>
      </w:ins>
      <w:ins w:id="778" w:author="Bale,Cameron" w:date="2023-01-24T16:37:00Z">
        <w:r w:rsidR="004D03E6">
          <w:rPr>
            <w:rFonts w:ascii="Cambria" w:hAnsi="Cambria"/>
          </w:rPr>
          <w:t xml:space="preserve">accuracy </w:t>
        </w:r>
      </w:ins>
      <w:ins w:id="779" w:author="Bale,Cameron" w:date="2023-01-24T16:36:00Z">
        <w:r w:rsidR="004D03E6">
          <w:rPr>
            <w:rFonts w:ascii="Cambria" w:hAnsi="Cambria"/>
          </w:rPr>
          <w:t xml:space="preserve">by 5-10% on average </w:t>
        </w:r>
      </w:ins>
      <w:del w:id="780" w:author="Bale,Cameron" w:date="2023-01-24T16:36:00Z">
        <w:r w:rsidR="00753FD1" w:rsidRPr="00753FD1" w:rsidDel="004D03E6">
          <w:rPr>
            <w:rFonts w:ascii="Cambria" w:hAnsi="Cambria"/>
          </w:rPr>
          <w:delText xml:space="preserve"> </w:delText>
        </w:r>
      </w:del>
      <w:del w:id="781" w:author="Bale,Cameron" w:date="2023-01-24T16:19:00Z">
        <w:r w:rsidR="00753FD1" w:rsidRPr="004D03E6" w:rsidDel="009F21A1">
          <w:rPr>
            <w:rFonts w:ascii="Cambria" w:hAnsi="Cambria"/>
            <w:highlight w:val="yellow"/>
            <w:rPrChange w:id="782" w:author="Bale,Cameron" w:date="2023-01-24T16:37:00Z">
              <w:rPr>
                <w:rFonts w:ascii="Cambria" w:hAnsi="Cambria"/>
              </w:rPr>
            </w:rPrChange>
          </w:rPr>
          <w:delText>have been found to</w:delText>
        </w:r>
      </w:del>
      <w:del w:id="783" w:author="Bale,Cameron" w:date="2023-01-24T16:36:00Z">
        <w:r w:rsidR="00753FD1" w:rsidRPr="004D03E6" w:rsidDel="004D03E6">
          <w:rPr>
            <w:rFonts w:ascii="Cambria" w:hAnsi="Cambria"/>
            <w:highlight w:val="yellow"/>
            <w:rPrChange w:id="784" w:author="Bale,Cameron" w:date="2023-01-24T16:37:00Z">
              <w:rPr>
                <w:rFonts w:ascii="Cambria" w:hAnsi="Cambria"/>
              </w:rPr>
            </w:rPrChange>
          </w:rPr>
          <w:delText xml:space="preserve"> improve the accuracy of monthly demand forecasts from statistical models by an average of 10% </w:delText>
        </w:r>
      </w:del>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 xml:space="preserve">(Davydenko &amp; </w:t>
      </w:r>
      <w:proofErr w:type="spellStart"/>
      <w:r w:rsidR="00C80F13" w:rsidRPr="004D03E6">
        <w:rPr>
          <w:rFonts w:ascii="Cambria" w:hAnsi="Cambria"/>
        </w:rPr>
        <w:t>Fildes</w:t>
      </w:r>
      <w:proofErr w:type="spellEnd"/>
      <w:r w:rsidR="00C80F13" w:rsidRPr="004D03E6">
        <w:rPr>
          <w:rFonts w:ascii="Cambria" w:hAnsi="Cambria"/>
        </w:rPr>
        <w:t>, 2013</w:t>
      </w:r>
      <w:ins w:id="785" w:author="Bale,Cameron" w:date="2023-01-24T16:36:00Z">
        <w:r w:rsidR="004D03E6" w:rsidRPr="004D03E6">
          <w:rPr>
            <w:rFonts w:ascii="Cambria" w:hAnsi="Cambria"/>
            <w:rPrChange w:id="786" w:author="Bale,Cameron" w:date="2023-01-24T16:37:00Z">
              <w:rPr>
                <w:rFonts w:ascii="Cambria" w:hAnsi="Cambria"/>
                <w:highlight w:val="yellow"/>
              </w:rPr>
            </w:rPrChange>
          </w:rPr>
          <w:t xml:space="preserve">; </w:t>
        </w:r>
      </w:ins>
      <w:del w:id="787" w:author="Bale,Cameron" w:date="2023-01-24T16:36:00Z">
        <w:r w:rsidR="00C80F13" w:rsidRPr="004D03E6" w:rsidDel="004D03E6">
          <w:rPr>
            <w:rFonts w:ascii="Cambria" w:hAnsi="Cambria"/>
          </w:rPr>
          <w:delText>)</w:delText>
        </w:r>
      </w:del>
      <w:r w:rsidR="00C80F13" w:rsidRPr="004D03E6">
        <w:rPr>
          <w:rFonts w:ascii="Cambria" w:hAnsi="Cambria"/>
        </w:rPr>
        <w:fldChar w:fldCharType="end"/>
      </w:r>
      <w:del w:id="788" w:author="Bale,Cameron" w:date="2023-01-24T16:36:00Z">
        <w:r w:rsidR="00C80F13" w:rsidRPr="004D03E6" w:rsidDel="004D03E6">
          <w:rPr>
            <w:rFonts w:ascii="Cambria" w:hAnsi="Cambria"/>
          </w:rPr>
          <w:delText xml:space="preserve">. </w:delText>
        </w:r>
      </w:del>
      <w:proofErr w:type="spellStart"/>
      <w:ins w:id="789" w:author="Bale,Cameron" w:date="2023-01-24T16:21:00Z">
        <w:r w:rsidR="004D03E6" w:rsidRPr="004D03E6">
          <w:rPr>
            <w:rFonts w:ascii="Cambria" w:hAnsi="Cambria"/>
          </w:rPr>
          <w:t>Khosrowabadi</w:t>
        </w:r>
      </w:ins>
      <w:proofErr w:type="spellEnd"/>
      <w:ins w:id="790" w:author="Bale,Cameron" w:date="2023-01-24T16:36:00Z">
        <w:r w:rsidR="004D03E6" w:rsidRPr="004D03E6">
          <w:rPr>
            <w:rFonts w:ascii="Cambria" w:hAnsi="Cambria"/>
            <w:rPrChange w:id="791" w:author="Bale,Cameron" w:date="2023-01-24T16:37:00Z">
              <w:rPr>
                <w:rFonts w:ascii="Cambria" w:hAnsi="Cambria"/>
                <w:highlight w:val="yellow"/>
              </w:rPr>
            </w:rPrChange>
          </w:rPr>
          <w:t xml:space="preserve"> et al.,</w:t>
        </w:r>
      </w:ins>
      <w:ins w:id="792" w:author="Bale,Cameron" w:date="2023-01-24T16:21:00Z">
        <w:r w:rsidR="004D03E6" w:rsidRPr="004D03E6">
          <w:rPr>
            <w:rFonts w:ascii="Cambria" w:hAnsi="Cambria"/>
          </w:rPr>
          <w:t xml:space="preserve"> 2022)</w:t>
        </w:r>
        <w:r w:rsidR="004D03E6" w:rsidRPr="004D03E6">
          <w:rPr>
            <w:rFonts w:ascii="Cambria" w:hAnsi="Cambria"/>
          </w:rPr>
          <w:t>.</w:t>
        </w:r>
      </w:ins>
      <w:ins w:id="793" w:author="Matt Schneider" w:date="2023-01-23T00:49:00Z">
        <w:r w:rsidR="00F36F0C" w:rsidRPr="004D03E6">
          <w:rPr>
            <w:rFonts w:ascii="Cambria" w:hAnsi="Cambria"/>
          </w:rPr>
          <w:t xml:space="preserve"> For privacy protection, the goal is not to improve forecast accuracy </w:t>
        </w:r>
        <w:del w:id="794" w:author="Bale,Cameron" w:date="2023-01-24T16:20:00Z">
          <w:r w:rsidR="00F36F0C" w:rsidRPr="004D03E6" w:rsidDel="009F21A1">
            <w:rPr>
              <w:rFonts w:ascii="Cambria" w:hAnsi="Cambria"/>
            </w:rPr>
            <w:delText>– instead,</w:delText>
          </w:r>
        </w:del>
      </w:ins>
      <w:ins w:id="795" w:author="Matt Schneider" w:date="2023-01-23T00:50:00Z">
        <w:del w:id="796" w:author="Bale,Cameron" w:date="2023-01-24T16:20:00Z">
          <w:r w:rsidR="00F36F0C" w:rsidRPr="004D03E6" w:rsidDel="009F21A1">
            <w:rPr>
              <w:rFonts w:ascii="Cambria" w:hAnsi="Cambria"/>
            </w:rPr>
            <w:delText xml:space="preserve"> the goal is</w:delText>
          </w:r>
        </w:del>
      </w:ins>
      <w:ins w:id="797" w:author="Bale,Cameron" w:date="2023-01-24T16:20:00Z">
        <w:r w:rsidR="009F21A1" w:rsidRPr="004D03E6">
          <w:rPr>
            <w:rFonts w:ascii="Cambria" w:hAnsi="Cambria"/>
          </w:rPr>
          <w:t>but</w:t>
        </w:r>
      </w:ins>
      <w:ins w:id="798" w:author="Matt Schneider" w:date="2023-01-23T00:50:00Z">
        <w:r w:rsidR="00F36F0C" w:rsidRPr="004D03E6">
          <w:rPr>
            <w:rFonts w:ascii="Cambria" w:hAnsi="Cambria"/>
          </w:rPr>
          <w:t xml:space="preserve"> to improve privacy while maintaining forecast accuracy.</w:t>
        </w:r>
      </w:ins>
      <w:del w:id="799" w:author="Matt Schneider" w:date="2023-01-23T00:40:00Z">
        <w:r w:rsidR="00753FD1" w:rsidRPr="00753FD1" w:rsidDel="0003528B">
          <w:rPr>
            <w:rFonts w:ascii="Cambria" w:hAnsi="Cambria"/>
          </w:rPr>
          <w:delText xml:space="preserve">The accuracy improvements are greater for low volatility time series which are easier to forecast </w:delText>
        </w:r>
        <w:r w:rsidR="00C80F13" w:rsidDel="0003528B">
          <w:rPr>
            <w:rFonts w:ascii="Cambria" w:hAnsi="Cambria"/>
          </w:rPr>
          <w:fldChar w:fldCharType="begin"/>
        </w:r>
        <w:r w:rsidR="00C80F13" w:rsidDel="0003528B">
          <w:rPr>
            <w:rFonts w:ascii="Cambria" w:hAnsi="Cambria"/>
          </w:rPr>
          <w:del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80F13" w:rsidDel="0003528B">
          <w:rPr>
            <w:rFonts w:ascii="Cambria" w:hAnsi="Cambria"/>
          </w:rPr>
          <w:fldChar w:fldCharType="separate"/>
        </w:r>
        <w:r w:rsidR="00C80F13" w:rsidRPr="00C80F13" w:rsidDel="0003528B">
          <w:rPr>
            <w:rFonts w:ascii="Cambria" w:hAnsi="Cambria"/>
          </w:rPr>
          <w:delText>(Fildes et al., 2009)</w:delText>
        </w:r>
        <w:r w:rsidR="00C80F13" w:rsidDel="0003528B">
          <w:rPr>
            <w:rFonts w:ascii="Cambria" w:hAnsi="Cambria"/>
          </w:rPr>
          <w:fldChar w:fldCharType="end"/>
        </w:r>
        <w:r w:rsidR="00C80F13" w:rsidDel="0003528B">
          <w:rPr>
            <w:rFonts w:ascii="Cambria" w:hAnsi="Cambria"/>
          </w:rPr>
          <w:delText>.</w:delText>
        </w:r>
      </w:del>
    </w:p>
    <w:p w14:paraId="1CD84B3D" w14:textId="77777777" w:rsidR="00753FD1" w:rsidRPr="00753FD1" w:rsidDel="009F21A1" w:rsidRDefault="00753FD1" w:rsidP="00753FD1">
      <w:pPr>
        <w:rPr>
          <w:del w:id="800" w:author="Bale,Cameron" w:date="2023-01-24T16:20:00Z"/>
          <w:rFonts w:ascii="Cambria" w:hAnsi="Cambria"/>
        </w:rPr>
      </w:pPr>
    </w:p>
    <w:p w14:paraId="30CB1523" w14:textId="3B974681" w:rsidR="00753FD1" w:rsidRPr="00753FD1" w:rsidDel="00C63442" w:rsidRDefault="00753FD1" w:rsidP="00753FD1">
      <w:pPr>
        <w:rPr>
          <w:moveFrom w:id="801" w:author="Matt Schneider" w:date="2023-01-23T00:34:00Z"/>
          <w:rFonts w:ascii="Cambria" w:hAnsi="Cambria"/>
        </w:rPr>
      </w:pPr>
      <w:moveFromRangeStart w:id="802" w:author="Matt Schneider" w:date="2023-01-23T00:34:00Z" w:name="move125326499"/>
      <w:moveFrom w:id="803" w:author="Matt Schneider" w:date="2023-01-23T00:34:00Z">
        <w:r w:rsidRPr="00753FD1" w:rsidDel="00C63442">
          <w:rPr>
            <w:rFonts w:ascii="Cambria" w:hAnsi="Cambria"/>
          </w:rPr>
          <w:t>The characteristics of adjustments have an effect on forecast accurac</w:t>
        </w:r>
        <w:r w:rsidR="00C80F13" w:rsidDel="00C63442">
          <w:rPr>
            <w:rFonts w:ascii="Cambria" w:hAnsi="Cambria"/>
          </w:rPr>
          <w:t>y</w:t>
        </w:r>
        <w:r w:rsidRPr="00753FD1" w:rsidDel="00C63442">
          <w:rPr>
            <w:rFonts w:ascii="Cambria" w:hAnsi="Cambria"/>
          </w:rPr>
          <w:t xml:space="preserve">. Both positive and negative adjustments can improve accuracy, but positive adjustments tend to give only a marginal improvement </w:t>
        </w:r>
        <w:r w:rsidR="00C80F13" w:rsidDel="00C63442">
          <w:rPr>
            <w:rFonts w:ascii="Cambria" w:hAnsi="Cambria"/>
          </w:rPr>
          <w:fldChar w:fldCharType="begin"/>
        </w:r>
        <w:r w:rsidR="00C80F13" w:rsidDel="00C63442">
          <w:rPr>
            <w:rFonts w:ascii="Cambria" w:hAnsi="Cambria"/>
          </w:rPr>
          <w: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(Davydenko &amp; Fildes, 2013)</w:t>
        </w:r>
        <w:r w:rsidR="00C80F13" w:rsidDel="00C63442">
          <w:rPr>
            <w:rFonts w:ascii="Cambria" w:hAnsi="Cambria"/>
          </w:rPr>
          <w:fldChar w:fldCharType="end"/>
        </w:r>
        <w:r w:rsidR="00C80F13" w:rsidDel="00C63442">
          <w:rPr>
            <w:rFonts w:ascii="Cambria" w:hAnsi="Cambria"/>
          </w:rPr>
          <w:t xml:space="preserve">. </w:t>
        </w:r>
        <w:r w:rsidRPr="00753FD1" w:rsidDel="00C63442">
          <w:rPr>
            <w:rFonts w:ascii="Cambria" w:hAnsi="Cambria"/>
          </w:rPr>
          <w:t xml:space="preserve">Forecast bias can be reduced by negative adjustments, whereas positive adjustments maintain bias or exacerbate it </w:t>
        </w:r>
        <w:r w:rsidR="00C80F13" w:rsidDel="00C63442">
          <w:rPr>
            <w:rFonts w:ascii="Cambria" w:hAnsi="Cambria"/>
          </w:rPr>
          <w:fldChar w:fldCharType="begin"/>
        </w:r>
        <w:r w:rsidR="00C80F13" w:rsidDel="00C63442">
          <w:rPr>
            <w:rFonts w:ascii="Cambria" w:hAnsi="Cambria"/>
          </w:rPr>
          <w: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(Fildes et al., 2009)</w:t>
        </w:r>
        <w:r w:rsidR="00C80F13" w:rsidDel="00C63442">
          <w:rPr>
            <w:rFonts w:ascii="Cambria" w:hAnsi="Cambria"/>
          </w:rPr>
          <w:fldChar w:fldCharType="end"/>
        </w:r>
        <w:r w:rsidR="00C80F13" w:rsidDel="00C63442">
          <w:rPr>
            <w:rFonts w:ascii="Cambria" w:hAnsi="Cambria"/>
          </w:rPr>
          <w:t>.</w:t>
        </w:r>
        <w:r w:rsidRPr="00753FD1" w:rsidDel="00C63442">
          <w:rPr>
            <w:rFonts w:ascii="Cambria" w:hAnsi="Cambria"/>
          </w:rPr>
          <w:t xml:space="preserve"> The magnitude of judgmental adjustments is positively associated with the size of accuracy improvements, which can occur when larger adjustments are made by adjusters who are confident in reliable information</w:t>
        </w:r>
        <w:r w:rsidR="00C80F13" w:rsidDel="00C63442">
          <w:rPr>
            <w:rFonts w:ascii="Cambria" w:hAnsi="Cambria"/>
          </w:rPr>
          <w:t xml:space="preserve"> </w:t>
        </w:r>
        <w:r w:rsidR="00C80F13" w:rsidDel="00C63442">
          <w:rPr>
            <w:rFonts w:ascii="Cambria" w:hAnsi="Cambria"/>
          </w:rPr>
          <w:fldChar w:fldCharType="begin"/>
        </w:r>
        <w:r w:rsidR="00C80F13" w:rsidDel="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(Fildes et al., 2009)</w:t>
        </w:r>
        <w:r w:rsidR="00C80F13" w:rsidDel="00C63442">
          <w:rPr>
            <w:rFonts w:ascii="Cambria" w:hAnsi="Cambria"/>
          </w:rPr>
          <w:fldChar w:fldCharType="end"/>
        </w:r>
        <w:r w:rsidR="00C80F13" w:rsidDel="00C63442">
          <w:rPr>
            <w:rFonts w:ascii="Cambria" w:hAnsi="Cambria"/>
          </w:rPr>
          <w:t>.</w:t>
        </w:r>
      </w:moveFrom>
    </w:p>
    <w:moveFromRangeEnd w:id="802"/>
    <w:p w14:paraId="5F177A23" w14:textId="77777777" w:rsidR="00986467" w:rsidDel="00D30A50" w:rsidRDefault="00986467" w:rsidP="00753FD1">
      <w:pPr>
        <w:rPr>
          <w:del w:id="804" w:author="Bale,Cameron" w:date="2023-01-23T15:49:00Z"/>
          <w:rFonts w:ascii="Cambria" w:hAnsi="Cambria"/>
        </w:rPr>
      </w:pPr>
    </w:p>
    <w:p w14:paraId="7D911E85" w14:textId="28C10D22" w:rsidR="005D1091" w:rsidRDefault="00753FD1" w:rsidP="00753FD1">
      <w:pPr>
        <w:rPr>
          <w:rFonts w:ascii="Cambria" w:hAnsi="Cambria"/>
        </w:rPr>
      </w:pPr>
      <w:del w:id="805" w:author="Matt Schneider" w:date="2023-01-23T00:45:00Z">
        <w:r w:rsidRPr="00753FD1" w:rsidDel="00E1384A">
          <w:rPr>
            <w:rFonts w:ascii="Cambria" w:hAnsi="Cambria"/>
          </w:rPr>
          <w:delText xml:space="preserve">Regardless of </w:delText>
        </w:r>
        <w:r w:rsidR="00DF37F0" w:rsidDel="00E1384A">
          <w:rPr>
            <w:rFonts w:ascii="Cambria" w:hAnsi="Cambria"/>
          </w:rPr>
          <w:delText xml:space="preserve">the motivation for data protection, privacy methods alter time series features which leads models to generate different forecasts than what would be produced based on the original data. </w:delText>
        </w:r>
      </w:del>
      <w:del w:id="806" w:author="Matt Schneider" w:date="2023-01-23T00:50:00Z">
        <w:r w:rsidR="00DF37F0" w:rsidDel="00F36F0C">
          <w:rPr>
            <w:rFonts w:ascii="Cambria" w:hAnsi="Cambria"/>
          </w:rPr>
          <w:delText>T</w:delText>
        </w:r>
      </w:del>
      <w:del w:id="807" w:author="Matt Schneider" w:date="2023-01-23T00:45:00Z">
        <w:r w:rsidR="00DF37F0" w:rsidDel="00E1384A">
          <w:rPr>
            <w:rFonts w:ascii="Cambria" w:hAnsi="Cambria"/>
          </w:rPr>
          <w:delText xml:space="preserve">he ‘adjustment’ is applied to the data rather than directly to the forecasts, but both privacy protection and judgmental adjustments result in adjusted forecasts. However, privacy protection may be applied </w:delText>
        </w:r>
        <w:r w:rsidRPr="00753FD1" w:rsidDel="00E1384A">
          <w:rPr>
            <w:rFonts w:ascii="Cambria" w:hAnsi="Cambria"/>
          </w:rPr>
          <w:delText xml:space="preserve">without regard </w:delText>
        </w:r>
        <w:r w:rsidR="00DF37F0" w:rsidDel="00E1384A">
          <w:rPr>
            <w:rFonts w:ascii="Cambria" w:hAnsi="Cambria"/>
          </w:rPr>
          <w:delText>for</w:delText>
        </w:r>
        <w:r w:rsidRPr="00753FD1" w:rsidDel="00E1384A">
          <w:rPr>
            <w:rFonts w:ascii="Cambria" w:hAnsi="Cambria"/>
          </w:rPr>
          <w:delText xml:space="preserve"> forecast accuracy. Privacy methods based on random noise add information with low diagnosticity, and are likely to reduce forecast accuracy. While the direction </w:delText>
        </w:r>
        <w:r w:rsidR="00DF37F0" w:rsidDel="00E1384A">
          <w:rPr>
            <w:rFonts w:ascii="Cambria" w:hAnsi="Cambria"/>
          </w:rPr>
          <w:delText xml:space="preserve">and size </w:delText>
        </w:r>
        <w:r w:rsidRPr="00753FD1" w:rsidDel="00E1384A">
          <w:rPr>
            <w:rFonts w:ascii="Cambria" w:hAnsi="Cambria"/>
          </w:rPr>
          <w:delText xml:space="preserve">of adjustment </w:delText>
        </w:r>
        <w:r w:rsidR="00DF37F0" w:rsidDel="00E1384A">
          <w:rPr>
            <w:rFonts w:ascii="Cambria" w:hAnsi="Cambria"/>
          </w:rPr>
          <w:delText>are</w:delText>
        </w:r>
        <w:r w:rsidR="00DF37F0" w:rsidRPr="00753FD1" w:rsidDel="00E1384A">
          <w:rPr>
            <w:rFonts w:ascii="Cambria" w:hAnsi="Cambria"/>
          </w:rPr>
          <w:delText xml:space="preserve"> </w:delText>
        </w:r>
        <w:r w:rsidRPr="00753FD1" w:rsidDel="00E1384A">
          <w:rPr>
            <w:rFonts w:ascii="Cambria" w:hAnsi="Cambria"/>
          </w:rPr>
          <w:delText>purposefully chosen in judgmental forecasting, the direction</w:delText>
        </w:r>
        <w:r w:rsidR="00DF37F0" w:rsidDel="00E1384A">
          <w:rPr>
            <w:rFonts w:ascii="Cambria" w:hAnsi="Cambria"/>
          </w:rPr>
          <w:delText xml:space="preserve"> and size</w:delText>
        </w:r>
        <w:r w:rsidRPr="00753FD1" w:rsidDel="00E1384A">
          <w:rPr>
            <w:rFonts w:ascii="Cambria" w:hAnsi="Cambria"/>
          </w:rPr>
          <w:delText xml:space="preserve"> of</w:delText>
        </w:r>
        <w:r w:rsidR="00DF37F0" w:rsidDel="00E1384A">
          <w:rPr>
            <w:rFonts w:ascii="Cambria" w:hAnsi="Cambria"/>
          </w:rPr>
          <w:delText xml:space="preserve"> adjustments to forecasts from privacy protection </w:delText>
        </w:r>
        <w:r w:rsidRPr="00753FD1" w:rsidDel="00E1384A">
          <w:rPr>
            <w:rFonts w:ascii="Cambria" w:hAnsi="Cambria"/>
          </w:rPr>
          <w:delText xml:space="preserve">will </w:delText>
        </w:r>
        <w:r w:rsidR="00DF37F0" w:rsidDel="00E1384A">
          <w:rPr>
            <w:rFonts w:ascii="Cambria" w:hAnsi="Cambria"/>
          </w:rPr>
          <w:delText>be determined</w:delText>
        </w:r>
        <w:r w:rsidR="00DF37F0" w:rsidRPr="00753FD1" w:rsidDel="00E1384A">
          <w:rPr>
            <w:rFonts w:ascii="Cambria" w:hAnsi="Cambria"/>
          </w:rPr>
          <w:delText xml:space="preserve"> </w:delText>
        </w:r>
        <w:r w:rsidR="00DF37F0" w:rsidDel="00E1384A">
          <w:rPr>
            <w:rFonts w:ascii="Cambria" w:hAnsi="Cambria"/>
          </w:rPr>
          <w:delText>by forecasting models’ response to changes in time series features</w:delText>
        </w:r>
        <w:r w:rsidRPr="00753FD1" w:rsidDel="00E1384A">
          <w:rPr>
            <w:rFonts w:ascii="Cambria" w:hAnsi="Cambria"/>
          </w:rPr>
          <w:delText>. These responses are likely related to the strength of data protection</w:delText>
        </w:r>
        <w:r w:rsidR="00DF37F0" w:rsidDel="00E1384A">
          <w:rPr>
            <w:rFonts w:ascii="Cambria" w:hAnsi="Cambria"/>
          </w:rPr>
          <w:delText xml:space="preserve"> since</w:delText>
        </w:r>
        <w:r w:rsidRPr="00753FD1" w:rsidDel="00E1384A">
          <w:rPr>
            <w:rFonts w:ascii="Cambria" w:hAnsi="Cambria"/>
          </w:rPr>
          <w:delText xml:space="preserve"> stronger data protection results in larger changes to the data.</w:delText>
        </w:r>
      </w:del>
    </w:p>
    <w:p w14:paraId="3A12CDAB" w14:textId="74B904D5" w:rsidR="00753FD1" w:rsidRDefault="00753FD1" w:rsidP="00753FD1">
      <w:pPr>
        <w:rPr>
          <w:rFonts w:ascii="Cambria" w:hAnsi="Cambria"/>
        </w:rPr>
      </w:pPr>
    </w:p>
    <w:p w14:paraId="78FB6233" w14:textId="4CFE5AB5" w:rsidR="00FC439D" w:rsidRPr="00134519" w:rsidRDefault="00FC439D" w:rsidP="00134519">
      <w:pPr>
        <w:pStyle w:val="ListParagraph"/>
        <w:numPr>
          <w:ilvl w:val="1"/>
          <w:numId w:val="1"/>
        </w:numPr>
        <w:rPr>
          <w:rFonts w:ascii="Cambria" w:hAnsi="Cambria"/>
          <w:i/>
          <w:iCs/>
        </w:rPr>
      </w:pPr>
      <w:r>
        <w:rPr>
          <w:rFonts w:ascii="Cambria" w:hAnsi="Cambria"/>
          <w:i/>
          <w:iCs/>
        </w:rPr>
        <w:t>Time Series Features and Forecasting</w:t>
      </w:r>
    </w:p>
    <w:p w14:paraId="7D26833B" w14:textId="77777777" w:rsidR="00FC439D" w:rsidRDefault="00FC439D" w:rsidP="00753FD1">
      <w:pPr>
        <w:rPr>
          <w:rFonts w:ascii="Cambria" w:hAnsi="Cambria"/>
        </w:rPr>
      </w:pPr>
    </w:p>
    <w:p w14:paraId="1ABC0BE8" w14:textId="2DC5532D" w:rsidR="00A856BA" w:rsidDel="00842BE4" w:rsidRDefault="004C4301" w:rsidP="00753FD1">
      <w:pPr>
        <w:rPr>
          <w:del w:id="808" w:author="Matt Schneider" w:date="2023-01-22T23:58:00Z"/>
          <w:rFonts w:ascii="Cambria" w:hAnsi="Cambria"/>
        </w:rPr>
      </w:pPr>
      <w:ins w:id="809" w:author="Matt Schneider" w:date="2023-01-23T00:52:00Z">
        <w:r>
          <w:rPr>
            <w:rFonts w:ascii="Cambria" w:hAnsi="Cambria"/>
          </w:rPr>
          <w:t xml:space="preserve">To inform the selection of privacy methods, we </w:t>
        </w:r>
      </w:ins>
      <w:ins w:id="810" w:author="Matt Schneider" w:date="2023-01-23T01:02:00Z">
        <w:r w:rsidR="00D3472D">
          <w:rPr>
            <w:rFonts w:ascii="Cambria" w:hAnsi="Cambria"/>
          </w:rPr>
          <w:t xml:space="preserve">review </w:t>
        </w:r>
      </w:ins>
      <w:ins w:id="811" w:author="Matt Schneider" w:date="2023-01-23T00:53:00Z">
        <w:r w:rsidR="008C63A5">
          <w:rPr>
            <w:rFonts w:ascii="Cambria" w:hAnsi="Cambria"/>
          </w:rPr>
          <w:t xml:space="preserve">how </w:t>
        </w:r>
      </w:ins>
      <w:ins w:id="812" w:author="Matt Schneider" w:date="2023-01-23T00:52:00Z">
        <w:r w:rsidR="008C63A5">
          <w:rPr>
            <w:rFonts w:ascii="Cambria" w:hAnsi="Cambria"/>
          </w:rPr>
          <w:t>time ser</w:t>
        </w:r>
      </w:ins>
      <w:ins w:id="813" w:author="Matt Schneider" w:date="2023-01-23T00:53:00Z">
        <w:r w:rsidR="008C63A5">
          <w:rPr>
            <w:rFonts w:ascii="Cambria" w:hAnsi="Cambria"/>
          </w:rPr>
          <w:t xml:space="preserve">ies features interact with forecasting models to maintain accuracy.  </w:t>
        </w:r>
      </w:ins>
      <w:del w:id="814" w:author="Matt Schneider" w:date="2023-01-22T23:56:00Z">
        <w:r w:rsidR="00A856BA" w:rsidDel="00D17755">
          <w:rPr>
            <w:rFonts w:ascii="Cambria" w:hAnsi="Cambria"/>
          </w:rPr>
          <w:delText>There are thousands</w:delText>
        </w:r>
      </w:del>
      <w:ins w:id="815" w:author="Matt Schneider" w:date="2023-01-22T23:56:00Z">
        <w:r w:rsidR="00D17755">
          <w:rPr>
            <w:rFonts w:ascii="Cambria" w:hAnsi="Cambria"/>
          </w:rPr>
          <w:t>Thousands</w:t>
        </w:r>
      </w:ins>
      <w:r w:rsidR="00A856BA">
        <w:rPr>
          <w:rFonts w:ascii="Cambria" w:hAnsi="Cambria"/>
        </w:rPr>
        <w:t xml:space="preserve"> of </w:t>
      </w:r>
      <w:r w:rsidR="00AD7266">
        <w:rPr>
          <w:rFonts w:ascii="Cambria" w:hAnsi="Cambria"/>
        </w:rPr>
        <w:t>features</w:t>
      </w:r>
      <w:del w:id="816" w:author="Matt Schneider" w:date="2023-01-22T23:56:00Z">
        <w:r w:rsidR="00A856BA" w:rsidDel="00D17755">
          <w:rPr>
            <w:rFonts w:ascii="Cambria" w:hAnsi="Cambria"/>
          </w:rPr>
          <w:delText xml:space="preserve"> which</w:delText>
        </w:r>
      </w:del>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ins w:id="817" w:author="Bale,Cameron" w:date="2023-01-24T16:38:00Z">
        <w:r w:rsidR="00453334">
          <w:rPr>
            <w:rFonts w:ascii="Cambria" w:hAnsi="Cambria"/>
          </w:rPr>
          <w:t>,</w:t>
        </w:r>
      </w:ins>
      <w:ins w:id="818" w:author="Matt Schneider" w:date="2023-01-23T00:02:00Z">
        <w:r w:rsidR="005347EB">
          <w:rPr>
            <w:rFonts w:ascii="Cambria" w:hAnsi="Cambria"/>
          </w:rPr>
          <w:t xml:space="preserve"> </w:t>
        </w:r>
        <w:del w:id="819" w:author="Bale,Cameron" w:date="2023-01-24T16:38:00Z">
          <w:r w:rsidR="005347EB" w:rsidDel="00453334">
            <w:rPr>
              <w:rFonts w:ascii="Cambria" w:hAnsi="Cambria"/>
            </w:rPr>
            <w:delText>and some of those</w:delText>
          </w:r>
        </w:del>
      </w:ins>
      <w:ins w:id="820" w:author="Bale,Cameron" w:date="2023-01-24T16:38:00Z">
        <w:r w:rsidR="00453334">
          <w:rPr>
            <w:rFonts w:ascii="Cambria" w:hAnsi="Cambria"/>
          </w:rPr>
          <w:t>some of which</w:t>
        </w:r>
      </w:ins>
      <w:ins w:id="821" w:author="Matt Schneider" w:date="2023-01-23T00:02:00Z">
        <w:r w:rsidR="005347EB">
          <w:rPr>
            <w:rFonts w:ascii="Cambria" w:hAnsi="Cambria"/>
          </w:rPr>
          <w:t xml:space="preserve"> are useful for forecasting</w:t>
        </w:r>
      </w:ins>
      <w:ins w:id="822" w:author="Matt Schneider" w:date="2023-01-23T01:02:00Z">
        <w:r w:rsidR="00D3472D">
          <w:rPr>
            <w:rFonts w:ascii="Cambria" w:hAnsi="Cambria"/>
          </w:rPr>
          <w:t xml:space="preserve"> models</w:t>
        </w:r>
      </w:ins>
      <w:r w:rsidR="00A856BA">
        <w:rPr>
          <w:rFonts w:ascii="Cambria" w:hAnsi="Cambria"/>
        </w:rPr>
        <w:t xml:space="preserve">. </w:t>
      </w:r>
      <w:ins w:id="823" w:author="Matt Schneider" w:date="2023-01-22T23:56:00Z">
        <w:r w:rsidR="00D17755" w:rsidRPr="00182A20">
          <w:rPr>
            <w:rFonts w:ascii="Cambria" w:hAnsi="Cambria"/>
          </w:rPr>
          <w:t xml:space="preserve">Bandara et al. </w:t>
        </w:r>
        <w:r w:rsidR="00D17755">
          <w:rPr>
            <w:rFonts w:ascii="Cambria" w:hAnsi="Cambria"/>
          </w:rPr>
          <w:t>(</w:t>
        </w:r>
        <w:r w:rsidR="00D17755" w:rsidRPr="00182A20">
          <w:rPr>
            <w:rFonts w:ascii="Cambria" w:hAnsi="Cambria"/>
          </w:rPr>
          <w:t>2018</w:t>
        </w:r>
        <w:r w:rsidR="00D17755">
          <w:rPr>
            <w:rFonts w:ascii="Cambria" w:hAnsi="Cambria"/>
          </w:rPr>
          <w:t xml:space="preserve">) </w:t>
        </w:r>
      </w:ins>
      <w:ins w:id="824" w:author="Bale,Cameron" w:date="2023-01-24T16:40:00Z">
        <w:r w:rsidR="00453334">
          <w:rPr>
            <w:rFonts w:ascii="Cambria" w:hAnsi="Cambria"/>
          </w:rPr>
          <w:t xml:space="preserve">used </w:t>
        </w:r>
      </w:ins>
      <w:ins w:id="825" w:author="Bale,Cameron" w:date="2023-01-24T16:48:00Z">
        <w:r w:rsidR="00453334">
          <w:rPr>
            <w:rFonts w:ascii="Cambria" w:hAnsi="Cambria"/>
          </w:rPr>
          <w:t xml:space="preserve">the </w:t>
        </w:r>
      </w:ins>
      <w:ins w:id="826" w:author="Bale,Cameron" w:date="2023-01-24T16:39:00Z">
        <w:r w:rsidR="00453334">
          <w:rPr>
            <w:rFonts w:ascii="Cambria" w:hAnsi="Cambria"/>
          </w:rPr>
          <w:t>cluster</w:t>
        </w:r>
      </w:ins>
      <w:ins w:id="827" w:author="Bale,Cameron" w:date="2023-01-24T16:40:00Z">
        <w:r w:rsidR="00453334">
          <w:rPr>
            <w:rFonts w:ascii="Cambria" w:hAnsi="Cambria"/>
          </w:rPr>
          <w:t>ing of similar</w:t>
        </w:r>
      </w:ins>
      <w:ins w:id="828" w:author="Bale,Cameron" w:date="2023-01-24T16:39:00Z">
        <w:r w:rsidR="00453334">
          <w:rPr>
            <w:rFonts w:ascii="Cambria" w:hAnsi="Cambria"/>
          </w:rPr>
          <w:t xml:space="preserve"> time series </w:t>
        </w:r>
      </w:ins>
      <w:ins w:id="829" w:author="Bale,Cameron" w:date="2023-01-24T16:40:00Z">
        <w:r w:rsidR="00453334">
          <w:rPr>
            <w:rFonts w:ascii="Cambria" w:hAnsi="Cambria"/>
          </w:rPr>
          <w:t xml:space="preserve">based on </w:t>
        </w:r>
      </w:ins>
      <w:ins w:id="830" w:author="Matt Schneider" w:date="2023-01-22T23:56:00Z">
        <w:del w:id="831" w:author="Bale,Cameron" w:date="2023-01-24T16:39:00Z">
          <w:r w:rsidR="00D17755" w:rsidDel="00453334">
            <w:rPr>
              <w:rFonts w:ascii="Cambria" w:hAnsi="Cambria"/>
            </w:rPr>
            <w:delText xml:space="preserve">used </w:delText>
          </w:r>
        </w:del>
      </w:ins>
      <w:del w:id="832" w:author="Matt Schneider" w:date="2023-01-22T23:56:00Z">
        <w:r w:rsidR="00A856BA" w:rsidDel="00D17755">
          <w:rPr>
            <w:rFonts w:ascii="Cambria" w:hAnsi="Cambria"/>
          </w:rPr>
          <w:delText>A</w:delText>
        </w:r>
      </w:del>
      <w:ins w:id="833" w:author="Matt Schneider" w:date="2023-01-22T23:56:00Z">
        <w:del w:id="834" w:author="Bale,Cameron" w:date="2023-01-24T16:38:00Z">
          <w:r w:rsidR="00D17755" w:rsidDel="00453334">
            <w:rPr>
              <w:rFonts w:ascii="Cambria" w:hAnsi="Cambria"/>
            </w:rPr>
            <w:delText>a</w:delText>
          </w:r>
        </w:del>
      </w:ins>
      <w:del w:id="835" w:author="Bale,Cameron" w:date="2023-01-24T16:38:00Z">
        <w:r w:rsidR="00A856BA" w:rsidDel="00453334">
          <w:rPr>
            <w:rFonts w:ascii="Cambria" w:hAnsi="Cambria"/>
          </w:rPr>
          <w:delText xml:space="preserve"> small</w:delText>
        </w:r>
        <w:r w:rsidR="00A856BA" w:rsidRPr="00A856BA" w:rsidDel="00453334">
          <w:rPr>
            <w:rFonts w:ascii="Cambria" w:hAnsi="Cambria"/>
          </w:rPr>
          <w:delText xml:space="preserve"> set </w:delText>
        </w:r>
      </w:del>
      <w:ins w:id="836" w:author="Bale,Cameron" w:date="2023-01-23T15:54:00Z">
        <w:r w:rsidR="00B658C9">
          <w:rPr>
            <w:rFonts w:ascii="Cambria" w:hAnsi="Cambria"/>
          </w:rPr>
          <w:t xml:space="preserve">eighteen </w:t>
        </w:r>
      </w:ins>
      <w:commentRangeStart w:id="837"/>
      <w:commentRangeStart w:id="838"/>
      <w:del w:id="839" w:author="Bale,Cameron" w:date="2023-01-23T15:54:00Z">
        <w:r w:rsidR="00A856BA" w:rsidRPr="00A856BA" w:rsidDel="00B658C9">
          <w:rPr>
            <w:rFonts w:ascii="Cambria" w:hAnsi="Cambria"/>
          </w:rPr>
          <w:delText xml:space="preserve">of </w:delText>
        </w:r>
      </w:del>
      <w:r w:rsidR="00A856BA" w:rsidRPr="00A856BA">
        <w:rPr>
          <w:rFonts w:ascii="Cambria" w:hAnsi="Cambria"/>
        </w:rPr>
        <w:t>interpretable features</w:t>
      </w:r>
      <w:commentRangeEnd w:id="837"/>
      <w:r w:rsidR="00A95C04">
        <w:rPr>
          <w:rStyle w:val="CommentReference"/>
        </w:rPr>
        <w:commentReference w:id="837"/>
      </w:r>
      <w:commentRangeEnd w:id="838"/>
      <w:r w:rsidR="00B658C9">
        <w:rPr>
          <w:rStyle w:val="CommentReference"/>
        </w:rPr>
        <w:commentReference w:id="838"/>
      </w:r>
      <w:ins w:id="840" w:author="Bale,Cameron" w:date="2023-01-24T16:48:00Z">
        <w:r w:rsidR="00453334">
          <w:rPr>
            <w:rStyle w:val="CommentReference"/>
          </w:rPr>
          <w:t>,</w:t>
        </w:r>
      </w:ins>
      <w:ins w:id="841" w:author="Bale,Cameron" w:date="2023-01-23T15:54:00Z">
        <w:r w:rsidR="00B658C9">
          <w:rPr>
            <w:rFonts w:ascii="Cambria" w:hAnsi="Cambria"/>
          </w:rPr>
          <w:t xml:space="preserve"> </w:t>
        </w:r>
      </w:ins>
      <w:ins w:id="842" w:author="Bale,Cameron" w:date="2023-01-24T16:40:00Z">
        <w:r w:rsidR="00453334">
          <w:rPr>
            <w:rFonts w:ascii="Cambria" w:hAnsi="Cambria"/>
          </w:rPr>
          <w:t>including</w:t>
        </w:r>
      </w:ins>
      <w:ins w:id="843" w:author="Bale,Cameron" w:date="2023-01-23T15:54:00Z">
        <w:r w:rsidR="00B658C9">
          <w:rPr>
            <w:rFonts w:ascii="Cambria" w:hAnsi="Cambria"/>
          </w:rPr>
          <w:t xml:space="preserve"> the mean, variance, </w:t>
        </w:r>
      </w:ins>
      <w:ins w:id="844" w:author="Bale,Cameron" w:date="2023-01-23T16:57:00Z">
        <w:r w:rsidR="00EF7BB9">
          <w:rPr>
            <w:rFonts w:ascii="Cambria" w:hAnsi="Cambria"/>
          </w:rPr>
          <w:t xml:space="preserve">and </w:t>
        </w:r>
      </w:ins>
      <w:ins w:id="845" w:author="Bale,Cameron" w:date="2023-01-23T15:54:00Z">
        <w:r w:rsidR="00B658C9">
          <w:rPr>
            <w:rFonts w:ascii="Cambria" w:hAnsi="Cambria"/>
          </w:rPr>
          <w:t>strength of</w:t>
        </w:r>
      </w:ins>
      <w:ins w:id="846" w:author="Bale,Cameron" w:date="2023-01-23T16:57:00Z">
        <w:r w:rsidR="00EF7BB9">
          <w:rPr>
            <w:rFonts w:ascii="Cambria" w:hAnsi="Cambria"/>
          </w:rPr>
          <w:t xml:space="preserve"> seasonality</w:t>
        </w:r>
      </w:ins>
      <w:ins w:id="847" w:author="Bale,Cameron" w:date="2023-01-23T15:54:00Z">
        <w:r w:rsidR="00B658C9">
          <w:rPr>
            <w:rFonts w:ascii="Cambria" w:hAnsi="Cambria"/>
          </w:rPr>
          <w:t>,</w:t>
        </w:r>
      </w:ins>
      <w:ins w:id="848" w:author="Bale,Cameron" w:date="2023-01-24T16:41:00Z">
        <w:r w:rsidR="00453334">
          <w:rPr>
            <w:rFonts w:ascii="Cambria" w:hAnsi="Cambria"/>
          </w:rPr>
          <w:t xml:space="preserve"> to improve the </w:t>
        </w:r>
      </w:ins>
      <w:del w:id="849" w:author="Bale,Cameron" w:date="2023-01-23T15:54:00Z">
        <w:r w:rsidR="00A856BA" w:rsidRPr="00A856BA" w:rsidDel="00B658C9">
          <w:rPr>
            <w:rFonts w:ascii="Cambria" w:hAnsi="Cambria"/>
          </w:rPr>
          <w:delText xml:space="preserve"> </w:delText>
        </w:r>
      </w:del>
      <w:del w:id="850" w:author="Bale,Cameron" w:date="2023-01-24T16:39:00Z">
        <w:r w:rsidR="00182A20" w:rsidDel="00453334">
          <w:rPr>
            <w:rFonts w:ascii="Cambria" w:hAnsi="Cambria"/>
          </w:rPr>
          <w:delText xml:space="preserve">was </w:delText>
        </w:r>
        <w:r w:rsidR="00A856BA" w:rsidRPr="00A856BA" w:rsidDel="00453334">
          <w:rPr>
            <w:rFonts w:ascii="Cambria" w:hAnsi="Cambria"/>
          </w:rPr>
          <w:delText xml:space="preserve">used by </w:delText>
        </w:r>
        <w:r w:rsidR="00A856BA" w:rsidDel="00453334">
          <w:rPr>
            <w:rFonts w:ascii="Cambria" w:hAnsi="Cambria"/>
          </w:rPr>
          <w:fldChar w:fldCharType="begin"/>
        </w:r>
        <w:r w:rsidR="00182A20" w:rsidDel="00453334">
          <w:rPr>
            <w:rFonts w:ascii="Cambria" w:hAnsi="Cambria"/>
          </w:rPr>
          <w:delInstrText xml:space="preserve"> ADDIN ZOTERO_ITEM CSL_CITATION {"citationID":"s5gRIFeJ","properties":{"formattedCitation":"(Bandara et al., 2018)","plainCitation":"(Bandara et al., 2018)","noteIndex":0},"citationItems":[{"id":49,"uris":["http://zotero.org/users/8556523/items/HPSG6YNG"],"itemData":{"id":49,"type":"article-journal","abstract":"With the advent of Big Data, nowadays in many applications databases containing large quantities of similar time series are available. Forecasting time series in these domains with traditional univariate forecasting procedures leaves great potentials for producing accurate forecasts untapped. Recurrent neural networks (RNNs), and in particular Long Short Term Memory (LSTM) networks, have proven recently that they are able to outperform stateof-the-art univariate time series forecasting methods in this context, when trained across all available time series. However, if the time series database is heterogeneous, accuracy may degenerate, so that on the way towards fully automatic forecasting methods in this space, a notion of similarity between the time series needs to be built into the methods. To this end, we present a prediction model that can be used with diﬀerent types of RNN models on subgroups of similar time series, which are identiﬁed by time series clustering techniques. We assess our proposed methodology using LSTM networks, a widely popular RNN variant. Our method achieves competitive results on benchmarking datasets under competition evaluation procedures. In particular, in terms of mean sMAPE accuracy it consistently outperforms the baseline LSTM model, and outperforms all other methods on the CIF2016 forecasting competition dataset.","container-title":"arXiv:1710.03222 [cs, econ, stat]","language":"en","note":"arXiv: 1710.03222","source":"arXiv.org","title":"Forecasting Across Time Series Databases using Recurrent Neural Networks on Groups of Similar Series: A Clustering Approach","title-short":"Forecasting Across Time Series Databases using Recurrent Neural Networks on Groups of Similar Series","URL":"http://arxiv.org/abs/1710.03222","author":[{"family":"Bandara","given":"Kasun"},{"family":"Bergmeir","given":"Christoph"},{"family":"Smyl","given":"Slawek"}],"accessed":{"date-parts":[["2022",3,8]]},"issued":{"date-parts":[["2018",9,12]]}}}],"schema":"https://github.com/citation-style-language/schema/raw/master/csl-citation.json"} </w:delInstrText>
        </w:r>
        <w:r w:rsidR="00A856BA" w:rsidDel="00453334">
          <w:rPr>
            <w:rFonts w:ascii="Cambria" w:hAnsi="Cambria"/>
          </w:rPr>
          <w:fldChar w:fldCharType="separate"/>
        </w:r>
        <w:r w:rsidR="00182A20" w:rsidRPr="00182A20" w:rsidDel="00453334">
          <w:rPr>
            <w:rFonts w:ascii="Cambria" w:hAnsi="Cambria"/>
          </w:rPr>
          <w:delText>(Bandara et al., 2018)</w:delText>
        </w:r>
        <w:r w:rsidR="00A856BA" w:rsidDel="00453334">
          <w:rPr>
            <w:rFonts w:ascii="Cambria" w:hAnsi="Cambria"/>
          </w:rPr>
          <w:fldChar w:fldCharType="end"/>
        </w:r>
        <w:r w:rsidR="00182A20" w:rsidDel="00453334">
          <w:rPr>
            <w:rFonts w:ascii="Cambria" w:hAnsi="Cambria"/>
          </w:rPr>
          <w:delText xml:space="preserve"> for </w:delText>
        </w:r>
        <w:r w:rsidR="00A856BA" w:rsidRPr="00A856BA" w:rsidDel="00453334">
          <w:rPr>
            <w:rFonts w:ascii="Cambria" w:hAnsi="Cambria"/>
          </w:rPr>
          <w:delText>clustering a</w:delText>
        </w:r>
      </w:del>
      <w:del w:id="851" w:author="Bale,Cameron" w:date="2023-01-24T16:40:00Z">
        <w:r w:rsidR="00A856BA" w:rsidRPr="00A856BA" w:rsidDel="00453334">
          <w:rPr>
            <w:rFonts w:ascii="Cambria" w:hAnsi="Cambria"/>
          </w:rPr>
          <w:delText>nd</w:delText>
        </w:r>
      </w:del>
      <w:del w:id="852" w:author="Bale,Cameron" w:date="2023-01-24T16:41:00Z">
        <w:r w:rsidR="00A856BA" w:rsidRPr="00A856BA" w:rsidDel="00453334">
          <w:rPr>
            <w:rFonts w:ascii="Cambria" w:hAnsi="Cambria"/>
          </w:rPr>
          <w:delText xml:space="preserve"> forecasting sim</w:delText>
        </w:r>
      </w:del>
      <w:del w:id="853" w:author="Bale,Cameron" w:date="2023-01-24T16:40:00Z">
        <w:r w:rsidR="00A856BA" w:rsidRPr="00A856BA" w:rsidDel="00453334">
          <w:rPr>
            <w:rFonts w:ascii="Cambria" w:hAnsi="Cambria"/>
          </w:rPr>
          <w:delText>ilar time series</w:delText>
        </w:r>
      </w:del>
      <w:del w:id="854" w:author="Matt Schneider" w:date="2023-01-22T23:56:00Z">
        <w:r w:rsidR="00A856BA" w:rsidRPr="00A856BA" w:rsidDel="00D17755">
          <w:rPr>
            <w:rFonts w:ascii="Cambria" w:hAnsi="Cambria"/>
          </w:rPr>
          <w:delText>,</w:delText>
        </w:r>
      </w:del>
      <w:ins w:id="855" w:author="Matt Schneider" w:date="2023-01-22T23:56:00Z">
        <w:del w:id="856" w:author="Bale,Cameron" w:date="2023-01-24T16:40:00Z">
          <w:r w:rsidR="00D17755" w:rsidDel="00453334">
            <w:rPr>
              <w:rFonts w:ascii="Cambria" w:hAnsi="Cambria"/>
            </w:rPr>
            <w:delText xml:space="preserve"> and found</w:delText>
          </w:r>
        </w:del>
      </w:ins>
      <w:ins w:id="857" w:author="Matt Schneider" w:date="2023-01-22T23:57:00Z">
        <w:del w:id="858" w:author="Bale,Cameron" w:date="2023-01-24T16:40:00Z">
          <w:r w:rsidR="00D17755" w:rsidDel="00453334">
            <w:rPr>
              <w:rFonts w:ascii="Cambria" w:hAnsi="Cambria"/>
            </w:rPr>
            <w:delText xml:space="preserve"> that </w:delText>
          </w:r>
        </w:del>
      </w:ins>
      <w:del w:id="859" w:author="Matt Schneider" w:date="2023-01-22T23:57:00Z">
        <w:r w:rsidR="00182A20" w:rsidDel="00D17755">
          <w:rPr>
            <w:rFonts w:ascii="Cambria" w:hAnsi="Cambria"/>
          </w:rPr>
          <w:delText xml:space="preserve"> which improved</w:delText>
        </w:r>
      </w:del>
      <w:del w:id="860" w:author="Bale,Cameron" w:date="2023-01-24T16:40:00Z">
        <w:r w:rsidR="00182A20" w:rsidDel="00453334">
          <w:rPr>
            <w:rFonts w:ascii="Cambria" w:hAnsi="Cambria"/>
          </w:rPr>
          <w:delText xml:space="preserve"> the </w:delText>
        </w:r>
      </w:del>
      <w:r w:rsidR="00182A20">
        <w:rPr>
          <w:rFonts w:ascii="Cambria" w:hAnsi="Cambria"/>
        </w:rPr>
        <w:t>accuracy of</w:t>
      </w:r>
      <w:ins w:id="861" w:author="Bale,Cameron" w:date="2023-01-24T16:41:00Z">
        <w:r w:rsidR="00453334">
          <w:rPr>
            <w:rFonts w:ascii="Cambria" w:hAnsi="Cambria"/>
          </w:rPr>
          <w:t xml:space="preserve"> RNNs</w:t>
        </w:r>
      </w:ins>
      <w:ins w:id="862" w:author="Bale,Cameron" w:date="2023-01-24T16:47:00Z">
        <w:r w:rsidR="00453334">
          <w:rPr>
            <w:rFonts w:ascii="Cambria" w:hAnsi="Cambria"/>
          </w:rPr>
          <w:t xml:space="preserve"> between </w:t>
        </w:r>
      </w:ins>
      <w:ins w:id="863" w:author="Bale,Cameron" w:date="2023-01-24T16:48:00Z">
        <w:r w:rsidR="00453334">
          <w:rPr>
            <w:rFonts w:ascii="Cambria" w:hAnsi="Cambria"/>
          </w:rPr>
          <w:t>2-11%</w:t>
        </w:r>
      </w:ins>
      <w:del w:id="864" w:author="Bale,Cameron" w:date="2023-01-24T16:41:00Z">
        <w:r w:rsidR="00182A20" w:rsidDel="00453334">
          <w:rPr>
            <w:rFonts w:ascii="Cambria" w:hAnsi="Cambria"/>
          </w:rPr>
          <w:delText xml:space="preserve"> recurrent neural network models</w:delText>
        </w:r>
      </w:del>
      <w:ins w:id="865" w:author="Matt Schneider" w:date="2023-01-22T23:57:00Z">
        <w:del w:id="866" w:author="Bale,Cameron" w:date="2023-01-24T16:41:00Z">
          <w:r w:rsidR="00D17755" w:rsidDel="00453334">
            <w:rPr>
              <w:rFonts w:ascii="Cambria" w:hAnsi="Cambria"/>
            </w:rPr>
            <w:delText xml:space="preserve"> improved</w:delText>
          </w:r>
        </w:del>
      </w:ins>
      <w:r w:rsidR="00182A20">
        <w:rPr>
          <w:rFonts w:ascii="Cambria" w:hAnsi="Cambria"/>
        </w:rPr>
        <w:t xml:space="preserve">. </w:t>
      </w:r>
      <w:del w:id="867" w:author="Matt Schneider" w:date="2023-01-22T23:57:00Z">
        <w:r w:rsidR="00AD7266" w:rsidDel="00D17755">
          <w:rPr>
            <w:rFonts w:ascii="Cambria" w:hAnsi="Cambria"/>
          </w:rPr>
          <w:delText>Our</w:delText>
        </w:r>
        <w:r w:rsidR="00182A20" w:rsidDel="00D17755">
          <w:rPr>
            <w:rFonts w:ascii="Cambria" w:hAnsi="Cambria"/>
          </w:rPr>
          <w:delText xml:space="preserve"> focus is on features which are predictive of forecast accuracy, since privacy methods which alter these features will be most detrimental for forecasting.</w:delText>
        </w:r>
      </w:del>
    </w:p>
    <w:p w14:paraId="4F770910" w14:textId="0125200E" w:rsidR="00A856BA" w:rsidDel="005347EB" w:rsidRDefault="00A856BA" w:rsidP="00753FD1">
      <w:pPr>
        <w:rPr>
          <w:del w:id="868" w:author="Matt Schneider" w:date="2023-01-23T00:01:00Z"/>
          <w:rFonts w:ascii="Cambria" w:hAnsi="Cambria"/>
        </w:rPr>
      </w:pPr>
    </w:p>
    <w:p w14:paraId="2F4109E2" w14:textId="117FD690" w:rsidR="0031756A" w:rsidRDefault="005347EB" w:rsidP="00753FD1">
      <w:pPr>
        <w:rPr>
          <w:rFonts w:ascii="Cambria" w:hAnsi="Cambria"/>
        </w:rPr>
      </w:pPr>
      <w:ins w:id="869" w:author="Matt Schneider" w:date="2023-01-23T00:01:00Z">
        <w:r>
          <w:rPr>
            <w:rFonts w:ascii="Cambria" w:hAnsi="Cambria"/>
          </w:rPr>
          <w:t xml:space="preserve"> </w:t>
        </w:r>
      </w:ins>
      <w:r w:rsidR="006C42B9">
        <w:rPr>
          <w:rFonts w:ascii="Cambria" w:hAnsi="Cambria"/>
        </w:rPr>
        <w:t>The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w:t>
      </w:r>
      <w:del w:id="870" w:author="Bale,Cameron" w:date="2023-01-24T16:49:00Z">
        <w:r w:rsidR="00FB610B" w:rsidDel="00453334">
          <w:rPr>
            <w:rFonts w:ascii="Cambria" w:hAnsi="Cambria"/>
          </w:rPr>
          <w:delText>,</w:delText>
        </w:r>
      </w:del>
      <w:r w:rsidR="00FB610B">
        <w:rPr>
          <w:rFonts w:ascii="Cambria" w:hAnsi="Cambria"/>
        </w:rPr>
        <w:t xml:space="preserve"> and that seasonal time series (</w:t>
      </w:r>
      <w:del w:id="871" w:author="Bale,Cameron" w:date="2023-01-24T16:49:00Z">
        <w:r w:rsidR="00FB610B" w:rsidDel="00453334">
          <w:rPr>
            <w:rFonts w:ascii="Cambria" w:hAnsi="Cambria"/>
          </w:rPr>
          <w:delText xml:space="preserve">which are </w:delText>
        </w:r>
      </w:del>
      <w:r w:rsidR="00FB610B">
        <w:rPr>
          <w:rFonts w:ascii="Cambria" w:hAnsi="Cambria"/>
        </w:rPr>
        <w:t>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del w:id="872" w:author="Matt Schneider" w:date="2023-01-22T23:58:00Z">
        <w:r w:rsidR="0031756A" w:rsidRPr="0031756A" w:rsidDel="00842BE4">
          <w:rPr>
            <w:rFonts w:ascii="Cambria" w:hAnsi="Cambria"/>
          </w:rPr>
          <w:delText>(</w:delText>
        </w:r>
      </w:del>
      <w:proofErr w:type="spellStart"/>
      <w:r w:rsidR="0031756A" w:rsidRPr="0031756A">
        <w:rPr>
          <w:rFonts w:ascii="Cambria" w:hAnsi="Cambria"/>
        </w:rPr>
        <w:t>Spiliotis</w:t>
      </w:r>
      <w:proofErr w:type="spellEnd"/>
      <w:r w:rsidR="0031756A" w:rsidRPr="0031756A">
        <w:rPr>
          <w:rFonts w:ascii="Cambria" w:hAnsi="Cambria"/>
        </w:rPr>
        <w:t xml:space="preserve"> et al.</w:t>
      </w:r>
      <w:del w:id="873" w:author="Bale,Cameron" w:date="2023-01-24T16:49:00Z">
        <w:r w:rsidR="0031756A" w:rsidRPr="0031756A" w:rsidDel="00453334">
          <w:rPr>
            <w:rFonts w:ascii="Cambria" w:hAnsi="Cambria"/>
          </w:rPr>
          <w:delText>,</w:delText>
        </w:r>
      </w:del>
      <w:r w:rsidR="0031756A" w:rsidRPr="0031756A">
        <w:rPr>
          <w:rFonts w:ascii="Cambria" w:hAnsi="Cambria"/>
        </w:rPr>
        <w:t xml:space="preserve"> </w:t>
      </w:r>
      <w:ins w:id="874" w:author="Matt Schneider" w:date="2023-01-22T23:58:00Z">
        <w:r w:rsidR="00842BE4">
          <w:rPr>
            <w:rFonts w:ascii="Cambria" w:hAnsi="Cambria"/>
          </w:rPr>
          <w:t>(</w:t>
        </w:r>
      </w:ins>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the MASE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del w:id="875" w:author="Matt Schneider" w:date="2023-01-22T23:59:00Z">
        <w:r w:rsidR="005D7D6C" w:rsidDel="00842BE4">
          <w:rPr>
            <w:rFonts w:ascii="Cambria" w:hAnsi="Cambria"/>
          </w:rPr>
          <w:delText>On average,</w:delText>
        </w:r>
      </w:del>
      <w:ins w:id="876" w:author="Matt Schneider" w:date="2023-01-22T23:59:00Z">
        <w:r w:rsidR="00842BE4">
          <w:rPr>
            <w:rFonts w:ascii="Cambria" w:hAnsi="Cambria"/>
          </w:rPr>
          <w:t>They found that</w:t>
        </w:r>
      </w:ins>
      <w:r w:rsidR="005D7D6C">
        <w:rPr>
          <w:rFonts w:ascii="Cambria" w:hAnsi="Cambria"/>
        </w:rPr>
        <w:t xml:space="preserve"> increasing the</w:t>
      </w:r>
      <w:r w:rsidR="00987250">
        <w:rPr>
          <w:rFonts w:ascii="Cambria" w:hAnsi="Cambria"/>
        </w:rPr>
        <w:t xml:space="preserve"> frequency</w:t>
      </w:r>
      <w:r w:rsidR="008F2D08">
        <w:rPr>
          <w:rFonts w:ascii="Cambria" w:hAnsi="Cambria"/>
        </w:rPr>
        <w:t xml:space="preserve">, kurtosis, linearity, and seasonal strength of time series </w:t>
      </w:r>
      <w:del w:id="877" w:author="Matt Schneider" w:date="2023-01-22T23:59:00Z">
        <w:r w:rsidR="008F2D08" w:rsidDel="00842BE4">
          <w:rPr>
            <w:rFonts w:ascii="Cambria" w:hAnsi="Cambria"/>
          </w:rPr>
          <w:delText>contribute</w:delText>
        </w:r>
        <w:r w:rsidR="005D7D6C" w:rsidDel="00842BE4">
          <w:rPr>
            <w:rFonts w:ascii="Cambria" w:hAnsi="Cambria"/>
          </w:rPr>
          <w:delText>d</w:delText>
        </w:r>
        <w:r w:rsidR="008F2D08" w:rsidDel="00842BE4">
          <w:rPr>
            <w:rFonts w:ascii="Cambria" w:hAnsi="Cambria"/>
          </w:rPr>
          <w:delText xml:space="preserve"> to </w:delText>
        </w:r>
      </w:del>
      <w:r w:rsidR="008F2D08">
        <w:rPr>
          <w:rFonts w:ascii="Cambria" w:hAnsi="Cambria"/>
        </w:rPr>
        <w:t>improved forecast accuracy</w:t>
      </w:r>
      <w:del w:id="878" w:author="Matt Schneider" w:date="2023-01-22T23:59:00Z">
        <w:r w:rsidR="008F2D08" w:rsidDel="00842BE4">
          <w:rPr>
            <w:rFonts w:ascii="Cambria" w:hAnsi="Cambria"/>
          </w:rPr>
          <w:delText>.</w:delText>
        </w:r>
      </w:del>
      <w:ins w:id="879" w:author="Matt Schneider" w:date="2023-01-22T23:59:00Z">
        <w:r w:rsidR="00842BE4">
          <w:rPr>
            <w:rFonts w:ascii="Cambria" w:hAnsi="Cambria"/>
          </w:rPr>
          <w:t xml:space="preserve">, but </w:t>
        </w:r>
      </w:ins>
      <w:del w:id="880" w:author="Matt Schneider" w:date="2023-01-22T23:59:00Z">
        <w:r w:rsidR="008F2D08" w:rsidDel="00842BE4">
          <w:rPr>
            <w:rFonts w:ascii="Cambria" w:hAnsi="Cambria"/>
          </w:rPr>
          <w:delText xml:space="preserve"> However,</w:delText>
        </w:r>
        <w:r w:rsidR="005D7D6C" w:rsidDel="00842BE4">
          <w:rPr>
            <w:rFonts w:ascii="Cambria" w:hAnsi="Cambria"/>
          </w:rPr>
          <w:delText xml:space="preserve"> </w:delText>
        </w:r>
      </w:del>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del w:id="881" w:author="Matt Schneider" w:date="2023-01-22T23:59:00Z">
        <w:r w:rsidR="008F2D08" w:rsidDel="00842BE4">
          <w:rPr>
            <w:rFonts w:ascii="Cambria" w:hAnsi="Cambria"/>
          </w:rPr>
          <w:delText>affect</w:delText>
        </w:r>
        <w:r w:rsidR="005D7D6C" w:rsidDel="00842BE4">
          <w:rPr>
            <w:rFonts w:ascii="Cambria" w:hAnsi="Cambria"/>
          </w:rPr>
          <w:delText>ed</w:delText>
        </w:r>
        <w:r w:rsidR="008F2D08" w:rsidDel="00842BE4">
          <w:rPr>
            <w:rFonts w:ascii="Cambria" w:hAnsi="Cambria"/>
          </w:rPr>
          <w:delText xml:space="preserve"> accuracy negatively</w:delText>
        </w:r>
      </w:del>
      <w:ins w:id="882" w:author="Matt Schneider" w:date="2023-01-22T23:59:00Z">
        <w:r w:rsidR="00842BE4">
          <w:rPr>
            <w:rFonts w:ascii="Cambria" w:hAnsi="Cambria"/>
          </w:rPr>
          <w:t>de</w:t>
        </w:r>
      </w:ins>
      <w:ins w:id="883" w:author="Matt Schneider" w:date="2023-01-23T00:00:00Z">
        <w:r w:rsidR="00842BE4">
          <w:rPr>
            <w:rFonts w:ascii="Cambria" w:hAnsi="Cambria"/>
          </w:rPr>
          <w:t>graded forecast accuracy</w:t>
        </w:r>
      </w:ins>
      <w:r w:rsidR="008F2D08">
        <w:rPr>
          <w:rFonts w:ascii="Cambria" w:hAnsi="Cambria"/>
        </w:rPr>
        <w:t xml:space="preserve">. </w:t>
      </w:r>
      <w:del w:id="884" w:author="Matt Schneider" w:date="2023-01-23T00:00:00Z">
        <w:r w:rsidR="005D7D6C" w:rsidDel="005347EB">
          <w:rPr>
            <w:rFonts w:ascii="Cambria" w:hAnsi="Cambria"/>
          </w:rPr>
          <w:delText xml:space="preserve">While </w:delText>
        </w:r>
        <w:r w:rsidR="00987250" w:rsidDel="005347EB">
          <w:rPr>
            <w:rFonts w:ascii="Cambria" w:hAnsi="Cambria"/>
          </w:rPr>
          <w:delText xml:space="preserve">strength of seasonality improved the accuracy of all models, strength of trend had no statistically significant effect on accuracy for ETS, ARIMA, and Theta, while hurting accuracy for Naïve 2, which has no means of </w:delText>
        </w:r>
        <w:r w:rsidR="005D7D6C" w:rsidDel="005347EB">
          <w:rPr>
            <w:rFonts w:ascii="Cambria" w:hAnsi="Cambria"/>
          </w:rPr>
          <w:delText xml:space="preserve">accounting for </w:delText>
        </w:r>
        <w:r w:rsidR="00987250" w:rsidDel="005347EB">
          <w:rPr>
            <w:rFonts w:ascii="Cambria" w:hAnsi="Cambria"/>
          </w:rPr>
          <w:delText>trend.</w:delText>
        </w:r>
      </w:del>
    </w:p>
    <w:p w14:paraId="6D004B52" w14:textId="34C80376" w:rsidR="00D943A2" w:rsidRDefault="00D943A2" w:rsidP="00753FD1">
      <w:pPr>
        <w:rPr>
          <w:rFonts w:ascii="Cambria" w:hAnsi="Cambria"/>
        </w:rPr>
      </w:pPr>
    </w:p>
    <w:p w14:paraId="4C41707B" w14:textId="6D620DE0" w:rsidR="00D943A2" w:rsidRPr="00753FD1" w:rsidRDefault="00D943A2" w:rsidP="00D55208">
      <w:pPr>
        <w:rPr>
          <w:rFonts w:ascii="Cambria" w:hAnsi="Cambria"/>
        </w:rPr>
      </w:pPr>
      <w:commentRangeStart w:id="885"/>
      <w:del w:id="886" w:author="Matt Schneider" w:date="2023-01-23T00:01:00Z">
        <w:r w:rsidDel="005347EB">
          <w:rPr>
            <w:rFonts w:ascii="Cambria" w:hAnsi="Cambria"/>
          </w:rPr>
          <w:lastRenderedPageBreak/>
          <w:delText>Outside of predicting forecast accuracy,</w:delText>
        </w:r>
        <w:r w:rsidR="00987250" w:rsidDel="005347EB">
          <w:rPr>
            <w:rFonts w:ascii="Cambria" w:hAnsi="Cambria"/>
          </w:rPr>
          <w:delText xml:space="preserve"> t</w:delText>
        </w:r>
      </w:del>
      <w:ins w:id="887" w:author="Matt Schneider" w:date="2023-01-23T00:01:00Z">
        <w:r w:rsidR="005347EB">
          <w:rPr>
            <w:rFonts w:ascii="Cambria" w:hAnsi="Cambria"/>
          </w:rPr>
          <w:t>T</w:t>
        </w:r>
      </w:ins>
      <w:r w:rsidR="00987250">
        <w:rPr>
          <w:rFonts w:ascii="Cambria" w:hAnsi="Cambria"/>
        </w:rPr>
        <w:t xml:space="preserve">ime series </w:t>
      </w:r>
      <w:del w:id="888" w:author="Matt Schneider" w:date="2023-01-23T00:01:00Z">
        <w:r w:rsidR="00987250" w:rsidDel="005347EB">
          <w:rPr>
            <w:rFonts w:ascii="Cambria" w:hAnsi="Cambria"/>
          </w:rPr>
          <w:delText>characteristics</w:delText>
        </w:r>
        <w:r w:rsidR="009C6C94" w:rsidDel="005347EB">
          <w:rPr>
            <w:rFonts w:ascii="Cambria" w:hAnsi="Cambria"/>
          </w:rPr>
          <w:delText xml:space="preserve"> </w:delText>
        </w:r>
      </w:del>
      <w:ins w:id="889" w:author="Matt Schneider" w:date="2023-01-23T00:01:00Z">
        <w:r w:rsidR="005347EB">
          <w:rPr>
            <w:rFonts w:ascii="Cambria" w:hAnsi="Cambria"/>
          </w:rPr>
          <w:t xml:space="preserve">features </w:t>
        </w:r>
      </w:ins>
      <w:del w:id="890" w:author="Matt Schneider" w:date="2023-01-23T01:04:00Z">
        <w:r w:rsidR="009C6C94" w:rsidDel="00D3472D">
          <w:rPr>
            <w:rFonts w:ascii="Cambria" w:hAnsi="Cambria"/>
          </w:rPr>
          <w:delText>can be</w:delText>
        </w:r>
      </w:del>
      <w:ins w:id="891" w:author="Matt Schneider" w:date="2023-01-23T01:04:00Z">
        <w:r w:rsidR="00D3472D">
          <w:rPr>
            <w:rFonts w:ascii="Cambria" w:hAnsi="Cambria"/>
          </w:rPr>
          <w:t>are also</w:t>
        </w:r>
      </w:ins>
      <w:r w:rsidR="009C6C94">
        <w:rPr>
          <w:rFonts w:ascii="Cambria" w:hAnsi="Cambria"/>
        </w:rPr>
        <w:t xml:space="preserve"> used </w:t>
      </w:r>
      <w:del w:id="892" w:author="Matt Schneider" w:date="2023-01-23T00:01:00Z">
        <w:r w:rsidR="009C6C94" w:rsidDel="005347EB">
          <w:rPr>
            <w:rFonts w:ascii="Cambria" w:hAnsi="Cambria"/>
          </w:rPr>
          <w:delText xml:space="preserve">as a basis </w:delText>
        </w:r>
      </w:del>
      <w:r w:rsidR="009C6C94">
        <w:rPr>
          <w:rFonts w:ascii="Cambria" w:hAnsi="Cambria"/>
        </w:rPr>
        <w:t xml:space="preserve">for </w:t>
      </w:r>
      <w:del w:id="893" w:author="Matt Schneider" w:date="2023-01-23T01:04:00Z">
        <w:r w:rsidR="009C6C94" w:rsidDel="00D3472D">
          <w:rPr>
            <w:rFonts w:ascii="Cambria" w:hAnsi="Cambria"/>
          </w:rPr>
          <w:delText>makin</w:delText>
        </w:r>
      </w:del>
      <w:del w:id="894" w:author="Matt Schneider" w:date="2023-01-23T01:05:00Z">
        <w:r w:rsidR="009C6C94" w:rsidDel="00D3472D">
          <w:rPr>
            <w:rFonts w:ascii="Cambria" w:hAnsi="Cambria"/>
          </w:rPr>
          <w:delText>g</w:delText>
        </w:r>
      </w:del>
      <w:ins w:id="895" w:author="Matt Schneider" w:date="2023-01-23T01:05:00Z">
        <w:r w:rsidR="00D3472D">
          <w:rPr>
            <w:rFonts w:ascii="Cambria" w:hAnsi="Cambria"/>
          </w:rPr>
          <w:t>model selection</w:t>
        </w:r>
      </w:ins>
      <w:r w:rsidR="009C6C94">
        <w:rPr>
          <w:rFonts w:ascii="Cambria" w:hAnsi="Cambria"/>
        </w:rPr>
        <w:t xml:space="preserve"> an</w:t>
      </w:r>
      <w:ins w:id="896" w:author="Bale,Cameron" w:date="2023-01-24T16:50:00Z">
        <w:r w:rsidR="00453334">
          <w:rPr>
            <w:rFonts w:ascii="Cambria" w:hAnsi="Cambria"/>
          </w:rPr>
          <w:t>d forecast combination</w:t>
        </w:r>
      </w:ins>
      <w:del w:id="897" w:author="Bale,Cameron" w:date="2023-01-24T16:50:00Z">
        <w:r w:rsidR="009C6C94" w:rsidDel="00453334">
          <w:rPr>
            <w:rFonts w:ascii="Cambria" w:hAnsi="Cambria"/>
          </w:rPr>
          <w:delText>d combin</w:delText>
        </w:r>
      </w:del>
      <w:ins w:id="898" w:author="Matt Schneider" w:date="2023-01-23T01:05:00Z">
        <w:del w:id="899" w:author="Bale,Cameron" w:date="2023-01-24T16:50:00Z">
          <w:r w:rsidR="00D3472D" w:rsidDel="00453334">
            <w:rPr>
              <w:rFonts w:ascii="Cambria" w:hAnsi="Cambria"/>
            </w:rPr>
            <w:delText>ation of</w:delText>
          </w:r>
        </w:del>
      </w:ins>
      <w:del w:id="900" w:author="Matt Schneider" w:date="2023-01-23T01:05:00Z">
        <w:r w:rsidR="009C6C94" w:rsidDel="00D3472D">
          <w:rPr>
            <w:rFonts w:ascii="Cambria" w:hAnsi="Cambria"/>
          </w:rPr>
          <w:delText>ing</w:delText>
        </w:r>
      </w:del>
      <w:del w:id="901" w:author="Bale,Cameron" w:date="2023-01-24T16:50:00Z">
        <w:r w:rsidR="009C6C94" w:rsidDel="00453334">
          <w:rPr>
            <w:rFonts w:ascii="Cambria" w:hAnsi="Cambria"/>
          </w:rPr>
          <w:delText xml:space="preserve"> forecasts</w:delText>
        </w:r>
      </w:del>
      <w:r w:rsidR="009C6C94">
        <w:rPr>
          <w:rFonts w:ascii="Cambria" w:hAnsi="Cambria"/>
        </w:rPr>
        <w:t>.</w:t>
      </w:r>
      <w:r w:rsidR="00987250">
        <w:rPr>
          <w:rFonts w:ascii="Cambria" w:hAnsi="Cambria"/>
        </w:rPr>
        <w:t xml:space="preserve"> </w:t>
      </w:r>
      <w:ins w:id="902" w:author="Matt Schneider" w:date="2023-01-23T00:03:00Z">
        <w:r w:rsidR="00A95C04">
          <w:rPr>
            <w:rFonts w:ascii="Cambria" w:hAnsi="Cambria"/>
          </w:rPr>
          <w:t>Qi et</w:t>
        </w:r>
        <w:del w:id="903" w:author="Bale,Cameron" w:date="2023-01-24T16:50:00Z">
          <w:r w:rsidR="00A95C04" w:rsidDel="00453334">
            <w:rPr>
              <w:rFonts w:ascii="Cambria" w:hAnsi="Cambria"/>
            </w:rPr>
            <w:delText>.</w:delText>
          </w:r>
        </w:del>
        <w:r w:rsidR="00A95C04">
          <w:rPr>
            <w:rFonts w:ascii="Cambria" w:hAnsi="Cambria"/>
          </w:rPr>
          <w:t xml:space="preserve"> al. (2022) </w:t>
        </w:r>
      </w:ins>
      <w:del w:id="904" w:author="Matt Schneider" w:date="2023-01-23T00:03:00Z">
        <w:r w:rsidR="009C6C94" w:rsidDel="00A95C04">
          <w:rPr>
            <w:rFonts w:ascii="Cambria" w:hAnsi="Cambria"/>
          </w:rPr>
          <w:delText xml:space="preserve">Features such as the </w:delText>
        </w:r>
      </w:del>
      <w:del w:id="905" w:author="Matt Schneider" w:date="2023-01-23T01:05:00Z">
        <w:r w:rsidR="009C6C94" w:rsidDel="00D3472D">
          <w:rPr>
            <w:rFonts w:ascii="Cambria" w:hAnsi="Cambria"/>
          </w:rPr>
          <w:delText>strength</w:delText>
        </w:r>
        <w:r w:rsidR="00987250" w:rsidDel="00D3472D">
          <w:rPr>
            <w:rFonts w:ascii="Cambria" w:hAnsi="Cambria"/>
          </w:rPr>
          <w:delText xml:space="preserve"> of trend and seasonality </w:delText>
        </w:r>
      </w:del>
      <w:del w:id="906" w:author="Matt Schneider" w:date="2023-01-23T00:03:00Z">
        <w:r w:rsidR="00987250" w:rsidDel="00A95C04">
          <w:rPr>
            <w:rFonts w:ascii="Cambria" w:hAnsi="Cambria"/>
          </w:rPr>
          <w:delText xml:space="preserve">have been used </w:delText>
        </w:r>
        <w:r w:rsidR="005D7D6C" w:rsidDel="00A95C04">
          <w:rPr>
            <w:rFonts w:ascii="Cambria" w:hAnsi="Cambria"/>
          </w:rPr>
          <w:delText>in</w:delText>
        </w:r>
      </w:del>
      <w:del w:id="907" w:author="Matt Schneider" w:date="2023-01-23T01:05:00Z">
        <w:r w:rsidR="005D7D6C" w:rsidDel="00D3472D">
          <w:rPr>
            <w:rFonts w:ascii="Cambria" w:hAnsi="Cambria"/>
          </w:rPr>
          <w:delText xml:space="preserve"> </w:delText>
        </w:r>
        <w:r w:rsidDel="00D3472D">
          <w:rPr>
            <w:rFonts w:ascii="Cambria" w:hAnsi="Cambria"/>
          </w:rPr>
          <w:delText>e</w:delText>
        </w:r>
        <w:r w:rsidR="00182A20" w:rsidDel="00D3472D">
          <w:rPr>
            <w:rFonts w:ascii="Cambria" w:hAnsi="Cambria"/>
          </w:rPr>
          <w:delText xml:space="preserve">xponential </w:delText>
        </w:r>
        <w:r w:rsidR="00E8301B" w:rsidDel="00D3472D">
          <w:rPr>
            <w:rFonts w:ascii="Cambria" w:hAnsi="Cambria"/>
          </w:rPr>
          <w:delText xml:space="preserve">smoothing model selection </w:delText>
        </w:r>
      </w:del>
      <w:ins w:id="908" w:author="Matt Schneider" w:date="2023-01-23T00:03:00Z">
        <w:r w:rsidR="00A95C04">
          <w:rPr>
            <w:rFonts w:ascii="Cambria" w:hAnsi="Cambria"/>
          </w:rPr>
          <w:t xml:space="preserve">found that </w:t>
        </w:r>
      </w:ins>
      <w:del w:id="909" w:author="Matt Schneider" w:date="2023-01-23T00:03:00Z">
        <w:r w:rsidR="00E8301B" w:rsidDel="00A95C04">
          <w:rPr>
            <w:rFonts w:ascii="Cambria" w:hAnsi="Cambria"/>
          </w:rPr>
          <w:fldChar w:fldCharType="begin"/>
        </w:r>
        <w:r w:rsidR="00E8301B" w:rsidDel="00A95C04">
          <w:rPr>
            <w:rFonts w:ascii="Cambria" w:hAnsi="Cambria"/>
          </w:rPr>
          <w:delInstrText xml:space="preserve"> ADDIN ZOTERO_ITEM CSL_CITATION {"citationID":"VCmHujEM","properties":{"formattedCitation":"(Qi et al., 2022)","plainCitation":"(Qi et al., 2022)","noteIndex":0},"citationItems":[{"id":167,"uris":["http://zotero.org/users/8556523/items/84EULXHS"],"itemData":{"id":167,"type":"article-journal","abstract":"The well-developed ETS (ExponenTial Smoothing, or Error, Trend, Seasonality) method incorporates a family of exponential smoothing models in state space representation and is widely used for automatic forecasting. The existing ETS method uses information criteria for model selection by choosing an optimal model with the smallest information criterion among all models fitted to a given time series. The ETS method under such a model selection scheme suffers from computational complexity when applied to largescale time series data. To tackle this issue, we propose an efficient approach to ETS model selection by training classifiers on simulated data to predict appropriate model component forms for a given time series. We provide a simulation study to show the model selection ability of the proposed approach on simulated data. We evaluate our approach on the widely used M4 forecasting competition dataset in terms of both point forecasts and prediction intervals. To demonstrate the practical value of our method, we showcase the performance improvements from our approach on a monthly hospital dataset.","container-title":"International Journal of Forecasting","DOI":"10.1016/j.ijforecast.2022.06.004","ISSN":"01692070","journalAbbreviation":"International Journal of Forecasting","language":"en","page":"S0169207022000954","source":"DOI.org (Crossref)","title":"fETSmcs: Feature-based ETS model component selection","title-short":"fETSmcs","author":[{"family":"Qi","given":"Lingzhi"},{"family":"Li","given":"Xixi"},{"family":"Wang","given":"Qiang"},{"family":"Jia","given":"Suling"}],"issued":{"date-parts":[["2022",7]]}}}],"schema":"https://github.com/citation-style-language/schema/raw/master/csl-citation.json"} </w:delInstrText>
        </w:r>
        <w:r w:rsidR="00E8301B" w:rsidDel="00A95C04">
          <w:rPr>
            <w:rFonts w:ascii="Cambria" w:hAnsi="Cambria"/>
          </w:rPr>
          <w:fldChar w:fldCharType="separate"/>
        </w:r>
        <w:r w:rsidR="00E8301B" w:rsidRPr="00E8301B" w:rsidDel="00A95C04">
          <w:rPr>
            <w:rFonts w:ascii="Cambria" w:hAnsi="Cambria"/>
          </w:rPr>
          <w:delText>(Qi et al., 2022)</w:delText>
        </w:r>
        <w:r w:rsidR="00E8301B" w:rsidDel="00A95C04">
          <w:rPr>
            <w:rFonts w:ascii="Cambria" w:hAnsi="Cambria"/>
          </w:rPr>
          <w:fldChar w:fldCharType="end"/>
        </w:r>
        <w:r w:rsidR="00987250" w:rsidDel="00A95C04">
          <w:rPr>
            <w:rFonts w:ascii="Cambria" w:hAnsi="Cambria"/>
          </w:rPr>
          <w:delText xml:space="preserve">. </w:delText>
        </w:r>
        <w:r w:rsidR="00523574" w:rsidDel="00A95C04">
          <w:rPr>
            <w:rFonts w:ascii="Cambria" w:hAnsi="Cambria"/>
          </w:rPr>
          <w:delText>F</w:delText>
        </w:r>
      </w:del>
      <w:ins w:id="910" w:author="Matt Schneider" w:date="2023-01-23T00:03:00Z">
        <w:r w:rsidR="00A95C04">
          <w:rPr>
            <w:rFonts w:ascii="Cambria" w:hAnsi="Cambria"/>
          </w:rPr>
          <w:t>f</w:t>
        </w:r>
      </w:ins>
      <w:r w:rsidR="00523574">
        <w:rPr>
          <w:rFonts w:ascii="Cambria" w:hAnsi="Cambria"/>
        </w:rPr>
        <w:t>orecasts</w:t>
      </w:r>
      <w:ins w:id="911" w:author="Matt Schneider" w:date="2023-01-23T01:05:00Z">
        <w:r w:rsidR="00D3472D">
          <w:rPr>
            <w:rFonts w:ascii="Cambria" w:hAnsi="Cambria"/>
          </w:rPr>
          <w:t xml:space="preserve"> using</w:t>
        </w:r>
      </w:ins>
      <w:r w:rsidR="00523574">
        <w:rPr>
          <w:rFonts w:ascii="Cambria" w:hAnsi="Cambria"/>
        </w:rPr>
        <w:t xml:space="preserve"> </w:t>
      </w:r>
      <w:ins w:id="912" w:author="Matt Schneider" w:date="2023-01-23T01:05:00Z">
        <w:r w:rsidR="00D3472D">
          <w:rPr>
            <w:rFonts w:ascii="Cambria" w:hAnsi="Cambria"/>
          </w:rPr>
          <w:t xml:space="preserve">the strength of trend and seasonality for exponential smoothing model selection </w:t>
        </w:r>
      </w:ins>
      <w:del w:id="913" w:author="Matt Schneider" w:date="2023-01-23T00:03:00Z">
        <w:r w:rsidR="00523574" w:rsidDel="00A95C04">
          <w:rPr>
            <w:rFonts w:ascii="Cambria" w:hAnsi="Cambria"/>
          </w:rPr>
          <w:delText>based on this</w:delText>
        </w:r>
        <w:r w:rsidR="00043F81" w:rsidDel="00A95C04">
          <w:rPr>
            <w:rFonts w:ascii="Cambria" w:hAnsi="Cambria"/>
          </w:rPr>
          <w:delText xml:space="preserve"> feature-based model selection</w:delText>
        </w:r>
        <w:r w:rsidR="00523574" w:rsidDel="00A95C04">
          <w:rPr>
            <w:rFonts w:ascii="Cambria" w:hAnsi="Cambria"/>
          </w:rPr>
          <w:delText xml:space="preserve"> </w:delText>
        </w:r>
      </w:del>
      <w:r w:rsidR="00523574">
        <w:rPr>
          <w:rFonts w:ascii="Cambria" w:hAnsi="Cambria"/>
        </w:rPr>
        <w:t xml:space="preserve">had lower MASE, </w:t>
      </w:r>
      <w:proofErr w:type="spellStart"/>
      <w:r w:rsidR="00523574">
        <w:rPr>
          <w:rFonts w:ascii="Cambria" w:hAnsi="Cambria"/>
        </w:rPr>
        <w:t>sMAPE</w:t>
      </w:r>
      <w:proofErr w:type="spellEnd"/>
      <w:r w:rsidR="00523574">
        <w:rPr>
          <w:rFonts w:ascii="Cambria" w:hAnsi="Cambria"/>
        </w:rPr>
        <w:t>, and MSIS than information-based selection</w:t>
      </w:r>
      <w:r w:rsidR="005D7D6C">
        <w:rPr>
          <w:rFonts w:ascii="Cambria" w:hAnsi="Cambria"/>
        </w:rPr>
        <w:t xml:space="preserve"> methods</w:t>
      </w:r>
      <w:r w:rsidR="00523574">
        <w:rPr>
          <w:rFonts w:ascii="Cambria" w:hAnsi="Cambria"/>
        </w:rPr>
        <w:t xml:space="preserve"> for the majority of forecast horizons.</w:t>
      </w:r>
      <w:ins w:id="914" w:author="Bale,Cameron" w:date="2023-01-23T16:55:00Z">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ins>
      <w:ins w:id="915" w:author="Bale,Cameron" w:date="2023-01-23T17:39:00Z">
        <w:r w:rsidR="006F1884">
          <w:rPr>
            <w:rFonts w:ascii="Cambria" w:hAnsi="Cambria"/>
          </w:rPr>
          <w:t>applied a meta-learning algorithm based on Bayesian multivariate surface regression to</w:t>
        </w:r>
      </w:ins>
      <w:ins w:id="916" w:author="Bale,Cameron" w:date="2023-01-23T16:55:00Z">
        <w:r w:rsidR="00EF7BB9">
          <w:rPr>
            <w:rFonts w:ascii="Cambria" w:hAnsi="Cambria"/>
          </w:rPr>
          <w:t xml:space="preserve"> 37 features</w:t>
        </w:r>
      </w:ins>
      <w:ins w:id="917" w:author="Bale,Cameron" w:date="2023-01-24T16:51:00Z">
        <w:r w:rsidR="00453334">
          <w:rPr>
            <w:rFonts w:ascii="Cambria" w:hAnsi="Cambria"/>
          </w:rPr>
          <w:t>,</w:t>
        </w:r>
      </w:ins>
      <w:ins w:id="918" w:author="Bale,Cameron" w:date="2023-01-23T16:55:00Z">
        <w:r w:rsidR="00EF7BB9">
          <w:rPr>
            <w:rFonts w:ascii="Cambria" w:hAnsi="Cambria"/>
          </w:rPr>
          <w:t xml:space="preserve"> </w:t>
        </w:r>
      </w:ins>
      <w:ins w:id="919" w:author="Bale,Cameron" w:date="2023-01-23T17:36:00Z">
        <w:r w:rsidR="006F1884">
          <w:rPr>
            <w:rFonts w:ascii="Cambria" w:hAnsi="Cambria"/>
          </w:rPr>
          <w:t xml:space="preserve">including </w:t>
        </w:r>
      </w:ins>
      <w:ins w:id="920" w:author="Bale,Cameron" w:date="2023-01-23T17:38:00Z">
        <w:r w:rsidR="006F1884">
          <w:rPr>
            <w:rFonts w:ascii="Cambria" w:hAnsi="Cambria"/>
          </w:rPr>
          <w:t>spectral entropy and the Hurst exponent</w:t>
        </w:r>
      </w:ins>
      <w:ins w:id="921" w:author="Bale,Cameron" w:date="2023-01-24T16:51:00Z">
        <w:r w:rsidR="00453334">
          <w:rPr>
            <w:rFonts w:ascii="Cambria" w:hAnsi="Cambria"/>
          </w:rPr>
          <w:t>,</w:t>
        </w:r>
      </w:ins>
      <w:ins w:id="922" w:author="Bale,Cameron" w:date="2023-01-23T17:38:00Z">
        <w:r w:rsidR="006F1884">
          <w:rPr>
            <w:rFonts w:ascii="Cambria" w:hAnsi="Cambria"/>
          </w:rPr>
          <w:t xml:space="preserve"> to</w:t>
        </w:r>
      </w:ins>
      <w:ins w:id="923" w:author="Bale,Cameron" w:date="2023-01-23T17:39:00Z">
        <w:r w:rsidR="006F1884">
          <w:rPr>
            <w:rFonts w:ascii="Cambria" w:hAnsi="Cambria"/>
          </w:rPr>
          <w:t xml:space="preserve"> predict </w:t>
        </w:r>
      </w:ins>
      <w:ins w:id="924" w:author="Bale,Cameron" w:date="2023-01-23T17:40:00Z">
        <w:r w:rsidR="006F1884">
          <w:rPr>
            <w:rFonts w:ascii="Cambria" w:hAnsi="Cambria"/>
          </w:rPr>
          <w:t xml:space="preserve">the model combination </w:t>
        </w:r>
      </w:ins>
      <w:ins w:id="925" w:author="Bale,Cameron" w:date="2023-01-24T16:51:00Z">
        <w:r w:rsidR="00453334">
          <w:rPr>
            <w:rFonts w:ascii="Cambria" w:hAnsi="Cambria"/>
          </w:rPr>
          <w:t>t</w:t>
        </w:r>
      </w:ins>
      <w:ins w:id="926" w:author="Bale,Cameron" w:date="2023-01-23T17:40:00Z">
        <w:r w:rsidR="006F1884">
          <w:rPr>
            <w:rFonts w:ascii="Cambria" w:hAnsi="Cambria"/>
          </w:rPr>
          <w:t xml:space="preserve">hat would yield the minimum forecast error for the M4 competition data. </w:t>
        </w:r>
      </w:ins>
      <w:ins w:id="927" w:author="Bale,Cameron" w:date="2023-01-23T17:41:00Z">
        <w:r w:rsidR="006F1884">
          <w:rPr>
            <w:rFonts w:ascii="Cambria" w:hAnsi="Cambria"/>
          </w:rPr>
          <w:t xml:space="preserve">This approach </w:t>
        </w:r>
      </w:ins>
      <w:ins w:id="928" w:author="Bale,Cameron" w:date="2023-01-24T16:52:00Z">
        <w:r w:rsidR="00453334">
          <w:rPr>
            <w:rFonts w:ascii="Cambria" w:hAnsi="Cambria"/>
          </w:rPr>
          <w:t>achieved</w:t>
        </w:r>
      </w:ins>
      <w:ins w:id="929" w:author="Bale,Cameron" w:date="2023-01-23T17:41:00Z">
        <w:r w:rsidR="006F1884">
          <w:rPr>
            <w:rFonts w:ascii="Cambria" w:hAnsi="Cambria"/>
          </w:rPr>
          <w:t xml:space="preserve"> forecast accuracy on par with the top M4 competition methods with less computational cost.</w:t>
        </w:r>
      </w:ins>
      <w:ins w:id="930" w:author="Bale,Cameron" w:date="2023-01-23T16:57:00Z">
        <w:r w:rsidR="00A95CDC">
          <w:rPr>
            <w:rFonts w:ascii="Cambria" w:hAnsi="Cambria"/>
          </w:rPr>
          <w:t xml:space="preserve"> Li et al. (2022) use</w:t>
        </w:r>
      </w:ins>
      <w:ins w:id="931" w:author="Bale,Cameron" w:date="2023-01-23T17:45:00Z">
        <w:r w:rsidR="00BF4764">
          <w:rPr>
            <w:rFonts w:ascii="Cambria" w:hAnsi="Cambria"/>
          </w:rPr>
          <w:t xml:space="preserve">d </w:t>
        </w:r>
      </w:ins>
      <w:ins w:id="932" w:author="Bale,Cameron" w:date="2023-01-23T17:46:00Z">
        <w:r w:rsidR="00BF4764">
          <w:rPr>
            <w:rFonts w:ascii="Cambria" w:hAnsi="Cambria"/>
          </w:rPr>
          <w:t xml:space="preserve">features such as the first ACF value to </w:t>
        </w:r>
      </w:ins>
      <w:ins w:id="933" w:author="Bale,Cameron" w:date="2023-01-23T17:50:00Z">
        <w:r w:rsidR="00BF4764">
          <w:rPr>
            <w:rFonts w:ascii="Cambria" w:hAnsi="Cambria"/>
          </w:rPr>
          <w:t>propose an interpretable Bayesian forecast combination framework with time</w:t>
        </w:r>
      </w:ins>
      <w:ins w:id="934" w:author="Bale,Cameron" w:date="2023-01-24T16:52:00Z">
        <w:r w:rsidR="007A38D9">
          <w:rPr>
            <w:rFonts w:ascii="Cambria" w:hAnsi="Cambria"/>
          </w:rPr>
          <w:t>-</w:t>
        </w:r>
      </w:ins>
      <w:ins w:id="935" w:author="Bale,Cameron" w:date="2023-01-23T17:50:00Z">
        <w:r w:rsidR="00BF4764">
          <w:rPr>
            <w:rFonts w:ascii="Cambria" w:hAnsi="Cambria"/>
          </w:rPr>
          <w:t>varying weights.</w:t>
        </w:r>
      </w:ins>
      <w:ins w:id="936" w:author="Bale,Cameron" w:date="2023-01-23T17:53:00Z">
        <w:r w:rsidR="00BF4764">
          <w:rPr>
            <w:rFonts w:ascii="Cambria" w:hAnsi="Cambria"/>
          </w:rPr>
          <w:t xml:space="preserve"> </w:t>
        </w:r>
      </w:ins>
      <w:ins w:id="937" w:author="Bale,Cameron" w:date="2023-01-23T17:54:00Z">
        <w:r w:rsidR="00BF4764">
          <w:rPr>
            <w:rFonts w:ascii="Cambria" w:hAnsi="Cambria"/>
          </w:rPr>
          <w:t>In experiments using the M3 competition data, t</w:t>
        </w:r>
      </w:ins>
      <w:ins w:id="938" w:author="Bale,Cameron" w:date="2023-01-23T17:53:00Z">
        <w:r w:rsidR="00BF4764">
          <w:rPr>
            <w:rFonts w:ascii="Cambria" w:hAnsi="Cambria"/>
          </w:rPr>
          <w:t xml:space="preserve">his method </w:t>
        </w:r>
      </w:ins>
      <w:ins w:id="939" w:author="Bale,Cameron" w:date="2023-01-23T17:54:00Z">
        <w:r w:rsidR="00BF4764">
          <w:rPr>
            <w:rFonts w:ascii="Cambria" w:hAnsi="Cambria"/>
          </w:rPr>
          <w:t xml:space="preserve">reduced </w:t>
        </w:r>
      </w:ins>
      <w:ins w:id="940" w:author="Bale,Cameron" w:date="2023-01-24T16:54:00Z">
        <w:r w:rsidR="007A38D9">
          <w:rPr>
            <w:rFonts w:ascii="Cambria" w:hAnsi="Cambria"/>
          </w:rPr>
          <w:t xml:space="preserve">the </w:t>
        </w:r>
      </w:ins>
      <w:ins w:id="941" w:author="Bale,Cameron" w:date="2023-01-23T17:53:00Z">
        <w:r w:rsidR="00BF4764">
          <w:rPr>
            <w:rFonts w:ascii="Cambria" w:hAnsi="Cambria"/>
          </w:rPr>
          <w:t>average MAS</w:t>
        </w:r>
      </w:ins>
      <w:ins w:id="942" w:author="Bale,Cameron" w:date="2023-01-23T17:54:00Z">
        <w:r w:rsidR="00BF4764">
          <w:rPr>
            <w:rFonts w:ascii="Cambria" w:hAnsi="Cambria"/>
          </w:rPr>
          <w:t xml:space="preserve">E by approximately </w:t>
        </w:r>
      </w:ins>
      <w:ins w:id="943" w:author="Bale,Cameron" w:date="2023-01-23T17:55:00Z">
        <w:r w:rsidR="00D55208">
          <w:rPr>
            <w:rFonts w:ascii="Cambria" w:hAnsi="Cambria"/>
          </w:rPr>
          <w:t>1.1% relative to the next</w:t>
        </w:r>
      </w:ins>
      <w:ins w:id="944" w:author="Bale,Cameron" w:date="2023-01-24T16:52:00Z">
        <w:r w:rsidR="007A38D9">
          <w:rPr>
            <w:rFonts w:ascii="Cambria" w:hAnsi="Cambria"/>
          </w:rPr>
          <w:t>-</w:t>
        </w:r>
      </w:ins>
      <w:ins w:id="945" w:author="Bale,Cameron" w:date="2023-01-23T17:55:00Z">
        <w:r w:rsidR="00D55208">
          <w:rPr>
            <w:rFonts w:ascii="Cambria" w:hAnsi="Cambria"/>
          </w:rPr>
          <w:t>best forecast combination method.</w:t>
        </w:r>
      </w:ins>
      <w:del w:id="946" w:author="Bale,Cameron" w:date="2023-01-23T16:55:00Z">
        <w:r w:rsidR="00523574" w:rsidDel="00EF7BB9">
          <w:rPr>
            <w:rFonts w:ascii="Cambria" w:hAnsi="Cambria"/>
          </w:rPr>
          <w:delText xml:space="preserve"> </w:delText>
        </w:r>
      </w:del>
      <w:moveToRangeStart w:id="947" w:author="Matt Schneider" w:date="2023-01-23T00:04:00Z" w:name="move125324683"/>
      <w:moveTo w:id="948" w:author="Matt Schneider" w:date="2023-01-23T00:04:00Z">
        <w:del w:id="949" w:author="Matt Schneider" w:date="2023-01-23T00:04:00Z">
          <w:r w:rsidR="009155EE" w:rsidRPr="00550395" w:rsidDel="009155EE">
            <w:rPr>
              <w:rFonts w:ascii="Cambria" w:hAnsi="Cambria"/>
            </w:rPr>
            <w:delText>(</w:delText>
          </w:r>
        </w:del>
        <w:del w:id="950" w:author="Bale,Cameron" w:date="2023-01-23T17:56:00Z">
          <w:r w:rsidR="009155EE" w:rsidRPr="00550395" w:rsidDel="00D55208">
            <w:rPr>
              <w:rFonts w:ascii="Cambria" w:hAnsi="Cambria"/>
            </w:rPr>
            <w:delText>Li et al.</w:delText>
          </w:r>
        </w:del>
      </w:moveTo>
      <w:ins w:id="951" w:author="Matt Schneider" w:date="2023-01-23T01:06:00Z">
        <w:del w:id="952" w:author="Bale,Cameron" w:date="2023-01-23T17:56:00Z">
          <w:r w:rsidR="00D3472D" w:rsidDel="00D55208">
            <w:rPr>
              <w:rFonts w:ascii="Cambria" w:hAnsi="Cambria"/>
            </w:rPr>
            <w:delText xml:space="preserve"> </w:delText>
          </w:r>
        </w:del>
      </w:ins>
      <w:moveTo w:id="953" w:author="Matt Schneider" w:date="2023-01-23T00:04:00Z">
        <w:del w:id="954" w:author="Bale,Cameron" w:date="2023-01-23T17:56:00Z">
          <w:r w:rsidR="009155EE" w:rsidRPr="00550395" w:rsidDel="00D55208">
            <w:rPr>
              <w:rFonts w:ascii="Cambria" w:hAnsi="Cambria"/>
            </w:rPr>
            <w:delText>,</w:delText>
          </w:r>
        </w:del>
      </w:moveTo>
      <w:ins w:id="955" w:author="Matt Schneider" w:date="2023-01-23T00:04:00Z">
        <w:del w:id="956" w:author="Bale,Cameron" w:date="2023-01-23T17:56:00Z">
          <w:r w:rsidR="009155EE" w:rsidDel="00D55208">
            <w:rPr>
              <w:rFonts w:ascii="Cambria" w:hAnsi="Cambria"/>
            </w:rPr>
            <w:delText>(</w:delText>
          </w:r>
        </w:del>
      </w:ins>
      <w:moveTo w:id="957" w:author="Matt Schneider" w:date="2023-01-23T00:04:00Z">
        <w:del w:id="958" w:author="Bale,Cameron" w:date="2023-01-23T15:55:00Z">
          <w:r w:rsidR="009155EE" w:rsidRPr="00550395" w:rsidDel="00B658C9">
            <w:rPr>
              <w:rFonts w:ascii="Cambria" w:hAnsi="Cambria"/>
            </w:rPr>
            <w:delText xml:space="preserve"> </w:delText>
          </w:r>
        </w:del>
        <w:del w:id="959" w:author="Bale,Cameron" w:date="2023-01-23T17:56:00Z">
          <w:r w:rsidR="009155EE" w:rsidRPr="00550395" w:rsidDel="00D55208">
            <w:rPr>
              <w:rFonts w:ascii="Cambria" w:hAnsi="Cambria"/>
            </w:rPr>
            <w:delText>2022</w:delText>
          </w:r>
        </w:del>
      </w:moveTo>
      <w:ins w:id="960" w:author="Matt Schneider" w:date="2023-01-23T00:04:00Z">
        <w:del w:id="961" w:author="Bale,Cameron" w:date="2023-01-23T17:56:00Z">
          <w:r w:rsidR="009155EE" w:rsidDel="00D55208">
            <w:rPr>
              <w:rFonts w:ascii="Cambria" w:hAnsi="Cambria"/>
            </w:rPr>
            <w:delText xml:space="preserve">) and </w:delText>
          </w:r>
        </w:del>
      </w:ins>
      <w:moveTo w:id="962" w:author="Matt Schneider" w:date="2023-01-23T00:04:00Z">
        <w:del w:id="963" w:author="Bale,Cameron" w:date="2023-01-23T17:56:00Z">
          <w:r w:rsidR="009155EE" w:rsidRPr="00550395" w:rsidDel="00D55208">
            <w:rPr>
              <w:rFonts w:ascii="Cambria" w:hAnsi="Cambria"/>
            </w:rPr>
            <w:delText>; Talagala et al.</w:delText>
          </w:r>
        </w:del>
      </w:moveTo>
      <w:ins w:id="964" w:author="Matt Schneider" w:date="2023-01-23T01:06:00Z">
        <w:del w:id="965" w:author="Bale,Cameron" w:date="2023-01-23T17:56:00Z">
          <w:r w:rsidR="00D3472D" w:rsidDel="00D55208">
            <w:rPr>
              <w:rFonts w:ascii="Cambria" w:hAnsi="Cambria"/>
            </w:rPr>
            <w:delText xml:space="preserve"> </w:delText>
          </w:r>
        </w:del>
      </w:ins>
      <w:moveTo w:id="966" w:author="Matt Schneider" w:date="2023-01-23T00:04:00Z">
        <w:del w:id="967" w:author="Bale,Cameron" w:date="2023-01-23T17:56:00Z">
          <w:r w:rsidR="009155EE" w:rsidRPr="00550395" w:rsidDel="00D55208">
            <w:rPr>
              <w:rFonts w:ascii="Cambria" w:hAnsi="Cambria"/>
            </w:rPr>
            <w:delText xml:space="preserve">, </w:delText>
          </w:r>
        </w:del>
      </w:moveTo>
      <w:ins w:id="968" w:author="Matt Schneider" w:date="2023-01-23T00:04:00Z">
        <w:del w:id="969" w:author="Bale,Cameron" w:date="2023-01-23T17:56:00Z">
          <w:r w:rsidR="009155EE" w:rsidDel="00D55208">
            <w:rPr>
              <w:rFonts w:ascii="Cambria" w:hAnsi="Cambria"/>
            </w:rPr>
            <w:delText>(</w:delText>
          </w:r>
        </w:del>
      </w:ins>
      <w:moveTo w:id="970" w:author="Matt Schneider" w:date="2023-01-23T00:04:00Z">
        <w:del w:id="971" w:author="Bale,Cameron" w:date="2023-01-23T17:56:00Z">
          <w:r w:rsidR="009155EE" w:rsidRPr="00550395" w:rsidDel="00D55208">
            <w:rPr>
              <w:rFonts w:ascii="Cambria" w:hAnsi="Cambria"/>
            </w:rPr>
            <w:delText>2022</w:delText>
          </w:r>
        </w:del>
      </w:moveTo>
      <w:moveToRangeEnd w:id="947"/>
      <w:ins w:id="972" w:author="Matt Schneider" w:date="2023-01-23T00:04:00Z">
        <w:del w:id="973" w:author="Bale,Cameron" w:date="2023-01-23T17:56:00Z">
          <w:r w:rsidR="009155EE" w:rsidDel="00D55208">
            <w:rPr>
              <w:rFonts w:ascii="Cambria" w:hAnsi="Cambria"/>
            </w:rPr>
            <w:delText xml:space="preserve">) used </w:delText>
          </w:r>
        </w:del>
      </w:ins>
      <w:del w:id="974" w:author="Bale,Cameron" w:date="2023-01-23T17:56:00Z">
        <w:r w:rsidR="00043F81" w:rsidDel="00D55208">
          <w:rPr>
            <w:rFonts w:ascii="Cambria" w:hAnsi="Cambria"/>
          </w:rPr>
          <w:delText>T</w:delText>
        </w:r>
      </w:del>
      <w:ins w:id="975" w:author="Matt Schneider" w:date="2023-01-23T00:04:00Z">
        <w:del w:id="976" w:author="Bale,Cameron" w:date="2023-01-23T17:56:00Z">
          <w:r w:rsidR="009155EE" w:rsidDel="00D55208">
            <w:rPr>
              <w:rFonts w:ascii="Cambria" w:hAnsi="Cambria"/>
            </w:rPr>
            <w:delText>t</w:delText>
          </w:r>
        </w:del>
      </w:ins>
      <w:del w:id="977" w:author="Bale,Cameron" w:date="2023-01-23T17:56:00Z">
        <w:r w:rsidR="00043F81" w:rsidDel="00D55208">
          <w:rPr>
            <w:rFonts w:ascii="Cambria" w:hAnsi="Cambria"/>
          </w:rPr>
          <w:delText xml:space="preserve">ime series </w:delText>
        </w:r>
        <w:r w:rsidR="00912D77" w:rsidDel="00D55208">
          <w:rPr>
            <w:rFonts w:ascii="Cambria" w:hAnsi="Cambria"/>
          </w:rPr>
          <w:delText xml:space="preserve">features </w:delText>
        </w:r>
        <w:r w:rsidR="00043F81" w:rsidDel="00D55208">
          <w:rPr>
            <w:rFonts w:ascii="Cambria" w:hAnsi="Cambria"/>
          </w:rPr>
          <w:delText>have also been used</w:delText>
        </w:r>
      </w:del>
      <w:ins w:id="978" w:author="Matt Schneider" w:date="2023-01-23T00:04:00Z">
        <w:del w:id="979" w:author="Bale,Cameron" w:date="2023-01-23T17:56:00Z">
          <w:r w:rsidR="009155EE" w:rsidDel="00D55208">
            <w:rPr>
              <w:rFonts w:ascii="Cambria" w:hAnsi="Cambria"/>
            </w:rPr>
            <w:delText>(</w:delText>
          </w:r>
        </w:del>
      </w:ins>
      <w:ins w:id="980" w:author="Bale,Cameron" w:date="2023-01-24T16:53:00Z">
        <w:r w:rsidR="007A38D9">
          <w:rPr>
            <w:rFonts w:ascii="Cambria" w:hAnsi="Cambria"/>
          </w:rPr>
          <w:t xml:space="preserve"> </w:t>
        </w:r>
      </w:ins>
      <w:ins w:id="981" w:author="Matt Schneider" w:date="2023-01-23T00:04:00Z">
        <w:del w:id="982" w:author="Bale,Cameron" w:date="2023-01-24T16:53:00Z">
          <w:r w:rsidR="009155EE" w:rsidDel="007A38D9">
            <w:rPr>
              <w:rFonts w:ascii="Cambria" w:hAnsi="Cambria"/>
            </w:rPr>
            <w:delText>which ones??)</w:delText>
          </w:r>
        </w:del>
      </w:ins>
      <w:del w:id="983" w:author="Bale,Cameron" w:date="2023-01-23T17:56:00Z">
        <w:r w:rsidR="00043F81" w:rsidDel="00D55208">
          <w:rPr>
            <w:rFonts w:ascii="Cambria" w:hAnsi="Cambria"/>
          </w:rPr>
          <w:delText xml:space="preserve"> to select optimal model and forecast combinations </w:delText>
        </w:r>
        <w:r w:rsidR="00550395" w:rsidDel="00D55208">
          <w:rPr>
            <w:rFonts w:ascii="Cambria" w:hAnsi="Cambria"/>
          </w:rPr>
          <w:fldChar w:fldCharType="begin"/>
        </w:r>
        <w:r w:rsidR="00550395" w:rsidDel="00D55208">
          <w:rPr>
            <w:rFonts w:ascii="Cambria" w:hAnsi="Cambria"/>
          </w:rPr>
          <w:del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delInstrText>
        </w:r>
        <w:r w:rsidR="00550395" w:rsidDel="00D55208">
          <w:rPr>
            <w:rFonts w:ascii="Cambria" w:hAnsi="Cambria"/>
          </w:rPr>
          <w:fldChar w:fldCharType="separate"/>
        </w:r>
      </w:del>
      <w:moveFromRangeStart w:id="984" w:author="Matt Schneider" w:date="2023-01-23T00:04:00Z" w:name="move125324683"/>
      <w:moveFrom w:id="985" w:author="Matt Schneider" w:date="2023-01-23T00:04:00Z">
        <w:del w:id="986" w:author="Bale,Cameron" w:date="2023-01-23T17:56:00Z">
          <w:r w:rsidR="00550395" w:rsidRPr="00550395" w:rsidDel="00D55208">
            <w:rPr>
              <w:rFonts w:ascii="Cambria" w:hAnsi="Cambria"/>
            </w:rPr>
            <w:delText>(Li et al., 2022; Talagala et al., 2022</w:delText>
          </w:r>
        </w:del>
      </w:moveFrom>
      <w:moveFromRangeEnd w:id="984"/>
      <w:del w:id="987" w:author="Bale,Cameron" w:date="2023-01-23T17:56:00Z">
        <w:r w:rsidR="00550395" w:rsidRPr="00550395" w:rsidDel="00D55208">
          <w:rPr>
            <w:rFonts w:ascii="Cambria" w:hAnsi="Cambria"/>
          </w:rPr>
          <w:delText>)</w:delText>
        </w:r>
        <w:r w:rsidR="00550395" w:rsidDel="00D55208">
          <w:rPr>
            <w:rFonts w:ascii="Cambria" w:hAnsi="Cambria"/>
          </w:rPr>
          <w:fldChar w:fldCharType="end"/>
        </w:r>
        <w:r w:rsidR="00B55980" w:rsidDel="00D55208">
          <w:rPr>
            <w:rFonts w:ascii="Cambria" w:hAnsi="Cambria"/>
          </w:rPr>
          <w:delText>.</w:delText>
        </w:r>
        <w:r w:rsidR="00043F81" w:rsidDel="00D55208">
          <w:rPr>
            <w:rFonts w:ascii="Cambria" w:hAnsi="Cambria"/>
          </w:rPr>
          <w:delText xml:space="preserve"> </w:delText>
        </w:r>
      </w:del>
      <w:ins w:id="988" w:author="Matt Schneider" w:date="2023-01-23T00:04:00Z">
        <w:del w:id="989" w:author="Bale,Cameron" w:date="2023-01-23T17:56:00Z">
          <w:r w:rsidR="009155EE" w:rsidDel="00D55208">
            <w:rPr>
              <w:rFonts w:ascii="Cambria" w:hAnsi="Cambria"/>
            </w:rPr>
            <w:delText>a</w:delText>
          </w:r>
        </w:del>
      </w:ins>
      <w:ins w:id="990" w:author="Matt Schneider" w:date="2023-01-23T00:05:00Z">
        <w:del w:id="991" w:author="Bale,Cameron" w:date="2023-01-23T17:56:00Z">
          <w:r w:rsidR="009155EE" w:rsidDel="00D55208">
            <w:rPr>
              <w:rFonts w:ascii="Cambria" w:hAnsi="Cambria"/>
            </w:rPr>
            <w:delText>nd found that</w:delText>
          </w:r>
        </w:del>
        <w:del w:id="992" w:author="Bale,Cameron" w:date="2023-01-23T16:46:00Z">
          <w:r w:rsidR="009155EE" w:rsidDel="00147760">
            <w:rPr>
              <w:rFonts w:ascii="Cambria" w:hAnsi="Cambria"/>
            </w:rPr>
            <w:delText>…(XXXX)</w:delText>
          </w:r>
        </w:del>
      </w:ins>
      <w:ins w:id="993" w:author="Matt Schneider" w:date="2023-01-23T00:04:00Z">
        <w:del w:id="994" w:author="Bale,Cameron" w:date="2023-01-23T16:46:00Z">
          <w:r w:rsidR="009155EE" w:rsidDel="00147760">
            <w:rPr>
              <w:rFonts w:ascii="Cambria" w:hAnsi="Cambria"/>
            </w:rPr>
            <w:delText xml:space="preserve">. </w:delText>
          </w:r>
        </w:del>
      </w:ins>
      <w:del w:id="995" w:author="Matt Schneider" w:date="2023-01-23T00:07:00Z">
        <w:r w:rsidR="00E53353" w:rsidDel="00EE0644">
          <w:rPr>
            <w:rFonts w:ascii="Cambria" w:hAnsi="Cambria"/>
          </w:rPr>
          <w:delText>The REP metric</w:delText>
        </w:r>
        <w:r w:rsidR="00043F81" w:rsidDel="00EE0644">
          <w:rPr>
            <w:rFonts w:ascii="Cambria" w:hAnsi="Cambria"/>
          </w:rPr>
          <w:delText xml:space="preserve"> </w:delText>
        </w:r>
      </w:del>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del w:id="996" w:author="Matt Schneider" w:date="2023-01-23T00:07:00Z">
        <w:r w:rsidR="00523574" w:rsidRPr="00523574" w:rsidDel="00EE0644">
          <w:rPr>
            <w:rFonts w:ascii="Cambria" w:hAnsi="Cambria"/>
          </w:rPr>
          <w:delText>(</w:delText>
        </w:r>
      </w:del>
      <w:r w:rsidR="00523574" w:rsidRPr="00523574">
        <w:rPr>
          <w:rFonts w:ascii="Cambria" w:hAnsi="Cambria"/>
        </w:rPr>
        <w:t xml:space="preserve">Petropoulos &amp; </w:t>
      </w:r>
      <w:proofErr w:type="spellStart"/>
      <w:r w:rsidR="00523574" w:rsidRPr="00523574">
        <w:rPr>
          <w:rFonts w:ascii="Cambria" w:hAnsi="Cambria"/>
        </w:rPr>
        <w:t>Siemsen</w:t>
      </w:r>
      <w:proofErr w:type="spellEnd"/>
      <w:del w:id="997" w:author="Bale,Cameron" w:date="2023-01-24T16:55:00Z">
        <w:r w:rsidR="00523574" w:rsidRPr="00523574" w:rsidDel="00AB123D">
          <w:rPr>
            <w:rFonts w:ascii="Cambria" w:hAnsi="Cambria"/>
          </w:rPr>
          <w:delText>,</w:delText>
        </w:r>
      </w:del>
      <w:r w:rsidR="00523574" w:rsidRPr="00523574">
        <w:rPr>
          <w:rFonts w:ascii="Cambria" w:hAnsi="Cambria"/>
        </w:rPr>
        <w:t xml:space="preserve"> </w:t>
      </w:r>
      <w:ins w:id="998" w:author="Matt Schneider" w:date="2023-01-23T00:07:00Z">
        <w:r w:rsidR="00EE0644">
          <w:rPr>
            <w:rFonts w:ascii="Cambria" w:hAnsi="Cambria"/>
          </w:rPr>
          <w:t>(</w:t>
        </w:r>
      </w:ins>
      <w:r w:rsidR="00523574" w:rsidRPr="00523574">
        <w:rPr>
          <w:rFonts w:ascii="Cambria" w:hAnsi="Cambria"/>
        </w:rPr>
        <w:t>2022)</w:t>
      </w:r>
      <w:r w:rsidR="00523574">
        <w:rPr>
          <w:rFonts w:ascii="Cambria" w:hAnsi="Cambria"/>
        </w:rPr>
        <w:fldChar w:fldCharType="end"/>
      </w:r>
      <w:r w:rsidR="00987250">
        <w:rPr>
          <w:rFonts w:ascii="Cambria" w:hAnsi="Cambria"/>
        </w:rPr>
        <w:t xml:space="preserve"> </w:t>
      </w:r>
      <w:ins w:id="999" w:author="Matt Schneider" w:date="2023-01-23T00:08:00Z">
        <w:r w:rsidR="00EE0644">
          <w:rPr>
            <w:rFonts w:ascii="Cambria" w:hAnsi="Cambria"/>
          </w:rPr>
          <w:t xml:space="preserve">created </w:t>
        </w:r>
      </w:ins>
      <w:ins w:id="1000" w:author="Matt Schneider" w:date="2023-01-23T01:06:00Z">
        <w:r w:rsidR="00D3472D">
          <w:rPr>
            <w:rFonts w:ascii="Cambria" w:hAnsi="Cambria"/>
          </w:rPr>
          <w:t>a representativeness</w:t>
        </w:r>
      </w:ins>
      <w:ins w:id="1001" w:author="Matt Schneider" w:date="2023-01-23T00:07:00Z">
        <w:r w:rsidR="00EE0644">
          <w:rPr>
            <w:rFonts w:ascii="Cambria" w:hAnsi="Cambria"/>
          </w:rPr>
          <w:t xml:space="preserve"> metric </w:t>
        </w:r>
      </w:ins>
      <w:ins w:id="1002" w:author="Bale,Cameron" w:date="2023-01-24T16:55:00Z">
        <w:r w:rsidR="00AB123D">
          <w:rPr>
            <w:rFonts w:ascii="Cambria" w:hAnsi="Cambria"/>
          </w:rPr>
          <w:t>that</w:t>
        </w:r>
      </w:ins>
      <w:ins w:id="1003" w:author="Bale,Cameron" w:date="2023-01-24T16:54:00Z">
        <w:r w:rsidR="007A38D9">
          <w:rPr>
            <w:rFonts w:ascii="Cambria" w:hAnsi="Cambria"/>
          </w:rPr>
          <w:t xml:space="preserve"> </w:t>
        </w:r>
      </w:ins>
      <w:ins w:id="1004" w:author="Matt Schneider" w:date="2023-01-23T00:08:00Z">
        <w:del w:id="1005" w:author="Bale,Cameron" w:date="2023-01-24T16:54:00Z">
          <w:r w:rsidR="00EE0644" w:rsidDel="007A38D9">
            <w:rPr>
              <w:rFonts w:ascii="Cambria" w:hAnsi="Cambria"/>
            </w:rPr>
            <w:delText xml:space="preserve">to </w:delText>
          </w:r>
        </w:del>
      </w:ins>
      <w:r w:rsidR="00043F81">
        <w:rPr>
          <w:rFonts w:ascii="Cambria" w:hAnsi="Cambria"/>
        </w:rPr>
        <w:t>select</w:t>
      </w:r>
      <w:ins w:id="1006" w:author="Bale,Cameron" w:date="2023-01-24T16:54:00Z">
        <w:r w:rsidR="007A38D9">
          <w:rPr>
            <w:rFonts w:ascii="Cambria" w:hAnsi="Cambria"/>
          </w:rPr>
          <w:t>s</w:t>
        </w:r>
      </w:ins>
      <w:del w:id="1007" w:author="Matt Schneider" w:date="2023-01-23T00:08:00Z">
        <w:r w:rsidR="00043F81" w:rsidDel="00EE0644">
          <w:rPr>
            <w:rFonts w:ascii="Cambria" w:hAnsi="Cambria"/>
          </w:rPr>
          <w:delText>s</w:delText>
        </w:r>
      </w:del>
      <w:r w:rsidR="00043F81">
        <w:rPr>
          <w:rFonts w:ascii="Cambria" w:hAnsi="Cambria"/>
        </w:rPr>
        <w:t xml:space="preserve"> models with trend and seasonality components when the respective signals of these components are strong</w:t>
      </w:r>
      <w:del w:id="1008" w:author="Matt Schneider" w:date="2023-01-23T00:08:00Z">
        <w:r w:rsidR="00043F81" w:rsidDel="00EE0644">
          <w:rPr>
            <w:rFonts w:ascii="Cambria" w:hAnsi="Cambria"/>
          </w:rPr>
          <w:delText>,</w:delText>
        </w:r>
      </w:del>
      <w:ins w:id="1009" w:author="Matt Schneider" w:date="2023-01-23T00:08:00Z">
        <w:r w:rsidR="00EE0644">
          <w:rPr>
            <w:rFonts w:ascii="Cambria" w:hAnsi="Cambria"/>
          </w:rPr>
          <w:t>.</w:t>
        </w:r>
      </w:ins>
      <w:ins w:id="1010" w:author="Bale,Cameron" w:date="2023-01-23T18:08:00Z">
        <w:r w:rsidR="0064292C">
          <w:rPr>
            <w:rFonts w:ascii="Cambria" w:hAnsi="Cambria"/>
          </w:rPr>
          <w:t xml:space="preserve"> For most data frequencies,</w:t>
        </w:r>
      </w:ins>
      <w:ins w:id="1011" w:author="Matt Schneider" w:date="2023-01-23T00:08:00Z">
        <w:r w:rsidR="00EE0644">
          <w:rPr>
            <w:rFonts w:ascii="Cambria" w:hAnsi="Cambria"/>
          </w:rPr>
          <w:t xml:space="preserve"> </w:t>
        </w:r>
      </w:ins>
      <w:ins w:id="1012" w:author="Bale,Cameron" w:date="2023-01-23T18:08:00Z">
        <w:r w:rsidR="0064292C">
          <w:rPr>
            <w:rFonts w:ascii="Cambria" w:hAnsi="Cambria"/>
          </w:rPr>
          <w:t>t</w:t>
        </w:r>
      </w:ins>
      <w:ins w:id="1013" w:author="Matt Schneider" w:date="2023-01-23T01:07:00Z">
        <w:del w:id="1014" w:author="Bale,Cameron" w:date="2023-01-23T18:08:00Z">
          <w:r w:rsidR="00D3472D" w:rsidDel="0064292C">
            <w:rPr>
              <w:rFonts w:ascii="Cambria" w:hAnsi="Cambria"/>
            </w:rPr>
            <w:delText>T</w:delText>
          </w:r>
        </w:del>
        <w:r w:rsidR="00D3472D">
          <w:rPr>
            <w:rFonts w:ascii="Cambria" w:hAnsi="Cambria"/>
          </w:rPr>
          <w:t>heir approach</w:t>
        </w:r>
      </w:ins>
      <w:ins w:id="1015" w:author="Bale,Cameron" w:date="2023-01-23T18:08:00Z">
        <w:r w:rsidR="0064292C">
          <w:rPr>
            <w:rFonts w:ascii="Cambria" w:hAnsi="Cambria"/>
          </w:rPr>
          <w:t xml:space="preserve"> produces lower averag</w:t>
        </w:r>
      </w:ins>
      <w:ins w:id="1016" w:author="Bale,Cameron" w:date="2023-01-23T18:09:00Z">
        <w:r w:rsidR="0064292C">
          <w:rPr>
            <w:rFonts w:ascii="Cambria" w:hAnsi="Cambria"/>
          </w:rPr>
          <w:t>e MAS</w:t>
        </w:r>
      </w:ins>
      <w:ins w:id="1017" w:author="Bale,Cameron" w:date="2023-01-23T18:10:00Z">
        <w:r w:rsidR="0064292C">
          <w:rPr>
            <w:rFonts w:ascii="Cambria" w:hAnsi="Cambria"/>
          </w:rPr>
          <w:t>E o</w:t>
        </w:r>
      </w:ins>
      <w:ins w:id="1018" w:author="Bale,Cameron" w:date="2023-01-23T18:11:00Z">
        <w:r w:rsidR="0064292C">
          <w:rPr>
            <w:rFonts w:ascii="Cambria" w:hAnsi="Cambria"/>
          </w:rPr>
          <w:t>n the M, M3, and M4 competition data</w:t>
        </w:r>
      </w:ins>
      <w:ins w:id="1019" w:author="Bale,Cameron" w:date="2023-01-23T18:12:00Z">
        <w:r w:rsidR="0064292C">
          <w:rPr>
            <w:rFonts w:ascii="Cambria" w:hAnsi="Cambria"/>
          </w:rPr>
          <w:t xml:space="preserve"> and selects the best forecasting model </w:t>
        </w:r>
      </w:ins>
      <w:ins w:id="1020" w:author="Bale,Cameron" w:date="2023-01-23T18:13:00Z">
        <w:r w:rsidR="0064292C">
          <w:rPr>
            <w:rFonts w:ascii="Cambria" w:hAnsi="Cambria"/>
          </w:rPr>
          <w:t>approximately 3% more often than the other</w:t>
        </w:r>
      </w:ins>
      <w:ins w:id="1021" w:author="Bale,Cameron" w:date="2023-01-24T16:53:00Z">
        <w:r w:rsidR="007A38D9">
          <w:rPr>
            <w:rFonts w:ascii="Cambria" w:hAnsi="Cambria"/>
          </w:rPr>
          <w:t xml:space="preserve"> selection</w:t>
        </w:r>
      </w:ins>
      <w:ins w:id="1022" w:author="Bale,Cameron" w:date="2023-01-23T18:13:00Z">
        <w:r w:rsidR="0064292C">
          <w:rPr>
            <w:rFonts w:ascii="Cambria" w:hAnsi="Cambria"/>
          </w:rPr>
          <w:t xml:space="preserve"> methods.</w:t>
        </w:r>
      </w:ins>
      <w:del w:id="1023" w:author="Bale,Cameron" w:date="2023-01-23T18:12:00Z">
        <w:r w:rsidR="00043F81" w:rsidDel="0064292C">
          <w:rPr>
            <w:rFonts w:ascii="Cambria" w:hAnsi="Cambria"/>
          </w:rPr>
          <w:delText xml:space="preserve"> </w:delText>
        </w:r>
        <w:r w:rsidR="00987250" w:rsidDel="0064292C">
          <w:rPr>
            <w:rFonts w:ascii="Cambria" w:hAnsi="Cambria"/>
          </w:rPr>
          <w:delText xml:space="preserve">and </w:delText>
        </w:r>
        <w:r w:rsidR="00043F81" w:rsidDel="0064292C">
          <w:rPr>
            <w:rFonts w:ascii="Cambria" w:hAnsi="Cambria"/>
          </w:rPr>
          <w:delText>h</w:delText>
        </w:r>
      </w:del>
      <w:ins w:id="1024" w:author="Matt Schneider" w:date="2023-01-23T00:08:00Z">
        <w:del w:id="1025" w:author="Bale,Cameron" w:date="2023-01-23T18:12:00Z">
          <w:r w:rsidR="00EE0644" w:rsidDel="0064292C">
            <w:rPr>
              <w:rFonts w:ascii="Cambria" w:hAnsi="Cambria"/>
            </w:rPr>
            <w:delText xml:space="preserve"> </w:delText>
          </w:r>
        </w:del>
      </w:ins>
      <w:del w:id="1026" w:author="Matt Schneider" w:date="2023-01-23T00:08:00Z">
        <w:r w:rsidR="00043F81" w:rsidDel="00EE0644">
          <w:rPr>
            <w:rFonts w:ascii="Cambria" w:hAnsi="Cambria"/>
          </w:rPr>
          <w:delText xml:space="preserve">as </w:delText>
        </w:r>
        <w:r w:rsidR="00C86113" w:rsidDel="00EE0644">
          <w:rPr>
            <w:rFonts w:ascii="Cambria" w:hAnsi="Cambria"/>
          </w:rPr>
          <w:delText xml:space="preserve">been shown to </w:delText>
        </w:r>
      </w:del>
      <w:del w:id="1027" w:author="Bale,Cameron" w:date="2023-01-23T18:13:00Z">
        <w:r w:rsidR="00C86113" w:rsidDel="0064292C">
          <w:rPr>
            <w:rFonts w:ascii="Cambria" w:hAnsi="Cambria"/>
          </w:rPr>
          <w:delText>outperform</w:delText>
        </w:r>
      </w:del>
      <w:ins w:id="1028" w:author="Matt Schneider" w:date="2023-01-23T00:08:00Z">
        <w:del w:id="1029" w:author="Bale,Cameron" w:date="2023-01-23T18:13:00Z">
          <w:r w:rsidR="00EE0644" w:rsidDel="0064292C">
            <w:rPr>
              <w:rFonts w:ascii="Cambria" w:hAnsi="Cambria"/>
            </w:rPr>
            <w:delText>s</w:delText>
          </w:r>
        </w:del>
      </w:ins>
      <w:del w:id="1030" w:author="Bale,Cameron" w:date="2023-01-23T18:13:00Z">
        <w:r w:rsidR="00C86113" w:rsidDel="0064292C">
          <w:rPr>
            <w:rFonts w:ascii="Cambria" w:hAnsi="Cambria"/>
          </w:rPr>
          <w:delText xml:space="preserve"> information criteria-based and cross-validation based model selection</w:delText>
        </w:r>
      </w:del>
      <w:ins w:id="1031" w:author="Matt Schneider" w:date="2023-01-23T01:07:00Z">
        <w:del w:id="1032" w:author="Bale,Cameron" w:date="2023-01-23T18:13:00Z">
          <w:r w:rsidR="00D3472D" w:rsidDel="0064292C">
            <w:rPr>
              <w:rFonts w:ascii="Cambria" w:hAnsi="Cambria"/>
            </w:rPr>
            <w:delText xml:space="preserve"> by </w:delText>
          </w:r>
        </w:del>
        <w:del w:id="1033" w:author="Bale,Cameron" w:date="2023-01-24T16:53:00Z">
          <w:r w:rsidR="00D3472D" w:rsidDel="007A38D9">
            <w:rPr>
              <w:rFonts w:ascii="Cambria" w:hAnsi="Cambria"/>
            </w:rPr>
            <w:delText>XXX%</w:delText>
          </w:r>
        </w:del>
      </w:ins>
      <w:del w:id="1034" w:author="Bale,Cameron" w:date="2023-01-24T16:53:00Z">
        <w:r w:rsidR="00C86113" w:rsidDel="007A38D9">
          <w:rPr>
            <w:rFonts w:ascii="Cambria" w:hAnsi="Cambria"/>
          </w:rPr>
          <w:delText>.</w:delText>
        </w:r>
      </w:del>
      <w:commentRangeEnd w:id="885"/>
      <w:r w:rsidR="007A38D9">
        <w:rPr>
          <w:rStyle w:val="CommentReference"/>
        </w:rPr>
        <w:commentReference w:id="885"/>
      </w:r>
    </w:p>
    <w:p w14:paraId="1C7CAAB0" w14:textId="52E0EFEF" w:rsidR="00753FD1" w:rsidRDefault="00753FD1" w:rsidP="00D943A2">
      <w:pPr>
        <w:rPr>
          <w:rFonts w:ascii="Cambria" w:hAnsi="Cambria"/>
        </w:rPr>
      </w:pPr>
    </w:p>
    <w:p w14:paraId="1A619711" w14:textId="1FC02A02" w:rsidR="00CD4188" w:rsidRPr="00134519" w:rsidDel="0041622C" w:rsidRDefault="00CD4188" w:rsidP="00134519">
      <w:pPr>
        <w:pStyle w:val="ListParagraph"/>
        <w:numPr>
          <w:ilvl w:val="1"/>
          <w:numId w:val="1"/>
        </w:numPr>
        <w:rPr>
          <w:del w:id="1035" w:author="Matt Schneider" w:date="2023-01-23T01:22:00Z"/>
          <w:rFonts w:ascii="Cambria" w:hAnsi="Cambria"/>
          <w:i/>
          <w:iCs/>
        </w:rPr>
      </w:pPr>
      <w:del w:id="1036" w:author="Matt Schneider" w:date="2023-01-23T01:22:00Z">
        <w:r w:rsidDel="0041622C">
          <w:rPr>
            <w:rFonts w:ascii="Cambria" w:hAnsi="Cambria"/>
            <w:i/>
            <w:iCs/>
          </w:rPr>
          <w:delText>Our Contributions</w:delText>
        </w:r>
      </w:del>
    </w:p>
    <w:p w14:paraId="213AF24A" w14:textId="520A4AA4" w:rsidR="00CD4188" w:rsidRDefault="00CD4188" w:rsidP="00D943A2">
      <w:pPr>
        <w:rPr>
          <w:rFonts w:ascii="Cambria" w:hAnsi="Cambria"/>
        </w:rPr>
      </w:pPr>
    </w:p>
    <w:p w14:paraId="0B69C263" w14:textId="50ABF80A" w:rsidR="00D17755" w:rsidDel="00D3113C" w:rsidRDefault="00E96EA4" w:rsidP="0041622C">
      <w:pPr>
        <w:rPr>
          <w:del w:id="1037" w:author="Matt Schneider" w:date="2023-01-23T01:12:00Z"/>
          <w:moveTo w:id="1038" w:author="Matt Schneider" w:date="2023-01-22T23:55:00Z"/>
          <w:rFonts w:ascii="Cambria" w:hAnsi="Cambria"/>
        </w:rPr>
      </w:pPr>
      <w:del w:id="1039" w:author="Matt Schneider" w:date="2023-01-23T01:18:00Z">
        <w:r w:rsidDel="00C75290">
          <w:rPr>
            <w:rFonts w:ascii="Cambria" w:hAnsi="Cambria"/>
          </w:rPr>
          <w:delText>Our contributions are two-fold. First, we</w:delText>
        </w:r>
        <w:r w:rsidRPr="00753FD1" w:rsidDel="00C75290">
          <w:rPr>
            <w:rFonts w:ascii="Cambria" w:hAnsi="Cambria"/>
          </w:rPr>
          <w:delText xml:space="preserve"> analyze privacy adjusted forecasts </w:delText>
        </w:r>
        <w:r w:rsidDel="00C75290">
          <w:rPr>
            <w:rFonts w:ascii="Cambria" w:hAnsi="Cambria"/>
          </w:rPr>
          <w:delText>from</w:delText>
        </w:r>
        <w:r w:rsidRPr="00753FD1" w:rsidDel="00C75290">
          <w:rPr>
            <w:rFonts w:ascii="Cambria" w:hAnsi="Cambria"/>
          </w:rPr>
          <w:delText xml:space="preserve"> multiple forecasting models and privacy methods</w:delText>
        </w:r>
        <w:r w:rsidDel="00C75290">
          <w:rPr>
            <w:rFonts w:ascii="Cambria" w:hAnsi="Cambria"/>
          </w:rPr>
          <w:delText>. We</w:delText>
        </w:r>
        <w:r w:rsidRPr="00753FD1" w:rsidDel="00C75290">
          <w:rPr>
            <w:rFonts w:ascii="Cambria" w:hAnsi="Cambria"/>
          </w:rPr>
          <w:delText xml:space="preserve"> extract</w:delText>
        </w:r>
        <w:r w:rsidDel="00C75290">
          <w:rPr>
            <w:rFonts w:ascii="Cambria" w:hAnsi="Cambria"/>
          </w:rPr>
          <w:delText xml:space="preserve"> time series features which are predictive of forecast accuracy and </w:delText>
        </w:r>
        <w:r w:rsidRPr="00753FD1" w:rsidDel="00C75290">
          <w:rPr>
            <w:rFonts w:ascii="Cambria" w:hAnsi="Cambria"/>
          </w:rPr>
          <w:delText xml:space="preserve">show </w:delText>
        </w:r>
        <w:r w:rsidDel="00C75290">
          <w:rPr>
            <w:rFonts w:ascii="Cambria" w:hAnsi="Cambria"/>
          </w:rPr>
          <w:delText>how these features</w:delText>
        </w:r>
        <w:r w:rsidRPr="00753FD1" w:rsidDel="00C75290">
          <w:rPr>
            <w:rFonts w:ascii="Cambria" w:hAnsi="Cambria"/>
          </w:rPr>
          <w:delText xml:space="preserve"> change</w:delText>
        </w:r>
        <w:r w:rsidDel="00C75290">
          <w:rPr>
            <w:rFonts w:ascii="Cambria" w:hAnsi="Cambria"/>
          </w:rPr>
          <w:delText xml:space="preserve"> under</w:delText>
        </w:r>
        <w:r w:rsidRPr="00753FD1" w:rsidDel="00C75290">
          <w:rPr>
            <w:rFonts w:ascii="Cambria" w:hAnsi="Cambria"/>
          </w:rPr>
          <w:delText xml:space="preserve"> data protection</w:delText>
        </w:r>
        <w:r w:rsidDel="00C75290">
          <w:rPr>
            <w:rFonts w:ascii="Cambria" w:hAnsi="Cambria"/>
          </w:rPr>
          <w:delText xml:space="preserve">. </w:delText>
        </w:r>
        <w:r w:rsidR="00F4362D" w:rsidDel="00C75290">
          <w:rPr>
            <w:rFonts w:ascii="Cambria" w:hAnsi="Cambria"/>
          </w:rPr>
          <w:delText xml:space="preserve">We use these changes </w:delText>
        </w:r>
        <w:r w:rsidDel="00C75290">
          <w:rPr>
            <w:rFonts w:ascii="Cambria" w:hAnsi="Cambria"/>
          </w:rPr>
          <w:delText xml:space="preserve">to explain the performance of various forecasting models </w:delText>
        </w:r>
        <w:r w:rsidR="00F81603" w:rsidDel="00C75290">
          <w:rPr>
            <w:rFonts w:ascii="Cambria" w:hAnsi="Cambria"/>
          </w:rPr>
          <w:delText>in our empirical application.</w:delText>
        </w:r>
      </w:del>
      <w:moveToRangeStart w:id="1040" w:author="Matt Schneider" w:date="2023-01-22T23:55:00Z" w:name="move125324142"/>
      <w:moveTo w:id="1041" w:author="Matt Schneider" w:date="2023-01-22T23:55:00Z">
        <w:del w:id="1042" w:author="Matt Schneider" w:date="2023-01-23T01:18:00Z">
          <w:r w:rsidR="00D17755" w:rsidRPr="001726A5" w:rsidDel="00C75290">
            <w:rPr>
              <w:rFonts w:ascii="Cambria" w:hAnsi="Cambria"/>
            </w:rPr>
            <w:delText xml:space="preserve">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w:delText>
          </w:r>
        </w:del>
        <w:del w:id="1043" w:author="Matt Schneider" w:date="2023-01-23T01:12:00Z">
          <w:r w:rsidR="00D17755" w:rsidRPr="001726A5" w:rsidDel="00D3113C">
            <w:rPr>
              <w:rFonts w:ascii="Cambria" w:hAnsi="Cambria"/>
            </w:rPr>
            <w:delText>Finally, there exist no privacy methods which are specifically designed with forecasters in mind</w:delText>
          </w:r>
          <w:r w:rsidR="00D17755" w:rsidDel="00D3113C">
            <w:rPr>
              <w:rFonts w:ascii="Cambria" w:hAnsi="Cambria"/>
            </w:rPr>
            <w:delText>, which our work remedies.</w:delText>
          </w:r>
        </w:del>
      </w:moveTo>
    </w:p>
    <w:moveToRangeEnd w:id="1040"/>
    <w:p w14:paraId="0A2D54D8" w14:textId="25AC3C54" w:rsidR="00D17755" w:rsidRPr="00753FD1" w:rsidDel="00C75290" w:rsidRDefault="00D17755" w:rsidP="00D3113C">
      <w:pPr>
        <w:rPr>
          <w:del w:id="1044" w:author="Matt Schneider" w:date="2023-01-23T01:18:00Z"/>
          <w:rFonts w:ascii="Cambria" w:hAnsi="Cambria"/>
        </w:rPr>
      </w:pPr>
    </w:p>
    <w:p w14:paraId="56D6B03C" w14:textId="5B933037" w:rsidR="00E96EA4" w:rsidDel="00C75290" w:rsidRDefault="00E96EA4" w:rsidP="00D943A2">
      <w:pPr>
        <w:rPr>
          <w:del w:id="1045" w:author="Matt Schneider" w:date="2023-01-23T01:18:00Z"/>
          <w:rFonts w:ascii="Cambria" w:hAnsi="Cambria"/>
        </w:rPr>
      </w:pPr>
    </w:p>
    <w:p w14:paraId="62EFAD9B" w14:textId="18B21209" w:rsidR="00E96EA4" w:rsidDel="00C75290" w:rsidRDefault="00E96EA4" w:rsidP="00753FD1">
      <w:pPr>
        <w:rPr>
          <w:del w:id="1046" w:author="Matt Schneider" w:date="2023-01-23T01:18:00Z"/>
          <w:rFonts w:ascii="Cambria" w:hAnsi="Cambria"/>
        </w:rPr>
      </w:pPr>
      <w:del w:id="1047" w:author="Matt Schneider" w:date="2023-01-23T01:18:00Z">
        <w:r w:rsidDel="00C75290">
          <w:rPr>
            <w:rFonts w:ascii="Cambria" w:hAnsi="Cambria"/>
          </w:rPr>
          <w:delText xml:space="preserve">Second, we propose a </w:delText>
        </w:r>
        <w:r w:rsidRPr="00753FD1" w:rsidDel="00C75290">
          <w:rPr>
            <w:rFonts w:ascii="Cambria" w:hAnsi="Cambria"/>
          </w:rPr>
          <w:delText xml:space="preserve">novel privacy method </w:delText>
        </w:r>
      </w:del>
      <w:del w:id="1048" w:author="Matt Schneider" w:date="2023-01-23T01:12:00Z">
        <w:r w:rsidRPr="00753FD1" w:rsidDel="00D3113C">
          <w:rPr>
            <w:rFonts w:ascii="Cambria" w:hAnsi="Cambria"/>
          </w:rPr>
          <w:delText>designed with forecasters in mind</w:delText>
        </w:r>
      </w:del>
      <w:del w:id="1049" w:author="Matt Schneider" w:date="2023-01-23T01:18:00Z">
        <w:r w:rsidRPr="00753FD1" w:rsidDel="00C75290">
          <w:rPr>
            <w:rFonts w:ascii="Cambria" w:hAnsi="Cambria"/>
          </w:rPr>
          <w:delText>.</w:delText>
        </w:r>
        <w:r w:rsidDel="00C75290">
          <w:rPr>
            <w:rFonts w:ascii="Cambria" w:hAnsi="Cambria"/>
          </w:rPr>
          <w:delText xml:space="preserve"> </w:delText>
        </w:r>
      </w:del>
      <w:del w:id="1050" w:author="Matt Schneider" w:date="2023-01-23T01:12:00Z">
        <w:r w:rsidR="00FC439D" w:rsidDel="00D3113C">
          <w:rPr>
            <w:rFonts w:ascii="Cambria" w:hAnsi="Cambria"/>
          </w:rPr>
          <w:delText xml:space="preserve">Existing </w:delText>
        </w:r>
      </w:del>
      <w:del w:id="1051" w:author="Matt Schneider" w:date="2023-01-23T01:18:00Z">
        <w:r w:rsidR="00FC439D" w:rsidDel="00C75290">
          <w:rPr>
            <w:rFonts w:ascii="Cambria" w:hAnsi="Cambria"/>
          </w:rPr>
          <w:delText xml:space="preserve">privacy methods apply protection </w:delText>
        </w:r>
      </w:del>
      <w:del w:id="1052" w:author="Matt Schneider" w:date="2023-01-23T01:13:00Z">
        <w:r w:rsidR="00FC439D" w:rsidDel="00D3113C">
          <w:rPr>
            <w:rFonts w:ascii="Cambria" w:hAnsi="Cambria"/>
          </w:rPr>
          <w:delText xml:space="preserve">based on the values of time series and give no regard to the preservation of time series features. </w:delText>
        </w:r>
        <w:r w:rsidR="00AE1444" w:rsidDel="00D3113C">
          <w:rPr>
            <w:rFonts w:ascii="Cambria" w:hAnsi="Cambria"/>
          </w:rPr>
          <w:delText>Motivated by</w:delText>
        </w:r>
        <w:r w:rsidR="00FC439D" w:rsidDel="00D3113C">
          <w:rPr>
            <w:rFonts w:ascii="Cambria" w:hAnsi="Cambria"/>
          </w:rPr>
          <w:delText xml:space="preserve"> the relationship between time series features and forecast accuracy</w:delText>
        </w:r>
        <w:r w:rsidR="00134519" w:rsidDel="00D3113C">
          <w:rPr>
            <w:rFonts w:ascii="Cambria" w:hAnsi="Cambria"/>
          </w:rPr>
          <w:delText xml:space="preserve"> (Spiliotis et al. 2020)</w:delText>
        </w:r>
        <w:r w:rsidR="00FC439D" w:rsidDel="00D3113C">
          <w:rPr>
            <w:rFonts w:ascii="Cambria" w:hAnsi="Cambria"/>
          </w:rPr>
          <w:delText>, and the usefulness of time series features for performing model selection and forecast combination</w:delText>
        </w:r>
        <w:r w:rsidR="00134519" w:rsidDel="00D3113C">
          <w:rPr>
            <w:rFonts w:ascii="Cambria" w:hAnsi="Cambria"/>
          </w:rPr>
          <w:delText xml:space="preserve"> </w:delText>
        </w:r>
        <w:r w:rsidR="00134519" w:rsidDel="00D3113C">
          <w:rPr>
            <w:rFonts w:ascii="Cambria" w:hAnsi="Cambria"/>
          </w:rPr>
          <w:fldChar w:fldCharType="begin"/>
        </w:r>
        <w:r w:rsidR="00134519" w:rsidDel="00D3113C">
          <w:rPr>
            <w:rFonts w:ascii="Cambria" w:hAnsi="Cambria"/>
          </w:rPr>
          <w:del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delInstrText>
        </w:r>
        <w:r w:rsidR="00134519" w:rsidDel="00D3113C">
          <w:rPr>
            <w:rFonts w:ascii="Cambria" w:hAnsi="Cambria"/>
          </w:rPr>
          <w:fldChar w:fldCharType="separate"/>
        </w:r>
        <w:r w:rsidR="00134519" w:rsidRPr="00550395" w:rsidDel="00D3113C">
          <w:rPr>
            <w:rFonts w:ascii="Cambria" w:hAnsi="Cambria"/>
          </w:rPr>
          <w:delText>(Li et al., 2022; Talagala et al., 2022)</w:delText>
        </w:r>
        <w:r w:rsidR="00134519" w:rsidDel="00D3113C">
          <w:rPr>
            <w:rFonts w:ascii="Cambria" w:hAnsi="Cambria"/>
          </w:rPr>
          <w:fldChar w:fldCharType="end"/>
        </w:r>
        <w:r w:rsidR="00FC439D" w:rsidDel="00D3113C">
          <w:rPr>
            <w:rFonts w:ascii="Cambria" w:hAnsi="Cambria"/>
          </w:rPr>
          <w:delText>,</w:delText>
        </w:r>
        <w:r w:rsidR="00134519" w:rsidDel="00D3113C">
          <w:rPr>
            <w:rFonts w:ascii="Cambria" w:hAnsi="Cambria"/>
          </w:rPr>
          <w:delText xml:space="preserve"> w</w:delText>
        </w:r>
      </w:del>
      <w:del w:id="1053" w:author="Matt Schneider" w:date="2023-01-23T01:18:00Z">
        <w:r w:rsidR="00134519" w:rsidDel="00C75290">
          <w:rPr>
            <w:rFonts w:ascii="Cambria" w:hAnsi="Cambria"/>
          </w:rPr>
          <w:delText xml:space="preserve">e create a privacy method that uses a feedback loop based on </w:delText>
        </w:r>
        <w:r w:rsidR="00E814C2" w:rsidDel="00C75290">
          <w:rPr>
            <w:rFonts w:ascii="Cambria" w:hAnsi="Cambria"/>
          </w:rPr>
          <w:delText>the relationship between time series features and forecast accuracy</w:delText>
        </w:r>
      </w:del>
      <w:del w:id="1054" w:author="Matt Schneider" w:date="2023-01-23T01:14:00Z">
        <w:r w:rsidR="00E814C2" w:rsidDel="00D3113C">
          <w:rPr>
            <w:rFonts w:ascii="Cambria" w:hAnsi="Cambria"/>
          </w:rPr>
          <w:delText xml:space="preserve"> </w:delText>
        </w:r>
        <w:r w:rsidR="00134519" w:rsidDel="00D3113C">
          <w:rPr>
            <w:rFonts w:ascii="Cambria" w:hAnsi="Cambria"/>
          </w:rPr>
          <w:delText>to forecast well under data protection</w:delText>
        </w:r>
      </w:del>
      <w:del w:id="1055" w:author="Matt Schneider" w:date="2023-01-23T01:18:00Z">
        <w:r w:rsidR="00134519" w:rsidDel="00C75290">
          <w:rPr>
            <w:rFonts w:ascii="Cambria" w:hAnsi="Cambria"/>
          </w:rPr>
          <w:delText xml:space="preserve">. </w:delText>
        </w:r>
      </w:del>
      <w:del w:id="1056" w:author="Matt Schneider" w:date="2023-01-23T01:14:00Z">
        <w:r w:rsidR="00134519" w:rsidDel="00D3113C">
          <w:rPr>
            <w:rFonts w:ascii="Cambria" w:hAnsi="Cambria"/>
          </w:rPr>
          <w:delText>This</w:delText>
        </w:r>
        <w:r w:rsidR="00892C65" w:rsidDel="00D3113C">
          <w:rPr>
            <w:rFonts w:ascii="Cambria" w:hAnsi="Cambria"/>
          </w:rPr>
          <w:delText xml:space="preserve"> matrix-based method</w:delText>
        </w:r>
      </w:del>
      <w:del w:id="1057" w:author="Matt Schneider" w:date="2023-01-23T01:18:00Z">
        <w:r w:rsidR="00CD4188" w:rsidRPr="00753FD1" w:rsidDel="00C75290">
          <w:rPr>
            <w:rFonts w:ascii="Cambria" w:hAnsi="Cambria"/>
          </w:rPr>
          <w:delText xml:space="preserve"> swaps the values of time series with similar </w:delText>
        </w:r>
        <w:r w:rsidR="00892C65" w:rsidDel="00C75290">
          <w:rPr>
            <w:rFonts w:ascii="Cambria" w:hAnsi="Cambria"/>
          </w:rPr>
          <w:delText>features</w:delText>
        </w:r>
        <w:r w:rsidR="00CD4188" w:rsidRPr="00753FD1" w:rsidDel="00C75290">
          <w:rPr>
            <w:rFonts w:ascii="Cambria" w:hAnsi="Cambria"/>
          </w:rPr>
          <w:delText xml:space="preserve"> </w:delText>
        </w:r>
      </w:del>
      <w:del w:id="1058" w:author="Matt Schneider" w:date="2023-01-23T01:15:00Z">
        <w:r w:rsidR="00CD4188" w:rsidRPr="00753FD1" w:rsidDel="00D3113C">
          <w:rPr>
            <w:rFonts w:ascii="Cambria" w:hAnsi="Cambria"/>
          </w:rPr>
          <w:delText>to help</w:delText>
        </w:r>
      </w:del>
      <w:del w:id="1059" w:author="Matt Schneider" w:date="2023-01-23T01:18:00Z">
        <w:r w:rsidR="00CD4188" w:rsidRPr="00753FD1" w:rsidDel="00C75290">
          <w:rPr>
            <w:rFonts w:ascii="Cambria" w:hAnsi="Cambria"/>
          </w:rPr>
          <w:delText xml:space="preserve"> </w:delText>
        </w:r>
      </w:del>
      <w:del w:id="1060" w:author="Matt Schneider" w:date="2023-01-23T01:15:00Z">
        <w:r w:rsidR="00CD4188" w:rsidRPr="00753FD1" w:rsidDel="00D3113C">
          <w:rPr>
            <w:rFonts w:ascii="Cambria" w:hAnsi="Cambria"/>
          </w:rPr>
          <w:delText>maintain</w:delText>
        </w:r>
        <w:r w:rsidR="00E814C2" w:rsidDel="00D3113C">
          <w:rPr>
            <w:rFonts w:ascii="Cambria" w:hAnsi="Cambria"/>
          </w:rPr>
          <w:delText xml:space="preserve"> those features and</w:delText>
        </w:r>
      </w:del>
      <w:del w:id="1061" w:author="Matt Schneider" w:date="2023-01-23T01:18:00Z">
        <w:r w:rsidR="00CD4188" w:rsidRPr="00753FD1" w:rsidDel="00C75290">
          <w:rPr>
            <w:rFonts w:ascii="Cambria" w:hAnsi="Cambria"/>
          </w:rPr>
          <w:delText xml:space="preserve"> forecast accurac</w:delText>
        </w:r>
        <w:r w:rsidR="00892C65" w:rsidDel="00C75290">
          <w:rPr>
            <w:rFonts w:ascii="Cambria" w:hAnsi="Cambria"/>
          </w:rPr>
          <w:delText>y</w:delText>
        </w:r>
        <w:r w:rsidR="00CD4188" w:rsidRPr="00753FD1" w:rsidDel="00C75290">
          <w:rPr>
            <w:rFonts w:ascii="Cambria" w:hAnsi="Cambria"/>
          </w:rPr>
          <w:delText>. Results show that our method</w:delText>
        </w:r>
        <w:r w:rsidR="00892C65" w:rsidDel="00C75290">
          <w:rPr>
            <w:rFonts w:ascii="Cambria" w:hAnsi="Cambria"/>
          </w:rPr>
          <w:delText xml:space="preserve"> provides significantly better accuracy at similar levels of privacy protection compared to competitor privacy methods.</w:delText>
        </w:r>
        <w:r w:rsidR="003262AE" w:rsidDel="00C75290">
          <w:rPr>
            <w:rFonts w:ascii="Cambria" w:hAnsi="Cambria"/>
          </w:rPr>
          <w:delText xml:space="preserve"> Further, using the</w:delText>
        </w:r>
        <w:r w:rsidR="0013647F" w:rsidDel="00C75290">
          <w:rPr>
            <w:rFonts w:ascii="Cambria" w:hAnsi="Cambria"/>
          </w:rPr>
          <w:delText xml:space="preserve"> </w:delText>
        </w:r>
        <w:r w:rsidR="0013647F" w:rsidDel="00C75290">
          <w:rPr>
            <w:rFonts w:ascii="Cambria" w:hAnsi="Cambria"/>
            <w:i/>
            <w:iCs/>
          </w:rPr>
          <w:delText>performance gap</w:delText>
        </w:r>
        <w:r w:rsidR="0013647F" w:rsidDel="00C75290">
          <w:rPr>
            <w:rFonts w:ascii="Cambria" w:hAnsi="Cambria"/>
          </w:rPr>
          <w:delText xml:space="preserve"> from the REP metric (Petropoulos &amp; Siemsen, 2022), we show tha</w:delText>
        </w:r>
        <w:r w:rsidR="009440A4" w:rsidDel="00C75290">
          <w:rPr>
            <w:rFonts w:ascii="Cambria" w:hAnsi="Cambria"/>
          </w:rPr>
          <w:delText xml:space="preserve">t the </w:delText>
        </w:r>
        <w:r w:rsidR="003262AE" w:rsidDel="00C75290">
          <w:rPr>
            <w:rFonts w:ascii="Cambria" w:hAnsi="Cambria"/>
          </w:rPr>
          <w:delText xml:space="preserve">protected time series produced under </w:delText>
        </w:r>
        <w:r w:rsidR="003262AE" w:rsidDel="00C75290">
          <w:rPr>
            <w:rFonts w:ascii="Cambria" w:hAnsi="Cambria"/>
            <w:i/>
            <w:iCs/>
          </w:rPr>
          <w:delText>k</w:delText>
        </w:r>
        <w:r w:rsidR="003262AE" w:rsidDel="00C75290">
          <w:rPr>
            <w:rFonts w:ascii="Cambria" w:hAnsi="Cambria"/>
          </w:rPr>
          <w:delText>-nTS+ are much more representative of the original series compared to the protected series from other methods.</w:delText>
        </w:r>
        <w:r w:rsidDel="00C75290">
          <w:rPr>
            <w:rFonts w:ascii="Cambria" w:hAnsi="Cambria"/>
          </w:rPr>
          <w:delText xml:space="preserve"> </w:delText>
        </w:r>
      </w:del>
      <w:del w:id="1062" w:author="Matt Schneider" w:date="2023-01-23T01:16:00Z">
        <w:r w:rsidDel="00D3113C">
          <w:rPr>
            <w:rFonts w:ascii="Cambria" w:hAnsi="Cambria"/>
          </w:rPr>
          <w:delText>We define our proposed method in the next section.</w:delText>
        </w:r>
      </w:del>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proofErr w:type="spellStart"/>
      <w:r w:rsidRPr="00134519">
        <w:rPr>
          <w:rFonts w:ascii="Cambria" w:hAnsi="Cambria"/>
          <w:b/>
          <w:bCs/>
        </w:rPr>
        <w:t>nTS</w:t>
      </w:r>
      <w:proofErr w:type="spellEnd"/>
      <w:r w:rsidRPr="00134519">
        <w:rPr>
          <w:rFonts w:ascii="Cambria" w:hAnsi="Cambria"/>
          <w:b/>
          <w:bCs/>
        </w:rPr>
        <w:t>) Swapping Method</w:t>
      </w:r>
    </w:p>
    <w:p w14:paraId="10E08700" w14:textId="77777777" w:rsidR="001546D0" w:rsidRDefault="001546D0" w:rsidP="001546D0">
      <w:pPr>
        <w:rPr>
          <w:rFonts w:ascii="Cambria" w:hAnsi="Cambria"/>
          <w:b/>
          <w:bCs/>
        </w:rPr>
      </w:pPr>
    </w:p>
    <w:p w14:paraId="449E47D0" w14:textId="4858E698"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 xml:space="preserve">be a </w:t>
      </w:r>
      <w:del w:id="1063" w:author="Bale,Cameron" w:date="2023-01-24T17:42:00Z">
        <w:r w:rsidRPr="00E24122" w:rsidDel="00117A04">
          <w:rPr>
            <w:rFonts w:ascii="Cambria" w:hAnsi="Cambria"/>
          </w:rPr>
          <w:delText xml:space="preserve">given </w:delText>
        </w:r>
      </w:del>
      <w:r w:rsidRPr="00E24122">
        <w:rPr>
          <w:rFonts w:ascii="Cambria" w:hAnsi="Cambria"/>
        </w:rPr>
        <w:t>set of time series data (</w:t>
      </w:r>
      <w:r w:rsidRPr="00E24122">
        <w:rPr>
          <w:rFonts w:ascii="Cambria" w:hAnsi="Cambria"/>
          <w:i/>
          <w:iCs/>
        </w:rPr>
        <w:t>n</w:t>
      </w:r>
      <w:r w:rsidRPr="00E24122">
        <w:rPr>
          <w:rFonts w:ascii="Cambria" w:hAnsi="Cambria"/>
        </w:rPr>
        <w:t>-vectors). Using standard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a data provider releases protected data</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based on the confidential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Pr="00E24122">
        <w:rPr>
          <w:rFonts w:ascii="Cambria" w:hAnsi="Cambria"/>
        </w:rPr>
        <w:t>up until time</w:t>
      </w:r>
      <w:r>
        <w:rPr>
          <w:rFonts w:ascii="Cambria" w:hAnsi="Cambria"/>
        </w:rPr>
        <w:t xml:space="preserve"> </w:t>
      </w:r>
      <m:oMath>
        <m:r>
          <w:rPr>
            <w:rFonts w:ascii="Cambria Math" w:hAnsi="Cambria Math"/>
          </w:rPr>
          <m:t>t</m:t>
        </m:r>
      </m:oMath>
      <w:r w:rsidRPr="00E24122">
        <w:rPr>
          <w:rFonts w:ascii="Cambria" w:hAnsi="Cambria"/>
        </w:rPr>
        <w:t>. The</w:t>
      </w:r>
      <w:ins w:id="1064" w:author="Bale,Cameron" w:date="2023-01-24T17:42:00Z">
        <w:r w:rsidR="00201959">
          <w:rPr>
            <w:rFonts w:ascii="Cambria" w:hAnsi="Cambria"/>
          </w:rPr>
          <w:t xml:space="preserve">se methods </w:t>
        </w:r>
      </w:ins>
      <w:del w:id="1065" w:author="Bale,Cameron" w:date="2023-01-24T17:42:00Z">
        <w:r w:rsidRPr="00E24122" w:rsidDel="00201959">
          <w:rPr>
            <w:rFonts w:ascii="Cambria" w:hAnsi="Cambria"/>
          </w:rPr>
          <w:delText xml:space="preserve"> main issue with these methods is</w:delText>
        </w:r>
        <w:r w:rsidR="00CE7A07" w:rsidDel="00201959">
          <w:rPr>
            <w:rFonts w:ascii="Cambria" w:hAnsi="Cambria"/>
          </w:rPr>
          <w:delText xml:space="preserve"> </w:delText>
        </w:r>
        <w:r w:rsidRPr="00E24122" w:rsidDel="00201959">
          <w:rPr>
            <w:rFonts w:ascii="Cambria" w:hAnsi="Cambria"/>
          </w:rPr>
          <w:delText>that they</w:delText>
        </w:r>
        <w:r w:rsidR="001F10EC" w:rsidDel="00201959">
          <w:rPr>
            <w:rFonts w:ascii="Cambria" w:hAnsi="Cambria"/>
          </w:rPr>
          <w:delText xml:space="preserve"> </w:delText>
        </w:r>
      </w:del>
      <w:r w:rsidRPr="00E24122">
        <w:rPr>
          <w:rFonts w:ascii="Cambria" w:hAnsi="Cambria"/>
        </w:rPr>
        <w:t>choose protected values based on predefined rules</w:t>
      </w:r>
      <w:ins w:id="1066" w:author="Bale,Cameron" w:date="2023-01-24T17:42:00Z">
        <w:r w:rsidR="00201959">
          <w:rPr>
            <w:rFonts w:ascii="Cambria" w:hAnsi="Cambria"/>
          </w:rPr>
          <w:t xml:space="preserve">, </w:t>
        </w:r>
      </w:ins>
      <w:del w:id="1067" w:author="Bale,Cameron" w:date="2023-01-24T17:42:00Z">
        <w:r w:rsidRPr="00E24122" w:rsidDel="00201959">
          <w:rPr>
            <w:rFonts w:ascii="Cambria" w:hAnsi="Cambria"/>
          </w:rPr>
          <w:delText xml:space="preserve"> and </w:delText>
        </w:r>
      </w:del>
      <w:r w:rsidRPr="00E24122">
        <w:rPr>
          <w:rFonts w:ascii="Cambria" w:hAnsi="Cambria"/>
        </w:rPr>
        <w:t>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of the data provider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77C7FADF" w14:textId="4882A708" w:rsidR="00592506" w:rsidRPr="00592506" w:rsidRDefault="00E24122" w:rsidP="001546D0">
      <w:pPr>
        <w:rPr>
          <w:ins w:id="1068" w:author="Bale,Cameron" w:date="2023-01-24T18:06:00Z"/>
          <w:rFonts w:ascii="Cambria" w:eastAsiaTheme="minorEastAsia" w:hAnsi="Cambria"/>
          <w:rPrChange w:id="1069" w:author="Bale,Cameron" w:date="2023-01-24T18:06:00Z">
            <w:rPr>
              <w:ins w:id="1070" w:author="Bale,Cameron" w:date="2023-01-24T18:06:00Z"/>
              <w:rFonts w:ascii="Cambria" w:hAnsi="Cambria"/>
            </w:rPr>
          </w:rPrChange>
        </w:rPr>
      </w:pPr>
      <w:r w:rsidRPr="00E24122">
        <w:rPr>
          <w:rFonts w:ascii="Cambria" w:hAnsi="Cambria"/>
        </w:rPr>
        <w:t xml:space="preserve">We solve the data protection problem for the data provider using a </w:t>
      </w:r>
      <w:del w:id="1071" w:author="Bale,Cameron" w:date="2023-01-24T17:43:00Z">
        <w:r w:rsidRPr="00E24122" w:rsidDel="00201959">
          <w:rPr>
            <w:rFonts w:ascii="Cambria" w:hAnsi="Cambria"/>
          </w:rPr>
          <w:delText xml:space="preserve">matrix </w:delText>
        </w:r>
      </w:del>
      <w:ins w:id="1072" w:author="Bale,Cameron" w:date="2023-01-24T17:43:00Z">
        <w:r w:rsidR="00201959" w:rsidRPr="00E24122">
          <w:rPr>
            <w:rFonts w:ascii="Cambria" w:hAnsi="Cambria"/>
          </w:rPr>
          <w:t>matrix</w:t>
        </w:r>
        <w:r w:rsidR="00201959">
          <w:rPr>
            <w:rFonts w:ascii="Cambria" w:hAnsi="Cambria"/>
          </w:rPr>
          <w:t>-</w:t>
        </w:r>
      </w:ins>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time series) swapping method, where the data provider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the confidential values of all</w:t>
      </w:r>
      <w:r w:rsidR="009E0600">
        <w:rPr>
          <w:rFonts w:ascii="Cambria" w:hAnsi="Cambria"/>
        </w:rPr>
        <w:t xml:space="preserve"> </w:t>
      </w:r>
      <w:r w:rsidRPr="00E24122">
        <w:rPr>
          <w:rFonts w:ascii="Cambria" w:hAnsi="Cambria"/>
        </w:rPr>
        <w:t>series</w:t>
      </w:r>
      <w:del w:id="1073" w:author="Bale,Cameron" w:date="2023-01-24T17:44:00Z">
        <w:r w:rsidRPr="00E24122" w:rsidDel="001C0CA8">
          <w:rPr>
            <w:rFonts w:ascii="Cambria" w:hAnsi="Cambria"/>
          </w:rPr>
          <w:delText xml:space="preserve"> up</w:delText>
        </w:r>
      </w:del>
      <w:r w:rsidRPr="00E24122">
        <w:rPr>
          <w:rFonts w:ascii="Cambria" w:hAnsi="Cambria"/>
        </w:rPr>
        <w:t xml:space="preserve">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ins w:id="1074" w:author="Bale,Cameron" w:date="2023-01-24T17:51:00Z">
        <w:r w:rsidR="001C0CA8">
          <w:rPr>
            <w:rFonts w:ascii="Cambria" w:hAnsi="Cambria"/>
          </w:rPr>
          <w:t xml:space="preserve">To create a protected series </w:t>
        </w:r>
      </w:ins>
      <m:oMath>
        <m:sSubSup>
          <m:sSubSupPr>
            <m:ctrlPr>
              <w:ins w:id="1075" w:author="Bale,Cameron" w:date="2023-01-24T17:52:00Z">
                <w:rPr>
                  <w:rFonts w:ascii="Cambria Math" w:hAnsi="Cambria Math"/>
                  <w:i/>
                </w:rPr>
              </w:ins>
            </m:ctrlPr>
          </m:sSubSupPr>
          <m:e>
            <m:r>
              <w:ins w:id="1076" w:author="Bale,Cameron" w:date="2023-01-24T17:51:00Z">
                <w:rPr>
                  <w:rFonts w:ascii="Cambria Math" w:hAnsi="Cambria Math"/>
                </w:rPr>
                <m:t>x</m:t>
              </w:ins>
            </m:r>
          </m:e>
          <m:sub>
            <m:r>
              <w:ins w:id="1077" w:author="Bale,Cameron" w:date="2023-01-24T17:52:00Z">
                <w:rPr>
                  <w:rFonts w:ascii="Cambria Math" w:hAnsi="Cambria Math"/>
                </w:rPr>
                <m:t>j</m:t>
              </w:ins>
            </m:r>
          </m:sub>
          <m:sup>
            <m:r>
              <w:ins w:id="1078" w:author="Bale,Cameron" w:date="2023-01-24T17:51:00Z">
                <w:rPr>
                  <w:rFonts w:ascii="Cambria Math" w:hAnsi="Cambria Math"/>
                </w:rPr>
                <m:t>'</m:t>
              </w:ins>
            </m:r>
          </m:sup>
        </m:sSubSup>
      </m:oMath>
      <w:ins w:id="1079" w:author="Bale,Cameron" w:date="2023-01-24T17:52:00Z">
        <w:r w:rsidR="001C0CA8">
          <w:rPr>
            <w:rFonts w:ascii="Cambria" w:eastAsiaTheme="minorEastAsia" w:hAnsi="Cambria"/>
          </w:rPr>
          <w:t xml:space="preserve">, </w:t>
        </w:r>
        <w:r w:rsidR="001C0CA8">
          <w:rPr>
            <w:rFonts w:ascii="Cambria" w:hAnsi="Cambria"/>
          </w:rPr>
          <w:t>t</w:t>
        </w:r>
      </w:ins>
      <w:del w:id="1080" w:author="Bale,Cameron" w:date="2023-01-24T17:52:00Z">
        <w:r w:rsidRPr="00E24122" w:rsidDel="001C0CA8">
          <w:rPr>
            <w:rFonts w:ascii="Cambria" w:hAnsi="Cambria"/>
          </w:rPr>
          <w:delText>T</w:delText>
        </w:r>
      </w:del>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method </w:t>
      </w:r>
      <w:del w:id="1081" w:author="Bale,Cameron" w:date="2023-01-24T17:49:00Z">
        <w:r w:rsidRPr="00E24122" w:rsidDel="001C0CA8">
          <w:rPr>
            <w:rFonts w:ascii="Cambria" w:hAnsi="Cambria"/>
          </w:rPr>
          <w:delText xml:space="preserve">matches </w:delText>
        </w:r>
      </w:del>
      <w:ins w:id="1082" w:author="Bale,Cameron" w:date="2023-01-24T17:49:00Z">
        <w:r w:rsidR="001C0CA8">
          <w:rPr>
            <w:rFonts w:ascii="Cambria" w:hAnsi="Cambria"/>
          </w:rPr>
          <w:t>finds the k most similar</w:t>
        </w:r>
        <w:r w:rsidR="001C0CA8" w:rsidRPr="00E24122">
          <w:rPr>
            <w:rFonts w:ascii="Cambria" w:hAnsi="Cambria"/>
          </w:rPr>
          <w:t xml:space="preserve"> </w:t>
        </w:r>
      </w:ins>
      <w:r w:rsidRPr="00E24122">
        <w:rPr>
          <w:rFonts w:ascii="Cambria" w:hAnsi="Cambria"/>
        </w:rPr>
        <w:t xml:space="preserve">time series </w:t>
      </w:r>
      <w:ins w:id="1083" w:author="Bale,Cameron" w:date="2023-01-24T17:49:00Z">
        <w:r w:rsidR="001C0CA8">
          <w:rPr>
            <w:rFonts w:ascii="Cambria" w:hAnsi="Cambria"/>
          </w:rPr>
          <w:t xml:space="preserve">to </w:t>
        </w:r>
      </w:ins>
      <m:oMath>
        <m:sSub>
          <m:sSubPr>
            <m:ctrlPr>
              <w:ins w:id="1084" w:author="Bale,Cameron" w:date="2023-01-24T17:49:00Z">
                <w:rPr>
                  <w:rFonts w:ascii="Cambria Math" w:hAnsi="Cambria Math"/>
                  <w:i/>
                </w:rPr>
              </w:ins>
            </m:ctrlPr>
          </m:sSubPr>
          <m:e>
            <m:r>
              <w:ins w:id="1085" w:author="Bale,Cameron" w:date="2023-01-24T17:49:00Z">
                <w:rPr>
                  <w:rFonts w:ascii="Cambria Math" w:hAnsi="Cambria Math"/>
                </w:rPr>
                <m:t>x</m:t>
              </w:ins>
            </m:r>
          </m:e>
          <m:sub>
            <m:r>
              <w:ins w:id="1086" w:author="Bale,Cameron" w:date="2023-01-24T17:49:00Z">
                <w:rPr>
                  <w:rFonts w:ascii="Cambria Math" w:hAnsi="Cambria Math"/>
                </w:rPr>
                <m:t>j</m:t>
              </w:ins>
            </m:r>
          </m:sub>
        </m:sSub>
      </m:oMath>
      <w:ins w:id="1087" w:author="Bale,Cameron" w:date="2023-01-24T17:49:00Z">
        <w:r w:rsidR="001C0CA8">
          <w:rPr>
            <w:rFonts w:ascii="Cambria" w:eastAsiaTheme="minorEastAsia" w:hAnsi="Cambria"/>
          </w:rPr>
          <w:t xml:space="preserve"> </w:t>
        </w:r>
      </w:ins>
      <w:del w:id="1088" w:author="Bale,Cameron" w:date="2023-01-24T17:44:00Z">
        <w:r w:rsidRPr="00E24122" w:rsidDel="001C0CA8">
          <w:rPr>
            <w:rFonts w:ascii="Cambria" w:hAnsi="Cambria"/>
          </w:rPr>
          <w:delText xml:space="preserve">that have similar </w:delText>
        </w:r>
        <w:r w:rsidR="00B94C1C" w:rsidDel="001C0CA8">
          <w:rPr>
            <w:rFonts w:ascii="Cambria" w:hAnsi="Cambria"/>
          </w:rPr>
          <w:delText>features</w:delText>
        </w:r>
        <w:r w:rsidR="009E0600" w:rsidDel="001C0CA8">
          <w:rPr>
            <w:rFonts w:ascii="Cambria" w:hAnsi="Cambria"/>
          </w:rPr>
          <w:delText xml:space="preserve"> </w:delText>
        </w:r>
        <w:r w:rsidRPr="00E24122" w:rsidDel="001C0CA8">
          <w:rPr>
            <w:rFonts w:ascii="Cambria" w:hAnsi="Cambria"/>
          </w:rPr>
          <w:delText>within a rolling window of their</w:delText>
        </w:r>
      </w:del>
      <w:ins w:id="1089" w:author="Bale,Cameron" w:date="2023-01-24T17:49:00Z">
        <w:r w:rsidR="001C0CA8">
          <w:rPr>
            <w:rFonts w:ascii="Cambria" w:hAnsi="Cambria"/>
          </w:rPr>
          <w:t>based on the</w:t>
        </w:r>
      </w:ins>
      <w:ins w:id="1090" w:author="Bale,Cameron" w:date="2023-01-24T17:52:00Z">
        <w:r w:rsidR="001C0CA8">
          <w:rPr>
            <w:rFonts w:ascii="Cambria" w:hAnsi="Cambria"/>
          </w:rPr>
          <w:t xml:space="preserve"> time series</w:t>
        </w:r>
      </w:ins>
      <w:ins w:id="1091" w:author="Bale,Cameron" w:date="2023-01-24T17:44:00Z">
        <w:r w:rsidR="001C0CA8">
          <w:rPr>
            <w:rFonts w:ascii="Cambria" w:hAnsi="Cambria"/>
          </w:rPr>
          <w:t xml:space="preserve"> features</w:t>
        </w:r>
      </w:ins>
      <w:del w:id="1092" w:author="Bale,Cameron" w:date="2023-01-24T18:02:00Z">
        <w:r w:rsidRPr="00E24122" w:rsidDel="00592506">
          <w:rPr>
            <w:rFonts w:ascii="Cambria" w:hAnsi="Cambria"/>
          </w:rPr>
          <w:delText xml:space="preserve"> past values</w:delText>
        </w:r>
      </w:del>
      <w:r w:rsidRPr="00E24122">
        <w:rPr>
          <w:rFonts w:ascii="Cambria" w:hAnsi="Cambria"/>
        </w:rPr>
        <w:t>.</w:t>
      </w:r>
      <w:ins w:id="1093" w:author="Bale,Cameron" w:date="2023-01-24T18:05:00Z">
        <w:r w:rsidR="00592506">
          <w:rPr>
            <w:rFonts w:ascii="Cambria" w:eastAsiaTheme="minorEastAsia" w:hAnsi="Cambria"/>
          </w:rPr>
          <w:t xml:space="preserve"> For each </w:t>
        </w:r>
      </w:ins>
      <w:ins w:id="1094" w:author="Bale,Cameron" w:date="2023-01-24T18:06:00Z">
        <w:r w:rsidR="00592506">
          <w:rPr>
            <w:rFonts w:ascii="Cambria" w:eastAsiaTheme="minorEastAsia" w:hAnsi="Cambria"/>
          </w:rPr>
          <w:t xml:space="preserve">period </w:t>
        </w:r>
        <w:r w:rsidR="00592506">
          <w:rPr>
            <w:rFonts w:ascii="Cambria" w:eastAsiaTheme="minorEastAsia" w:hAnsi="Cambria"/>
            <w:i/>
            <w:iCs/>
          </w:rPr>
          <w:t>t</w:t>
        </w:r>
      </w:ins>
      <w:ins w:id="1095" w:author="Bale,Cameron" w:date="2023-01-24T18:05:00Z">
        <w:r w:rsidR="00592506">
          <w:rPr>
            <w:rFonts w:ascii="Cambria" w:eastAsiaTheme="minorEastAsia" w:hAnsi="Cambria"/>
          </w:rPr>
          <w:t xml:space="preserve">, </w:t>
        </w:r>
      </w:ins>
      <w:del w:id="1096" w:author="Bale,Cameron" w:date="2023-01-24T18:02:00Z">
        <w:r w:rsidRPr="00E24122" w:rsidDel="00592506">
          <w:rPr>
            <w:rFonts w:ascii="Cambria" w:hAnsi="Cambria"/>
          </w:rPr>
          <w:delText xml:space="preserve"> </w:delText>
        </w:r>
      </w:del>
      <w:ins w:id="1097" w:author="Bale,Cameron" w:date="2023-01-24T18:05:00Z">
        <w:r w:rsidR="00592506">
          <w:rPr>
            <w:rFonts w:ascii="Cambria" w:hAnsi="Cambria"/>
          </w:rPr>
          <w:t>i</w:t>
        </w:r>
      </w:ins>
      <w:del w:id="1098" w:author="Bale,Cameron" w:date="2023-01-24T17:49:00Z">
        <w:r w:rsidRPr="00E24122" w:rsidDel="001C0CA8">
          <w:rPr>
            <w:rFonts w:ascii="Cambria" w:hAnsi="Cambria"/>
          </w:rPr>
          <w:delText>Then, i</w:delText>
        </w:r>
      </w:del>
      <w:r w:rsidRPr="00E24122">
        <w:rPr>
          <w:rFonts w:ascii="Cambria" w:hAnsi="Cambria"/>
        </w:rPr>
        <w:t>t</w:t>
      </w:r>
      <w:ins w:id="1099" w:author="Bale,Cameron" w:date="2023-01-24T18:05:00Z">
        <w:r w:rsidR="00592506">
          <w:rPr>
            <w:rFonts w:ascii="Cambria" w:hAnsi="Cambria"/>
          </w:rPr>
          <w:t xml:space="preserve"> randomly chooses one of the k similar series </w:t>
        </w:r>
      </w:ins>
      <w:ins w:id="1100" w:author="Bale,Cameron" w:date="2023-01-24T18:06:00Z">
        <w:r w:rsidR="00592506">
          <w:rPr>
            <w:rFonts w:ascii="Cambria" w:hAnsi="Cambria"/>
          </w:rPr>
          <w:t xml:space="preserve">to </w:t>
        </w:r>
      </w:ins>
      <m:oMath>
        <m:sSub>
          <m:sSubPr>
            <m:ctrlPr>
              <w:ins w:id="1101" w:author="Bale,Cameron" w:date="2023-01-24T18:06:00Z">
                <w:rPr>
                  <w:rFonts w:ascii="Cambria Math" w:hAnsi="Cambria Math"/>
                  <w:i/>
                </w:rPr>
              </w:ins>
            </m:ctrlPr>
          </m:sSubPr>
          <m:e>
            <m:r>
              <w:ins w:id="1102" w:author="Bale,Cameron" w:date="2023-01-24T18:06:00Z">
                <w:rPr>
                  <w:rFonts w:ascii="Cambria Math" w:hAnsi="Cambria Math"/>
                </w:rPr>
                <m:t>x</m:t>
              </w:ins>
            </m:r>
          </m:e>
          <m:sub>
            <m:r>
              <w:ins w:id="1103" w:author="Bale,Cameron" w:date="2023-01-24T18:06:00Z">
                <w:rPr>
                  <w:rFonts w:ascii="Cambria Math" w:hAnsi="Cambria Math"/>
                </w:rPr>
                <m:t>j</m:t>
              </w:ins>
            </m:r>
          </m:sub>
        </m:sSub>
      </m:oMath>
      <w:ins w:id="1104" w:author="Bale,Cameron" w:date="2023-01-24T18:06:00Z">
        <w:r w:rsidR="00592506">
          <w:rPr>
            <w:rFonts w:ascii="Cambria" w:eastAsiaTheme="minorEastAsia" w:hAnsi="Cambria"/>
          </w:rPr>
          <w:t xml:space="preserve"> </w:t>
        </w:r>
      </w:ins>
      <w:ins w:id="1105" w:author="Bale,Cameron" w:date="2023-01-24T18:05:00Z">
        <w:r w:rsidR="00592506">
          <w:rPr>
            <w:rFonts w:ascii="Cambria" w:hAnsi="Cambria"/>
          </w:rPr>
          <w:t>and</w:t>
        </w:r>
      </w:ins>
      <w:ins w:id="1106" w:author="Bale,Cameron" w:date="2023-01-24T17:46:00Z">
        <w:r w:rsidR="001C0CA8">
          <w:rPr>
            <w:rFonts w:ascii="Cambria" w:hAnsi="Cambria"/>
          </w:rPr>
          <w:t xml:space="preserve"> replaces </w:t>
        </w:r>
      </w:ins>
      <w:del w:id="1107" w:author="Bale,Cameron" w:date="2023-01-24T17:46:00Z">
        <w:r w:rsidRPr="00E24122" w:rsidDel="001C0CA8">
          <w:rPr>
            <w:rFonts w:ascii="Cambria" w:hAnsi="Cambria"/>
          </w:rPr>
          <w:delText xml:space="preserve"> uses randomization to replace </w:delText>
        </w:r>
      </w:del>
      <w:del w:id="1108" w:author="Bale,Cameron" w:date="2023-01-24T18:05:00Z">
        <w:r w:rsidRPr="00E24122" w:rsidDel="00592506">
          <w:rPr>
            <w:rFonts w:ascii="Cambria" w:hAnsi="Cambria"/>
          </w:rPr>
          <w:delText>each</w:delText>
        </w:r>
        <w:r w:rsidR="00B94C1C" w:rsidDel="00592506">
          <w:rPr>
            <w:rFonts w:ascii="Cambria" w:hAnsi="Cambria"/>
          </w:rPr>
          <w:delText xml:space="preserve"> </w:delText>
        </w:r>
      </w:del>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ins w:id="1109" w:author="Bale,Cameron" w:date="2023-01-24T18:06:00Z">
        <w:r w:rsidR="00592506">
          <w:rPr>
            <w:rFonts w:ascii="Cambria" w:hAnsi="Cambria"/>
          </w:rPr>
          <w:t>the</w:t>
        </w:r>
      </w:ins>
      <w:del w:id="1110" w:author="Bale,Cameron" w:date="2023-01-24T18:06:00Z">
        <w:r w:rsidRPr="00E24122" w:rsidDel="00592506">
          <w:rPr>
            <w:rFonts w:ascii="Cambria" w:hAnsi="Cambria"/>
          </w:rPr>
          <w:delText>a</w:delText>
        </w:r>
      </w:del>
      <w:ins w:id="1111" w:author="Bale,Cameron" w:date="2023-01-24T18:03:00Z">
        <w:r w:rsidR="00592506">
          <w:rPr>
            <w:rFonts w:ascii="Cambria" w:hAnsi="Cambria"/>
          </w:rPr>
          <w:t xml:space="preserve"> </w:t>
        </w:r>
      </w:ins>
      <w:del w:id="1112" w:author="Bale,Cameron" w:date="2023-01-24T18:03:00Z">
        <w:r w:rsidRPr="00E24122" w:rsidDel="00592506">
          <w:rPr>
            <w:rFonts w:ascii="Cambria" w:hAnsi="Cambria"/>
          </w:rPr>
          <w:delText xml:space="preserve"> </w:delText>
        </w:r>
      </w:del>
      <w:r w:rsidRPr="00E24122">
        <w:rPr>
          <w:rFonts w:ascii="Cambria" w:hAnsi="Cambria"/>
        </w:rPr>
        <w:t>confidential value</w:t>
      </w:r>
      <w:ins w:id="1113" w:author="Bale,Cameron" w:date="2023-01-24T17:47:00Z">
        <w:r w:rsidR="001C0CA8">
          <w:rPr>
            <w:rFonts w:ascii="Cambria" w:hAnsi="Cambria"/>
          </w:rPr>
          <w:t xml:space="preserve"> from </w:t>
        </w:r>
      </w:ins>
      <w:ins w:id="1114" w:author="Bale,Cameron" w:date="2023-01-24T18:06:00Z">
        <w:r w:rsidR="00592506">
          <w:rPr>
            <w:rFonts w:ascii="Cambria" w:hAnsi="Cambria"/>
          </w:rPr>
          <w:t xml:space="preserve">period </w:t>
        </w:r>
        <w:proofErr w:type="spellStart"/>
        <w:r w:rsidR="00592506">
          <w:rPr>
            <w:rFonts w:ascii="Cambria" w:hAnsi="Cambria"/>
            <w:i/>
            <w:iCs/>
          </w:rPr>
          <w:t>t</w:t>
        </w:r>
        <w:proofErr w:type="spellEnd"/>
        <w:r w:rsidR="00592506">
          <w:rPr>
            <w:rFonts w:ascii="Cambria" w:hAnsi="Cambria"/>
          </w:rPr>
          <w:t xml:space="preserve"> from t</w:t>
        </w:r>
      </w:ins>
      <w:ins w:id="1115" w:author="Bale,Cameron" w:date="2023-01-24T18:07:00Z">
        <w:r w:rsidR="00592506">
          <w:rPr>
            <w:rFonts w:ascii="Cambria" w:hAnsi="Cambria"/>
          </w:rPr>
          <w:t>he chosen series.</w:t>
        </w:r>
      </w:ins>
    </w:p>
    <w:p w14:paraId="10A7D5C8" w14:textId="78360C18" w:rsidR="001546D0" w:rsidRPr="001C0CA8" w:rsidDel="00592506" w:rsidRDefault="00E24122" w:rsidP="001546D0">
      <w:pPr>
        <w:rPr>
          <w:del w:id="1116" w:author="Bale,Cameron" w:date="2023-01-24T18:07:00Z"/>
          <w:rFonts w:ascii="Cambria" w:eastAsiaTheme="minorEastAsia" w:hAnsi="Cambria"/>
          <w:rPrChange w:id="1117" w:author="Bale,Cameron" w:date="2023-01-24T17:49:00Z">
            <w:rPr>
              <w:del w:id="1118" w:author="Bale,Cameron" w:date="2023-01-24T18:07:00Z"/>
              <w:rFonts w:ascii="Cambria" w:hAnsi="Cambria"/>
            </w:rPr>
          </w:rPrChange>
        </w:rPr>
      </w:pPr>
      <w:del w:id="1119" w:author="Bale,Cameron" w:date="2023-01-24T18:07:00Z">
        <w:r w:rsidRPr="00E24122" w:rsidDel="00592506">
          <w:rPr>
            <w:rFonts w:ascii="Cambria" w:hAnsi="Cambria"/>
          </w:rPr>
          <w:delText xml:space="preserve"> from</w:delText>
        </w:r>
      </w:del>
      <w:del w:id="1120" w:author="Bale,Cameron" w:date="2023-01-24T18:03:00Z">
        <w:r w:rsidR="009E0600" w:rsidDel="00592506">
          <w:rPr>
            <w:rFonts w:ascii="Cambria" w:hAnsi="Cambria"/>
          </w:rPr>
          <w:delText xml:space="preserve"> </w:delText>
        </w:r>
      </w:del>
      <w:del w:id="1121" w:author="Bale,Cameron" w:date="2023-01-24T17:47:00Z">
        <w:r w:rsidRPr="00E24122" w:rsidDel="001C0CA8">
          <w:rPr>
            <w:rFonts w:ascii="Cambria" w:hAnsi="Cambria"/>
          </w:rPr>
          <w:delText xml:space="preserve">another </w:delText>
        </w:r>
      </w:del>
      <w:del w:id="1122" w:author="Bale,Cameron" w:date="2023-01-24T18:03:00Z">
        <w:r w:rsidRPr="00E24122" w:rsidDel="00592506">
          <w:rPr>
            <w:rFonts w:ascii="Cambria" w:hAnsi="Cambria"/>
          </w:rPr>
          <w:delText xml:space="preserve">time series with similar </w:delText>
        </w:r>
        <w:r w:rsidR="00B94C1C" w:rsidDel="00592506">
          <w:rPr>
            <w:rFonts w:ascii="Cambria" w:hAnsi="Cambria"/>
          </w:rPr>
          <w:delText>features</w:delText>
        </w:r>
      </w:del>
      <w:del w:id="1123" w:author="Bale,Cameron" w:date="2023-01-24T18:07:00Z">
        <w:r w:rsidRPr="00E24122" w:rsidDel="00592506">
          <w:rPr>
            <w:rFonts w:ascii="Cambria" w:hAnsi="Cambria"/>
          </w:rPr>
          <w:delText xml:space="preserve"> to balance the trade</w:delText>
        </w:r>
      </w:del>
      <w:del w:id="1124" w:author="Bale,Cameron" w:date="2023-01-24T10:11:00Z">
        <w:r w:rsidRPr="00E24122" w:rsidDel="00381302">
          <w:rPr>
            <w:rFonts w:ascii="Cambria" w:hAnsi="Cambria"/>
          </w:rPr>
          <w:delText>-</w:delText>
        </w:r>
      </w:del>
      <w:del w:id="1125" w:author="Bale,Cameron" w:date="2023-01-24T18:07:00Z">
        <w:r w:rsidRPr="00E24122" w:rsidDel="00592506">
          <w:rPr>
            <w:rFonts w:ascii="Cambria" w:hAnsi="Cambria"/>
          </w:rPr>
          <w:delText>off</w:delText>
        </w:r>
        <w:r w:rsidR="009E0600" w:rsidDel="00592506">
          <w:rPr>
            <w:rFonts w:ascii="Cambria" w:hAnsi="Cambria"/>
          </w:rPr>
          <w:delText xml:space="preserve"> </w:delText>
        </w:r>
        <w:r w:rsidRPr="00E24122" w:rsidDel="00592506">
          <w:rPr>
            <w:rFonts w:ascii="Cambria" w:hAnsi="Cambria"/>
          </w:rPr>
          <w:delText>between forecast accuracy and privacy</w:delText>
        </w:r>
        <w:r w:rsidR="00B94C1C" w:rsidDel="00592506">
          <w:rPr>
            <w:rFonts w:ascii="Cambria" w:hAnsi="Cambria"/>
          </w:rPr>
          <w:delText>.</w:delText>
        </w:r>
      </w:del>
    </w:p>
    <w:p w14:paraId="4799C22B" w14:textId="70BAC336" w:rsidR="00B94C1C" w:rsidRDefault="00B94C1C" w:rsidP="001546D0">
      <w:pPr>
        <w:rPr>
          <w:rFonts w:ascii="Cambria" w:hAnsi="Cambria"/>
        </w:rPr>
      </w:pPr>
    </w:p>
    <w:p w14:paraId="2F1511B4" w14:textId="6802DDAB"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can use rolling windows of data </w:t>
      </w:r>
      <w:del w:id="1126" w:author="Bale,Cameron" w:date="2023-01-24T20:13:00Z">
        <w:r w:rsidRPr="00FA68DC" w:rsidDel="00B209CA">
          <w:rPr>
            <w:rFonts w:ascii="Cambria" w:hAnsi="Cambria"/>
          </w:rPr>
          <w:delText>which</w:delText>
        </w:r>
        <w:r w:rsidDel="00B209CA">
          <w:rPr>
            <w:rFonts w:ascii="Cambria" w:hAnsi="Cambria"/>
          </w:rPr>
          <w:delText xml:space="preserve"> </w:delText>
        </w:r>
      </w:del>
      <w:ins w:id="1127" w:author="Bale,Cameron" w:date="2023-01-24T20:13:00Z">
        <w:r w:rsidR="00B209CA">
          <w:rPr>
            <w:rFonts w:ascii="Cambria" w:hAnsi="Cambria"/>
          </w:rPr>
          <w:t>that</w:t>
        </w:r>
        <w:r w:rsidR="00B209CA">
          <w:rPr>
            <w:rFonts w:ascii="Cambria" w:hAnsi="Cambria"/>
          </w:rPr>
          <w:t xml:space="preserve"> </w:t>
        </w:r>
      </w:ins>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 xml:space="preserve">in subsequent </w:t>
      </w:r>
      <w:del w:id="1128" w:author="Bale,Cameron" w:date="2023-01-24T20:14:00Z">
        <w:r w:rsidRPr="00FA68DC" w:rsidDel="00B209CA">
          <w:rPr>
            <w:rFonts w:ascii="Cambria" w:hAnsi="Cambria"/>
          </w:rPr>
          <w:delText xml:space="preserve">time </w:delText>
        </w:r>
      </w:del>
      <w:r w:rsidRPr="00FA68DC">
        <w:rPr>
          <w:rFonts w:ascii="Cambria" w:hAnsi="Cambria"/>
        </w:rPr>
        <w:t>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e>
            </m:d>
          </m:e>
          <m:sup>
            <m:r>
              <w:rPr>
                <w:rFonts w:ascii="Cambria Math" w:hAnsi="Cambria Math"/>
              </w:rPr>
              <m:t>T</m:t>
            </m:r>
          </m:sup>
        </m:sSup>
      </m:oMath>
      <w:r w:rsidRPr="00FA68DC">
        <w:rPr>
          <w:rFonts w:ascii="Cambria" w:hAnsi="Cambria"/>
        </w:rPr>
        <w:t xml:space="preserve">, respectively. 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w:t>
      </w:r>
      <w:ins w:id="1129" w:author="Bale,Cameron" w:date="2023-01-24T20:16:00Z">
        <w:r w:rsidR="00B209CA">
          <w:rPr>
            <w:rFonts w:ascii="Cambria" w:hAnsi="Cambria"/>
          </w:rPr>
          <w:t xml:space="preserve"> Li et al. (2022) also compute time series features over rolling, fixed-length windows.</w:t>
        </w:r>
      </w:ins>
      <w:del w:id="1130" w:author="Bale,Cameron" w:date="2023-01-24T20:16:00Z">
        <w:r w:rsidRPr="00FA68DC" w:rsidDel="00B209CA">
          <w:rPr>
            <w:rFonts w:ascii="Cambria" w:hAnsi="Cambria"/>
          </w:rPr>
          <w:delText xml:space="preserve"> </w:delText>
        </w:r>
      </w:del>
      <w:ins w:id="1131" w:author="Bale,Cameron" w:date="2023-01-24T20:16:00Z">
        <w:r w:rsidR="00B209CA">
          <w:rPr>
            <w:rFonts w:ascii="Cambria" w:hAnsi="Cambria"/>
          </w:rPr>
          <w:t xml:space="preserve"> </w:t>
        </w:r>
      </w:ins>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w:t>
      </w:r>
      <w:del w:id="1132" w:author="Bale,Cameron" w:date="2023-01-24T20:15:00Z">
        <w:r w:rsidRPr="00FA68DC" w:rsidDel="00B209CA">
          <w:rPr>
            <w:rFonts w:ascii="Cambria" w:hAnsi="Cambria"/>
          </w:rPr>
          <w:delText>,</w:delText>
        </w:r>
      </w:del>
      <w:r w:rsidRPr="00FA68DC">
        <w:rPr>
          <w:rFonts w:ascii="Cambria" w:hAnsi="Cambria"/>
        </w:rPr>
        <w:t xml:space="preserve">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del w:id="1133" w:author="Bale,Cameron" w:date="2023-01-24T20:16:00Z">
        <w:r w:rsidRPr="00FA68DC" w:rsidDel="00B209CA">
          <w:rPr>
            <w:rFonts w:ascii="Cambria" w:hAnsi="Cambria"/>
          </w:rPr>
          <w:delText xml:space="preserve"> See Li et al. (2022) for another example of the</w:delText>
        </w:r>
        <w:r w:rsidRPr="00FA68DC" w:rsidDel="00B209CA">
          <w:rPr>
            <w:rFonts w:ascii="Cambria" w:hAnsi="Cambria"/>
          </w:rPr>
          <w:br/>
          <w:delText>computation of time series features based on a rolling, fixed-length window.</w:delText>
        </w:r>
      </w:del>
    </w:p>
    <w:p w14:paraId="0C0FAFDA" w14:textId="77777777" w:rsidR="003B7D44" w:rsidRDefault="003B7D44" w:rsidP="00FA68DC">
      <w:pPr>
        <w:shd w:val="clear" w:color="auto" w:fill="FFFFFF"/>
        <w:rPr>
          <w:noProof/>
        </w:rPr>
      </w:pPr>
    </w:p>
    <w:p w14:paraId="3782C64E" w14:textId="47E49DCB"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the data provider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del w:id="1134" w:author="Bale,Cameron" w:date="2023-01-24T20:16:00Z">
        <w:r w:rsidRPr="00DF214F" w:rsidDel="00D77B7B">
          <w:rPr>
            <w:rFonts w:ascii="Cambria" w:hAnsi="Cambria"/>
          </w:rPr>
          <w:delText>based on the</w:delText>
        </w:r>
      </w:del>
      <w:ins w:id="1135" w:author="Bale,Cameron" w:date="2023-01-24T20:16:00Z">
        <w:r w:rsidR="00D77B7B">
          <w:rPr>
            <w:rFonts w:ascii="Cambria" w:hAnsi="Cambria"/>
          </w:rPr>
          <w:t>from</w:t>
        </w:r>
      </w:ins>
      <w:ins w:id="1136" w:author="Bale,Cameron" w:date="2023-01-24T20:17:00Z">
        <w:r w:rsidR="00D77B7B">
          <w:rPr>
            <w:rFonts w:ascii="Cambria" w:hAnsi="Cambria"/>
          </w:rPr>
          <w:t xml:space="preserve"> the</w:t>
        </w:r>
      </w:ins>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w:t>
      </w:r>
      <w:del w:id="1137" w:author="Bale,Cameron" w:date="2023-01-24T20:17:00Z">
        <w:r w:rsidRPr="00DF214F" w:rsidDel="00D77B7B">
          <w:rPr>
            <w:rFonts w:ascii="Cambria" w:hAnsi="Cambria"/>
          </w:rPr>
          <w:delText xml:space="preserve">of the </w:delText>
        </w:r>
      </w:del>
      <w:r w:rsidRPr="00DF214F">
        <w:rPr>
          <w:rFonts w:ascii="Cambria" w:hAnsi="Cambria"/>
        </w:rPr>
        <w:t>value</w:t>
      </w:r>
      <w:del w:id="1138" w:author="Bale,Cameron" w:date="2023-01-24T20:17:00Z">
        <w:r w:rsidRPr="00DF214F" w:rsidDel="00D77B7B">
          <w:rPr>
            <w:rFonts w:ascii="Cambria" w:hAnsi="Cambria"/>
          </w:rPr>
          <w:delText>s</w:delText>
        </w:r>
      </w:del>
      <w:r w:rsidRPr="00DF214F">
        <w:rPr>
          <w:rFonts w:ascii="Cambria" w:hAnsi="Cambria"/>
        </w:rPr>
        <w:t xml:space="preserve"> </w:t>
      </w:r>
      <w:del w:id="1139" w:author="Bale,Cameron" w:date="2023-01-24T20:17:00Z">
        <w:r w:rsidRPr="00DF214F" w:rsidDel="00D77B7B">
          <w:rPr>
            <w:rFonts w:ascii="Cambria" w:hAnsi="Cambria"/>
          </w:rPr>
          <w:delText xml:space="preserve">in </w:delText>
        </w:r>
      </w:del>
      <w:ins w:id="1140" w:author="Bale,Cameron" w:date="2023-01-24T20:17:00Z">
        <w:r w:rsidR="00D77B7B">
          <w:rPr>
            <w:rFonts w:ascii="Cambria" w:hAnsi="Cambria"/>
          </w:rPr>
          <w:t>of</w:t>
        </w:r>
        <w:r w:rsidR="00D77B7B" w:rsidRPr="00DF214F">
          <w:rPr>
            <w:rFonts w:ascii="Cambria" w:hAnsi="Cambria"/>
          </w:rPr>
          <w:t xml:space="preserve"> </w:t>
        </w:r>
      </w:ins>
      <w:r w:rsidRPr="00DF214F">
        <w:rPr>
          <w:rFonts w:ascii="Cambria" w:hAnsi="Cambria"/>
        </w:rPr>
        <w:t>the current</w:t>
      </w:r>
      <w:r>
        <w:rPr>
          <w:rFonts w:ascii="Cambria" w:hAnsi="Cambria"/>
        </w:rPr>
        <w:t xml:space="preserve"> </w:t>
      </w:r>
      <w:r w:rsidRPr="00DF214F">
        <w:rPr>
          <w:rFonts w:ascii="Cambria" w:hAnsi="Cambria"/>
        </w:rPr>
        <w:t>window.</w:t>
      </w:r>
      <w:ins w:id="1141" w:author="Bale,Cameron" w:date="2023-01-24T20:18:00Z">
        <w:r w:rsidR="00D77B7B">
          <w:rPr>
            <w:rFonts w:ascii="Cambria" w:hAnsi="Cambria"/>
          </w:rPr>
          <w:t xml:space="preserve"> Let</w:t>
        </w:r>
      </w:ins>
      <w:del w:id="1142" w:author="Bale,Cameron" w:date="2023-01-24T20:18:00Z">
        <w:r w:rsidDel="00D77B7B">
          <w:rPr>
            <w:rFonts w:ascii="Cambria" w:hAnsi="Cambria"/>
          </w:rPr>
          <w:delText xml:space="preserve"> </w:delText>
        </w:r>
      </w:del>
      <w:del w:id="1143" w:author="Bale,Cameron" w:date="2023-01-24T20:17:00Z">
        <w:r w:rsidRPr="00DF214F" w:rsidDel="00D77B7B">
          <w:rPr>
            <w:rFonts w:ascii="Cambria" w:hAnsi="Cambria"/>
          </w:rPr>
          <w:delText>This produces a set</w:delText>
        </w:r>
      </w:del>
      <w:r>
        <w:rPr>
          <w:rFonts w:ascii="Cambria" w:hAnsi="Cambria"/>
        </w:rPr>
        <w:t xml:space="preserve"> </w:t>
      </w:r>
      <m:oMath>
        <m:r>
          <m:rPr>
            <m:scr m:val="double-struck"/>
          </m:rPr>
          <w:rPr>
            <w:rFonts w:ascii="Cambria Math" w:hAnsi="Cambria Math"/>
          </w:rPr>
          <m:t>C=</m:t>
        </m:r>
        <m:r>
          <m:rPr>
            <m:lit/>
          </m:rPr>
          <w:rPr>
            <w:rFonts w:ascii="Cambria Math" w:hAnsi="Cambria Math"/>
          </w:rPr>
          <w:lastRenderedPageBreak/>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ins w:id="1144" w:author="Bale,Cameron" w:date="2023-01-24T20:18:00Z">
        <w:r w:rsidR="00D77B7B">
          <w:rPr>
            <w:rFonts w:ascii="Cambria" w:eastAsiaTheme="minorEastAsia" w:hAnsi="Cambria"/>
          </w:rPr>
          <w:t xml:space="preserve">be the set </w:t>
        </w:r>
      </w:ins>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ins w:id="1145" w:author="Bale,Cameron" w:date="2023-01-24T20:18:00Z">
        <w:r w:rsidR="00E158B5">
          <w:rPr>
            <w:rFonts w:ascii="Cambria" w:hAnsi="Cambria"/>
          </w:rPr>
          <w:t>from</w:t>
        </w:r>
      </w:ins>
      <w:del w:id="1146" w:author="Bale,Cameron" w:date="2023-01-24T20:18:00Z">
        <w:r w:rsidRPr="00DF214F" w:rsidDel="00E158B5">
          <w:rPr>
            <w:rFonts w:ascii="Cambria" w:hAnsi="Cambria"/>
          </w:rPr>
          <w:delText>of</w:delText>
        </w:r>
      </w:del>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ins w:id="1147" w:author="Bale,Cameron" w:date="2023-01-24T20:18:00Z">
        <w:r w:rsidR="00E158B5">
          <w:rPr>
            <w:rFonts w:ascii="Cambria" w:hAnsi="Cambria"/>
          </w:rPr>
          <w:t>ach</w:t>
        </w:r>
      </w:ins>
      <w:del w:id="1148" w:author="Bale,Cameron" w:date="2023-01-24T20:18:00Z">
        <w:r w:rsidRPr="00DF214F" w:rsidDel="00E158B5">
          <w:rPr>
            <w:rFonts w:ascii="Cambria" w:hAnsi="Cambria"/>
          </w:rPr>
          <w:delText>ach of the feature vector</w:delText>
        </w:r>
        <w:r w:rsidR="00ED1306" w:rsidDel="00E158B5">
          <w:rPr>
            <w:rFonts w:ascii="Cambria" w:hAnsi="Cambria"/>
          </w:rPr>
          <w:delText>s</w:delText>
        </w:r>
      </w:del>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the data provider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w:del w:id="1149" w:author="Bale,Cameron" w:date="2023-01-24T20:18:00Z">
        <w:r w:rsidRPr="00DF214F" w:rsidDel="00E158B5">
          <w:rPr>
            <w:rFonts w:ascii="Cambria" w:hAnsi="Cambria"/>
          </w:rPr>
          <w:delText xml:space="preserve">the set </w:delText>
        </w:r>
      </w:del>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i.e., the feature vectors corresponding to two distinct time series from </w:t>
      </w:r>
      <w:del w:id="1150" w:author="Bale,Cameron" w:date="2023-01-24T20:19:00Z">
        <w:r w:rsidRPr="00DF214F" w:rsidDel="00E158B5">
          <w:rPr>
            <w:rFonts w:ascii="Cambria" w:hAnsi="Cambria"/>
          </w:rPr>
          <w:delText>a given</w:delText>
        </w:r>
        <w:r w:rsidR="004105AD" w:rsidDel="00E158B5">
          <w:rPr>
            <w:rFonts w:ascii="Cambria" w:hAnsi="Cambria"/>
          </w:rPr>
          <w:delText xml:space="preserve"> </w:delText>
        </w:r>
        <w:r w:rsidRPr="00DF214F" w:rsidDel="00E158B5">
          <w:rPr>
            <w:rFonts w:ascii="Cambria" w:hAnsi="Cambria"/>
          </w:rPr>
          <w:delText>set</w:delText>
        </w:r>
        <w:r w:rsidR="004105AD" w:rsidDel="00E158B5">
          <w:rPr>
            <w:rFonts w:ascii="Cambria" w:hAnsi="Cambria"/>
          </w:rPr>
          <w:delText xml:space="preserve"> </w:delText>
        </w:r>
      </w:del>
      <m:oMath>
        <m:r>
          <m:rPr>
            <m:scr m:val="double-struck"/>
          </m:rPr>
          <w:rPr>
            <w:rFonts w:ascii="Cambria Math" w:hAnsi="Cambria Math"/>
          </w:rPr>
          <m:t>X</m:t>
        </m:r>
      </m:oMath>
      <w:r w:rsidRPr="00DF214F">
        <w:rPr>
          <w:rFonts w:ascii="Cambria" w:hAnsi="Cambria"/>
        </w:rPr>
        <w:t>. Without loss of generality, we use the Euclidean norm, or ℓ2-norm</w:t>
      </w:r>
      <w:ins w:id="1151" w:author="Bale,Cameron" w:date="2023-01-24T20:19:00Z">
        <w:r w:rsidR="00E158B5">
          <w:rPr>
            <w:rFonts w:ascii="Cambria" w:hAnsi="Cambria"/>
          </w:rPr>
          <w:t>,</w:t>
        </w:r>
      </w:ins>
      <w:r w:rsidRPr="00DF214F">
        <w:rPr>
          <w:rFonts w:ascii="Cambria" w:hAnsi="Cambria"/>
        </w:rPr>
        <w:t xml:space="preserve"> as a distance metric</w:t>
      </w:r>
      <w:r w:rsidR="004105AD">
        <w:rPr>
          <w:rStyle w:val="FootnoteReference"/>
          <w:rFonts w:ascii="Cambria" w:hAnsi="Cambria"/>
        </w:rPr>
        <w:footnoteReference w:id="8"/>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9FA9D8D" w:rsidR="009E7D1F" w:rsidRPr="009E7D1F" w:rsidRDefault="00E158B5" w:rsidP="00FA68DC">
      <w:pPr>
        <w:shd w:val="clear" w:color="auto" w:fill="FFFFFF"/>
        <w:rPr>
          <w:rFonts w:ascii="Cambria" w:eastAsiaTheme="minorEastAsia" w:hAnsi="Cambria"/>
        </w:rPr>
      </w:pPr>
      <w:ins w:id="1152" w:author="Bale,Cameron" w:date="2023-01-24T20:19:00Z">
        <w:r>
          <w:rPr>
            <w:rFonts w:ascii="Cambria" w:hAnsi="Cambria"/>
          </w:rPr>
          <w:t xml:space="preserve">We </w:t>
        </w:r>
      </w:ins>
      <w:del w:id="1153" w:author="Bale,Cameron" w:date="2023-01-24T20:19:00Z">
        <w:r w:rsidR="00E35845" w:rsidRPr="00E35845" w:rsidDel="00E158B5">
          <w:rPr>
            <w:rFonts w:ascii="Cambria" w:hAnsi="Cambria"/>
          </w:rPr>
          <w:delText xml:space="preserve">Let us </w:delText>
        </w:r>
      </w:del>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ins w:id="1154" w:author="Bale,Cameron" w:date="2023-01-24T20:20:00Z">
        <w:r>
          <w:rPr>
            <w:rFonts w:ascii="Cambria" w:hAnsi="Cambria"/>
          </w:rPr>
          <w:t xml:space="preserve">the </w:t>
        </w:r>
      </w:ins>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w:t>
      </w:r>
      <w:proofErr w:type="spellStart"/>
      <w:r w:rsidR="00BE7AC7">
        <w:rPr>
          <w:rFonts w:ascii="Cambria" w:eastAsiaTheme="minorEastAsia" w:hAnsi="Cambria"/>
        </w:rPr>
        <w:t>ans</w:t>
      </w:r>
      <w:proofErr w:type="spellEnd"/>
      <w:r w:rsidR="00BE7AC7">
        <w:rPr>
          <w:rFonts w:ascii="Cambria" w:eastAsiaTheme="minorEastAsia" w:hAnsi="Cambria"/>
        </w:rPr>
        <w:t xml:space="preserve">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del w:id="1155" w:author="Bale,Cameron" w:date="2023-01-24T20:20:00Z">
        <w:r w:rsidR="00BE7AC7" w:rsidDel="00E158B5">
          <w:rPr>
            <w:rFonts w:ascii="Cambria" w:eastAsiaTheme="minorEastAsia" w:hAnsi="Cambria"/>
            <w:i/>
            <w:iCs/>
          </w:rPr>
          <w:delText>k</w:delText>
        </w:r>
        <w:r w:rsidR="00BE7AC7" w:rsidDel="00E158B5">
          <w:rPr>
            <w:rFonts w:ascii="Cambria" w:eastAsiaTheme="minorEastAsia" w:hAnsi="Cambria"/>
          </w:rPr>
          <w:delText>-nTS (</w:delText>
        </w:r>
      </w:del>
      <w:r w:rsidR="00BE7AC7">
        <w:rPr>
          <w:rFonts w:ascii="Cambria" w:eastAsiaTheme="minorEastAsia" w:hAnsi="Cambria"/>
          <w:i/>
          <w:iCs/>
        </w:rPr>
        <w:t>k</w:t>
      </w:r>
      <w:r w:rsidR="00BE7AC7">
        <w:rPr>
          <w:rFonts w:ascii="Cambria" w:eastAsiaTheme="minorEastAsia" w:hAnsi="Cambria"/>
        </w:rPr>
        <w:t>-nearest time series</w:t>
      </w:r>
      <w:ins w:id="1156" w:author="Bale,Cameron" w:date="2023-01-24T20:20:00Z">
        <w:r>
          <w:rPr>
            <w:rFonts w:ascii="Cambria" w:eastAsiaTheme="minorEastAsia" w:hAnsi="Cambria"/>
          </w:rPr>
          <w:t xml:space="preserve"> </w:t>
        </w:r>
      </w:ins>
      <w:del w:id="1157" w:author="Bale,Cameron" w:date="2023-01-24T20:20:00Z">
        <w:r w:rsidR="00BE7AC7" w:rsidDel="00E158B5">
          <w:rPr>
            <w:rFonts w:ascii="Cambria" w:eastAsiaTheme="minorEastAsia" w:hAnsi="Cambria"/>
          </w:rPr>
          <w:delText xml:space="preserve">) </w:delText>
        </w:r>
      </w:del>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e>
            </m:d>
          </m:e>
        </m:d>
        <m:r>
          <m:rPr>
            <m:sty m:val="p"/>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9E7D1F">
        <w:rPr>
          <w:rFonts w:ascii="Cambria" w:eastAsiaTheme="minorEastAsia" w:hAnsi="Cambria"/>
        </w:rPr>
        <w:t xml:space="preserve"> or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216DED6E" w14:textId="05D4EF5A" w:rsidR="007F5D3E" w:rsidRPr="007F5D3E" w:rsidRDefault="009E7D1F" w:rsidP="00FA68DC">
      <w:pPr>
        <w:shd w:val="clear" w:color="auto" w:fill="FFFFFF"/>
        <w:rPr>
          <w:rFonts w:ascii="Cambria" w:eastAsiaTheme="minorEastAsia" w:hAnsi="Cambria"/>
        </w:rPr>
      </w:pPr>
      <w:r>
        <w:rPr>
          <w:rFonts w:ascii="Cambria" w:eastAsiaTheme="minorEastAsia" w:hAnsi="Cambria"/>
        </w:rPr>
        <w:t xml:space="preserve">For </w:t>
      </w:r>
      <w:del w:id="1158" w:author="Bale,Cameron" w:date="2023-01-24T20:21:00Z">
        <w:r w:rsidDel="00E158B5">
          <w:rPr>
            <w:rFonts w:ascii="Cambria" w:eastAsiaTheme="minorEastAsia" w:hAnsi="Cambria"/>
          </w:rPr>
          <w:delText>a</w:delText>
        </w:r>
        <w:r w:rsidRPr="009E7D1F" w:rsidDel="00E158B5">
          <w:rPr>
            <w:rFonts w:ascii="Cambria" w:eastAsiaTheme="minorEastAsia" w:hAnsi="Cambria"/>
          </w:rPr>
          <w:delText xml:space="preserve"> </w:delText>
        </w:r>
      </w:del>
      <w:r w:rsidRPr="009E7D1F">
        <w:rPr>
          <w:rFonts w:ascii="Cambria" w:eastAsiaTheme="minorEastAsia" w:hAnsi="Cambria"/>
        </w:rPr>
        <w:t>more efficient computation</w:t>
      </w:r>
      <w:del w:id="1159" w:author="Bale,Cameron" w:date="2023-01-24T20:21:00Z">
        <w:r w:rsidRPr="009E7D1F" w:rsidDel="00E158B5">
          <w:rPr>
            <w:rFonts w:ascii="Cambria" w:eastAsiaTheme="minorEastAsia" w:hAnsi="Cambria"/>
          </w:rPr>
          <w:delText xml:space="preserve"> of such ordering</w:delText>
        </w:r>
      </w:del>
      <w:r w:rsidRPr="009E7D1F">
        <w:rPr>
          <w:rFonts w:ascii="Cambria" w:eastAsiaTheme="minorEastAsia" w:hAnsi="Cambria"/>
        </w:rPr>
        <w:t>,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oMath>
      <w:r w:rsidRPr="009E7D1F">
        <w:rPr>
          <w:rFonts w:ascii="Cambria" w:eastAsiaTheme="minorEastAsia" w:hAnsi="Cambria"/>
        </w:rPr>
        <w:t>an</w:t>
      </w:r>
      <w:r>
        <w:rPr>
          <w:rFonts w:ascii="Cambria" w:eastAsiaTheme="minorEastAsia" w:hAnsi="Cambria"/>
        </w:rPr>
        <w:t xml:space="preserve">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j</w:t>
      </w:r>
      <w:r w:rsidRPr="009E7D1F">
        <w:rPr>
          <w:rFonts w:ascii="Cambria" w:eastAsiaTheme="minorEastAsia" w:hAnsi="Cambria"/>
        </w:rPr>
        <w:t>)</w:t>
      </w:r>
      <w:proofErr w:type="spellStart"/>
      <w:r w:rsidRPr="009E7D1F">
        <w:rPr>
          <w:rFonts w:ascii="Cambria" w:eastAsiaTheme="minorEastAsia" w:hAnsi="Cambria"/>
        </w:rPr>
        <w:t>th</w:t>
      </w:r>
      <w:proofErr w:type="spellEnd"/>
      <w:r w:rsidRPr="009E7D1F">
        <w:rPr>
          <w:rFonts w:ascii="Cambria" w:eastAsiaTheme="minorEastAsia" w:hAnsi="Cambria"/>
        </w:rPr>
        <w:t xml:space="preserve"> entry of </w:t>
      </w:r>
      <m:oMath>
        <m:r>
          <w:rPr>
            <w:rFonts w:ascii="Cambria Math" w:eastAsiaTheme="minorEastAsia" w:hAnsi="Cambria Math"/>
          </w:rPr>
          <m:t>D</m:t>
        </m:r>
      </m:oMath>
      <w:ins w:id="1160" w:author="Bale,Cameron" w:date="2023-01-24T20:21:00Z">
        <w:r w:rsidR="00E158B5">
          <w:rPr>
            <w:rFonts w:ascii="Cambria" w:eastAsiaTheme="minorEastAsia" w:hAnsi="Cambria"/>
          </w:rPr>
          <w:t xml:space="preserve"> </w:t>
        </w:r>
      </w:ins>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ins w:id="1161" w:author="Bale,Cameron" w:date="2023-01-24T20:21:00Z">
        <w:r w:rsidR="00E158B5">
          <w:rPr>
            <w:rFonts w:ascii="Cambria" w:eastAsiaTheme="minorEastAsia" w:hAnsi="Cambria"/>
          </w:rPr>
          <w:t>)</w:t>
        </w:r>
      </w:ins>
      <w:r>
        <w:rPr>
          <w:rFonts w:ascii="Cambria" w:eastAsiaTheme="minorEastAsia" w:hAnsi="Cambria"/>
        </w:rPr>
        <w:t xml:space="preserve">. </w:t>
      </w:r>
      <w:r w:rsidRPr="009E7D1F">
        <w:rPr>
          <w:rFonts w:ascii="Cambria" w:eastAsiaTheme="minorEastAsia" w:hAnsi="Cambria"/>
        </w:rPr>
        <w:t>Suppose</w:t>
      </w:r>
      <w:ins w:id="1162" w:author="Bale,Cameron" w:date="2023-01-24T20:22:00Z">
        <w:r w:rsidR="00E158B5">
          <w:rPr>
            <w:rFonts w:ascii="Cambria" w:eastAsiaTheme="minorEastAsia" w:hAnsi="Cambria"/>
          </w:rPr>
          <w:t xml:space="preserve"> we have a confidential </w:t>
        </w:r>
      </w:ins>
      <w:del w:id="1163" w:author="Bale,Cameron" w:date="2023-01-24T20:22:00Z">
        <w:r w:rsidRPr="009E7D1F" w:rsidDel="00E158B5">
          <w:rPr>
            <w:rFonts w:ascii="Cambria" w:eastAsiaTheme="minorEastAsia" w:hAnsi="Cambria"/>
          </w:rPr>
          <w:delText xml:space="preserve"> that we are given a </w:delText>
        </w:r>
      </w:del>
      <w:r w:rsidRPr="009E7D1F">
        <w:rPr>
          <w:rFonts w:ascii="Cambria" w:eastAsiaTheme="minorEastAsia" w:hAnsi="Cambria"/>
        </w:rPr>
        <w:t>data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ins w:id="1164" w:author="Bale,Cameron" w:date="2023-01-24T20:22:00Z">
            <w:rPr>
              <w:rFonts w:ascii="Cambria Math" w:eastAsiaTheme="minorEastAsia" w:hAnsi="Cambria Math"/>
            </w:rPr>
            <m:t>)</m:t>
          </w:ins>
        </m:r>
        <m:r>
          <w:rPr>
            <w:rFonts w:ascii="Cambria Math" w:eastAsiaTheme="minorEastAsia" w:hAnsi="Cambria Math"/>
          </w:rPr>
          <m:t>.</m:t>
        </m:r>
      </m:oMath>
      <w:r w:rsidR="007F5D3E">
        <w:rPr>
          <w:rFonts w:ascii="Cambria" w:eastAsiaTheme="minorEastAsia" w:hAnsi="Cambria"/>
        </w:rPr>
        <w:t xml:space="preserve"> We can write </w:t>
      </w:r>
      <m:oMath>
        <m:r>
          <w:rPr>
            <w:rFonts w:ascii="Cambria Math" w:eastAsiaTheme="minorEastAsia" w:hAnsi="Cambria Math"/>
          </w:rPr>
          <m:t>X</m:t>
        </m:r>
      </m:oMath>
      <w:ins w:id="1165" w:author="Bale,Cameron" w:date="2023-01-24T20:23:00Z">
        <w:r w:rsidR="00E158B5">
          <w:rPr>
            <w:rFonts w:ascii="Cambria" w:eastAsiaTheme="minorEastAsia" w:hAnsi="Cambria"/>
          </w:rPr>
          <w:t xml:space="preserve"> </w:t>
        </w:r>
      </w:ins>
      <w:del w:id="1166" w:author="Bale,Cameron" w:date="2023-01-24T20:23:00Z">
        <w:r w:rsidR="007F5D3E" w:rsidDel="00E158B5">
          <w:rPr>
            <w:rFonts w:ascii="Cambria" w:eastAsiaTheme="minorEastAsia" w:hAnsi="Cambria"/>
          </w:rPr>
          <w:delText>, i.e., a confidential</w:delText>
        </w:r>
      </w:del>
      <w:del w:id="1167" w:author="Bale,Cameron" w:date="2023-01-24T20:22:00Z">
        <w:r w:rsidR="007F5D3E" w:rsidDel="00E158B5">
          <w:rPr>
            <w:rFonts w:ascii="Cambria" w:eastAsiaTheme="minorEastAsia" w:hAnsi="Cambria"/>
          </w:rPr>
          <w:delText xml:space="preserve"> data matrix, </w:delText>
        </w:r>
      </w:del>
      <w:r w:rsidR="007F5D3E">
        <w:rPr>
          <w:rFonts w:ascii="Cambria" w:eastAsiaTheme="minorEastAsia" w:hAnsi="Cambria"/>
        </w:rPr>
        <w:t>as the following:</w:t>
      </w:r>
    </w:p>
    <w:p w14:paraId="35AB89DA" w14:textId="3CDBC1C7" w:rsidR="007F5D3E" w:rsidRPr="007F5D3E" w:rsidRDefault="007F5D3E" w:rsidP="00FA68DC">
      <w:pPr>
        <w:shd w:val="clear" w:color="auto" w:fill="FFFFFF"/>
        <w:rPr>
          <w:rFonts w:ascii="Cambria" w:eastAsiaTheme="minorEastAsia" w:hAnsi="Cambria"/>
        </w:rPr>
      </w:pPr>
    </w:p>
    <w:p w14:paraId="7868C62E" w14:textId="5D6BE210" w:rsidR="007F5D3E" w:rsidRPr="007F5D3E" w:rsidRDefault="007F5D3E" w:rsidP="00FA68DC">
      <w:pPr>
        <w:shd w:val="clear" w:color="auto" w:fill="FFFFFF"/>
        <w:rPr>
          <w:rFonts w:ascii="Cambria" w:eastAsiaTheme="minorEastAsia" w:hAnsi="Cambria"/>
        </w:rPr>
      </w:pPr>
      <w:r>
        <w:rPr>
          <w:noProof/>
        </w:rPr>
        <w:drawing>
          <wp:anchor distT="0" distB="0" distL="114300" distR="114300" simplePos="0" relativeHeight="251701248" behindDoc="0" locked="0" layoutInCell="1" allowOverlap="1" wp14:anchorId="1BC393C2" wp14:editId="51672407">
            <wp:simplePos x="0" y="0"/>
            <wp:positionH relativeFrom="margin">
              <wp:align>center</wp:align>
            </wp:positionH>
            <wp:positionV relativeFrom="paragraph">
              <wp:posOffset>17665</wp:posOffset>
            </wp:positionV>
            <wp:extent cx="5634914" cy="1226128"/>
            <wp:effectExtent l="0" t="0" r="4445"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44642" t="59069" r="2909" b="20642"/>
                    <a:stretch/>
                  </pic:blipFill>
                  <pic:spPr bwMode="auto">
                    <a:xfrm>
                      <a:off x="0" y="0"/>
                      <a:ext cx="5634914" cy="12261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79010" w14:textId="6C3B649E" w:rsidR="007F5D3E" w:rsidRDefault="007F5D3E" w:rsidP="00FA68DC">
      <w:pPr>
        <w:shd w:val="clear" w:color="auto" w:fill="FFFFFF"/>
        <w:rPr>
          <w:noProof/>
        </w:rPr>
      </w:pPr>
    </w:p>
    <w:p w14:paraId="13431F5B" w14:textId="3A2DCA0A" w:rsidR="00E35845" w:rsidRDefault="00E35845" w:rsidP="00FA68DC">
      <w:pPr>
        <w:shd w:val="clear" w:color="auto" w:fill="FFFFFF"/>
        <w:rPr>
          <w:rFonts w:ascii="Cambria" w:eastAsiaTheme="minorEastAsia" w:hAnsi="Cambria"/>
        </w:rPr>
      </w:pPr>
    </w:p>
    <w:p w14:paraId="6D07F1C7" w14:textId="64D355D4" w:rsidR="007F5D3E" w:rsidRDefault="007F5D3E" w:rsidP="00FA68DC">
      <w:pPr>
        <w:shd w:val="clear" w:color="auto" w:fill="FFFFFF"/>
        <w:rPr>
          <w:rFonts w:ascii="Cambria" w:eastAsiaTheme="minorEastAsia" w:hAnsi="Cambria"/>
        </w:rPr>
      </w:pPr>
    </w:p>
    <w:p w14:paraId="1A908DA5" w14:textId="7CDC1ACF" w:rsidR="007F5D3E" w:rsidRDefault="007F5D3E" w:rsidP="00FA68DC">
      <w:pPr>
        <w:shd w:val="clear" w:color="auto" w:fill="FFFFFF"/>
        <w:rPr>
          <w:rFonts w:ascii="Cambria" w:eastAsiaTheme="minorEastAsia" w:hAnsi="Cambria"/>
        </w:rPr>
      </w:pPr>
    </w:p>
    <w:p w14:paraId="4DAEBAB4" w14:textId="433D7830" w:rsidR="007F5D3E" w:rsidRDefault="007F5D3E" w:rsidP="00FA68DC">
      <w:pPr>
        <w:shd w:val="clear" w:color="auto" w:fill="FFFFFF"/>
        <w:rPr>
          <w:rFonts w:ascii="Cambria" w:eastAsiaTheme="minorEastAsia" w:hAnsi="Cambria"/>
        </w:rPr>
      </w:pPr>
    </w:p>
    <w:p w14:paraId="28389963" w14:textId="1E613D8A" w:rsidR="007F5D3E" w:rsidRDefault="007F5D3E" w:rsidP="00FA68DC">
      <w:pPr>
        <w:shd w:val="clear" w:color="auto" w:fill="FFFFFF"/>
        <w:rPr>
          <w:rFonts w:ascii="Cambria" w:eastAsiaTheme="minorEastAsia" w:hAnsi="Cambria"/>
        </w:rPr>
      </w:pPr>
    </w:p>
    <w:p w14:paraId="1382910E" w14:textId="1303893A" w:rsidR="007F5D3E" w:rsidRDefault="007F5D3E" w:rsidP="00FA68DC">
      <w:pPr>
        <w:shd w:val="clear" w:color="auto" w:fill="FFFFFF"/>
        <w:rPr>
          <w:rFonts w:ascii="Cambria" w:eastAsiaTheme="minorEastAsia" w:hAnsi="Cambria"/>
        </w:rPr>
      </w:pPr>
    </w:p>
    <w:p w14:paraId="09B41FF5" w14:textId="5E3AC215" w:rsidR="007F5D3E" w:rsidRDefault="007F5D3E" w:rsidP="00FA68DC">
      <w:pPr>
        <w:shd w:val="clear" w:color="auto" w:fill="FFFFFF"/>
        <w:rPr>
          <w:rFonts w:ascii="Cambria" w:eastAsiaTheme="minorEastAsia" w:hAnsi="Cambria"/>
        </w:rPr>
      </w:pPr>
    </w:p>
    <w:p w14:paraId="0F3495CB" w14:textId="6A221C65" w:rsidR="007F5D3E" w:rsidRDefault="00C40E63" w:rsidP="00FA68DC">
      <w:pPr>
        <w:shd w:val="clear" w:color="auto" w:fill="FFFFFF"/>
        <w:rPr>
          <w:rFonts w:ascii="Cambria" w:eastAsiaTheme="minorEastAsia" w:hAnsi="Cambria"/>
        </w:rPr>
      </w:pPr>
      <w:r>
        <w:rPr>
          <w:rFonts w:ascii="Cambria" w:eastAsiaTheme="minorEastAsia" w:hAnsi="Cambr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3B7D4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3B7D44">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m:rPr>
            <m:scr m:val="double-struck"/>
          </m:rPr>
          <w:rPr>
            <w:rFonts w:ascii="Cambria Math" w:eastAsiaTheme="minorEastAsia" w:hAnsi="Cambria Math"/>
          </w:rPr>
          <m:t>X.</m:t>
        </m:r>
      </m:oMath>
      <w:r w:rsidR="003B7D44">
        <w:rPr>
          <w:rFonts w:ascii="Cambria" w:eastAsiaTheme="minorEastAsia" w:hAnsi="Cambria"/>
        </w:rPr>
        <w:t xml:space="preserve"> 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6D961B05">
            <wp:simplePos x="0" y="0"/>
            <wp:positionH relativeFrom="margin">
              <wp:align>center</wp:align>
            </wp:positionH>
            <wp:positionV relativeFrom="paragraph">
              <wp:posOffset>6638</wp:posOffset>
            </wp:positionV>
            <wp:extent cx="5285509" cy="1335513"/>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8368" t="46623" r="9667" b="34520"/>
                    <a:stretch/>
                  </pic:blipFill>
                  <pic:spPr bwMode="auto">
                    <a:xfrm>
                      <a:off x="0" y="0"/>
                      <a:ext cx="5285509" cy="1335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5867D995" w14:textId="77777777" w:rsidR="003B7D44" w:rsidRPr="003B7D44" w:rsidRDefault="003B7D44" w:rsidP="00FA68DC">
      <w:pPr>
        <w:shd w:val="clear" w:color="auto" w:fill="FFFFFF"/>
        <w:rPr>
          <w:rFonts w:ascii="Cambria" w:eastAsiaTheme="minorEastAsia" w:hAnsi="Cambria"/>
        </w:rPr>
      </w:pPr>
    </w:p>
    <w:p w14:paraId="2683B498" w14:textId="77777777" w:rsidR="003B7D44" w:rsidRPr="003B7D44" w:rsidRDefault="003B7D44" w:rsidP="00FA68DC">
      <w:pPr>
        <w:shd w:val="clear" w:color="auto" w:fill="FFFFFF"/>
        <w:rPr>
          <w:rFonts w:ascii="Cambria" w:eastAsiaTheme="minorEastAsia" w:hAnsi="Cambria"/>
        </w:rPr>
      </w:pPr>
    </w:p>
    <w:p w14:paraId="38283BDC" w14:textId="77777777" w:rsidR="003B7D44" w:rsidRPr="003B7D44" w:rsidRDefault="003B7D44" w:rsidP="00FA68DC">
      <w:pPr>
        <w:shd w:val="clear" w:color="auto" w:fill="FFFFFF"/>
        <w:rPr>
          <w:rFonts w:ascii="Cambria" w:eastAsiaTheme="minorEastAsia" w:hAnsi="Cambria"/>
        </w:rPr>
      </w:pPr>
    </w:p>
    <w:p w14:paraId="564490CB" w14:textId="09B2E7D2" w:rsidR="007F5D3E" w:rsidRDefault="007F5D3E" w:rsidP="00FA68DC">
      <w:pPr>
        <w:shd w:val="clear" w:color="auto" w:fill="FFFFFF"/>
        <w:rPr>
          <w:rFonts w:ascii="Cambria" w:eastAsiaTheme="minorEastAsia" w:hAnsi="Cambria"/>
        </w:rPr>
      </w:pPr>
    </w:p>
    <w:p w14:paraId="2F741604" w14:textId="137D702C" w:rsidR="00CB2EEE" w:rsidRDefault="00CB2EEE" w:rsidP="00FA68DC">
      <w:pPr>
        <w:shd w:val="clear" w:color="auto" w:fill="FFFFFF"/>
        <w:rPr>
          <w:rFonts w:ascii="Cambria" w:eastAsiaTheme="minorEastAsia" w:hAnsi="Cambria"/>
        </w:rPr>
      </w:pPr>
    </w:p>
    <w:p w14:paraId="4E44FDDB" w14:textId="47CBAB67" w:rsidR="00CB2EEE" w:rsidRDefault="00CB2EEE" w:rsidP="00FA68DC">
      <w:pPr>
        <w:shd w:val="clear" w:color="auto" w:fill="FFFFFF"/>
        <w:rPr>
          <w:rFonts w:ascii="Cambria" w:eastAsiaTheme="minorEastAsia" w:hAnsi="Cambria"/>
        </w:rPr>
      </w:pPr>
    </w:p>
    <w:p w14:paraId="6B7B5705" w14:textId="75C65B64" w:rsidR="00CB2EEE" w:rsidRDefault="00CB2EEE" w:rsidP="00FA68DC">
      <w:pPr>
        <w:shd w:val="clear" w:color="auto" w:fill="FFFFFF"/>
        <w:rPr>
          <w:rFonts w:ascii="Cambria" w:eastAsiaTheme="minorEastAsia" w:hAnsi="Cambria"/>
        </w:rPr>
      </w:pPr>
    </w:p>
    <w:p w14:paraId="55ACFFD7" w14:textId="68DFC653" w:rsidR="00CB2EEE" w:rsidRDefault="00CB2EEE" w:rsidP="00FA68DC">
      <w:pPr>
        <w:shd w:val="clear" w:color="auto" w:fill="FFFFFF"/>
        <w:rPr>
          <w:rFonts w:ascii="Cambria" w:eastAsiaTheme="minorEastAsia" w:hAnsi="Cambria"/>
        </w:rPr>
      </w:pPr>
    </w:p>
    <w:p w14:paraId="6BC85B94" w14:textId="006E3F85" w:rsidR="00CB2EEE" w:rsidRDefault="00CB2EEE" w:rsidP="00FA68DC">
      <w:pPr>
        <w:shd w:val="clear" w:color="auto" w:fill="FFFFFF"/>
        <w:rPr>
          <w:rFonts w:ascii="Cambria" w:eastAsiaTheme="minorEastAsia" w:hAnsi="Cambria"/>
        </w:rPr>
      </w:pPr>
    </w:p>
    <w:p w14:paraId="20878372" w14:textId="09CA73C0" w:rsidR="00CB2EEE" w:rsidRDefault="00CB2EEE"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569678FC" w:rsidR="00855562" w:rsidRDefault="007A0F62" w:rsidP="00FA68DC">
      <w:pPr>
        <w:shd w:val="clear" w:color="auto" w:fill="FFFFFF"/>
        <w:rPr>
          <w:rFonts w:ascii="Cambria" w:eastAsiaTheme="minorEastAsia" w:hAnsi="Cambria"/>
        </w:rPr>
      </w:pPr>
      <w:r>
        <w:rPr>
          <w:noProof/>
        </w:rPr>
        <w:drawing>
          <wp:anchor distT="0" distB="0" distL="114300" distR="114300" simplePos="0" relativeHeight="251703296" behindDoc="0" locked="0" layoutInCell="1" allowOverlap="1" wp14:anchorId="28461165" wp14:editId="65AC2F04">
            <wp:simplePos x="0" y="0"/>
            <wp:positionH relativeFrom="margin">
              <wp:align>right</wp:align>
            </wp:positionH>
            <wp:positionV relativeFrom="paragraph">
              <wp:posOffset>6812</wp:posOffset>
            </wp:positionV>
            <wp:extent cx="5936615" cy="218249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688" t="31708" r="6753" b="37198"/>
                    <a:stretch/>
                  </pic:blipFill>
                  <pic:spPr bwMode="auto">
                    <a:xfrm>
                      <a:off x="0" y="0"/>
                      <a:ext cx="593661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1B6E9" w14:textId="5E120596" w:rsidR="00855562" w:rsidRDefault="00855562" w:rsidP="00FA68DC">
      <w:pPr>
        <w:shd w:val="clear" w:color="auto" w:fill="FFFFFF"/>
        <w:rPr>
          <w:rFonts w:ascii="Cambria" w:eastAsiaTheme="minorEastAsia" w:hAnsi="Cambria"/>
        </w:rPr>
      </w:pPr>
    </w:p>
    <w:p w14:paraId="799CEB56" w14:textId="11562AEA" w:rsidR="00855562" w:rsidRDefault="00855562" w:rsidP="00FA68DC">
      <w:pPr>
        <w:shd w:val="clear" w:color="auto" w:fill="FFFFFF"/>
        <w:rPr>
          <w:rFonts w:ascii="Cambria" w:eastAsiaTheme="minorEastAsia" w:hAnsi="Cambria"/>
        </w:rPr>
      </w:pPr>
    </w:p>
    <w:p w14:paraId="75BFC306" w14:textId="30A51529" w:rsidR="00855562" w:rsidRDefault="00855562" w:rsidP="00FA68DC">
      <w:pPr>
        <w:shd w:val="clear" w:color="auto" w:fill="FFFFFF"/>
        <w:rPr>
          <w:rFonts w:ascii="Cambria" w:eastAsiaTheme="minorEastAsia" w:hAnsi="Cambria"/>
        </w:rPr>
      </w:pPr>
    </w:p>
    <w:p w14:paraId="0085E4F0" w14:textId="61F6DD59" w:rsidR="00855562" w:rsidRDefault="00855562" w:rsidP="00FA68DC">
      <w:pPr>
        <w:shd w:val="clear" w:color="auto" w:fill="FFFFFF"/>
        <w:rPr>
          <w:rFonts w:ascii="Cambria" w:eastAsiaTheme="minorEastAsia" w:hAnsi="Cambria"/>
        </w:rPr>
      </w:pPr>
    </w:p>
    <w:p w14:paraId="15A918BC" w14:textId="0AB119B5" w:rsidR="00855562" w:rsidRDefault="00855562" w:rsidP="00FA68DC">
      <w:pPr>
        <w:shd w:val="clear" w:color="auto" w:fill="FFFFFF"/>
        <w:rPr>
          <w:rFonts w:ascii="Cambria" w:eastAsiaTheme="minorEastAsia" w:hAnsi="Cambria"/>
        </w:rPr>
      </w:pPr>
    </w:p>
    <w:p w14:paraId="494797CC" w14:textId="0ED94E42" w:rsidR="00855562" w:rsidRDefault="00855562" w:rsidP="00FA68DC">
      <w:pPr>
        <w:shd w:val="clear" w:color="auto" w:fill="FFFFFF"/>
        <w:rPr>
          <w:rFonts w:ascii="Cambria" w:eastAsiaTheme="minorEastAsia" w:hAnsi="Cambria"/>
        </w:rPr>
      </w:pPr>
    </w:p>
    <w:p w14:paraId="748F4C5F" w14:textId="77777777" w:rsidR="00276F5E" w:rsidRDefault="00276F5E" w:rsidP="00FA68DC">
      <w:pPr>
        <w:shd w:val="clear" w:color="auto" w:fill="FFFFFF"/>
        <w:rPr>
          <w:noProof/>
        </w:rPr>
      </w:pPr>
    </w:p>
    <w:p w14:paraId="792C129A" w14:textId="00FBE6B0" w:rsidR="00855562" w:rsidRDefault="00855562" w:rsidP="00FA68DC">
      <w:pPr>
        <w:shd w:val="clear" w:color="auto" w:fill="FFFFFF"/>
        <w:rPr>
          <w:rFonts w:ascii="Cambria" w:eastAsiaTheme="minorEastAsia" w:hAnsi="Cambria"/>
        </w:rPr>
      </w:pPr>
    </w:p>
    <w:p w14:paraId="6C0CF4EE" w14:textId="6656564D" w:rsidR="00855562" w:rsidRDefault="00855562" w:rsidP="00FA68DC">
      <w:pPr>
        <w:shd w:val="clear" w:color="auto" w:fill="FFFFFF"/>
        <w:rPr>
          <w:rFonts w:ascii="Cambria" w:eastAsiaTheme="minorEastAsia" w:hAnsi="Cambria"/>
        </w:rPr>
      </w:pPr>
    </w:p>
    <w:p w14:paraId="2534DA8B" w14:textId="3C09ECD3" w:rsidR="00855562" w:rsidRDefault="00855562" w:rsidP="00FA68DC">
      <w:pPr>
        <w:shd w:val="clear" w:color="auto" w:fill="FFFFFF"/>
        <w:rPr>
          <w:rFonts w:ascii="Cambria" w:eastAsiaTheme="minorEastAsia" w:hAnsi="Cambria"/>
        </w:rPr>
      </w:pPr>
    </w:p>
    <w:p w14:paraId="63CF1E63" w14:textId="09254640" w:rsidR="00855562" w:rsidRDefault="00855562" w:rsidP="00FA68DC">
      <w:pPr>
        <w:shd w:val="clear" w:color="auto" w:fill="FFFFFF"/>
        <w:rPr>
          <w:rFonts w:ascii="Cambria" w:eastAsiaTheme="minorEastAsia" w:hAnsi="Cambria"/>
        </w:rPr>
      </w:pPr>
    </w:p>
    <w:p w14:paraId="7604ADB5" w14:textId="2C88FC41" w:rsidR="00855562" w:rsidRDefault="00855562" w:rsidP="00FA68DC">
      <w:pPr>
        <w:shd w:val="clear" w:color="auto" w:fill="FFFFFF"/>
        <w:rPr>
          <w:rFonts w:ascii="Cambria" w:eastAsiaTheme="minorEastAsia" w:hAnsi="Cambria"/>
        </w:rPr>
      </w:pPr>
    </w:p>
    <w:p w14:paraId="4BE2D94F" w14:textId="1232B4C2" w:rsidR="00855562" w:rsidRDefault="00855562" w:rsidP="00FA68DC">
      <w:pPr>
        <w:shd w:val="clear" w:color="auto" w:fill="FFFFFF"/>
        <w:rPr>
          <w:rFonts w:ascii="Cambria" w:eastAsiaTheme="minorEastAsia" w:hAnsi="Cambria"/>
        </w:rPr>
      </w:pPr>
    </w:p>
    <w:p w14:paraId="3E4D36FE" w14:textId="77777777" w:rsidR="000E5A3D" w:rsidRDefault="000E5A3D" w:rsidP="00FA68DC">
      <w:pPr>
        <w:shd w:val="clear" w:color="auto" w:fill="FFFFFF"/>
        <w:rPr>
          <w:rFonts w:ascii="Cambria" w:eastAsiaTheme="minorEastAsia" w:hAnsi="Cambria"/>
        </w:rPr>
      </w:pPr>
    </w:p>
    <w:p w14:paraId="79DB15A2" w14:textId="625AD003"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w:t>
      </w:r>
      <w:del w:id="1168" w:author="Bale,Cameron" w:date="2023-01-24T20:23:00Z">
        <w:r w:rsidR="00C82969" w:rsidDel="00E158B5">
          <w:rPr>
            <w:rFonts w:ascii="Cambria" w:eastAsiaTheme="minorEastAsia" w:hAnsi="Cambria"/>
          </w:rPr>
          <w:delText xml:space="preserve"> up</w:delText>
        </w:r>
      </w:del>
      <w:r w:rsidR="00C82969">
        <w:rPr>
          <w:rFonts w:ascii="Cambria" w:eastAsiaTheme="minorEastAsia" w:hAnsi="Cambria"/>
        </w:rPr>
        <w:t xml:space="preserve">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4A8ED178" w14:textId="59E7F615" w:rsidR="007C2612" w:rsidRDefault="000E5A3D" w:rsidP="000E5A3D">
      <w:pPr>
        <w:shd w:val="clear" w:color="auto" w:fill="FFFFFF"/>
        <w:rPr>
          <w:rFonts w:ascii="Cambria" w:eastAsiaTheme="minorEastAsia" w:hAnsi="Cambria"/>
        </w:rPr>
      </w:pPr>
      <w:r>
        <w:rPr>
          <w:rFonts w:ascii="Cambria" w:eastAsiaTheme="minorEastAsia" w:hAnsi="Cambria"/>
        </w:rPr>
        <w:t>where</w:t>
      </w:r>
      <w:del w:id="1169" w:author="Bale,Cameron" w:date="2023-01-24T20:23:00Z">
        <w:r w:rsidDel="00E158B5">
          <w:rPr>
            <w:rFonts w:ascii="Cambria" w:eastAsiaTheme="minorEastAsia" w:hAnsi="Cambria"/>
          </w:rPr>
          <w:delText xml:space="preserve"> the symbol</w:delText>
        </w:r>
      </w:del>
      <w:r>
        <w:rPr>
          <w:rFonts w:ascii="Cambria" w:eastAsiaTheme="minorEastAsia" w:hAnsi="Cambria"/>
        </w:rPr>
        <w:t xml:space="preserv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9"/>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p>
    <w:p w14:paraId="09E577B7" w14:textId="6242F7BE" w:rsidR="00FB56E1" w:rsidRDefault="00FB56E1" w:rsidP="000E5A3D">
      <w:pPr>
        <w:shd w:val="clear" w:color="auto" w:fill="FFFFFF"/>
        <w:rPr>
          <w:rFonts w:ascii="Cambria" w:eastAsiaTheme="minorEastAsia" w:hAnsi="Cambria"/>
        </w:rPr>
      </w:pPr>
    </w:p>
    <w:p w14:paraId="63FF9F33" w14:textId="3FE022EE" w:rsidR="00FB56E1" w:rsidRPr="00E158B5" w:rsidRDefault="00FB56E1" w:rsidP="000E5A3D">
      <w:pPr>
        <w:shd w:val="clear" w:color="auto" w:fill="FFFFFF"/>
        <w:rPr>
          <w:rFonts w:ascii="Cambria" w:eastAsiaTheme="minorEastAsia" w:hAnsi="Cambria"/>
        </w:rPr>
      </w:pPr>
      <w:r>
        <w:rPr>
          <w:rFonts w:ascii="Cambria" w:eastAsiaTheme="minorEastAsia" w:hAnsi="Cambria"/>
        </w:rPr>
        <w:t xml:space="preserve">In the general case where </w:t>
      </w:r>
      <m:oMath>
        <m:r>
          <w:rPr>
            <w:rFonts w:ascii="Cambria Math" w:eastAsiaTheme="minorEastAsia" w:hAnsi="Cambria Math"/>
          </w:rPr>
          <m:t xml:space="preserve">k </m:t>
        </m:r>
        <m:r>
          <w:del w:id="1170" w:author="Bale,Cameron" w:date="2023-01-24T10:19:00Z">
            <w:rPr>
              <w:rFonts w:ascii="Cambria Math" w:eastAsiaTheme="minorEastAsia" w:hAnsi="Cambria Math"/>
            </w:rPr>
            <m:t xml:space="preserve">≪ </m:t>
          </w:del>
        </m:r>
        <m:r>
          <w:ins w:id="1171" w:author="Bale,Cameron" w:date="2023-01-24T20:25:00Z">
            <w:rPr>
              <w:rFonts w:ascii="Cambria Math" w:eastAsiaTheme="minorEastAsia" w:hAnsi="Cambria Math"/>
            </w:rPr>
            <m:t xml:space="preserve">≪ </m:t>
          </w:ins>
        </m:r>
        <m:r>
          <w:rPr>
            <w:rFonts w:ascii="Cambria Math" w:eastAsiaTheme="minorEastAsia" w:hAnsi="Cambria Math"/>
          </w:rPr>
          <m:t>J</m:t>
        </m:r>
      </m:oMath>
      <w:r>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ins w:id="1172" w:author="Bale,Cameron" w:date="2023-01-24T20:26:00Z">
        <w:r w:rsidR="00E158B5">
          <w:rPr>
            <w:rFonts w:ascii="Cambria" w:eastAsiaTheme="minorEastAsia" w:hAnsi="Cambria"/>
          </w:rPr>
          <w:t xml:space="preserve"> </w:t>
        </w:r>
      </w:ins>
      <w:del w:id="1173" w:author="Bale,Cameron" w:date="2023-01-24T20:26:00Z">
        <w:r w:rsidDel="00E158B5">
          <w:rPr>
            <w:rFonts w:ascii="Cambria" w:eastAsiaTheme="minorEastAsia" w:hAnsi="Cambria"/>
          </w:rPr>
          <w:delText xml:space="preserve">, the </w:delText>
        </w:r>
        <w:r w:rsidDel="00E158B5">
          <w:rPr>
            <w:rFonts w:ascii="Cambria" w:eastAsiaTheme="minorEastAsia" w:hAnsi="Cambria"/>
            <w:i/>
            <w:iCs/>
          </w:rPr>
          <w:delText>j</w:delText>
        </w:r>
        <w:r w:rsidDel="00E158B5">
          <w:rPr>
            <w:rFonts w:ascii="Cambria" w:eastAsiaTheme="minorEastAsia" w:hAnsi="Cambria"/>
          </w:rPr>
          <w:delText xml:space="preserve">th column of </w:delText>
        </w:r>
      </w:del>
      <m:oMath>
        <m:r>
          <w:del w:id="1174" w:author="Bale,Cameron" w:date="2023-01-24T20:26:00Z">
            <w:rPr>
              <w:rFonts w:ascii="Cambria Math" w:eastAsiaTheme="minorEastAsia" w:hAnsi="Cambria Math"/>
            </w:rPr>
            <m:t>D</m:t>
          </w:del>
        </m:r>
      </m:oMath>
      <w:del w:id="1175" w:author="Bale,Cameron" w:date="2023-01-24T20:26:00Z">
        <w:r w:rsidDel="00E158B5">
          <w:rPr>
            <w:rFonts w:ascii="Cambria" w:eastAsiaTheme="minorEastAsia" w:hAnsi="Cambria"/>
          </w:rPr>
          <w:delText xml:space="preserve"> from the </w:delText>
        </w:r>
      </w:del>
      <w:del w:id="1176" w:author="Bale,Cameron" w:date="2023-01-24T20:27:00Z">
        <w:r w:rsidDel="00E158B5">
          <w:rPr>
            <w:rFonts w:ascii="Cambria" w:eastAsiaTheme="minorEastAsia" w:hAnsi="Cambria"/>
          </w:rPr>
          <w:delText>smallest to</w:delText>
        </w:r>
      </w:del>
      <w:del w:id="1177" w:author="Bale,Cameron" w:date="2023-01-24T20:26:00Z">
        <w:r w:rsidDel="00E158B5">
          <w:rPr>
            <w:rFonts w:ascii="Cambria" w:eastAsiaTheme="minorEastAsia" w:hAnsi="Cambria"/>
          </w:rPr>
          <w:delText xml:space="preserve"> largest components </w:delText>
        </w:r>
      </w:del>
      <w:r>
        <w:rPr>
          <w:rFonts w:ascii="Cambria" w:eastAsiaTheme="minorEastAsia" w:hAnsi="Cambria"/>
        </w:rPr>
        <w:t xml:space="preserve">and </w:t>
      </w:r>
      <w:del w:id="1178" w:author="Bale,Cameron" w:date="2023-01-24T20:27:00Z">
        <w:r w:rsidDel="00E158B5">
          <w:rPr>
            <w:rFonts w:ascii="Cambria" w:eastAsiaTheme="minorEastAsia" w:hAnsi="Cambria"/>
          </w:rPr>
          <w:delText xml:space="preserve">find </w:delText>
        </w:r>
      </w:del>
      <w:ins w:id="1179" w:author="Bale,Cameron" w:date="2023-01-24T20:27:00Z">
        <w:r w:rsidR="00E158B5">
          <w:rPr>
            <w:rFonts w:ascii="Cambria" w:eastAsiaTheme="minorEastAsia" w:hAnsi="Cambria"/>
          </w:rPr>
          <w:t>take</w:t>
        </w:r>
        <w:r w:rsidR="00E158B5">
          <w:rPr>
            <w:rFonts w:ascii="Cambria" w:eastAsiaTheme="minorEastAsia" w:hAnsi="Cambria"/>
          </w:rPr>
          <w:t xml:space="preserve"> </w:t>
        </w:r>
      </w:ins>
      <w:r>
        <w:rPr>
          <w:rFonts w:ascii="Cambria" w:eastAsiaTheme="minorEastAsia" w:hAnsi="Cambria"/>
        </w:rPr>
        <w:t xml:space="preserve">the </w:t>
      </w:r>
      <w:r>
        <w:rPr>
          <w:rFonts w:ascii="Cambria" w:eastAsiaTheme="minorEastAsia" w:hAnsi="Cambria"/>
          <w:i/>
          <w:iCs/>
        </w:rPr>
        <w:t>k</w:t>
      </w:r>
      <w:del w:id="1180" w:author="Bale,Cameron" w:date="2023-01-24T20:27:00Z">
        <w:r w:rsidDel="00E158B5">
          <w:rPr>
            <w:rFonts w:ascii="Cambria" w:eastAsiaTheme="minorEastAsia" w:hAnsi="Cambria"/>
          </w:rPr>
          <w:delText>th</w:delText>
        </w:r>
      </w:del>
      <w:r>
        <w:rPr>
          <w:rFonts w:ascii="Cambria" w:eastAsiaTheme="minorEastAsia" w:hAnsi="Cambria"/>
        </w:rPr>
        <w:t xml:space="preserve"> smallest component</w:t>
      </w:r>
      <w:ins w:id="1181" w:author="Bale,Cameron" w:date="2023-01-24T20:27:00Z">
        <w:r w:rsidR="00E158B5">
          <w:rPr>
            <w:rFonts w:ascii="Cambria" w:eastAsiaTheme="minorEastAsia" w:hAnsi="Cambria"/>
          </w:rPr>
          <w:t>s</w:t>
        </w:r>
      </w:ins>
      <w:r>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5C46A3D" w14:textId="34F0B7B5" w:rsidR="00FB56E1" w:rsidRDefault="00FB56E1" w:rsidP="00FB56E1">
      <w:pPr>
        <w:shd w:val="clear" w:color="auto" w:fill="FFFFFF"/>
        <w:rPr>
          <w:ins w:id="1182" w:author="Bale,Cameron" w:date="2023-01-24T20:30:00Z"/>
          <w:rFonts w:ascii="Cambria" w:eastAsiaTheme="minorEastAsia" w:hAnsi="Cambria"/>
        </w:rPr>
      </w:pPr>
      <w:r w:rsidRPr="00C91FC2">
        <w:rPr>
          <w:rFonts w:ascii="Cambria" w:eastAsiaTheme="minorEastAsia" w:hAnsi="Cambria"/>
        </w:rPr>
        <w:t xml:space="preserve">That is, the data provider </w:t>
      </w:r>
      <w:del w:id="1183" w:author="Bale,Cameron" w:date="2023-01-24T20:27:00Z">
        <w:r w:rsidRPr="00C91FC2" w:rsidDel="00E158B5">
          <w:rPr>
            <w:rFonts w:ascii="Cambria" w:eastAsiaTheme="minorEastAsia" w:hAnsi="Cambria"/>
          </w:rPr>
          <w:delText xml:space="preserve">then </w:delText>
        </w:r>
      </w:del>
      <w:r w:rsidRPr="00C91FC2">
        <w:rPr>
          <w:rFonts w:ascii="Cambria" w:eastAsiaTheme="minorEastAsia" w:hAnsi="Cambria"/>
        </w:rPr>
        <w:t>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ins w:id="1184" w:author="Bale,Cameron" w:date="2023-01-24T20:28:00Z">
        <w:r w:rsidR="00E158B5">
          <w:rPr>
            <w:rFonts w:ascii="Cambria" w:eastAsiaTheme="minorEastAsia" w:hAnsi="Cambria"/>
          </w:rPr>
          <w:t xml:space="preserve"> When</w:t>
        </w:r>
      </w:ins>
      <w:del w:id="1185" w:author="Bale,Cameron" w:date="2023-01-24T20:28:00Z">
        <w:r w:rsidRPr="00C91FC2" w:rsidDel="00E158B5">
          <w:rPr>
            <w:rFonts w:ascii="Cambria" w:eastAsiaTheme="minorEastAsia" w:hAnsi="Cambria"/>
          </w:rPr>
          <w:delText xml:space="preserve"> In case of</w:delText>
        </w:r>
      </w:del>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xml:space="preserve">, </w:t>
      </w:r>
      <w:del w:id="1186" w:author="Bale,Cameron" w:date="2023-01-24T20:28:00Z">
        <w:r w:rsidRPr="00C91FC2" w:rsidDel="00E158B5">
          <w:rPr>
            <w:rFonts w:ascii="Cambria" w:eastAsiaTheme="minorEastAsia" w:hAnsi="Cambria"/>
          </w:rPr>
          <w:delText xml:space="preserve">random </w:delText>
        </w:r>
      </w:del>
      <w:r w:rsidRPr="00C91FC2">
        <w:rPr>
          <w:rFonts w:ascii="Cambria" w:eastAsiaTheme="minorEastAsia" w:hAnsi="Cambria"/>
        </w:rPr>
        <w:t>swapping is</w:t>
      </w:r>
      <w:r w:rsidR="00B847E4">
        <w:rPr>
          <w:rFonts w:ascii="Cambria" w:eastAsiaTheme="minorEastAsia" w:hAnsi="Cambria"/>
        </w:rPr>
        <w:t xml:space="preserve"> </w:t>
      </w:r>
      <w:del w:id="1187" w:author="Bale,Cameron" w:date="2023-01-24T20:28:00Z">
        <w:r w:rsidRPr="00C91FC2" w:rsidDel="00E158B5">
          <w:rPr>
            <w:rFonts w:ascii="Cambria" w:eastAsiaTheme="minorEastAsia" w:hAnsi="Cambria"/>
          </w:rPr>
          <w:delText>simply</w:delText>
        </w:r>
        <w:r w:rsidR="00B847E4" w:rsidDel="00E158B5">
          <w:rPr>
            <w:rFonts w:ascii="Cambria" w:eastAsiaTheme="minorEastAsia" w:hAnsi="Cambria"/>
          </w:rPr>
          <w:delText xml:space="preserve"> </w:delText>
        </w:r>
        <w:r w:rsidRPr="00C91FC2" w:rsidDel="00E158B5">
          <w:rPr>
            <w:rFonts w:ascii="Cambria" w:eastAsiaTheme="minorEastAsia" w:hAnsi="Cambria"/>
          </w:rPr>
          <w:delText>done</w:delText>
        </w:r>
      </w:del>
      <w:ins w:id="1188" w:author="Bale,Cameron" w:date="2023-01-24T20:28:00Z">
        <w:r w:rsidR="00E158B5">
          <w:rPr>
            <w:rFonts w:ascii="Cambria" w:eastAsiaTheme="minorEastAsia" w:hAnsi="Cambria"/>
          </w:rPr>
          <w:t>performed</w:t>
        </w:r>
      </w:ins>
      <w:r w:rsidRPr="00C91FC2">
        <w:rPr>
          <w:rFonts w:ascii="Cambria" w:eastAsiaTheme="minorEastAsia" w:hAnsi="Cambria"/>
        </w:rPr>
        <w:t xml:space="preserve"> by rearranging the components in the last row of </w:t>
      </w:r>
      <w:ins w:id="1189" w:author="Bale,Cameron" w:date="2023-01-24T20:28:00Z">
        <w:r w:rsidR="00E158B5">
          <w:rPr>
            <w:rFonts w:ascii="Cambria" w:eastAsiaTheme="minorEastAsia" w:hAnsi="Cambria"/>
          </w:rPr>
          <w:t xml:space="preserve">the </w:t>
        </w:r>
      </w:ins>
      <w:r w:rsidRPr="00C91FC2">
        <w:rPr>
          <w:rFonts w:ascii="Cambria" w:eastAsiaTheme="minorEastAsia" w:hAnsi="Cambria"/>
        </w:rPr>
        <w:t>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ins w:id="1190" w:author="Bale,Cameron" w:date="2023-01-24T20:30:00Z">
        <w:r w:rsidR="00E158B5">
          <w:rPr>
            <w:rFonts w:ascii="Cambria" w:eastAsiaTheme="minorEastAsia" w:hAnsi="Cambria"/>
          </w:rPr>
          <w:t xml:space="preserve"> Swapping </w:t>
        </w:r>
      </w:ins>
      <w:del w:id="1191" w:author="Bale,Cameron" w:date="2023-01-24T20:30:00Z">
        <w:r w:rsidR="00836CA1" w:rsidDel="00E158B5">
          <w:rPr>
            <w:rFonts w:ascii="Cambria" w:eastAsiaTheme="minorEastAsia" w:hAnsi="Cambria"/>
          </w:rPr>
          <w:delText xml:space="preserve"> </w:delText>
        </w:r>
        <w:r w:rsidRPr="00C91FC2" w:rsidDel="00E158B5">
          <w:rPr>
            <w:rFonts w:ascii="Cambria" w:eastAsiaTheme="minorEastAsia" w:hAnsi="Cambria"/>
          </w:rPr>
          <w:delText xml:space="preserve">Then the swap of </w:delText>
        </w:r>
      </w:del>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del w:id="1192" w:author="Bale,Cameron" w:date="2023-01-24T20:30:00Z">
        <w:r w:rsidRPr="00C91FC2" w:rsidDel="00E158B5">
          <w:rPr>
            <w:rFonts w:ascii="Cambria" w:eastAsiaTheme="minorEastAsia" w:hAnsi="Cambria"/>
          </w:rPr>
          <w:delText>can simply be written as the following random swapping</w:delText>
        </w:r>
      </w:del>
      <w:ins w:id="1193" w:author="Bale,Cameron" w:date="2023-01-24T20:30:00Z">
        <w:r w:rsidR="00E158B5">
          <w:rPr>
            <w:rFonts w:ascii="Cambria" w:eastAsiaTheme="minorEastAsia" w:hAnsi="Cambria"/>
          </w:rPr>
          <w:t>is written as</w:t>
        </w:r>
      </w:ins>
      <w:r w:rsidRPr="00C91FC2">
        <w:rPr>
          <w:rFonts w:ascii="Cambria" w:eastAsiaTheme="minorEastAsia" w:hAnsi="Cambria"/>
        </w:rPr>
        <w:t>:</w:t>
      </w:r>
    </w:p>
    <w:p w14:paraId="11C45846" w14:textId="77777777" w:rsidR="00E158B5" w:rsidRDefault="00E158B5" w:rsidP="00FB56E1">
      <w:pPr>
        <w:shd w:val="clear" w:color="auto" w:fill="FFFFFF"/>
        <w:rPr>
          <w:rFonts w:ascii="Cambria" w:eastAsiaTheme="minorEastAsia" w:hAnsi="Cambria"/>
        </w:rPr>
      </w:pPr>
    </w:p>
    <w:p w14:paraId="68BA6896" w14:textId="524B3907" w:rsidR="00836CA1" w:rsidRDefault="00836CA1" w:rsidP="00FB56E1">
      <w:pPr>
        <w:shd w:val="clear" w:color="auto" w:fill="FFFFFF"/>
        <w:rPr>
          <w:rFonts w:ascii="Cambria" w:eastAsiaTheme="minorEastAsia" w:hAnsi="Cambria"/>
        </w:rPr>
      </w:pPr>
    </w:p>
    <w:p w14:paraId="0256082B" w14:textId="77777777" w:rsidR="00742499" w:rsidRDefault="00742499" w:rsidP="00FB56E1">
      <w:pPr>
        <w:shd w:val="clear" w:color="auto" w:fill="FFFFFF"/>
        <w:rPr>
          <w:noProof/>
        </w:rPr>
      </w:pPr>
    </w:p>
    <w:p w14:paraId="2AD7A905" w14:textId="1ED59230" w:rsidR="00836CA1" w:rsidRPr="00836CA1" w:rsidRDefault="00742499" w:rsidP="00FB56E1">
      <w:pPr>
        <w:shd w:val="clear" w:color="auto" w:fill="FFFFFF"/>
        <w:rPr>
          <w:rFonts w:ascii="Cambria" w:eastAsiaTheme="minorEastAsia" w:hAnsi="Cambria"/>
        </w:rPr>
      </w:pPr>
      <w:r>
        <w:rPr>
          <w:noProof/>
        </w:rPr>
        <w:lastRenderedPageBreak/>
        <w:drawing>
          <wp:anchor distT="0" distB="0" distL="114300" distR="114300" simplePos="0" relativeHeight="251704320" behindDoc="0" locked="0" layoutInCell="1" allowOverlap="1" wp14:anchorId="46415326" wp14:editId="17990BEC">
            <wp:simplePos x="0" y="0"/>
            <wp:positionH relativeFrom="margin">
              <wp:align>center</wp:align>
            </wp:positionH>
            <wp:positionV relativeFrom="paragraph">
              <wp:posOffset>2656</wp:posOffset>
            </wp:positionV>
            <wp:extent cx="3296919" cy="871913"/>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5012" t="39168" r="17243" b="47774"/>
                    <a:stretch/>
                  </pic:blipFill>
                  <pic:spPr bwMode="auto">
                    <a:xfrm>
                      <a:off x="0" y="0"/>
                      <a:ext cx="3296919" cy="8719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8232" w14:textId="77777777" w:rsidR="00FB56E1" w:rsidRPr="00FB56E1" w:rsidRDefault="00FB56E1" w:rsidP="000E5A3D">
      <w:pPr>
        <w:shd w:val="clear" w:color="auto" w:fill="FFFFFF"/>
        <w:rPr>
          <w:rFonts w:ascii="Cambria" w:eastAsiaTheme="minorEastAsia" w:hAnsi="Cambria"/>
        </w:rPr>
      </w:pPr>
    </w:p>
    <w:p w14:paraId="3DE74272" w14:textId="77777777" w:rsidR="00FB56E1" w:rsidRPr="00FB56E1" w:rsidRDefault="00FB56E1" w:rsidP="000E5A3D">
      <w:pPr>
        <w:shd w:val="clear" w:color="auto" w:fill="FFFFFF"/>
        <w:rPr>
          <w:rFonts w:ascii="Cambria" w:eastAsiaTheme="minorEastAsia" w:hAnsi="Cambria"/>
        </w:rPr>
      </w:pPr>
    </w:p>
    <w:p w14:paraId="4C3CCD39" w14:textId="77777777" w:rsidR="00FB56E1" w:rsidRPr="00FB56E1" w:rsidRDefault="00FB56E1" w:rsidP="000E5A3D">
      <w:pPr>
        <w:shd w:val="clear" w:color="auto" w:fill="FFFFFF"/>
        <w:rPr>
          <w:rFonts w:ascii="Cambria" w:eastAsiaTheme="minorEastAsia" w:hAnsi="Cambria"/>
        </w:rPr>
      </w:pPr>
    </w:p>
    <w:p w14:paraId="5FF8C857" w14:textId="77777777" w:rsidR="00FB56E1" w:rsidRPr="00FB56E1" w:rsidRDefault="00FB56E1" w:rsidP="000E5A3D">
      <w:pPr>
        <w:shd w:val="clear" w:color="auto" w:fill="FFFFFF"/>
        <w:rPr>
          <w:rFonts w:ascii="Cambria" w:eastAsiaTheme="minorEastAsia" w:hAnsi="Cambria"/>
        </w:rPr>
      </w:pPr>
    </w:p>
    <w:p w14:paraId="0724B9AB" w14:textId="77777777" w:rsidR="00FB56E1" w:rsidRPr="00FB56E1" w:rsidRDefault="00FB56E1" w:rsidP="000E5A3D">
      <w:pPr>
        <w:shd w:val="clear" w:color="auto" w:fill="FFFFFF"/>
        <w:rPr>
          <w:rFonts w:ascii="Cambria" w:eastAsiaTheme="minorEastAsia" w:hAnsi="Cambria"/>
        </w:rPr>
      </w:pPr>
    </w:p>
    <w:p w14:paraId="10ED31A4" w14:textId="58509B24" w:rsidR="007C2612" w:rsidRDefault="00742499" w:rsidP="000E5A3D">
      <w:pPr>
        <w:shd w:val="clear" w:color="auto" w:fill="FFFFFF"/>
        <w:rPr>
          <w:rFonts w:ascii="Cambria" w:eastAsiaTheme="minorEastAsia" w:hAnsi="Cambria"/>
        </w:rPr>
      </w:pPr>
      <w:r w:rsidRPr="00742499">
        <w:rPr>
          <w:rFonts w:ascii="Cambria" w:eastAsiaTheme="minorEastAsia" w:hAnsi="Cambria"/>
        </w:rPr>
        <w:t>which is equivalent to</w:t>
      </w:r>
      <w:del w:id="1194" w:author="Bale,Cameron" w:date="2023-01-24T20:30:00Z">
        <w:r w:rsidRPr="00742499" w:rsidDel="00E158B5">
          <w:rPr>
            <w:rFonts w:ascii="Cambria" w:eastAsiaTheme="minorEastAsia" w:hAnsi="Cambria"/>
          </w:rPr>
          <w:delText xml:space="preserve"> the following:</w:delText>
        </w:r>
      </w:del>
      <w:r w:rsidRPr="00742499">
        <w:rPr>
          <w:rFonts w:ascii="Cambria" w:eastAsiaTheme="minorEastAsia" w:hAnsi="Cambria"/>
        </w:rPr>
        <w:t xml:space="preserv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ins w:id="1195" w:author="Bale,Cameron" w:date="2023-01-24T20:30:00Z">
        <w:r w:rsidR="00E158B5">
          <w:rPr>
            <w:rFonts w:ascii="Cambria" w:eastAsiaTheme="minorEastAsia" w:hAnsi="Cambria"/>
          </w:rPr>
          <w:t xml:space="preserve"> being </w:t>
        </w:r>
      </w:ins>
      <w:del w:id="1196" w:author="Bale,Cameron" w:date="2023-01-24T20:30:00Z">
        <w:r w:rsidDel="00E158B5">
          <w:rPr>
            <w:rFonts w:ascii="Cambria" w:eastAsiaTheme="minorEastAsia" w:hAnsi="Cambria"/>
          </w:rPr>
          <w:delText xml:space="preserve"> </w:delText>
        </w:r>
        <w:r w:rsidRPr="00742499" w:rsidDel="00E158B5">
          <w:rPr>
            <w:rFonts w:ascii="Cambria" w:eastAsiaTheme="minorEastAsia" w:hAnsi="Cambria"/>
          </w:rPr>
          <w:delText xml:space="preserve">is randomly </w:delText>
        </w:r>
      </w:del>
      <w:r w:rsidRPr="00742499">
        <w:rPr>
          <w:rFonts w:ascii="Cambria" w:eastAsiaTheme="minorEastAsia" w:hAnsi="Cambria"/>
        </w:rPr>
        <w:t>replaced by the last</w:t>
      </w:r>
      <w:r>
        <w:rPr>
          <w:rFonts w:ascii="Cambria" w:eastAsiaTheme="minorEastAsia" w:hAnsi="Cambria"/>
        </w:rPr>
        <w:t xml:space="preserve"> </w:t>
      </w:r>
      <w:r w:rsidRPr="00742499">
        <w:rPr>
          <w:rFonts w:ascii="Cambria" w:eastAsiaTheme="minorEastAsia" w:hAnsi="Cambria"/>
        </w:rPr>
        <w:t>component of</w:t>
      </w:r>
      <w:r>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19C27A38"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w:t>
      </w:r>
      <w:ins w:id="1197" w:author="Bale,Cameron" w:date="2023-01-24T20:32:00Z">
        <w:r w:rsidR="00E158B5">
          <w:rPr>
            <w:rFonts w:ascii="Cambria" w:eastAsiaTheme="minorEastAsia" w:hAnsi="Cambria"/>
          </w:rPr>
          <w:t>through time</w:t>
        </w:r>
      </w:ins>
      <w:del w:id="1198" w:author="Bale,Cameron" w:date="2023-01-24T20:31:00Z">
        <w:r w:rsidRPr="00262166" w:rsidDel="00E158B5">
          <w:rPr>
            <w:rFonts w:ascii="Cambria" w:eastAsiaTheme="minorEastAsia" w:hAnsi="Cambria"/>
          </w:rPr>
          <w:delText>at time point</w:delText>
        </w:r>
      </w:del>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w:t>
      </w:r>
      <w:del w:id="1199" w:author="Bale,Cameron" w:date="2023-01-24T20:32:00Z">
        <w:r w:rsidRPr="00262166" w:rsidDel="00E158B5">
          <w:rPr>
            <w:rFonts w:ascii="Cambria" w:eastAsiaTheme="minorEastAsia" w:hAnsi="Cambria"/>
          </w:rPr>
          <w:delText xml:space="preserve">given </w:delText>
        </w:r>
      </w:del>
      <w:r w:rsidRPr="00262166">
        <w:rPr>
          <w:rFonts w:ascii="Cambria" w:eastAsiaTheme="minorEastAsia" w:hAnsi="Cambria"/>
        </w:rPr>
        <w:t xml:space="preserve">rolling window size </w:t>
      </w:r>
      <w:r w:rsidRPr="007870E6">
        <w:rPr>
          <w:rFonts w:ascii="Cambria" w:eastAsiaTheme="minorEastAsia" w:hAnsi="Cambria"/>
          <w:i/>
          <w:iCs/>
        </w:rPr>
        <w:t>n</w:t>
      </w:r>
      <w:r w:rsidRPr="00262166">
        <w:rPr>
          <w:rFonts w:ascii="Cambria" w:eastAsiaTheme="minorEastAsia" w:hAnsi="Cambria"/>
        </w:rPr>
        <w:t xml:space="preserve">. The </w:t>
      </w:r>
      <w:r w:rsidRPr="007870E6">
        <w:rPr>
          <w:rFonts w:ascii="Cambria" w:eastAsiaTheme="minorEastAsia" w:hAnsi="Cambria"/>
          <w:i/>
          <w:iCs/>
        </w:rPr>
        <w:t>k</w:t>
      </w:r>
      <w:r w:rsidRPr="00262166">
        <w:rPr>
          <w:rFonts w:ascii="Cambria" w:eastAsiaTheme="minorEastAsia" w:hAnsi="Cambria"/>
        </w:rPr>
        <w:t>-</w:t>
      </w:r>
      <w:proofErr w:type="spellStart"/>
      <w:del w:id="1200" w:author="Bale,Cameron" w:date="2023-01-24T20:32:00Z">
        <w:r w:rsidRPr="00262166" w:rsidDel="00E158B5">
          <w:rPr>
            <w:rFonts w:ascii="Cambria" w:eastAsiaTheme="minorEastAsia" w:hAnsi="Cambria"/>
          </w:rPr>
          <w:delText>nearest time series data protection method</w:delText>
        </w:r>
      </w:del>
      <w:ins w:id="1201" w:author="Bale,Cameron" w:date="2023-01-24T20:32:00Z">
        <w:r w:rsidR="00E158B5">
          <w:rPr>
            <w:rFonts w:ascii="Cambria" w:eastAsiaTheme="minorEastAsia" w:hAnsi="Cambria"/>
          </w:rPr>
          <w:t>nTS</w:t>
        </w:r>
        <w:proofErr w:type="spellEnd"/>
        <w:r w:rsidR="00E158B5">
          <w:rPr>
            <w:rFonts w:ascii="Cambria" w:eastAsiaTheme="minorEastAsia" w:hAnsi="Cambria"/>
          </w:rPr>
          <w:t xml:space="preserve"> privacy method</w:t>
        </w:r>
      </w:ins>
      <w:r w:rsidR="007870E6">
        <w:rPr>
          <w:rFonts w:ascii="Cambria" w:eastAsiaTheme="minorEastAsia" w:hAnsi="Cambria"/>
        </w:rPr>
        <w:t xml:space="preserve"> </w:t>
      </w:r>
      <w:r w:rsidRPr="00262166">
        <w:rPr>
          <w:rFonts w:ascii="Cambria" w:eastAsiaTheme="minorEastAsia" w:hAnsi="Cambria"/>
        </w:rPr>
        <w:t xml:space="preserve">can be written </w:t>
      </w:r>
      <w:del w:id="1202" w:author="Bale,Cameron" w:date="2023-01-24T20:32:00Z">
        <w:r w:rsidRPr="00262166" w:rsidDel="00E158B5">
          <w:rPr>
            <w:rFonts w:ascii="Cambria" w:eastAsiaTheme="minorEastAsia" w:hAnsi="Cambria"/>
          </w:rPr>
          <w:delText xml:space="preserve">up </w:delText>
        </w:r>
      </w:del>
      <w:r w:rsidRPr="00262166">
        <w:rPr>
          <w:rFonts w:ascii="Cambria" w:eastAsiaTheme="minorEastAsia" w:hAnsi="Cambria"/>
        </w:rPr>
        <w:t>as the following protected data matrix</w:t>
      </w:r>
      <w:r w:rsidR="007870E6">
        <w:rPr>
          <w:rFonts w:ascii="Cambria" w:eastAsiaTheme="minorEastAsia" w:hAnsi="Cambria"/>
        </w:rPr>
        <w:t>,</w:t>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6B016FF1">
            <wp:simplePos x="0" y="0"/>
            <wp:positionH relativeFrom="margin">
              <wp:align>center</wp:align>
            </wp:positionH>
            <wp:positionV relativeFrom="paragraph">
              <wp:posOffset>128270</wp:posOffset>
            </wp:positionV>
            <wp:extent cx="5565635" cy="1212273"/>
            <wp:effectExtent l="0" t="0" r="0" b="6985"/>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50466" t="38750" r="11535" b="46535"/>
                    <a:stretch/>
                  </pic:blipFill>
                  <pic:spPr bwMode="auto">
                    <a:xfrm>
                      <a:off x="0" y="0"/>
                      <a:ext cx="5565635" cy="1212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50C8BDC5" w:rsidR="007C2612" w:rsidRPr="007C2612" w:rsidRDefault="007C2612" w:rsidP="000E5A3D">
      <w:pPr>
        <w:shd w:val="clear" w:color="auto" w:fill="FFFFFF"/>
        <w:rPr>
          <w:rFonts w:ascii="Cambria" w:eastAsiaTheme="minorEastAsia" w:hAnsi="Cambria"/>
        </w:rPr>
      </w:pPr>
    </w:p>
    <w:p w14:paraId="1B89CD84" w14:textId="1952823B" w:rsidR="000E5A3D" w:rsidRPr="000E5A3D" w:rsidRDefault="000E5A3D" w:rsidP="000E5A3D">
      <w:pPr>
        <w:shd w:val="clear" w:color="auto" w:fill="FFFFFF"/>
        <w:rPr>
          <w:rFonts w:ascii="Cambria" w:eastAsiaTheme="minorEastAsia" w:hAnsi="Cambria"/>
        </w:rPr>
      </w:pPr>
    </w:p>
    <w:p w14:paraId="117EEAA4" w14:textId="77777777" w:rsidR="007870E6" w:rsidRDefault="007870E6" w:rsidP="000E5A3D">
      <w:pPr>
        <w:shd w:val="clear" w:color="auto" w:fill="FFFFFF"/>
        <w:rPr>
          <w:noProof/>
        </w:rPr>
      </w:pPr>
    </w:p>
    <w:p w14:paraId="29334B1B" w14:textId="782B4A22" w:rsidR="000E5A3D" w:rsidRPr="000E5A3D" w:rsidRDefault="000E5A3D" w:rsidP="000E5A3D">
      <w:pPr>
        <w:shd w:val="clear" w:color="auto" w:fill="FFFFFF"/>
        <w:rPr>
          <w:rFonts w:ascii="Cambria" w:eastAsiaTheme="minorEastAsia" w:hAnsi="Cambria"/>
          <w:b/>
          <w:bCs/>
        </w:rPr>
      </w:pPr>
    </w:p>
    <w:p w14:paraId="3C79852A" w14:textId="60175EF3" w:rsidR="00C82969" w:rsidRDefault="00C82969" w:rsidP="00C82969">
      <w:pPr>
        <w:shd w:val="clear" w:color="auto" w:fill="FFFFFF"/>
        <w:rPr>
          <w:rFonts w:ascii="Cambria" w:eastAsiaTheme="minorEastAsia" w:hAnsi="Cambria"/>
        </w:rPr>
      </w:pPr>
    </w:p>
    <w:p w14:paraId="7BA2896F" w14:textId="4CF0F76B" w:rsidR="00972863" w:rsidRDefault="00972863" w:rsidP="00C82969">
      <w:pPr>
        <w:shd w:val="clear" w:color="auto" w:fill="FFFFFF"/>
        <w:rPr>
          <w:rFonts w:ascii="Cambria" w:eastAsiaTheme="minorEastAsia" w:hAnsi="Cambria"/>
        </w:rPr>
      </w:pPr>
      <w:r w:rsidRPr="00972863">
        <w:rPr>
          <w:rFonts w:ascii="Cambria" w:eastAsiaTheme="minorEastAsia" w:hAnsi="Cambria"/>
        </w:rPr>
        <w:t>As an example, consider a</w:t>
      </w:r>
      <w:del w:id="1203" w:author="Bale,Cameron" w:date="2023-01-24T20:33:00Z">
        <w:r w:rsidRPr="00972863" w:rsidDel="00E158B5">
          <w:rPr>
            <w:rFonts w:ascii="Cambria" w:eastAsiaTheme="minorEastAsia" w:hAnsi="Cambria"/>
          </w:rPr>
          <w:delText xml:space="preserve"> </w:delText>
        </w:r>
      </w:del>
      <w:del w:id="1204" w:author="Bale,Cameron" w:date="2023-01-24T20:32:00Z">
        <w:r w:rsidRPr="00972863" w:rsidDel="00E158B5">
          <w:rPr>
            <w:rFonts w:ascii="Cambria" w:eastAsiaTheme="minorEastAsia" w:hAnsi="Cambria"/>
          </w:rPr>
          <w:delText xml:space="preserve">given </w:delText>
        </w:r>
      </w:del>
      <w:ins w:id="1205" w:author="Bale,Cameron" w:date="2023-01-24T20:32:00Z">
        <w:r w:rsidR="00E158B5" w:rsidRPr="00972863">
          <w:rPr>
            <w:rFonts w:ascii="Cambria" w:eastAsiaTheme="minorEastAsia" w:hAnsi="Cambria"/>
          </w:rPr>
          <w:t xml:space="preserve"> </w:t>
        </w:r>
      </w:ins>
      <w:r w:rsidRPr="00972863">
        <w:rPr>
          <w:rFonts w:ascii="Cambria" w:eastAsiaTheme="minorEastAsia" w:hAnsi="Cambria"/>
        </w:rPr>
        <w:t xml:space="preserve">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ascii="Cambria" w:eastAsiaTheme="minorEastAsia" w:hAnsi="Cambria"/>
        </w:rPr>
        <w:t xml:space="preserve"> </w:t>
      </w:r>
      <w:r w:rsidRPr="00972863">
        <w:rPr>
          <w:rFonts w:ascii="Cambria" w:eastAsiaTheme="minorEastAsia" w:hAnsi="Cambria"/>
        </w:rPr>
        <w:t>where its last component is replaced by the</w:t>
      </w:r>
      <w:r w:rsidRPr="00972863">
        <w:rPr>
          <w:rFonts w:ascii="Cambria" w:eastAsiaTheme="minorEastAsia" w:hAnsi="Cambria"/>
        </w:rPr>
        <w:br/>
        <w:t xml:space="preserve">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Pr>
          <w:rFonts w:ascii="Cambria" w:eastAsiaTheme="minorEastAsia" w:hAnsi="Cambria"/>
        </w:rPr>
        <w:t xml:space="preserve"> </w:t>
      </w:r>
      <w:r w:rsidRPr="00972863">
        <w:rPr>
          <w:rFonts w:ascii="Cambria" w:eastAsiaTheme="minorEastAsia" w:hAnsi="Cambria"/>
        </w:rPr>
        <w:t xml:space="preserve">which was randomly selected among </w:t>
      </w:r>
      <w:r>
        <w:rPr>
          <w:rFonts w:ascii="Cambria" w:eastAsiaTheme="minorEastAsia" w:hAnsi="Cambria"/>
        </w:rPr>
        <w:t>the</w:t>
      </w:r>
      <w:r w:rsidRPr="00972863">
        <w:rPr>
          <w:rFonts w:ascii="Cambria" w:eastAsiaTheme="minorEastAsia" w:hAnsi="Cambria"/>
        </w:rPr>
        <w:t xml:space="preserve"> 10-nearest time series</w:t>
      </w:r>
      <w:r>
        <w:rPr>
          <w:rFonts w:ascii="Cambria" w:eastAsiaTheme="minorEastAsia" w:hAnsi="Cambria"/>
        </w:rPr>
        <w:t xml:space="preserve"> (based on features)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972863">
        <w:rPr>
          <w:rFonts w:ascii="Cambria" w:eastAsiaTheme="minorEastAsia" w:hAnsi="Cambria"/>
        </w:rPr>
        <w:t>. Using our</w:t>
      </w:r>
      <w:r>
        <w:rPr>
          <w:rFonts w:ascii="Cambria" w:eastAsiaTheme="minorEastAsia" w:hAnsi="Cambria"/>
        </w:rPr>
        <w:t xml:space="preserve"> </w:t>
      </w:r>
      <w:r w:rsidRPr="00972863">
        <w:rPr>
          <w:rFonts w:ascii="Cambria" w:eastAsiaTheme="minorEastAsia" w:hAnsi="Cambria"/>
        </w:rPr>
        <w:t>notation, we can write</w:t>
      </w:r>
    </w:p>
    <w:p w14:paraId="319FC1AB" w14:textId="58D58713" w:rsidR="00972863" w:rsidRDefault="00972863" w:rsidP="00C82969">
      <w:pPr>
        <w:shd w:val="clear" w:color="auto" w:fill="FFFFFF"/>
        <w:rPr>
          <w:rFonts w:ascii="Cambria" w:eastAsiaTheme="minorEastAsia" w:hAnsi="Cambria"/>
        </w:rPr>
      </w:pPr>
    </w:p>
    <w:p w14:paraId="12ABC876" w14:textId="0DD2F6F5" w:rsidR="00972863" w:rsidRPr="00972863" w:rsidRDefault="00000000" w:rsidP="00C82969">
      <w:pPr>
        <w:shd w:val="clear" w:color="auto" w:fill="FFFFFF"/>
        <w:rPr>
          <w:rFonts w:ascii="Cambria" w:eastAsiaTheme="minorEastAsia" w:hAnsi="Cambr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27</m:t>
              </m:r>
            </m:sub>
          </m:sSub>
          <m:r>
            <m:rPr>
              <m:lit/>
            </m:rPr>
            <w:rPr>
              <w:rFonts w:ascii="Cambria Math" w:eastAsiaTheme="minorEastAsia" w:hAnsi="Cambria Math"/>
            </w:rPr>
            <m:t>}</m:t>
          </m:r>
          <m:r>
            <w:rPr>
              <w:rFonts w:ascii="Cambria Math" w:eastAsiaTheme="minorEastAsia" w:hAnsi="Cambria Math"/>
            </w:rPr>
            <m:t>.</m:t>
          </m:r>
        </m:oMath>
      </m:oMathPara>
    </w:p>
    <w:p w14:paraId="4EE768BE" w14:textId="77777777" w:rsidR="002B2397" w:rsidRDefault="002B2397" w:rsidP="00C82969">
      <w:pPr>
        <w:shd w:val="clear" w:color="auto" w:fill="FFFFFF"/>
        <w:rPr>
          <w:rFonts w:ascii="Cambria" w:eastAsiaTheme="minorEastAsia" w:hAnsi="Cambria"/>
        </w:rPr>
      </w:pPr>
    </w:p>
    <w:p w14:paraId="7158DD28" w14:textId="0D225AD5" w:rsidR="00972863" w:rsidRPr="002B2397" w:rsidRDefault="00296B6E" w:rsidP="00C82969">
      <w:pPr>
        <w:shd w:val="clear" w:color="auto" w:fill="FFFFFF"/>
        <w:rPr>
          <w:rFonts w:ascii="Cambria" w:eastAsiaTheme="minorEastAsia" w:hAnsi="Cambria"/>
        </w:rPr>
      </w:pPr>
      <w:r w:rsidRPr="00296B6E">
        <w:rPr>
          <w:rFonts w:ascii="Cambria" w:eastAsiaTheme="minorEastAsia" w:hAnsi="Cambria"/>
        </w:rPr>
        <w:t>We can represent each time series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,j=1,…,J</m:t>
        </m:r>
      </m:oMath>
      <w:r w:rsidR="002B2397">
        <w:rPr>
          <w:rFonts w:ascii="Cambria" w:eastAsiaTheme="minorEastAsia" w:hAnsi="Cambria"/>
        </w:rPr>
        <w:t xml:space="preserve"> </w:t>
      </w:r>
      <w:r w:rsidRPr="00296B6E">
        <w:rPr>
          <w:rFonts w:ascii="Cambria" w:eastAsiaTheme="minorEastAsia" w:hAnsi="Cambria"/>
        </w:rPr>
        <w:t xml:space="preserve">as a vector, and </w:t>
      </w:r>
      <w:del w:id="1206" w:author="Bale,Cameron" w:date="2023-01-24T20:33:00Z">
        <w:r w:rsidRPr="00296B6E" w:rsidDel="00E158B5">
          <w:rPr>
            <w:rFonts w:ascii="Cambria" w:eastAsiaTheme="minorEastAsia" w:hAnsi="Cambria"/>
          </w:rPr>
          <w:delText xml:space="preserve">then </w:delText>
        </w:r>
      </w:del>
      <w:r w:rsidRPr="00296B6E">
        <w:rPr>
          <w:rFonts w:ascii="Cambria" w:eastAsiaTheme="minorEastAsia" w:hAnsi="Cambria"/>
        </w:rPr>
        <w:t>put them in a graph</w:t>
      </w:r>
      <w:r w:rsidR="002B2397">
        <w:rPr>
          <w:rFonts w:ascii="Cambria" w:eastAsiaTheme="minorEastAsia" w:hAnsi="Cambr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Pr="00296B6E">
        <w:rPr>
          <w:rFonts w:ascii="Cambria" w:eastAsiaTheme="minorEastAsia" w:hAnsi="Cambria"/>
        </w:rPr>
        <w:t xml:space="preserve">, which consists of a set </w:t>
      </w:r>
      <w:r w:rsidRPr="002B2397">
        <w:rPr>
          <w:rFonts w:ascii="Cambria" w:eastAsiaTheme="minorEastAsia" w:hAnsi="Cambria"/>
          <w:i/>
          <w:iCs/>
        </w:rPr>
        <w:t>V</w:t>
      </w:r>
      <w:r w:rsidRPr="00296B6E">
        <w:rPr>
          <w:rFonts w:ascii="Cambria" w:eastAsiaTheme="minorEastAsia" w:hAnsi="Cambria"/>
        </w:rPr>
        <w:t xml:space="preserve"> of vertices (or nodes) and a set </w:t>
      </w:r>
      <w:r w:rsidRPr="002B2397">
        <w:rPr>
          <w:rFonts w:ascii="Cambria" w:eastAsiaTheme="minorEastAsia" w:hAnsi="Cambria"/>
          <w:i/>
          <w:iCs/>
        </w:rPr>
        <w:t>E</w:t>
      </w:r>
      <w:r w:rsidRPr="00296B6E">
        <w:rPr>
          <w:rFonts w:ascii="Cambria" w:eastAsiaTheme="minorEastAsia" w:hAnsi="Cambria"/>
        </w:rPr>
        <w:t xml:space="preserve"> of undirected edges. In</w:t>
      </w:r>
      <w:r w:rsidR="002B2397">
        <w:rPr>
          <w:rFonts w:ascii="Cambria" w:eastAsiaTheme="minorEastAsia" w:hAnsi="Cambria"/>
        </w:rPr>
        <w:t xml:space="preserve"> </w:t>
      </w:r>
      <w:r w:rsidRPr="00296B6E">
        <w:rPr>
          <w:rFonts w:ascii="Cambria" w:eastAsiaTheme="minorEastAsia" w:hAnsi="Cambria"/>
        </w:rPr>
        <w:t>our case,</w:t>
      </w:r>
      <w:r w:rsidR="002B2397">
        <w:rPr>
          <w:rFonts w:ascii="Cambria" w:eastAsiaTheme="minorEastAsia" w:hAnsi="Cambria"/>
        </w:rPr>
        <w:t xml:space="preserve"> </w:t>
      </w:r>
      <w:r w:rsidRPr="00296B6E">
        <w:rPr>
          <w:rFonts w:ascii="Cambria" w:eastAsiaTheme="minorEastAsia" w:hAnsi="Cambria"/>
        </w:rPr>
        <w:t xml:space="preserve">we can use weighted edges to represent the Euclidean distance between </w:t>
      </w:r>
      <w:del w:id="1207" w:author="Bale,Cameron" w:date="2023-01-24T20:33:00Z">
        <w:r w:rsidRPr="00296B6E" w:rsidDel="00E158B5">
          <w:rPr>
            <w:rFonts w:ascii="Cambria" w:eastAsiaTheme="minorEastAsia" w:hAnsi="Cambria"/>
          </w:rPr>
          <w:delText xml:space="preserve">associated </w:delText>
        </w:r>
      </w:del>
      <w:r w:rsidRPr="00296B6E">
        <w:rPr>
          <w:rFonts w:ascii="Cambria" w:eastAsiaTheme="minorEastAsia" w:hAnsi="Cambria"/>
        </w:rPr>
        <w:t>time</w:t>
      </w:r>
      <w:r w:rsidR="002B2397">
        <w:rPr>
          <w:rFonts w:ascii="Cambria" w:eastAsiaTheme="minorEastAsia" w:hAnsi="Cambria"/>
        </w:rPr>
        <w:t xml:space="preserve"> </w:t>
      </w:r>
      <w:r w:rsidRPr="00296B6E">
        <w:rPr>
          <w:rFonts w:ascii="Cambria" w:eastAsiaTheme="minorEastAsia" w:hAnsi="Cambria"/>
        </w:rPr>
        <w:t>series feature vectors: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If we put all the nodes on the graph and assign weight</w:t>
      </w:r>
      <w:r w:rsidR="002B2397">
        <w:rPr>
          <w:rFonts w:ascii="Cambria" w:eastAsiaTheme="minorEastAsia" w:hAnsi="Cambria"/>
        </w:rPr>
        <w:t xml:space="preserve"> </w:t>
      </w:r>
      <w:r w:rsidRPr="00296B6E">
        <w:rPr>
          <w:rFonts w:ascii="Cambria" w:eastAsiaTheme="minorEastAsia" w:hAnsi="Cambria"/>
        </w:rPr>
        <w:t xml:space="preserve">on every edge (every pair of nodes), e.g.,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xml:space="preserve"> for all </w:t>
      </w:r>
      <m:oMath>
        <m:r>
          <w:rPr>
            <w:rFonts w:ascii="Cambria Math" w:eastAsiaTheme="minorEastAsia" w:hAnsi="Cambria Math"/>
          </w:rPr>
          <m:t>i, j</m:t>
        </m:r>
        <m:r>
          <w:ins w:id="1208" w:author="Bale,Cameron" w:date="2023-01-24T20:33:00Z">
            <w:rPr>
              <w:rFonts w:ascii="Cambria Math" w:eastAsiaTheme="minorEastAsia" w:hAnsi="Cambria Math"/>
            </w:rPr>
            <m:t>,</m:t>
          </w:ins>
        </m:r>
      </m:oMath>
      <w:r w:rsidR="002B2397">
        <w:rPr>
          <w:rFonts w:ascii="Cambria" w:eastAsiaTheme="minorEastAsia" w:hAnsi="Cambria"/>
        </w:rPr>
        <w:t xml:space="preserve"> </w:t>
      </w:r>
      <w:r w:rsidRPr="00296B6E">
        <w:rPr>
          <w:rFonts w:ascii="Cambria" w:eastAsiaTheme="minorEastAsia" w:hAnsi="Cambria"/>
        </w:rPr>
        <w:t>then we will have a</w:t>
      </w:r>
      <w:r w:rsidR="002B2397">
        <w:rPr>
          <w:rFonts w:ascii="Cambria" w:eastAsiaTheme="minorEastAsia" w:hAnsi="Cambria"/>
        </w:rPr>
        <w:t xml:space="preserve"> </w:t>
      </w:r>
      <w:r w:rsidRPr="00296B6E">
        <w:rPr>
          <w:rFonts w:ascii="Cambria" w:eastAsiaTheme="minorEastAsia" w:hAnsi="Cambria"/>
        </w:rPr>
        <w:t>complete graph. The</w:t>
      </w:r>
      <w:r w:rsidR="002B2397">
        <w:rPr>
          <w:rFonts w:ascii="Cambria" w:eastAsiaTheme="minorEastAsia" w:hAnsi="Cambria"/>
        </w:rPr>
        <w:t xml:space="preserve"> </w:t>
      </w:r>
      <w:r w:rsidRPr="002B2397">
        <w:rPr>
          <w:rFonts w:ascii="Cambria" w:eastAsiaTheme="minorEastAsia" w:hAnsi="Cambria"/>
          <w:i/>
          <w:iCs/>
        </w:rPr>
        <w:t>k</w:t>
      </w:r>
      <w:r w:rsidRPr="00296B6E">
        <w:rPr>
          <w:rFonts w:ascii="Cambria" w:eastAsiaTheme="minorEastAsia" w:hAnsi="Cambria"/>
        </w:rPr>
        <w:t xml:space="preserve">-nearest time series swapping method </w:t>
      </w:r>
      <w:del w:id="1209" w:author="Bale,Cameron" w:date="2023-01-24T20:34:00Z">
        <w:r w:rsidRPr="00296B6E" w:rsidDel="00E158B5">
          <w:rPr>
            <w:rFonts w:ascii="Cambria" w:eastAsiaTheme="minorEastAsia" w:hAnsi="Cambria"/>
          </w:rPr>
          <w:delText xml:space="preserve">can be considered </w:delText>
        </w:r>
      </w:del>
      <w:ins w:id="1210" w:author="Bale,Cameron" w:date="2023-01-24T20:34:00Z">
        <w:r w:rsidR="00E158B5">
          <w:rPr>
            <w:rFonts w:ascii="Cambria" w:eastAsiaTheme="minorEastAsia" w:hAnsi="Cambria"/>
          </w:rPr>
          <w:t>is</w:t>
        </w:r>
      </w:ins>
      <w:del w:id="1211" w:author="Bale,Cameron" w:date="2023-01-24T20:34:00Z">
        <w:r w:rsidRPr="00296B6E" w:rsidDel="00E158B5">
          <w:rPr>
            <w:rFonts w:ascii="Cambria" w:eastAsiaTheme="minorEastAsia" w:hAnsi="Cambria"/>
          </w:rPr>
          <w:delText>as</w:delText>
        </w:r>
      </w:del>
      <w:r w:rsidRPr="00296B6E">
        <w:rPr>
          <w:rFonts w:ascii="Cambria" w:eastAsiaTheme="minorEastAsia" w:hAnsi="Cambria"/>
        </w:rPr>
        <w:t xml:space="preserve"> a random edge</w:t>
      </w:r>
      <w:r w:rsidR="002B2397">
        <w:rPr>
          <w:rFonts w:ascii="Cambria" w:eastAsiaTheme="minorEastAsia" w:hAnsi="Cambria"/>
        </w:rPr>
        <w:t xml:space="preserve"> </w:t>
      </w:r>
      <w:r w:rsidRPr="00296B6E">
        <w:rPr>
          <w:rFonts w:ascii="Cambria" w:eastAsiaTheme="minorEastAsia" w:hAnsi="Cambria"/>
        </w:rPr>
        <w:t>selection problem of</w:t>
      </w:r>
      <w:r w:rsidR="002B2397">
        <w:rPr>
          <w:rFonts w:ascii="Cambria" w:eastAsiaTheme="minorEastAsia" w:hAnsi="Cambria"/>
        </w:rPr>
        <w:t xml:space="preserve"> </w:t>
      </w:r>
      <w:r w:rsidRPr="00296B6E">
        <w:rPr>
          <w:rFonts w:ascii="Cambria" w:eastAsiaTheme="minorEastAsia" w:hAnsi="Cambria"/>
        </w:rPr>
        <w:t xml:space="preserve">the graph. Figure </w:t>
      </w:r>
      <w:r w:rsidR="002B2397">
        <w:rPr>
          <w:rFonts w:ascii="Cambria" w:eastAsiaTheme="minorEastAsia" w:hAnsi="Cambria"/>
        </w:rPr>
        <w:t>3</w:t>
      </w:r>
      <w:r w:rsidRPr="00296B6E">
        <w:rPr>
          <w:rFonts w:ascii="Cambria" w:eastAsiaTheme="minorEastAsia" w:hAnsi="Cambria"/>
        </w:rPr>
        <w:t xml:space="preserve"> depicts the case of </w:t>
      </w:r>
      <m:oMath>
        <m:r>
          <w:rPr>
            <w:rFonts w:ascii="Cambria Math" w:eastAsiaTheme="minorEastAsia" w:hAnsi="Cambria Math"/>
          </w:rPr>
          <m:t>k = 10</m:t>
        </m:r>
      </m:oMath>
      <w:r w:rsidR="002B2397">
        <w:rPr>
          <w:rFonts w:ascii="Cambria" w:eastAsiaTheme="minorEastAsia" w:hAnsi="Cambria"/>
        </w:rPr>
        <w:t xml:space="preserve"> </w:t>
      </w:r>
      <w:r w:rsidRPr="00296B6E">
        <w:rPr>
          <w:rFonts w:ascii="Cambria" w:eastAsiaTheme="minorEastAsia" w:hAnsi="Cambria"/>
        </w:rPr>
        <w:t xml:space="preserve">for the </w:t>
      </w:r>
      <w:r w:rsidRPr="002B2397">
        <w:rPr>
          <w:rFonts w:ascii="Cambria" w:eastAsiaTheme="minorEastAsia" w:hAnsi="Cambria"/>
          <w:i/>
          <w:iCs/>
        </w:rPr>
        <w:t>k</w:t>
      </w:r>
      <w:r w:rsidRPr="00296B6E">
        <w:rPr>
          <w:rFonts w:ascii="Cambria" w:eastAsiaTheme="minorEastAsia" w:hAnsi="Cambria"/>
        </w:rPr>
        <w:t>-nearest time series</w:t>
      </w:r>
      <w:r w:rsidR="002B2397">
        <w:rPr>
          <w:rFonts w:ascii="Cambria" w:eastAsiaTheme="minorEastAsia" w:hAnsi="Cambria"/>
        </w:rPr>
        <w:t xml:space="preserve"> </w:t>
      </w:r>
      <w:r w:rsidRPr="00296B6E">
        <w:rPr>
          <w:rFonts w:ascii="Cambria" w:eastAsiaTheme="minorEastAsia" w:hAnsi="Cambria"/>
        </w:rPr>
        <w:t>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296B6E">
        <w:rPr>
          <w:rFonts w:ascii="Cambria" w:eastAsiaTheme="minorEastAsia" w:hAnsi="Cambria"/>
        </w:rPr>
        <w:t>, where the last component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2B2397">
        <w:rPr>
          <w:rFonts w:ascii="Cambria" w:eastAsiaTheme="minorEastAsia" w:hAnsi="Cambria"/>
        </w:rPr>
        <w:t xml:space="preserve"> </w:t>
      </w:r>
      <w:r w:rsidRPr="00296B6E">
        <w:rPr>
          <w:rFonts w:ascii="Cambria" w:eastAsiaTheme="minorEastAsia" w:hAnsi="Cambria"/>
        </w:rPr>
        <w:t>is swapped with that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sidR="002B2397">
        <w:rPr>
          <w:rFonts w:ascii="Cambria" w:eastAsiaTheme="minorEastAsia" w:hAnsi="Cambria"/>
        </w:rPr>
        <w:t>.</w:t>
      </w:r>
    </w:p>
    <w:p w14:paraId="47218C38" w14:textId="77777777" w:rsidR="002B2397" w:rsidRPr="002B2397" w:rsidRDefault="002B2397" w:rsidP="00C82969">
      <w:pPr>
        <w:shd w:val="clear" w:color="auto" w:fill="FFFFFF"/>
        <w:rPr>
          <w:rFonts w:ascii="Cambria" w:eastAsiaTheme="minorEastAsia" w:hAnsi="Cambria"/>
        </w:rPr>
      </w:pPr>
    </w:p>
    <w:p w14:paraId="6C63E6B5" w14:textId="77777777" w:rsidR="00972863" w:rsidRPr="00972863" w:rsidRDefault="00972863" w:rsidP="00C82969">
      <w:pPr>
        <w:shd w:val="clear" w:color="auto" w:fill="FFFFFF"/>
        <w:rPr>
          <w:rFonts w:ascii="Cambria" w:eastAsiaTheme="minorEastAsia" w:hAnsi="Cambria"/>
        </w:rPr>
      </w:pPr>
    </w:p>
    <w:p w14:paraId="29A79658" w14:textId="1D3F6E42" w:rsidR="007870E6" w:rsidRDefault="007870E6" w:rsidP="00C82969">
      <w:pPr>
        <w:shd w:val="clear" w:color="auto" w:fill="FFFFFF"/>
        <w:rPr>
          <w:rFonts w:ascii="Cambria" w:eastAsiaTheme="minorEastAsia" w:hAnsi="Cambria"/>
        </w:rPr>
      </w:pPr>
    </w:p>
    <w:p w14:paraId="2575ADF9" w14:textId="2E9FF4B0" w:rsidR="007870E6" w:rsidRDefault="007870E6" w:rsidP="00C82969">
      <w:pPr>
        <w:shd w:val="clear" w:color="auto" w:fill="FFFFFF"/>
        <w:rPr>
          <w:rFonts w:ascii="Cambria" w:eastAsiaTheme="minorEastAsia" w:hAnsi="Cambria"/>
        </w:rPr>
      </w:pPr>
    </w:p>
    <w:p w14:paraId="497AC580" w14:textId="05F796DF" w:rsidR="007870E6" w:rsidRDefault="007870E6" w:rsidP="00C82969">
      <w:pPr>
        <w:shd w:val="clear" w:color="auto" w:fill="FFFFFF"/>
        <w:rPr>
          <w:rFonts w:ascii="Cambria" w:eastAsiaTheme="minorEastAsia" w:hAnsi="Cambria"/>
        </w:rPr>
      </w:pPr>
    </w:p>
    <w:p w14:paraId="0663948D" w14:textId="354686CB" w:rsidR="007870E6" w:rsidRDefault="007870E6" w:rsidP="00C82969">
      <w:pPr>
        <w:shd w:val="clear" w:color="auto" w:fill="FFFFFF"/>
        <w:rPr>
          <w:rFonts w:ascii="Cambria" w:eastAsiaTheme="minorEastAsia" w:hAnsi="Cambria"/>
        </w:rPr>
      </w:pPr>
    </w:p>
    <w:p w14:paraId="6DADDB9B" w14:textId="394B5CA3" w:rsidR="007870E6" w:rsidRDefault="007870E6" w:rsidP="00C82969">
      <w:pPr>
        <w:shd w:val="clear" w:color="auto" w:fill="FFFFFF"/>
        <w:rPr>
          <w:rFonts w:ascii="Cambria" w:eastAsiaTheme="minorEastAsia" w:hAnsi="Cambria"/>
        </w:rPr>
      </w:pPr>
    </w:p>
    <w:p w14:paraId="1C071AE7" w14:textId="77777777" w:rsidR="00D66BC4" w:rsidRDefault="00D66BC4" w:rsidP="00C82969">
      <w:pPr>
        <w:shd w:val="clear" w:color="auto" w:fill="FFFFFF"/>
        <w:rPr>
          <w:noProof/>
        </w:rPr>
      </w:pPr>
    </w:p>
    <w:p w14:paraId="33242EC9" w14:textId="304C583B" w:rsidR="007870E6" w:rsidRDefault="007870E6" w:rsidP="00C82969">
      <w:pPr>
        <w:shd w:val="clear" w:color="auto" w:fill="FFFFFF"/>
        <w:rPr>
          <w:rFonts w:ascii="Cambria" w:eastAsiaTheme="minorEastAsia" w:hAnsi="Cambria"/>
        </w:rPr>
      </w:pPr>
    </w:p>
    <w:p w14:paraId="54DFDBEC" w14:textId="466EEB93" w:rsidR="00D66BC4" w:rsidRDefault="00D66BC4" w:rsidP="00C82969">
      <w:pPr>
        <w:shd w:val="clear" w:color="auto" w:fill="FFFFFF"/>
        <w:rPr>
          <w:rFonts w:ascii="Cambria" w:eastAsiaTheme="minorEastAsia" w:hAnsi="Cambria"/>
        </w:rPr>
      </w:pPr>
    </w:p>
    <w:p w14:paraId="72AFD6A6" w14:textId="5ECA8568" w:rsidR="00D66BC4" w:rsidDel="00E158B5" w:rsidRDefault="00D66BC4" w:rsidP="00C82969">
      <w:pPr>
        <w:shd w:val="clear" w:color="auto" w:fill="FFFFFF"/>
        <w:rPr>
          <w:del w:id="1212" w:author="Bale,Cameron" w:date="2023-01-24T20:34:00Z"/>
          <w:rFonts w:ascii="Cambria" w:eastAsiaTheme="minorEastAsia" w:hAnsi="Cambria"/>
        </w:rPr>
      </w:pPr>
    </w:p>
    <w:p w14:paraId="1A6CBE3A" w14:textId="58CA6992" w:rsidR="00D66BC4" w:rsidDel="00E158B5" w:rsidRDefault="00D66BC4" w:rsidP="00C82969">
      <w:pPr>
        <w:shd w:val="clear" w:color="auto" w:fill="FFFFFF"/>
        <w:rPr>
          <w:del w:id="1213" w:author="Bale,Cameron" w:date="2023-01-24T20:34:00Z"/>
          <w:rFonts w:ascii="Cambria" w:eastAsiaTheme="minorEastAsia" w:hAnsi="Cambria"/>
        </w:rPr>
      </w:pPr>
    </w:p>
    <w:p w14:paraId="6840F036" w14:textId="1E4C3038" w:rsidR="00D66BC4" w:rsidDel="00E158B5" w:rsidRDefault="00D66BC4" w:rsidP="00C82969">
      <w:pPr>
        <w:shd w:val="clear" w:color="auto" w:fill="FFFFFF"/>
        <w:rPr>
          <w:del w:id="1214" w:author="Bale,Cameron" w:date="2023-01-24T20:34:00Z"/>
          <w:rFonts w:ascii="Cambria" w:eastAsiaTheme="minorEastAsia" w:hAnsi="Cambria"/>
        </w:rPr>
      </w:pPr>
    </w:p>
    <w:p w14:paraId="6BE29DB2" w14:textId="6FC8AF32" w:rsidR="00D66BC4" w:rsidDel="00E158B5" w:rsidRDefault="00D66BC4" w:rsidP="00C82969">
      <w:pPr>
        <w:shd w:val="clear" w:color="auto" w:fill="FFFFFF"/>
        <w:rPr>
          <w:del w:id="1215" w:author="Bale,Cameron" w:date="2023-01-24T20:34:00Z"/>
          <w:rFonts w:ascii="Cambria" w:eastAsiaTheme="minorEastAsia" w:hAnsi="Cambria"/>
        </w:rPr>
      </w:pPr>
    </w:p>
    <w:p w14:paraId="00F602FC" w14:textId="78DD2DB9" w:rsidR="00D66BC4" w:rsidDel="00E158B5" w:rsidRDefault="00D66BC4" w:rsidP="00C82969">
      <w:pPr>
        <w:shd w:val="clear" w:color="auto" w:fill="FFFFFF"/>
        <w:rPr>
          <w:del w:id="1216" w:author="Bale,Cameron" w:date="2023-01-24T20:34:00Z"/>
          <w:rFonts w:ascii="Cambria" w:eastAsiaTheme="minorEastAsia" w:hAnsi="Cambria"/>
        </w:rPr>
      </w:pPr>
    </w:p>
    <w:p w14:paraId="58300A8B" w14:textId="461150EF" w:rsidR="00D66BC4" w:rsidDel="00E158B5" w:rsidRDefault="00D66BC4" w:rsidP="00C82969">
      <w:pPr>
        <w:shd w:val="clear" w:color="auto" w:fill="FFFFFF"/>
        <w:rPr>
          <w:del w:id="1217" w:author="Bale,Cameron" w:date="2023-01-24T20:34:00Z"/>
          <w:rFonts w:ascii="Cambria" w:eastAsiaTheme="minorEastAsia" w:hAnsi="Cambria"/>
        </w:rPr>
      </w:pPr>
    </w:p>
    <w:p w14:paraId="44D723AD" w14:textId="77777777" w:rsidR="006A5C56" w:rsidRDefault="006A5C56" w:rsidP="00FA68DC">
      <w:pPr>
        <w:shd w:val="clear" w:color="auto" w:fill="FFFFFF"/>
        <w:rPr>
          <w:rFonts w:ascii="Cambria" w:eastAsiaTheme="minorEastAsia" w:hAnsi="Cambria"/>
        </w:rPr>
      </w:pPr>
    </w:p>
    <w:p w14:paraId="4EBE92FE" w14:textId="1FBD8655" w:rsidR="00855562" w:rsidRDefault="00972863" w:rsidP="00FA68DC">
      <w:pPr>
        <w:shd w:val="clear" w:color="auto" w:fill="FFFFFF"/>
        <w:rPr>
          <w:rFonts w:ascii="Cambria" w:eastAsiaTheme="minorEastAsia" w:hAnsi="Cambria"/>
        </w:rPr>
      </w:pPr>
      <w:r>
        <w:rPr>
          <w:noProof/>
        </w:rPr>
        <w:lastRenderedPageBreak/>
        <w:drawing>
          <wp:anchor distT="0" distB="0" distL="114300" distR="114300" simplePos="0" relativeHeight="251706368" behindDoc="0" locked="0" layoutInCell="1" allowOverlap="1" wp14:anchorId="5B489B42" wp14:editId="3B211AE0">
            <wp:simplePos x="0" y="0"/>
            <wp:positionH relativeFrom="margin">
              <wp:align>right</wp:align>
            </wp:positionH>
            <wp:positionV relativeFrom="paragraph">
              <wp:posOffset>9063</wp:posOffset>
            </wp:positionV>
            <wp:extent cx="5943600" cy="4926300"/>
            <wp:effectExtent l="0" t="0" r="0" b="8255"/>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49651" t="24459" r="6753" b="11302"/>
                    <a:stretch/>
                  </pic:blipFill>
                  <pic:spPr bwMode="auto">
                    <a:xfrm>
                      <a:off x="0" y="0"/>
                      <a:ext cx="5943600" cy="492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8EB3B" w14:textId="643D1170" w:rsidR="00855562" w:rsidRDefault="00855562" w:rsidP="00FA68DC">
      <w:pPr>
        <w:shd w:val="clear" w:color="auto" w:fill="FFFFFF"/>
        <w:rPr>
          <w:rFonts w:ascii="Cambria" w:eastAsiaTheme="minorEastAsia" w:hAnsi="Cambria"/>
        </w:rPr>
      </w:pPr>
    </w:p>
    <w:p w14:paraId="7927EA9D" w14:textId="7894429D" w:rsidR="00855562" w:rsidRDefault="00855562" w:rsidP="00FA68DC">
      <w:pPr>
        <w:shd w:val="clear" w:color="auto" w:fill="FFFFFF"/>
        <w:rPr>
          <w:rFonts w:ascii="Cambria" w:eastAsiaTheme="minorEastAsia" w:hAnsi="Cambria"/>
        </w:rPr>
      </w:pPr>
    </w:p>
    <w:p w14:paraId="112A5EBC" w14:textId="0AB1104F" w:rsidR="00855562" w:rsidRDefault="00855562" w:rsidP="00FA68DC">
      <w:pPr>
        <w:shd w:val="clear" w:color="auto" w:fill="FFFFFF"/>
        <w:rPr>
          <w:rFonts w:ascii="Cambria" w:eastAsiaTheme="minorEastAsia" w:hAnsi="Cambria"/>
        </w:rPr>
      </w:pPr>
    </w:p>
    <w:p w14:paraId="23A798E0" w14:textId="77777777" w:rsidR="001B0D04" w:rsidRDefault="001B0D04" w:rsidP="00FA68DC">
      <w:pPr>
        <w:shd w:val="clear" w:color="auto" w:fill="FFFFFF"/>
        <w:rPr>
          <w:noProof/>
        </w:rPr>
      </w:pPr>
    </w:p>
    <w:p w14:paraId="70764FB1" w14:textId="58B01A11" w:rsidR="00855562" w:rsidRDefault="00855562" w:rsidP="00FA68DC">
      <w:pPr>
        <w:shd w:val="clear" w:color="auto" w:fill="FFFFFF"/>
        <w:rPr>
          <w:rFonts w:ascii="Cambria" w:eastAsiaTheme="minorEastAsia" w:hAnsi="Cambria"/>
        </w:rPr>
      </w:pPr>
    </w:p>
    <w:p w14:paraId="68A5E8ED" w14:textId="3FE5C089" w:rsidR="00855562" w:rsidRDefault="00855562" w:rsidP="00FA68DC">
      <w:pPr>
        <w:shd w:val="clear" w:color="auto" w:fill="FFFFFF"/>
        <w:rPr>
          <w:rFonts w:ascii="Cambria" w:eastAsiaTheme="minorEastAsia" w:hAnsi="Cambria"/>
        </w:rPr>
      </w:pPr>
    </w:p>
    <w:p w14:paraId="6C182BF2" w14:textId="765ADD7E" w:rsidR="00855562" w:rsidRDefault="00855562" w:rsidP="00FA68DC">
      <w:pPr>
        <w:shd w:val="clear" w:color="auto" w:fill="FFFFFF"/>
        <w:rPr>
          <w:rFonts w:ascii="Cambria" w:eastAsiaTheme="minorEastAsia" w:hAnsi="Cambria"/>
        </w:rPr>
      </w:pPr>
    </w:p>
    <w:p w14:paraId="16F03146" w14:textId="179EFFB5" w:rsidR="00855562" w:rsidRDefault="00855562" w:rsidP="00FA68DC">
      <w:pPr>
        <w:shd w:val="clear" w:color="auto" w:fill="FFFFFF"/>
        <w:rPr>
          <w:rFonts w:ascii="Cambria" w:eastAsiaTheme="minorEastAsia" w:hAnsi="Cambria"/>
        </w:rPr>
      </w:pPr>
    </w:p>
    <w:p w14:paraId="49C47BD9" w14:textId="14F60AB0" w:rsidR="00855562" w:rsidRDefault="00855562" w:rsidP="00FA68DC">
      <w:pPr>
        <w:shd w:val="clear" w:color="auto" w:fill="FFFFFF"/>
        <w:rPr>
          <w:rFonts w:ascii="Cambria" w:eastAsiaTheme="minorEastAsia" w:hAnsi="Cambria"/>
        </w:rPr>
      </w:pPr>
    </w:p>
    <w:p w14:paraId="3E04C320" w14:textId="57BE7D83" w:rsidR="001B0D04" w:rsidRDefault="001B0D04" w:rsidP="00FA68DC">
      <w:pPr>
        <w:shd w:val="clear" w:color="auto" w:fill="FFFFFF"/>
        <w:rPr>
          <w:rFonts w:ascii="Cambria" w:eastAsiaTheme="minorEastAsia" w:hAnsi="Cambria"/>
        </w:rPr>
      </w:pPr>
    </w:p>
    <w:p w14:paraId="41E1F118" w14:textId="13EAEBC8" w:rsidR="001B0D04" w:rsidRDefault="001B0D04" w:rsidP="00FA68DC">
      <w:pPr>
        <w:shd w:val="clear" w:color="auto" w:fill="FFFFFF"/>
        <w:rPr>
          <w:rFonts w:ascii="Cambria" w:eastAsiaTheme="minorEastAsia" w:hAnsi="Cambria"/>
        </w:rPr>
      </w:pPr>
    </w:p>
    <w:p w14:paraId="366404C4" w14:textId="36179404" w:rsidR="001B0D04" w:rsidRDefault="001B0D04" w:rsidP="00FA68DC">
      <w:pPr>
        <w:shd w:val="clear" w:color="auto" w:fill="FFFFFF"/>
        <w:rPr>
          <w:rFonts w:ascii="Cambria" w:eastAsiaTheme="minorEastAsia" w:hAnsi="Cambria"/>
        </w:rPr>
      </w:pPr>
    </w:p>
    <w:p w14:paraId="41963BDD" w14:textId="3B836208" w:rsidR="001B0D04" w:rsidRDefault="001B0D04" w:rsidP="00FA68DC">
      <w:pPr>
        <w:shd w:val="clear" w:color="auto" w:fill="FFFFFF"/>
        <w:rPr>
          <w:rFonts w:ascii="Cambria" w:eastAsiaTheme="minorEastAsia" w:hAnsi="Cambria"/>
        </w:rPr>
      </w:pPr>
    </w:p>
    <w:p w14:paraId="3A549117" w14:textId="594F046F" w:rsidR="001B0D04" w:rsidRDefault="001B0D04" w:rsidP="00FA68DC">
      <w:pPr>
        <w:shd w:val="clear" w:color="auto" w:fill="FFFFFF"/>
        <w:rPr>
          <w:rFonts w:ascii="Cambria" w:eastAsiaTheme="minorEastAsia" w:hAnsi="Cambria"/>
        </w:rPr>
      </w:pPr>
    </w:p>
    <w:p w14:paraId="4769F170" w14:textId="46602ABB" w:rsidR="001B0D04" w:rsidRDefault="001B0D04" w:rsidP="00FA68DC">
      <w:pPr>
        <w:shd w:val="clear" w:color="auto" w:fill="FFFFFF"/>
        <w:rPr>
          <w:rFonts w:ascii="Cambria" w:eastAsiaTheme="minorEastAsia" w:hAnsi="Cambria"/>
        </w:rPr>
      </w:pPr>
    </w:p>
    <w:p w14:paraId="725427FD" w14:textId="218F0FDF" w:rsidR="001B0D04" w:rsidRDefault="001B0D04" w:rsidP="00FA68DC">
      <w:pPr>
        <w:shd w:val="clear" w:color="auto" w:fill="FFFFFF"/>
        <w:rPr>
          <w:rFonts w:ascii="Cambria" w:eastAsiaTheme="minorEastAsia" w:hAnsi="Cambria"/>
        </w:rPr>
      </w:pPr>
    </w:p>
    <w:p w14:paraId="08609457" w14:textId="7C27752A" w:rsidR="001B0D04" w:rsidRDefault="001B0D04" w:rsidP="00FA68DC">
      <w:pPr>
        <w:shd w:val="clear" w:color="auto" w:fill="FFFFFF"/>
        <w:rPr>
          <w:rFonts w:ascii="Cambria" w:eastAsiaTheme="minorEastAsia" w:hAnsi="Cambria"/>
        </w:rPr>
      </w:pPr>
    </w:p>
    <w:p w14:paraId="10C6C8DE" w14:textId="3514A2D3" w:rsidR="001B0D04" w:rsidRDefault="001B0D04" w:rsidP="00FA68DC">
      <w:pPr>
        <w:shd w:val="clear" w:color="auto" w:fill="FFFFFF"/>
        <w:rPr>
          <w:rFonts w:ascii="Cambria" w:eastAsiaTheme="minorEastAsia" w:hAnsi="Cambria"/>
        </w:rPr>
      </w:pPr>
    </w:p>
    <w:p w14:paraId="73B738A3" w14:textId="5704CA10" w:rsidR="001B0D04" w:rsidRDefault="001B0D04" w:rsidP="00FA68DC">
      <w:pPr>
        <w:shd w:val="clear" w:color="auto" w:fill="FFFFFF"/>
        <w:rPr>
          <w:rFonts w:ascii="Cambria" w:eastAsiaTheme="minorEastAsia" w:hAnsi="Cambria"/>
        </w:rPr>
      </w:pPr>
    </w:p>
    <w:p w14:paraId="6DC8A399" w14:textId="453911FA" w:rsidR="001B0D04" w:rsidRDefault="001B0D04" w:rsidP="00FA68DC">
      <w:pPr>
        <w:shd w:val="clear" w:color="auto" w:fill="FFFFFF"/>
        <w:rPr>
          <w:rFonts w:ascii="Cambria" w:eastAsiaTheme="minorEastAsia" w:hAnsi="Cambria"/>
        </w:rPr>
      </w:pPr>
    </w:p>
    <w:p w14:paraId="39738527" w14:textId="1FC80123" w:rsidR="001B0D04" w:rsidRDefault="001B0D04" w:rsidP="00FA68DC">
      <w:pPr>
        <w:shd w:val="clear" w:color="auto" w:fill="FFFFFF"/>
        <w:rPr>
          <w:rFonts w:ascii="Cambria" w:eastAsiaTheme="minorEastAsia" w:hAnsi="Cambria"/>
        </w:rPr>
      </w:pPr>
    </w:p>
    <w:p w14:paraId="56E058A1" w14:textId="77B50C2D" w:rsidR="001B0D04" w:rsidRDefault="001B0D04" w:rsidP="00FA68DC">
      <w:pPr>
        <w:shd w:val="clear" w:color="auto" w:fill="FFFFFF"/>
        <w:rPr>
          <w:rFonts w:ascii="Cambria" w:eastAsiaTheme="minorEastAsia" w:hAnsi="Cambria"/>
        </w:rPr>
      </w:pPr>
    </w:p>
    <w:p w14:paraId="77A10591" w14:textId="775F892D" w:rsidR="001B0D04" w:rsidRDefault="001B0D04" w:rsidP="00FA68DC">
      <w:pPr>
        <w:shd w:val="clear" w:color="auto" w:fill="FFFFFF"/>
        <w:rPr>
          <w:rFonts w:ascii="Cambria" w:eastAsiaTheme="minorEastAsia" w:hAnsi="Cambria"/>
        </w:rPr>
      </w:pPr>
    </w:p>
    <w:p w14:paraId="271E8D25" w14:textId="77777777" w:rsidR="001B0D04" w:rsidRDefault="001B0D04" w:rsidP="00FA68DC">
      <w:pPr>
        <w:shd w:val="clear" w:color="auto" w:fill="FFFFFF"/>
        <w:rPr>
          <w:rFonts w:ascii="Cambria" w:eastAsiaTheme="minorEastAsia" w:hAnsi="Cambria"/>
        </w:rPr>
      </w:pPr>
    </w:p>
    <w:p w14:paraId="7804F5FF" w14:textId="77777777" w:rsidR="00855562" w:rsidRPr="00C82969" w:rsidRDefault="00855562" w:rsidP="00FA68DC">
      <w:pPr>
        <w:shd w:val="clear" w:color="auto" w:fill="FFFFFF"/>
        <w:rPr>
          <w:rFonts w:ascii="Cambria" w:eastAsiaTheme="minorEastAsia" w:hAnsi="Cambria"/>
        </w:rPr>
      </w:pPr>
    </w:p>
    <w:p w14:paraId="5738BC74" w14:textId="77777777" w:rsidR="00C82969" w:rsidRPr="00C82969" w:rsidRDefault="00C82969" w:rsidP="00FA68DC">
      <w:pPr>
        <w:shd w:val="clear" w:color="auto" w:fill="FFFFFF"/>
        <w:rPr>
          <w:rFonts w:ascii="Cambria" w:eastAsiaTheme="minorEastAsia" w:hAnsi="Cambria"/>
        </w:rPr>
      </w:pPr>
    </w:p>
    <w:p w14:paraId="72FF4CF4" w14:textId="77777777" w:rsidR="003B7D44" w:rsidRPr="00FA68DC" w:rsidRDefault="003B7D44" w:rsidP="00FA68DC">
      <w:pPr>
        <w:shd w:val="clear" w:color="auto" w:fill="FFFFFF"/>
        <w:rPr>
          <w:rFonts w:ascii="Cambria" w:eastAsiaTheme="minorEastAsia" w:hAnsi="Cambria"/>
        </w:rPr>
      </w:pPr>
    </w:p>
    <w:p w14:paraId="47DFD56B" w14:textId="77777777" w:rsidR="00B94C1C" w:rsidRPr="00B94C1C" w:rsidRDefault="00B94C1C" w:rsidP="001546D0">
      <w:pPr>
        <w:rPr>
          <w:rFonts w:ascii="Cambria" w:eastAsiaTheme="minorEastAsia" w:hAnsi="Cambria"/>
        </w:rPr>
      </w:pPr>
    </w:p>
    <w:p w14:paraId="7F52A351" w14:textId="4B1AD5CD" w:rsidR="00855562" w:rsidRDefault="00855562" w:rsidP="00753FD1">
      <w:pPr>
        <w:rPr>
          <w:noProof/>
        </w:rPr>
      </w:pPr>
    </w:p>
    <w:p w14:paraId="5F88EE24" w14:textId="2324BEA9" w:rsidR="00972863" w:rsidRDefault="00972863" w:rsidP="00753FD1">
      <w:pPr>
        <w:rPr>
          <w:noProof/>
        </w:rPr>
      </w:pPr>
    </w:p>
    <w:p w14:paraId="40295869" w14:textId="2881D2ED" w:rsidR="00972863" w:rsidRPr="00972863" w:rsidRDefault="00972863" w:rsidP="00753FD1">
      <w:pPr>
        <w:rPr>
          <w:rFonts w:ascii="Cambria" w:hAnsi="Cambria"/>
        </w:rPr>
      </w:pPr>
      <w:r w:rsidRPr="00972863">
        <w:rPr>
          <w:rFonts w:ascii="Cambria" w:hAnsi="Cambria"/>
          <w:b/>
          <w:bCs/>
        </w:rPr>
        <w:t>Fig 3</w:t>
      </w:r>
      <w:r w:rsidRPr="00972863">
        <w:rPr>
          <w:rFonts w:ascii="Cambria" w:hAnsi="Cambria"/>
        </w:rPr>
        <w:t>: Random edge selection for k-</w:t>
      </w:r>
      <w:proofErr w:type="spellStart"/>
      <w:r w:rsidRPr="00972863">
        <w:rPr>
          <w:rFonts w:ascii="Cambria" w:hAnsi="Cambria"/>
        </w:rPr>
        <w:t>nTS</w:t>
      </w:r>
      <w:proofErr w:type="spellEnd"/>
      <w:r w:rsidRPr="00972863">
        <w:rPr>
          <w:rFonts w:ascii="Cambria" w:hAnsi="Cambria"/>
        </w:rPr>
        <w:t xml:space="preserve"> Swapping. </w:t>
      </w:r>
    </w:p>
    <w:p w14:paraId="01AE168E" w14:textId="0EA3ED87" w:rsidR="00972863" w:rsidRDefault="00972863" w:rsidP="00753FD1">
      <w:pPr>
        <w:rPr>
          <w:noProof/>
        </w:rPr>
      </w:pPr>
    </w:p>
    <w:p w14:paraId="1988D4EA" w14:textId="5AEF088F" w:rsidR="00436C56" w:rsidRDefault="00436C56" w:rsidP="00753FD1">
      <w:pPr>
        <w:rPr>
          <w:rFonts w:ascii="Cambria" w:hAnsi="Cambria"/>
        </w:rPr>
      </w:pPr>
    </w:p>
    <w:p w14:paraId="3638BEF7" w14:textId="57AB7C6E" w:rsidR="00436C56" w:rsidRDefault="00436C56" w:rsidP="00436C56">
      <w:pPr>
        <w:pStyle w:val="ListParagraph"/>
        <w:numPr>
          <w:ilvl w:val="0"/>
          <w:numId w:val="1"/>
        </w:numPr>
        <w:rPr>
          <w:rFonts w:ascii="Cambria" w:hAnsi="Cambria"/>
          <w:b/>
          <w:bCs/>
        </w:rPr>
      </w:pPr>
      <w:r>
        <w:rPr>
          <w:rFonts w:ascii="Cambria" w:hAnsi="Cambria"/>
          <w:b/>
          <w:bCs/>
        </w:rPr>
        <w:t>Time Series Features</w:t>
      </w:r>
      <w:r w:rsidR="001546D0">
        <w:rPr>
          <w:rFonts w:ascii="Cambria" w:hAnsi="Cambria"/>
          <w:b/>
          <w:bCs/>
        </w:rPr>
        <w:t xml:space="preserve"> for Swapping Protection</w:t>
      </w:r>
    </w:p>
    <w:p w14:paraId="5924C822" w14:textId="77777777" w:rsidR="00436C56" w:rsidRDefault="00436C56" w:rsidP="00436C56">
      <w:pPr>
        <w:tabs>
          <w:tab w:val="left" w:pos="1152"/>
        </w:tabs>
        <w:rPr>
          <w:rFonts w:ascii="Cambria" w:hAnsi="Cambria"/>
          <w:i/>
          <w:iCs/>
        </w:rPr>
      </w:pPr>
    </w:p>
    <w:p w14:paraId="731EB1CA" w14:textId="0A7A1B45" w:rsidR="00436C56" w:rsidRPr="00F15E2E" w:rsidRDefault="00436C56" w:rsidP="00F15E2E">
      <w:pPr>
        <w:tabs>
          <w:tab w:val="left" w:pos="1152"/>
        </w:tabs>
        <w:rPr>
          <w:rFonts w:ascii="Cambria" w:eastAsiaTheme="minorEastAsia" w:hAnsi="Cambria"/>
          <w:rPrChange w:id="1218" w:author="Bale,Cameron" w:date="2023-01-24T20:44:00Z">
            <w:rPr>
              <w:rFonts w:ascii="Cambria" w:hAnsi="Cambria"/>
            </w:rPr>
          </w:rPrChange>
        </w:rPr>
      </w:pPr>
      <w:r>
        <w:rPr>
          <w:rFonts w:ascii="Cambria" w:hAnsi="Cambria"/>
        </w:rPr>
        <w:t xml:space="preserve">In this section, we describe the time series features </w:t>
      </w:r>
      <w:del w:id="1219" w:author="Bale,Cameron" w:date="2023-01-24T20:37:00Z">
        <w:r w:rsidDel="00C757E9">
          <w:rPr>
            <w:rFonts w:ascii="Cambria" w:hAnsi="Cambria"/>
          </w:rPr>
          <w:delText>which</w:delText>
        </w:r>
      </w:del>
      <w:ins w:id="1220" w:author="Bale,Cameron" w:date="2023-01-24T20:37:00Z">
        <w:r w:rsidR="00C757E9">
          <w:rPr>
            <w:rFonts w:ascii="Cambria" w:hAnsi="Cambria"/>
          </w:rPr>
          <w:t>that</w:t>
        </w:r>
        <w:r w:rsidR="00C757E9">
          <w:rPr>
            <w:rFonts w:ascii="Cambria" w:hAnsi="Cambria"/>
          </w:rPr>
          <w:t xml:space="preserve"> </w:t>
        </w:r>
        <w:r w:rsidR="00410B43">
          <w:rPr>
            <w:rFonts w:ascii="Cambria" w:hAnsi="Cambria"/>
          </w:rPr>
          <w:t>we selected for k-</w:t>
        </w:r>
        <w:proofErr w:type="spellStart"/>
        <w:r w:rsidR="00410B43">
          <w:rPr>
            <w:rFonts w:ascii="Cambria" w:hAnsi="Cambria"/>
          </w:rPr>
          <w:t>nTS</w:t>
        </w:r>
        <w:proofErr w:type="spellEnd"/>
        <w:r w:rsidR="00410B43">
          <w:rPr>
            <w:rFonts w:ascii="Cambria" w:hAnsi="Cambria"/>
          </w:rPr>
          <w:t xml:space="preserve"> due to their established</w:t>
        </w:r>
      </w:ins>
      <w:r>
        <w:rPr>
          <w:rFonts w:ascii="Cambria" w:hAnsi="Cambria"/>
        </w:rPr>
        <w:t xml:space="preserve"> </w:t>
      </w:r>
      <w:del w:id="1221" w:author="Bale,Cameron" w:date="2023-01-24T20:37:00Z">
        <w:r w:rsidDel="00410B43">
          <w:rPr>
            <w:rFonts w:ascii="Cambria" w:hAnsi="Cambria"/>
          </w:rPr>
          <w:delText xml:space="preserve">have been demonstrated to have a </w:delText>
        </w:r>
      </w:del>
      <w:r>
        <w:rPr>
          <w:rFonts w:ascii="Cambria" w:hAnsi="Cambria"/>
        </w:rPr>
        <w:t xml:space="preserve">relationship with forecast accuracy. </w:t>
      </w:r>
      <w:del w:id="1222" w:author="Bale,Cameron" w:date="2023-01-24T20:42:00Z">
        <w:r w:rsidDel="00E66AD2">
          <w:rPr>
            <w:rFonts w:ascii="Cambria" w:hAnsi="Cambria"/>
          </w:rPr>
          <w:delText>We let</w:delText>
        </w:r>
      </w:del>
      <w:ins w:id="1223" w:author="Bale,Cameron" w:date="2023-01-24T20:42:00Z">
        <w:r w:rsidR="00E66AD2">
          <w:rPr>
            <w:rFonts w:ascii="Cambria" w:hAnsi="Cambria"/>
          </w:rPr>
          <w:t xml:space="preserve">Suppose </w:t>
        </w:r>
      </w:ins>
      <m:oMath>
        <m:sSub>
          <m:sSubPr>
            <m:ctrlPr>
              <w:ins w:id="1224" w:author="Bale,Cameron" w:date="2023-01-24T20:42:00Z">
                <w:rPr>
                  <w:rFonts w:ascii="Cambria Math" w:hAnsi="Cambria Math"/>
                  <w:i/>
                </w:rPr>
              </w:ins>
            </m:ctrlPr>
          </m:sSubPr>
          <m:e>
            <m:r>
              <w:ins w:id="1225" w:author="Bale,Cameron" w:date="2023-01-24T20:42:00Z">
                <w:rPr>
                  <w:rFonts w:ascii="Cambria Math" w:hAnsi="Cambria Math"/>
                </w:rPr>
                <m:t>x</m:t>
              </w:ins>
            </m:r>
          </m:e>
          <m:sub>
            <m:r>
              <w:ins w:id="1226" w:author="Bale,Cameron" w:date="2023-01-24T20:42:00Z">
                <w:rPr>
                  <w:rFonts w:ascii="Cambria Math" w:hAnsi="Cambria Math"/>
                </w:rPr>
                <m:t>j</m:t>
              </w:ins>
            </m:r>
          </m:sub>
        </m:sSub>
      </m:oMath>
      <w:ins w:id="1227" w:author="Bale,Cameron" w:date="2023-01-24T20:42:00Z">
        <w:r w:rsidR="00E66AD2">
          <w:rPr>
            <w:rFonts w:ascii="Cambria" w:eastAsiaTheme="minorEastAsia" w:hAnsi="Cambria"/>
          </w:rPr>
          <w:t xml:space="preserve"> is </w:t>
        </w:r>
      </w:ins>
      <w:del w:id="1228" w:author="Bale,Cameron" w:date="2023-01-24T20:42:00Z">
        <w:r w:rsidDel="00E66AD2">
          <w:rPr>
            <w:rFonts w:ascii="Cambria" w:hAnsi="Cambria"/>
          </w:rPr>
          <w:delText xml:space="preserve"> </w:delText>
        </w:r>
      </w:del>
      <m:oMath>
        <m:sSubSup>
          <m:sSubSupPr>
            <m:ctrlPr>
              <w:del w:id="1229" w:author="Bale,Cameron" w:date="2023-01-24T20:42:00Z">
                <w:rPr>
                  <w:rFonts w:ascii="Cambria Math" w:hAnsi="Cambria Math"/>
                  <w:i/>
                </w:rPr>
              </w:del>
            </m:ctrlPr>
          </m:sSubSupPr>
          <m:e>
            <m:r>
              <w:del w:id="1230" w:author="Bale,Cameron" w:date="2023-01-24T20:42:00Z">
                <w:rPr>
                  <w:rFonts w:ascii="Cambria Math" w:hAnsi="Cambria Math"/>
                </w:rPr>
                <m:t>x</m:t>
              </w:del>
            </m:r>
          </m:e>
          <m:sub>
            <m:r>
              <w:del w:id="1231" w:author="Bale,Cameron" w:date="2023-01-24T20:42:00Z">
                <w:rPr>
                  <w:rFonts w:ascii="Cambria Math" w:hAnsi="Cambria Math"/>
                </w:rPr>
                <m:t>j</m:t>
              </w:del>
            </m:r>
          </m:sub>
          <m:sup>
            <m:r>
              <w:del w:id="1232" w:author="Bale,Cameron" w:date="2023-01-24T20:42:00Z">
                <w:rPr>
                  <w:rFonts w:ascii="Cambria Math" w:hAnsi="Cambria Math"/>
                </w:rPr>
                <m:t>'</m:t>
              </w:del>
            </m:r>
          </m:sup>
        </m:sSubSup>
      </m:oMath>
      <w:del w:id="1233" w:author="Bale,Cameron" w:date="2023-01-24T20:42:00Z">
        <w:r w:rsidDel="00E66AD2">
          <w:rPr>
            <w:rFonts w:ascii="Cambria" w:eastAsiaTheme="minorEastAsia" w:hAnsi="Cambria"/>
          </w:rPr>
          <w:delText xml:space="preserve"> denote </w:delText>
        </w:r>
      </w:del>
      <w:r>
        <w:rPr>
          <w:rFonts w:ascii="Cambria" w:eastAsiaTheme="minorEastAsia" w:hAnsi="Cambria"/>
        </w:rPr>
        <w:t xml:space="preserve">a univariate stationary time series with a finite mean and constant variance.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of </w:t>
      </w:r>
      <m:oMath>
        <m:sSub>
          <m:sSubPr>
            <m:ctrlPr>
              <w:ins w:id="1234" w:author="Bale,Cameron" w:date="2023-01-24T20:42:00Z">
                <w:rPr>
                  <w:rFonts w:ascii="Cambria Math" w:eastAsiaTheme="minorEastAsia" w:hAnsi="Cambria Math"/>
                  <w:i/>
                </w:rPr>
              </w:ins>
            </m:ctrlPr>
          </m:sSubPr>
          <m:e>
            <m:r>
              <w:ins w:id="1235" w:author="Bale,Cameron" w:date="2023-01-24T20:42:00Z">
                <w:rPr>
                  <w:rFonts w:ascii="Cambria Math" w:eastAsiaTheme="minorEastAsia" w:hAnsi="Cambria Math"/>
                </w:rPr>
                <m:t>x</m:t>
              </w:ins>
            </m:r>
          </m:e>
          <m:sub>
            <m:r>
              <w:ins w:id="1236" w:author="Bale,Cameron" w:date="2023-01-24T20:42:00Z">
                <w:rPr>
                  <w:rFonts w:ascii="Cambria Math" w:eastAsiaTheme="minorEastAsia" w:hAnsi="Cambria Math"/>
                </w:rPr>
                <m:t>j</m:t>
              </w:ins>
            </m:r>
          </m:sub>
        </m:sSub>
      </m:oMath>
      <w:ins w:id="1237" w:author="Bale,Cameron" w:date="2023-01-24T20:42:00Z">
        <w:r w:rsidR="00F15E2E">
          <w:rPr>
            <w:rFonts w:ascii="Cambria" w:eastAsiaTheme="minorEastAsia" w:hAnsi="Cambria"/>
          </w:rPr>
          <w:t xml:space="preserve"> </w:t>
        </w:r>
      </w:ins>
      <m:oMath>
        <m:sSubSup>
          <m:sSubSupPr>
            <m:ctrlPr>
              <w:del w:id="1238" w:author="Bale,Cameron" w:date="2023-01-24T20:42:00Z">
                <w:rPr>
                  <w:rFonts w:ascii="Cambria Math" w:eastAsiaTheme="minorEastAsia" w:hAnsi="Cambria Math"/>
                  <w:i/>
                </w:rPr>
              </w:del>
            </m:ctrlPr>
          </m:sSubSupPr>
          <m:e>
            <m:r>
              <w:del w:id="1239" w:author="Bale,Cameron" w:date="2023-01-24T20:42:00Z">
                <w:rPr>
                  <w:rFonts w:ascii="Cambria Math" w:eastAsiaTheme="minorEastAsia" w:hAnsi="Cambria Math"/>
                </w:rPr>
                <m:t>x</m:t>
              </w:del>
            </m:r>
          </m:e>
          <m:sub>
            <m:r>
              <w:del w:id="1240" w:author="Bale,Cameron" w:date="2023-01-24T20:42:00Z">
                <w:rPr>
                  <w:rFonts w:ascii="Cambria Math" w:eastAsiaTheme="minorEastAsia" w:hAnsi="Cambria Math"/>
                </w:rPr>
                <m:t>j</m:t>
              </w:del>
            </m:r>
          </m:sub>
          <m:sup>
            <m:r>
              <w:del w:id="1241" w:author="Bale,Cameron" w:date="2023-01-24T20:42:00Z">
                <w:rPr>
                  <w:rFonts w:ascii="Cambria Math" w:eastAsiaTheme="minorEastAsia" w:hAnsi="Cambria Math"/>
                </w:rPr>
                <m:t>'</m:t>
              </w:del>
            </m:r>
          </m:sup>
        </m:sSubSup>
      </m:oMath>
      <w:del w:id="1242" w:author="Bale,Cameron" w:date="2023-01-24T20:42:00Z">
        <w:r w:rsidDel="00F15E2E">
          <w:rPr>
            <w:rFonts w:ascii="Cambria" w:eastAsiaTheme="minorEastAsia" w:hAnsi="Cambria"/>
          </w:rPr>
          <w:delText xml:space="preserve"> </w:delText>
        </w:r>
      </w:del>
      <w:r>
        <w:rPr>
          <w:rFonts w:ascii="Cambria" w:eastAsiaTheme="minorEastAsia" w:hAnsi="Cambria"/>
        </w:rPr>
        <w:t xml:space="preserve">is estimated as the scaled </w:t>
      </w:r>
      <w:del w:id="1243" w:author="Bale,Cameron" w:date="2023-01-24T20:38:00Z">
        <w:r w:rsidDel="00C757E9">
          <w:rPr>
            <w:rFonts w:ascii="Cambria" w:eastAsiaTheme="minorEastAsia" w:hAnsi="Cambria"/>
          </w:rPr>
          <w:delText xml:space="preserve">fourier </w:delText>
        </w:r>
      </w:del>
      <w:ins w:id="1244" w:author="Bale,Cameron" w:date="2023-01-24T20:38:00Z">
        <w:r w:rsidR="00C757E9">
          <w:rPr>
            <w:rFonts w:ascii="Cambria" w:eastAsiaTheme="minorEastAsia" w:hAnsi="Cambria"/>
          </w:rPr>
          <w:t>F</w:t>
        </w:r>
        <w:r w:rsidR="00C757E9">
          <w:rPr>
            <w:rFonts w:ascii="Cambria" w:eastAsiaTheme="minorEastAsia" w:hAnsi="Cambria"/>
          </w:rPr>
          <w:t xml:space="preserve">ourier </w:t>
        </w:r>
      </w:ins>
      <w:r>
        <w:rPr>
          <w:rFonts w:ascii="Cambria" w:eastAsiaTheme="minorEastAsia" w:hAnsi="Cambria"/>
        </w:rPr>
        <w:t xml:space="preserve">transform of the autocovariance function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oMath>
      <w:r>
        <w:rPr>
          <w:rFonts w:ascii="Cambria" w:eastAsiaTheme="minorEastAsia" w:hAnsi="Cambria"/>
        </w:rPr>
        <w:t xml:space="preserve"> of</w:t>
      </w:r>
      <w:ins w:id="1245" w:author="Bale,Cameron" w:date="2023-01-24T20:43:00Z">
        <w:r w:rsidR="00F15E2E">
          <w:rPr>
            <w:rFonts w:ascii="Cambria" w:eastAsiaTheme="minorEastAsia" w:hAnsi="Cambria"/>
          </w:rPr>
          <w:t xml:space="preserve"> </w:t>
        </w:r>
      </w:ins>
      <m:oMath>
        <m:sSub>
          <m:sSubPr>
            <m:ctrlPr>
              <w:ins w:id="1246" w:author="Bale,Cameron" w:date="2023-01-24T20:43:00Z">
                <w:rPr>
                  <w:rFonts w:ascii="Cambria Math" w:eastAsiaTheme="minorEastAsia" w:hAnsi="Cambria Math"/>
                  <w:i/>
                </w:rPr>
              </w:ins>
            </m:ctrlPr>
          </m:sSubPr>
          <m:e>
            <m:r>
              <w:ins w:id="1247" w:author="Bale,Cameron" w:date="2023-01-24T20:43:00Z">
                <w:rPr>
                  <w:rFonts w:ascii="Cambria Math" w:eastAsiaTheme="minorEastAsia" w:hAnsi="Cambria Math"/>
                </w:rPr>
                <m:t>x</m:t>
              </w:ins>
            </m:r>
          </m:e>
          <m:sub>
            <m:r>
              <w:ins w:id="1248" w:author="Bale,Cameron" w:date="2023-01-24T20:43:00Z">
                <w:rPr>
                  <w:rFonts w:ascii="Cambria Math" w:eastAsiaTheme="minorEastAsia" w:hAnsi="Cambria Math"/>
                </w:rPr>
                <m:t>j</m:t>
              </w:ins>
            </m:r>
          </m:sub>
        </m:sSub>
      </m:oMath>
      <w:ins w:id="1249" w:author="Bale,Cameron" w:date="2023-01-24T20:43:00Z">
        <w:r w:rsidR="00F15E2E">
          <w:rPr>
            <w:rFonts w:ascii="Cambria" w:eastAsiaTheme="minorEastAsia" w:hAnsi="Cambria"/>
          </w:rPr>
          <w:t xml:space="preserve">. </w:t>
        </w:r>
      </w:ins>
      <w:del w:id="1250" w:author="Bale,Cameron" w:date="2023-01-24T20:43:00Z">
        <w:r w:rsidDel="00F15E2E">
          <w:rPr>
            <w:rFonts w:ascii="Cambria" w:eastAsiaTheme="minorEastAsia" w:hAnsi="Cambria"/>
          </w:rPr>
          <w:delText xml:space="preserve"> </w:delText>
        </w:r>
      </w:del>
      <m:oMath>
        <m:sSubSup>
          <m:sSubSupPr>
            <m:ctrlPr>
              <w:del w:id="1251" w:author="Bale,Cameron" w:date="2023-01-24T20:43:00Z">
                <w:rPr>
                  <w:rFonts w:ascii="Cambria Math" w:eastAsiaTheme="minorEastAsia" w:hAnsi="Cambria Math"/>
                  <w:i/>
                </w:rPr>
              </w:del>
            </m:ctrlPr>
          </m:sSubSupPr>
          <m:e>
            <m:r>
              <w:del w:id="1252" w:author="Bale,Cameron" w:date="2023-01-24T20:43:00Z">
                <w:rPr>
                  <w:rFonts w:ascii="Cambria Math" w:eastAsiaTheme="minorEastAsia" w:hAnsi="Cambria Math"/>
                </w:rPr>
                <m:t>x</m:t>
              </w:del>
            </m:r>
          </m:e>
          <m:sub>
            <m:r>
              <w:del w:id="1253" w:author="Bale,Cameron" w:date="2023-01-24T20:43:00Z">
                <w:rPr>
                  <w:rFonts w:ascii="Cambria Math" w:eastAsiaTheme="minorEastAsia" w:hAnsi="Cambria Math"/>
                </w:rPr>
                <m:t>j</m:t>
              </w:del>
            </m:r>
          </m:sub>
          <m:sup>
            <m:r>
              <w:del w:id="1254" w:author="Bale,Cameron" w:date="2023-01-24T20:43:00Z">
                <w:rPr>
                  <w:rFonts w:ascii="Cambria Math" w:eastAsiaTheme="minorEastAsia" w:hAnsi="Cambria Math"/>
                </w:rPr>
                <m:t>'</m:t>
              </w:del>
            </m:r>
          </m:sup>
        </m:sSubSup>
      </m:oMath>
      <w:del w:id="1255" w:author="Bale,Cameron" w:date="2023-01-24T20:43:00Z">
        <w:r w:rsidDel="00F15E2E">
          <w:rPr>
            <w:rFonts w:ascii="Cambria" w:eastAsiaTheme="minorEastAsia" w:hAnsi="Cambria"/>
          </w:rPr>
          <w:delText xml:space="preserve">. </w:delText>
        </w:r>
      </w:del>
      <w:r>
        <w:rPr>
          <w:rFonts w:ascii="Cambria" w:eastAsiaTheme="minorEastAsia" w:hAnsi="Cambria"/>
        </w:rPr>
        <w:t xml:space="preserve">The spectral density can be thought of as the probability density function of a random variable </w:t>
      </w:r>
      <m:oMath>
        <m:r>
          <m:rPr>
            <m:sty m:val="p"/>
          </m:rPr>
          <w:rPr>
            <w:rFonts w:ascii="Cambria Math" w:eastAsiaTheme="minorEastAsia" w:hAnsi="Cambria Math"/>
          </w:rPr>
          <m:t>Λ</m:t>
        </m:r>
      </m:oMath>
      <w:r>
        <w:rPr>
          <w:rFonts w:ascii="Cambria" w:eastAsiaTheme="minorEastAsia" w:hAnsi="Cambria"/>
        </w:rPr>
        <w:t xml:space="preserve"> on the unit circle </w:t>
      </w:r>
      <w:r>
        <w:rPr>
          <w:rFonts w:ascii="Cambria" w:eastAsiaTheme="minorEastAsia" w:hAnsi="Cambria"/>
        </w:rPr>
        <w:fldChar w:fldCharType="begin"/>
      </w:r>
      <w:r>
        <w:rPr>
          <w:rFonts w:ascii="Cambria" w:eastAsiaTheme="minorEastAs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Pr>
          <w:rFonts w:ascii="Cambria" w:eastAsiaTheme="minorEastAsia" w:hAnsi="Cambria"/>
        </w:rPr>
        <w:fldChar w:fldCharType="separate"/>
      </w:r>
      <w:r w:rsidRPr="00703581">
        <w:rPr>
          <w:rFonts w:ascii="Cambria" w:hAnsi="Cambria"/>
        </w:rPr>
        <w:t xml:space="preserve">(Goerg, </w:t>
      </w:r>
      <w:r w:rsidR="00075520">
        <w:rPr>
          <w:rFonts w:ascii="Cambria" w:hAnsi="Cambria"/>
        </w:rPr>
        <w:t>2013</w:t>
      </w:r>
      <w:r w:rsidRPr="00703581">
        <w:rPr>
          <w:rFonts w:ascii="Cambria" w:hAnsi="Cambria"/>
        </w:rPr>
        <w:t>)</w:t>
      </w:r>
      <w:r>
        <w:rPr>
          <w:rFonts w:ascii="Cambria" w:eastAsiaTheme="minorEastAsia" w:hAnsi="Cambria"/>
        </w:rPr>
        <w:fldChar w:fldCharType="end"/>
      </w:r>
      <w:r>
        <w:rPr>
          <w:rFonts w:ascii="Cambria" w:eastAsiaTheme="minorEastAsia" w:hAnsi="Cambria"/>
        </w:rPr>
        <w:t xml:space="preserve">, where for a non-zero integer </w:t>
      </w:r>
      <m:oMath>
        <m:r>
          <w:rPr>
            <w:rFonts w:ascii="Cambria Math" w:eastAsiaTheme="minorEastAsia" w:hAnsi="Cambria Math"/>
          </w:rPr>
          <m:t>k</m:t>
        </m:r>
      </m:oMath>
      <w:r>
        <w:rPr>
          <w:rFonts w:ascii="Cambria" w:eastAsiaTheme="minorEastAsia" w:hAnsi="Cambria"/>
        </w:rPr>
        <w:t xml:space="preserve">, when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0</m:t>
        </m:r>
      </m:oMath>
      <w:r>
        <w:rPr>
          <w:rFonts w:ascii="Cambria" w:eastAsiaTheme="minorEastAsia" w:hAnsi="Cambria"/>
        </w:rPr>
        <w:t xml:space="preserv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will have a peak at the corresponding frequency </w:t>
      </w:r>
      <m:oMath>
        <m:r>
          <w:rPr>
            <w:rFonts w:ascii="Cambria Math" w:eastAsiaTheme="minorEastAsia" w:hAnsi="Cambria Math"/>
          </w:rPr>
          <m:t>λ</m:t>
        </m:r>
      </m:oMath>
      <w:r>
        <w:rPr>
          <w:rFonts w:ascii="Cambria" w:eastAsiaTheme="minorEastAsia" w:hAnsi="Cambria"/>
        </w:rPr>
        <w:t xml:space="preserve">. </w:t>
      </w:r>
      <w:r>
        <w:rPr>
          <w:rFonts w:ascii="Cambria" w:hAnsi="Cambria"/>
        </w:rPr>
        <w:t>T</w:t>
      </w:r>
      <w:r>
        <w:rPr>
          <w:rFonts w:ascii="Cambria" w:eastAsiaTheme="minorEastAsia" w:hAnsi="Cambria"/>
        </w:rPr>
        <w:t xml:space="preserve">he </w:t>
      </w:r>
      <w:proofErr w:type="spellStart"/>
      <w:r>
        <w:rPr>
          <w:rFonts w:ascii="Cambria" w:eastAsiaTheme="minorEastAsia" w:hAnsi="Cambria"/>
        </w:rPr>
        <w:t>forecastability</w:t>
      </w:r>
      <w:proofErr w:type="spellEnd"/>
      <w:r>
        <w:rPr>
          <w:rFonts w:ascii="Cambria" w:eastAsiaTheme="minorEastAsia" w:hAnsi="Cambria"/>
        </w:rPr>
        <w:t>, or spectral entropy,</w:t>
      </w:r>
      <w:ins w:id="1256" w:author="Bale,Cameron" w:date="2023-01-24T20:43:00Z">
        <w:r w:rsidR="00F15E2E">
          <w:rPr>
            <w:rFonts w:ascii="Cambria" w:eastAsiaTheme="minorEastAsia" w:hAnsi="Cambria"/>
          </w:rPr>
          <w:t xml:space="preserve"> </w:t>
        </w:r>
      </w:ins>
      <w:ins w:id="1257" w:author="Bale,Cameron" w:date="2023-01-24T20:44:00Z">
        <w:r w:rsidR="00F15E2E">
          <w:rPr>
            <w:rFonts w:ascii="Cambria" w:eastAsiaTheme="minorEastAsia" w:hAnsi="Cambria"/>
          </w:rPr>
          <w:t xml:space="preserve">of </w:t>
        </w:r>
      </w:ins>
      <m:oMath>
        <m:sSub>
          <m:sSubPr>
            <m:ctrlPr>
              <w:ins w:id="1258" w:author="Bale,Cameron" w:date="2023-01-24T20:44:00Z">
                <w:rPr>
                  <w:rFonts w:ascii="Cambria Math" w:eastAsiaTheme="minorEastAsia" w:hAnsi="Cambria Math"/>
                  <w:i/>
                </w:rPr>
              </w:ins>
            </m:ctrlPr>
          </m:sSubPr>
          <m:e>
            <m:r>
              <w:ins w:id="1259" w:author="Bale,Cameron" w:date="2023-01-24T20:44:00Z">
                <w:rPr>
                  <w:rFonts w:ascii="Cambria Math" w:eastAsiaTheme="minorEastAsia" w:hAnsi="Cambria Math"/>
                </w:rPr>
                <m:t>x</m:t>
              </w:ins>
            </m:r>
          </m:e>
          <m:sub>
            <m:r>
              <w:ins w:id="1260" w:author="Bale,Cameron" w:date="2023-01-24T20:44:00Z">
                <w:rPr>
                  <w:rFonts w:ascii="Cambria Math" w:eastAsiaTheme="minorEastAsia" w:hAnsi="Cambria Math"/>
                </w:rPr>
                <m:t>j</m:t>
              </w:ins>
            </m:r>
          </m:sub>
        </m:sSub>
      </m:oMath>
      <w:ins w:id="1261" w:author="Bale,Cameron" w:date="2023-01-24T20:44:00Z">
        <w:r w:rsidR="00F15E2E">
          <w:rPr>
            <w:rFonts w:ascii="Cambria" w:eastAsiaTheme="minorEastAsia" w:hAnsi="Cambria"/>
          </w:rPr>
          <w:t xml:space="preserve"> i</w:t>
        </w:r>
      </w:ins>
      <w:del w:id="1262" w:author="Bale,Cameron" w:date="2023-01-24T20:43:00Z">
        <w:r w:rsidDel="00F15E2E">
          <w:rPr>
            <w:rFonts w:ascii="Cambria" w:eastAsiaTheme="minorEastAsia" w:hAnsi="Cambria"/>
          </w:rPr>
          <w:delText xml:space="preserve"> of</w:delText>
        </w:r>
      </w:del>
      <m:oMath>
        <m:r>
          <w:del w:id="1263" w:author="Bale,Cameron" w:date="2023-01-24T20:43:00Z">
            <m:rPr>
              <m:sty m:val="p"/>
            </m:rPr>
            <w:rPr>
              <w:rFonts w:ascii="Cambria Math" w:eastAsiaTheme="minorEastAsia" w:hAnsi="Cambria Math"/>
            </w:rPr>
            <m:t xml:space="preserve"> </m:t>
          </w:del>
        </m:r>
        <m:sSubSup>
          <m:sSubSupPr>
            <m:ctrlPr>
              <w:del w:id="1264" w:author="Bale,Cameron" w:date="2023-01-24T20:43:00Z">
                <w:rPr>
                  <w:rFonts w:ascii="Cambria Math" w:eastAsiaTheme="minorEastAsia" w:hAnsi="Cambria Math"/>
                  <w:i/>
                </w:rPr>
              </w:del>
            </m:ctrlPr>
          </m:sSubSupPr>
          <m:e>
            <m:r>
              <w:del w:id="1265" w:author="Bale,Cameron" w:date="2023-01-24T20:43:00Z">
                <w:rPr>
                  <w:rFonts w:ascii="Cambria Math" w:eastAsiaTheme="minorEastAsia" w:hAnsi="Cambria Math"/>
                </w:rPr>
                <m:t>x</m:t>
              </w:del>
            </m:r>
          </m:e>
          <m:sub>
            <m:r>
              <w:del w:id="1266" w:author="Bale,Cameron" w:date="2023-01-24T20:43:00Z">
                <w:rPr>
                  <w:rFonts w:ascii="Cambria Math" w:eastAsiaTheme="minorEastAsia" w:hAnsi="Cambria Math"/>
                </w:rPr>
                <m:t>j</m:t>
              </w:del>
            </m:r>
          </m:sub>
          <m:sup>
            <m:r>
              <w:del w:id="1267" w:author="Bale,Cameron" w:date="2023-01-24T20:43:00Z">
                <w:rPr>
                  <w:rFonts w:ascii="Cambria Math" w:eastAsiaTheme="minorEastAsia" w:hAnsi="Cambria Math"/>
                </w:rPr>
                <m:t>'</m:t>
              </w:del>
            </m:r>
          </m:sup>
        </m:sSubSup>
        <m:r>
          <w:del w:id="1268" w:author="Bale,Cameron" w:date="2023-01-24T20:43:00Z">
            <m:rPr>
              <m:sty m:val="p"/>
            </m:rPr>
            <w:rPr>
              <w:rFonts w:ascii="Cambria Math" w:eastAsiaTheme="minorEastAsia" w:hAnsi="Cambria Math"/>
            </w:rPr>
            <m:t xml:space="preserve"> i</m:t>
          </w:del>
        </m:r>
      </m:oMath>
      <w:r>
        <w:rPr>
          <w:rFonts w:ascii="Cambria" w:eastAsiaTheme="minorEastAsia" w:hAnsi="Cambria"/>
        </w:rPr>
        <w:t xml:space="preserve">s measured using the Shannon entropy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given by</w:t>
      </w:r>
    </w:p>
    <w:p w14:paraId="7B9792BB" w14:textId="77777777" w:rsidR="00436C56" w:rsidRDefault="00436C56" w:rsidP="00436C56">
      <w:pPr>
        <w:tabs>
          <w:tab w:val="left" w:pos="1152"/>
        </w:tabs>
        <w:rPr>
          <w:rFonts w:ascii="Cambria" w:hAnsi="Cambria"/>
        </w:rPr>
      </w:pPr>
    </w:p>
    <w:p w14:paraId="00E515FC" w14:textId="698B1261" w:rsidR="00436C56" w:rsidRPr="0053699F" w:rsidRDefault="00436C56" w:rsidP="00C757E9">
      <w:pPr>
        <w:tabs>
          <w:tab w:val="left" w:pos="1152"/>
        </w:tabs>
        <w:jc w:val="center"/>
        <w:rPr>
          <w:rFonts w:ascii="Cambria" w:eastAsiaTheme="minorEastAsia" w:hAnsi="Cambria"/>
        </w:rPr>
        <w:pPrChange w:id="1269" w:author="Bale,Cameron" w:date="2023-01-24T20:38:00Z">
          <w:pPr>
            <w:tabs>
              <w:tab w:val="left" w:pos="1152"/>
            </w:tabs>
          </w:pPr>
        </w:pPrChange>
      </w:pPr>
      <m:oMath>
        <m:r>
          <w:rPr>
            <w:rFonts w:ascii="Cambria Math" w:eastAsiaTheme="minorEastAsia" w:hAnsi="Cambria Math"/>
          </w:rPr>
          <m:t>SpecEntropy=-</m:t>
        </m:r>
        <m:nary>
          <m:naryPr>
            <m:ctrlPr>
              <w:rPr>
                <w:rFonts w:ascii="Cambria Math" w:eastAsiaTheme="minorEastAsia" w:hAnsi="Cambria Math"/>
              </w:rPr>
            </m:ctrlPr>
          </m:naryPr>
          <m:sub>
            <m:r>
              <w:rPr>
                <w:rFonts w:ascii="Cambria Math" w:eastAsiaTheme="minorEastAsia" w:hAnsi="Cambria Math"/>
              </w:rPr>
              <m:t>-</m:t>
            </m:r>
            <m:r>
              <m:rPr>
                <m:sty m:val="p"/>
              </m:rPr>
              <w:rPr>
                <w:rFonts w:ascii="Cambria Math" w:eastAsiaTheme="minorEastAsia" w:hAnsi="Cambria Math"/>
              </w:rPr>
              <m:t>π</m:t>
            </m:r>
            <m:ctrlPr>
              <w:rPr>
                <w:rFonts w:ascii="Cambria Math" w:eastAsiaTheme="minorEastAsia" w:hAnsi="Cambria Math"/>
                <w:i/>
              </w:rPr>
            </m:ctrlPr>
          </m:sub>
          <m:sup>
            <m:r>
              <m:rPr>
                <m:sty m:val="p"/>
              </m:rPr>
              <w:rPr>
                <w:rFonts w:ascii="Cambria Math" w:eastAsiaTheme="minorEastAsia" w:hAnsi="Cambria Math"/>
              </w:rPr>
              <m:t>π</m:t>
            </m:r>
            <m:ctrlPr>
              <w:rPr>
                <w:rFonts w:ascii="Cambria Math" w:eastAsiaTheme="minorEastAsia" w:hAnsi="Cambria Math"/>
                <w:i/>
              </w:rPr>
            </m:ctrlPr>
          </m:sup>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log</m:t>
            </m:r>
            <m:ctrlPr>
              <w:rPr>
                <w:rFonts w:ascii="Cambria Math" w:eastAsiaTheme="minorEastAsia" w:hAnsi="Cambria Math"/>
                <w:i/>
              </w:rPr>
            </m:ctrlPr>
          </m:e>
        </m:nary>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d</m:t>
        </m:r>
      </m:oMath>
      <w:ins w:id="1270" w:author="Bale,Cameron" w:date="2023-01-24T20:38:00Z">
        <w:r w:rsidR="00C757E9">
          <w:rPr>
            <w:rFonts w:ascii="Cambria" w:eastAsiaTheme="minorEastAsia" w:hAnsi="Cambria"/>
          </w:rPr>
          <w:t>,</w:t>
        </w:r>
      </w:ins>
    </w:p>
    <w:p w14:paraId="6F89165F" w14:textId="77777777" w:rsidR="00436C56" w:rsidRPr="0053699F" w:rsidRDefault="00436C56" w:rsidP="00436C56">
      <w:pPr>
        <w:tabs>
          <w:tab w:val="left" w:pos="1152"/>
        </w:tabs>
        <w:rPr>
          <w:rFonts w:ascii="Cambria" w:eastAsiaTheme="minorEastAsia" w:hAnsi="Cambria"/>
        </w:rPr>
      </w:pPr>
    </w:p>
    <w:p w14:paraId="2FA1C988" w14:textId="77777777" w:rsidR="00436C56" w:rsidRDefault="00436C56" w:rsidP="00436C56">
      <w:pPr>
        <w:tabs>
          <w:tab w:val="left" w:pos="1152"/>
        </w:tabs>
        <w:rPr>
          <w:rFonts w:ascii="Cambria" w:hAnsi="Cambria"/>
        </w:rPr>
      </w:pPr>
    </w:p>
    <w:p w14:paraId="6CBD2B6A" w14:textId="561CC311" w:rsidR="00436C56" w:rsidRPr="00F15E2E" w:rsidRDefault="00436C56" w:rsidP="00436C56">
      <w:pPr>
        <w:tabs>
          <w:tab w:val="left" w:pos="1152"/>
        </w:tabs>
        <w:rPr>
          <w:rFonts w:ascii="Cambria" w:eastAsiaTheme="minorEastAsia" w:hAnsi="Cambria"/>
        </w:rPr>
      </w:pPr>
      <w:r>
        <w:rPr>
          <w:rFonts w:ascii="Cambria" w:eastAsiaTheme="minorEastAsia" w:hAnsi="Cambria"/>
        </w:rPr>
        <w:lastRenderedPageBreak/>
        <w:t xml:space="preserve">where the maximum entropy </w:t>
      </w:r>
      <w:ins w:id="1271" w:author="Bale,Cameron" w:date="2023-01-24T20:39:00Z">
        <w:r w:rsidR="00C757E9">
          <w:rPr>
            <w:rFonts w:ascii="Cambria" w:eastAsiaTheme="minorEastAsia" w:hAnsi="Cambria"/>
          </w:rPr>
          <w:t>occurs</w:t>
        </w:r>
      </w:ins>
      <w:del w:id="1272" w:author="Bale,Cameron" w:date="2023-01-24T20:39:00Z">
        <w:r w:rsidDel="00C757E9">
          <w:rPr>
            <w:rFonts w:ascii="Cambria" w:eastAsiaTheme="minorEastAsia" w:hAnsi="Cambria"/>
          </w:rPr>
          <w:delText>is attained</w:delText>
        </w:r>
      </w:del>
      <w:r>
        <w:rPr>
          <w:rFonts w:ascii="Cambria" w:eastAsiaTheme="minorEastAsia" w:hAnsi="Cambria"/>
        </w:rPr>
        <w:t xml:space="preserve"> when </w:t>
      </w:r>
      <m:oMath>
        <m:r>
          <m:rPr>
            <m:sty m:val="p"/>
          </m:rPr>
          <w:rPr>
            <w:rFonts w:ascii="Cambria Math" w:eastAsiaTheme="minorEastAsia" w:hAnsi="Cambria Math"/>
          </w:rPr>
          <m:t>Λ</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r>
              <m:rPr>
                <m:sty m:val="p"/>
              </m:rPr>
              <w:rPr>
                <w:rFonts w:ascii="Cambria Math" w:eastAsiaTheme="minorEastAsia" w:hAnsi="Cambria Math"/>
              </w:rPr>
              <m:t>π</m:t>
            </m:r>
          </m:e>
        </m:d>
      </m:oMath>
      <w:r>
        <w:rPr>
          <w:rFonts w:ascii="Cambria" w:eastAsiaTheme="minorEastAsia" w:hAnsi="Cambria"/>
        </w:rPr>
        <w:t xml:space="preserve">. In practice, estimates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where high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Pr>
          <w:rFonts w:ascii="Cambria" w:eastAsiaTheme="minorEastAsia" w:hAnsi="Cambria"/>
        </w:rPr>
        <w:t xml:space="preserve"> values represent a low signal-to-noise ratio, indicating that</w:t>
      </w:r>
      <w:ins w:id="1273" w:author="Bale,Cameron" w:date="2023-01-24T20:44:00Z">
        <w:r w:rsidR="00F15E2E">
          <w:rPr>
            <w:rFonts w:ascii="Cambria" w:eastAsiaTheme="minorEastAsia" w:hAnsi="Cambria"/>
          </w:rPr>
          <w:t xml:space="preserve"> </w:t>
        </w:r>
      </w:ins>
      <m:oMath>
        <m:sSub>
          <m:sSubPr>
            <m:ctrlPr>
              <w:ins w:id="1274" w:author="Bale,Cameron" w:date="2023-01-24T20:44:00Z">
                <w:rPr>
                  <w:rFonts w:ascii="Cambria Math" w:eastAsiaTheme="minorEastAsia" w:hAnsi="Cambria Math"/>
                  <w:i/>
                </w:rPr>
              </w:ins>
            </m:ctrlPr>
          </m:sSubPr>
          <m:e>
            <m:r>
              <w:ins w:id="1275" w:author="Bale,Cameron" w:date="2023-01-24T20:44:00Z">
                <w:rPr>
                  <w:rFonts w:ascii="Cambria Math" w:eastAsiaTheme="minorEastAsia" w:hAnsi="Cambria Math"/>
                </w:rPr>
                <m:t>x</m:t>
              </w:ins>
            </m:r>
          </m:e>
          <m:sub>
            <m:r>
              <w:ins w:id="1276" w:author="Bale,Cameron" w:date="2023-01-24T20:44:00Z">
                <w:rPr>
                  <w:rFonts w:ascii="Cambria Math" w:eastAsiaTheme="minorEastAsia" w:hAnsi="Cambria Math"/>
                </w:rPr>
                <m:t>j</m:t>
              </w:ins>
            </m:r>
          </m:sub>
        </m:sSub>
      </m:oMath>
      <w:ins w:id="1277" w:author="Bale,Cameron" w:date="2023-01-24T20:44:00Z">
        <w:r w:rsidR="00F15E2E">
          <w:rPr>
            <w:rFonts w:ascii="Cambria" w:eastAsiaTheme="minorEastAsia" w:hAnsi="Cambria"/>
          </w:rPr>
          <w:t xml:space="preserve"> </w:t>
        </w:r>
      </w:ins>
      <w:del w:id="1278" w:author="Bale,Cameron" w:date="2023-01-24T20:44:00Z">
        <w:r w:rsidDel="00F15E2E">
          <w:rPr>
            <w:rFonts w:ascii="Cambria" w:eastAsiaTheme="minorEastAsia" w:hAnsi="Cambria"/>
          </w:rPr>
          <w:delText xml:space="preserve"> </w:delText>
        </w:r>
      </w:del>
      <m:oMath>
        <m:sSubSup>
          <m:sSubSupPr>
            <m:ctrlPr>
              <w:del w:id="1279" w:author="Bale,Cameron" w:date="2023-01-24T20:44:00Z">
                <w:rPr>
                  <w:rFonts w:ascii="Cambria Math" w:eastAsiaTheme="minorEastAsia" w:hAnsi="Cambria Math"/>
                  <w:i/>
                </w:rPr>
              </w:del>
            </m:ctrlPr>
          </m:sSubSupPr>
          <m:e>
            <m:r>
              <w:del w:id="1280" w:author="Bale,Cameron" w:date="2023-01-24T20:44:00Z">
                <w:rPr>
                  <w:rFonts w:ascii="Cambria Math" w:eastAsiaTheme="minorEastAsia" w:hAnsi="Cambria Math"/>
                </w:rPr>
                <m:t>x</m:t>
              </w:del>
            </m:r>
          </m:e>
          <m:sub>
            <m:r>
              <w:del w:id="1281" w:author="Bale,Cameron" w:date="2023-01-24T20:44:00Z">
                <w:rPr>
                  <w:rFonts w:ascii="Cambria Math" w:eastAsiaTheme="minorEastAsia" w:hAnsi="Cambria Math"/>
                </w:rPr>
                <m:t>j</m:t>
              </w:del>
            </m:r>
          </m:sub>
          <m:sup>
            <m:r>
              <w:del w:id="1282" w:author="Bale,Cameron" w:date="2023-01-24T20:44:00Z">
                <w:rPr>
                  <w:rFonts w:ascii="Cambria Math" w:eastAsiaTheme="minorEastAsia" w:hAnsi="Cambria Math"/>
                </w:rPr>
                <m:t>'</m:t>
              </w:del>
            </m:r>
          </m:sup>
        </m:sSubSup>
      </m:oMath>
      <w:del w:id="1283" w:author="Bale,Cameron" w:date="2023-01-24T20:44:00Z">
        <w:r w:rsidDel="00F15E2E">
          <w:rPr>
            <w:rFonts w:ascii="Cambria" w:eastAsiaTheme="minorEastAsia" w:hAnsi="Cambria"/>
          </w:rPr>
          <w:delText xml:space="preserve"> </w:delText>
        </w:r>
      </w:del>
      <w:r>
        <w:rPr>
          <w:rFonts w:ascii="Cambria" w:eastAsiaTheme="minorEastAsia" w:hAnsi="Cambria"/>
        </w:rPr>
        <w:t xml:space="preserve">is difficult to forecast </w:t>
      </w:r>
      <w:r>
        <w:rPr>
          <w:rFonts w:ascii="Cambria" w:eastAsiaTheme="minorEastAsia" w:hAnsi="Cambria"/>
        </w:rPr>
        <w:fldChar w:fldCharType="begin"/>
      </w:r>
      <w:r>
        <w:rPr>
          <w:rFonts w:ascii="Cambria" w:eastAsiaTheme="minorEastAs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ED7C4D">
        <w:rPr>
          <w:rFonts w:ascii="Cambria" w:hAnsi="Cambria"/>
        </w:rPr>
        <w:t>(Kang et al., 2017)</w:t>
      </w:r>
      <w:r>
        <w:rPr>
          <w:rFonts w:ascii="Cambria" w:eastAsiaTheme="minorEastAsia" w:hAnsi="Cambria"/>
        </w:rPr>
        <w:fldChar w:fldCharType="end"/>
      </w:r>
      <w:r>
        <w:rPr>
          <w:rFonts w:ascii="Cambria" w:eastAsiaTheme="minorEastAsia" w:hAnsi="Cambria"/>
        </w:rPr>
        <w:t>.</w:t>
      </w:r>
    </w:p>
    <w:p w14:paraId="30376683" w14:textId="77777777" w:rsidR="00436C56" w:rsidRDefault="00436C56" w:rsidP="00436C56">
      <w:pPr>
        <w:tabs>
          <w:tab w:val="left" w:pos="1152"/>
        </w:tabs>
        <w:rPr>
          <w:rFonts w:ascii="Cambria" w:eastAsiaTheme="minorEastAsia" w:hAnsi="Cambria"/>
        </w:rPr>
      </w:pPr>
    </w:p>
    <w:p w14:paraId="586483BC" w14:textId="38B33CD7" w:rsidR="00436C56" w:rsidRPr="00AC20F1" w:rsidDel="004F0276" w:rsidRDefault="00436C56" w:rsidP="00AC20F1">
      <w:pPr>
        <w:tabs>
          <w:tab w:val="left" w:pos="1152"/>
        </w:tabs>
        <w:rPr>
          <w:del w:id="1284" w:author="Bale,Cameron" w:date="2023-01-24T20:40:00Z"/>
          <w:rFonts w:ascii="Cambria" w:eastAsiaTheme="minorEastAsia" w:hAnsi="Cambria"/>
        </w:rPr>
        <w:pPrChange w:id="1285" w:author="Bale,Cameron" w:date="2023-01-24T20:47:00Z">
          <w:pPr>
            <w:tabs>
              <w:tab w:val="left" w:pos="1152"/>
            </w:tabs>
          </w:pPr>
        </w:pPrChange>
      </w:pPr>
      <w:r>
        <w:rPr>
          <w:rFonts w:ascii="Cambria" w:eastAsiaTheme="minorEastAsia" w:hAnsi="Cambria"/>
        </w:rPr>
        <w:t xml:space="preserve">Next, we consider the self-similarity feature quantified using the Hurst parameter </w:t>
      </w:r>
      <w:r>
        <w:rPr>
          <w:rFonts w:ascii="Cambria" w:eastAsiaTheme="minorEastAsia" w:hAnsi="Cambria"/>
        </w:rPr>
        <w:fldChar w:fldCharType="begin"/>
      </w:r>
      <w:r>
        <w:rPr>
          <w:rFonts w:ascii="Cambria" w:eastAsiaTheme="minorEastAs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E5081D">
        <w:rPr>
          <w:rFonts w:ascii="Cambria" w:hAnsi="Cambria"/>
        </w:rPr>
        <w:t>(Wang et al., 2006)</w:t>
      </w:r>
      <w:r>
        <w:rPr>
          <w:rFonts w:ascii="Cambria" w:eastAsiaTheme="minorEastAsia" w:hAnsi="Cambria"/>
        </w:rPr>
        <w:fldChar w:fldCharType="end"/>
      </w:r>
      <w:r>
        <w:rPr>
          <w:rFonts w:ascii="Cambria" w:eastAsiaTheme="minorEastAsia" w:hAnsi="Cambria"/>
        </w:rPr>
        <w:t>, which measures the long-range dependence of a time series. This feature had the largest</w:t>
      </w:r>
      <w:ins w:id="1286" w:author="Bale,Cameron" w:date="2023-01-24T20:39:00Z">
        <w:r w:rsidR="004F0276">
          <w:rPr>
            <w:rFonts w:ascii="Cambria" w:eastAsiaTheme="minorEastAsia" w:hAnsi="Cambria"/>
          </w:rPr>
          <w:t xml:space="preserve"> </w:t>
        </w:r>
      </w:ins>
      <w:del w:id="1287" w:author="Bale,Cameron" w:date="2023-01-24T20:39:00Z">
        <w:r w:rsidDel="004F0276">
          <w:rPr>
            <w:rFonts w:ascii="Cambria" w:eastAsiaTheme="minorEastAsia" w:hAnsi="Cambria"/>
          </w:rPr>
          <w:delText xml:space="preserve"> magnitude </w:delText>
        </w:r>
      </w:del>
      <w:r>
        <w:rPr>
          <w:rFonts w:ascii="Cambria" w:eastAsiaTheme="minorEastAsia" w:hAnsi="Cambria"/>
        </w:rPr>
        <w:t>effect on forecast accuracy in the study of the M4 data performed by (</w:t>
      </w:r>
      <w:proofErr w:type="spellStart"/>
      <w:r>
        <w:rPr>
          <w:rFonts w:ascii="Cambria" w:eastAsiaTheme="minorEastAsia" w:hAnsi="Cambria"/>
        </w:rPr>
        <w:t>Spiliotis</w:t>
      </w:r>
      <w:proofErr w:type="spellEnd"/>
      <w:r>
        <w:rPr>
          <w:rFonts w:ascii="Cambria" w:eastAsiaTheme="minorEastAsia" w:hAnsi="Cambria"/>
        </w:rPr>
        <w:t xml:space="preserve"> et al. 2020). We use the definition of self-similarity of a time series described by </w:t>
      </w:r>
      <w:r>
        <w:rPr>
          <w:rFonts w:ascii="Cambria" w:eastAsiaTheme="minorEastAsia" w:hAnsi="Cambria"/>
        </w:rPr>
        <w:fldChar w:fldCharType="begin"/>
      </w:r>
      <w:r>
        <w:rPr>
          <w:rFonts w:ascii="Cambria" w:eastAsiaTheme="minorEastAs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Pr>
          <w:rFonts w:ascii="Cambria" w:eastAsiaTheme="minorEastAsia" w:hAnsi="Cambria"/>
        </w:rPr>
        <w:fldChar w:fldCharType="separate"/>
      </w:r>
      <w:r w:rsidRPr="00B05B54">
        <w:rPr>
          <w:rFonts w:ascii="Cambria" w:hAnsi="Cambria"/>
        </w:rPr>
        <w:t>(Willinger et al.,</w:t>
      </w:r>
      <w:r w:rsidR="00E35BC7">
        <w:rPr>
          <w:rFonts w:ascii="Cambria" w:hAnsi="Cambria"/>
        </w:rPr>
        <w:t xml:space="preserve"> 1998</w:t>
      </w:r>
      <w:r w:rsidRPr="00B05B54">
        <w:rPr>
          <w:rFonts w:ascii="Cambria" w:hAnsi="Cambria"/>
        </w:rPr>
        <w:t>)</w:t>
      </w:r>
      <w:r>
        <w:rPr>
          <w:rFonts w:ascii="Cambria" w:eastAsiaTheme="minorEastAsia" w:hAnsi="Cambria"/>
        </w:rPr>
        <w:fldChar w:fldCharType="end"/>
      </w:r>
      <w:r>
        <w:rPr>
          <w:rFonts w:ascii="Cambria" w:eastAsiaTheme="minorEastAsia" w:hAnsi="Cambria"/>
        </w:rPr>
        <w:t>. Suppose that</w:t>
      </w:r>
      <w:ins w:id="1288" w:author="Bale,Cameron" w:date="2023-01-24T20:47:00Z">
        <w:r w:rsidR="00AC20F1">
          <w:rPr>
            <w:rFonts w:ascii="Cambria" w:eastAsiaTheme="minorEastAsia" w:hAnsi="Cambria"/>
          </w:rPr>
          <w:t xml:space="preserve"> </w:t>
        </w:r>
      </w:ins>
      <m:oMath>
        <m:sSub>
          <m:sSubPr>
            <m:ctrlPr>
              <w:ins w:id="1289" w:author="Bale,Cameron" w:date="2023-01-24T20:47:00Z">
                <w:rPr>
                  <w:rFonts w:ascii="Cambria Math" w:eastAsiaTheme="minorEastAsia" w:hAnsi="Cambria Math"/>
                  <w:i/>
                </w:rPr>
              </w:ins>
            </m:ctrlPr>
          </m:sSubPr>
          <m:e>
            <m:r>
              <w:ins w:id="1290" w:author="Bale,Cameron" w:date="2023-01-24T20:47:00Z">
                <w:rPr>
                  <w:rFonts w:ascii="Cambria Math" w:eastAsiaTheme="minorEastAsia" w:hAnsi="Cambria Math"/>
                </w:rPr>
                <m:t>x</m:t>
              </w:ins>
            </m:r>
          </m:e>
          <m:sub>
            <m:r>
              <w:ins w:id="1291" w:author="Bale,Cameron" w:date="2023-01-24T20:47:00Z">
                <w:rPr>
                  <w:rFonts w:ascii="Cambria Math" w:eastAsiaTheme="minorEastAsia" w:hAnsi="Cambria Math"/>
                </w:rPr>
                <m:t>j</m:t>
              </w:ins>
            </m:r>
          </m:sub>
        </m:sSub>
        <m:r>
          <w:del w:id="1292" w:author="Bale,Cameron" w:date="2023-01-24T20:47:00Z">
            <m:rPr>
              <m:sty m:val="p"/>
            </m:rPr>
            <w:rPr>
              <w:rFonts w:ascii="Cambria Math" w:eastAsiaTheme="minorEastAsia" w:hAnsi="Cambria Math"/>
            </w:rPr>
            <m:t xml:space="preserve"> </m:t>
          </w:del>
        </m:r>
        <m:sSubSup>
          <m:sSubSupPr>
            <m:ctrlPr>
              <w:del w:id="1293" w:author="Bale,Cameron" w:date="2023-01-24T20:47:00Z">
                <w:rPr>
                  <w:rFonts w:ascii="Cambria Math" w:eastAsiaTheme="minorEastAsia" w:hAnsi="Cambria Math"/>
                  <w:i/>
                </w:rPr>
              </w:del>
            </m:ctrlPr>
          </m:sSubSupPr>
          <m:e>
            <m:r>
              <w:del w:id="1294" w:author="Bale,Cameron" w:date="2023-01-24T20:47:00Z">
                <w:rPr>
                  <w:rFonts w:ascii="Cambria Math" w:eastAsiaTheme="minorEastAsia" w:hAnsi="Cambria Math"/>
                </w:rPr>
                <m:t>x</m:t>
              </w:del>
            </m:r>
          </m:e>
          <m:sub>
            <m:r>
              <w:del w:id="1295" w:author="Bale,Cameron" w:date="2023-01-24T20:47:00Z">
                <w:rPr>
                  <w:rFonts w:ascii="Cambria Math" w:eastAsiaTheme="minorEastAsia" w:hAnsi="Cambria Math"/>
                </w:rPr>
                <m:t>j</m:t>
              </w:del>
            </m:r>
          </m:sub>
          <m:sup>
            <m:r>
              <w:del w:id="1296" w:author="Bale,Cameron" w:date="2023-01-24T20:47:00Z">
                <w:rPr>
                  <w:rFonts w:ascii="Cambria Math" w:eastAsiaTheme="minorEastAsia" w:hAnsi="Cambria Math"/>
                </w:rPr>
                <m:t>'</m:t>
              </w:del>
            </m:r>
          </m:sup>
        </m:sSubSup>
        <m:r>
          <w:del w:id="1297" w:author="Bale,Cameron" w:date="2023-01-24T20:47:00Z">
            <m:rPr>
              <m:sty m:val="p"/>
            </m:rPr>
            <w:rPr>
              <w:rFonts w:ascii="Cambria Math" w:eastAsiaTheme="minorEastAsia" w:hAnsi="Cambria Math"/>
            </w:rPr>
            <m:t xml:space="preserve"> i</m:t>
          </w:del>
        </m:r>
      </m:oMath>
      <w:ins w:id="1298" w:author="Bale,Cameron" w:date="2023-01-24T20:47:00Z">
        <w:r w:rsidR="00AC20F1">
          <w:rPr>
            <w:rFonts w:ascii="Cambria" w:eastAsiaTheme="minorEastAsia" w:hAnsi="Cambria"/>
          </w:rPr>
          <w:t xml:space="preserve"> is</w:t>
        </w:r>
      </w:ins>
      <w:del w:id="1299" w:author="Bale,Cameron" w:date="2023-01-24T20:47:00Z">
        <w:r w:rsidDel="00AC20F1">
          <w:rPr>
            <w:rFonts w:ascii="Cambria" w:eastAsiaTheme="minorEastAsia" w:hAnsi="Cambria"/>
          </w:rPr>
          <w:delText>s</w:delText>
        </w:r>
      </w:del>
      <w:r>
        <w:rPr>
          <w:rFonts w:ascii="Cambria" w:eastAsiaTheme="minorEastAsia" w:hAnsi="Cambria"/>
        </w:rPr>
        <w:t xml:space="preserve"> the increment process of </w:t>
      </w:r>
      <m:oMath>
        <m:sSub>
          <m:sSubPr>
            <m:ctrlPr>
              <w:rPr>
                <w:rFonts w:ascii="Cambria Math" w:eastAsiaTheme="minorEastAsia" w:hAnsi="Cambria Math"/>
                <w:i/>
              </w:rPr>
            </m:ctrlPr>
          </m:sSubPr>
          <m:e>
            <m:r>
              <w:ins w:id="1300" w:author="Bale,Cameron" w:date="2023-01-24T20:47:00Z">
                <w:rPr>
                  <w:rFonts w:ascii="Cambria Math" w:eastAsiaTheme="minorEastAsia" w:hAnsi="Cambria Math"/>
                </w:rPr>
                <m:t>y</m:t>
              </w:ins>
            </m:r>
            <m:r>
              <w:del w:id="1301" w:author="Bale,Cameron" w:date="2023-01-24T20:47:00Z">
                <w:rPr>
                  <w:rFonts w:ascii="Cambria Math" w:eastAsiaTheme="minorEastAsia" w:hAnsi="Cambria Math"/>
                </w:rPr>
                <m:t>x</m:t>
              </w:del>
            </m:r>
          </m:e>
          <m:sub>
            <m:r>
              <w:rPr>
                <w:rFonts w:ascii="Cambria Math" w:eastAsiaTheme="minorEastAsia" w:hAnsi="Cambria Math"/>
              </w:rPr>
              <m:t>j</m:t>
            </m:r>
          </m:sub>
        </m:sSub>
      </m:oMath>
      <w:r>
        <w:rPr>
          <w:rFonts w:ascii="Cambria" w:eastAsiaTheme="minorEastAsia" w:hAnsi="Cambria"/>
        </w:rPr>
        <w:t>,</w:t>
      </w:r>
      <w:ins w:id="1302" w:author="Bale,Cameron" w:date="2023-01-24T20:48:00Z">
        <w:r w:rsidR="00AC20F1">
          <w:rPr>
            <w:rFonts w:ascii="Cambria" w:eastAsiaTheme="minorEastAsia" w:hAnsi="Cambria"/>
          </w:rPr>
          <w:t xml:space="preserve"> i.e., </w:t>
        </w:r>
      </w:ins>
      <m:oMath>
        <m:sSub>
          <m:sSubPr>
            <m:ctrlPr>
              <w:ins w:id="1303" w:author="Bale,Cameron" w:date="2023-01-24T20:48:00Z">
                <w:rPr>
                  <w:rFonts w:ascii="Cambria Math" w:eastAsiaTheme="minorEastAsia" w:hAnsi="Cambria Math"/>
                  <w:i/>
                </w:rPr>
              </w:ins>
            </m:ctrlPr>
          </m:sSubPr>
          <m:e>
            <m:r>
              <w:ins w:id="1304" w:author="Bale,Cameron" w:date="2023-01-24T20:48:00Z">
                <w:rPr>
                  <w:rFonts w:ascii="Cambria Math" w:eastAsiaTheme="minorEastAsia" w:hAnsi="Cambria Math"/>
                </w:rPr>
                <m:t>x</m:t>
              </w:ins>
            </m:r>
          </m:e>
          <m:sub>
            <m:r>
              <w:ins w:id="1305" w:author="Bale,Cameron" w:date="2023-01-24T20:48:00Z">
                <w:rPr>
                  <w:rFonts w:ascii="Cambria Math" w:eastAsiaTheme="minorEastAsia" w:hAnsi="Cambria Math"/>
                </w:rPr>
                <m:t>j,t</m:t>
              </w:ins>
            </m:r>
          </m:sub>
        </m:sSub>
        <m:r>
          <w:ins w:id="1306" w:author="Bale,Cameron" w:date="2023-01-24T20:48:00Z">
            <w:rPr>
              <w:rFonts w:ascii="Cambria Math" w:eastAsiaTheme="minorEastAsia" w:hAnsi="Cambria Math"/>
            </w:rPr>
            <m:t>=</m:t>
          </w:ins>
        </m:r>
        <m:sSub>
          <m:sSubPr>
            <m:ctrlPr>
              <w:ins w:id="1307" w:author="Bale,Cameron" w:date="2023-01-24T20:48:00Z">
                <w:rPr>
                  <w:rFonts w:ascii="Cambria Math" w:eastAsiaTheme="minorEastAsia" w:hAnsi="Cambria Math"/>
                  <w:i/>
                </w:rPr>
              </w:ins>
            </m:ctrlPr>
          </m:sSubPr>
          <m:e>
            <m:r>
              <w:ins w:id="1308" w:author="Bale,Cameron" w:date="2023-01-24T20:48:00Z">
                <w:rPr>
                  <w:rFonts w:ascii="Cambria Math" w:eastAsiaTheme="minorEastAsia" w:hAnsi="Cambria Math"/>
                </w:rPr>
                <m:t>y</m:t>
              </w:ins>
            </m:r>
          </m:e>
          <m:sub>
            <m:r>
              <w:ins w:id="1309" w:author="Bale,Cameron" w:date="2023-01-24T20:48:00Z">
                <w:rPr>
                  <w:rFonts w:ascii="Cambria Math" w:eastAsiaTheme="minorEastAsia" w:hAnsi="Cambria Math"/>
                </w:rPr>
                <m:t>j,t+1</m:t>
              </w:ins>
            </m:r>
          </m:sub>
        </m:sSub>
        <m:r>
          <w:ins w:id="1310" w:author="Bale,Cameron" w:date="2023-01-24T20:48:00Z">
            <w:rPr>
              <w:rFonts w:ascii="Cambria Math" w:eastAsiaTheme="minorEastAsia" w:hAnsi="Cambria Math"/>
            </w:rPr>
            <m:t>-</m:t>
          </w:ins>
        </m:r>
        <m:sSub>
          <m:sSubPr>
            <m:ctrlPr>
              <w:ins w:id="1311" w:author="Bale,Cameron" w:date="2023-01-24T20:48:00Z">
                <w:rPr>
                  <w:rFonts w:ascii="Cambria Math" w:eastAsiaTheme="minorEastAsia" w:hAnsi="Cambria Math"/>
                  <w:i/>
                </w:rPr>
              </w:ins>
            </m:ctrlPr>
          </m:sSubPr>
          <m:e>
            <m:r>
              <w:ins w:id="1312" w:author="Bale,Cameron" w:date="2023-01-24T20:48:00Z">
                <w:rPr>
                  <w:rFonts w:ascii="Cambria Math" w:eastAsiaTheme="minorEastAsia" w:hAnsi="Cambria Math"/>
                </w:rPr>
                <m:t>y</m:t>
              </w:ins>
            </m:r>
          </m:e>
          <m:sub>
            <m:r>
              <w:ins w:id="1313" w:author="Bale,Cameron" w:date="2023-01-24T20:48:00Z">
                <w:rPr>
                  <w:rFonts w:ascii="Cambria Math" w:eastAsiaTheme="minorEastAsia" w:hAnsi="Cambria Math"/>
                </w:rPr>
                <m:t>j,t</m:t>
              </w:ins>
            </m:r>
          </m:sub>
        </m:sSub>
      </m:oMath>
      <w:del w:id="1314" w:author="Bale,Cameron" w:date="2023-01-24T20:48:00Z">
        <w:r w:rsidDel="00AC20F1">
          <w:rPr>
            <w:rFonts w:ascii="Cambria" w:eastAsiaTheme="minorEastAsia" w:hAnsi="Cambria"/>
          </w:rPr>
          <w:delText xml:space="preserve"> i.e., </w:delText>
        </w:r>
      </w:del>
      <m:oMath>
        <m:sSubSup>
          <m:sSubSupPr>
            <m:ctrlPr>
              <w:del w:id="1315" w:author="Bale,Cameron" w:date="2023-01-24T20:48:00Z">
                <w:rPr>
                  <w:rFonts w:ascii="Cambria Math" w:eastAsiaTheme="minorEastAsia" w:hAnsi="Cambria Math"/>
                  <w:i/>
                </w:rPr>
              </w:del>
            </m:ctrlPr>
          </m:sSubSupPr>
          <m:e>
            <m:r>
              <w:del w:id="1316" w:author="Bale,Cameron" w:date="2023-01-24T20:48:00Z">
                <w:rPr>
                  <w:rFonts w:ascii="Cambria Math" w:eastAsiaTheme="minorEastAsia" w:hAnsi="Cambria Math"/>
                </w:rPr>
                <m:t>x</m:t>
              </w:del>
            </m:r>
          </m:e>
          <m:sub>
            <m:r>
              <w:del w:id="1317" w:author="Bale,Cameron" w:date="2023-01-24T20:48:00Z">
                <w:rPr>
                  <w:rFonts w:ascii="Cambria Math" w:eastAsiaTheme="minorEastAsia" w:hAnsi="Cambria Math"/>
                </w:rPr>
                <m:t>j,t</m:t>
              </w:del>
            </m:r>
          </m:sub>
          <m:sup>
            <m:r>
              <w:del w:id="1318" w:author="Bale,Cameron" w:date="2023-01-24T20:48:00Z">
                <w:rPr>
                  <w:rFonts w:ascii="Cambria Math" w:eastAsiaTheme="minorEastAsia" w:hAnsi="Cambria Math"/>
                </w:rPr>
                <m:t>'</m:t>
              </w:del>
            </m:r>
          </m:sup>
        </m:sSubSup>
        <m:r>
          <w:del w:id="1319" w:author="Bale,Cameron" w:date="2023-01-24T20:48:00Z">
            <w:rPr>
              <w:rFonts w:ascii="Cambria Math" w:eastAsiaTheme="minorEastAsia" w:hAnsi="Cambria Math"/>
            </w:rPr>
            <m:t>=</m:t>
          </w:del>
        </m:r>
        <m:sSub>
          <m:sSubPr>
            <m:ctrlPr>
              <w:del w:id="1320" w:author="Bale,Cameron" w:date="2023-01-24T20:48:00Z">
                <w:rPr>
                  <w:rFonts w:ascii="Cambria Math" w:eastAsiaTheme="minorEastAsia" w:hAnsi="Cambria Math"/>
                  <w:i/>
                </w:rPr>
              </w:del>
            </m:ctrlPr>
          </m:sSubPr>
          <m:e>
            <m:r>
              <w:del w:id="1321" w:author="Bale,Cameron" w:date="2023-01-24T20:48:00Z">
                <w:rPr>
                  <w:rFonts w:ascii="Cambria Math" w:eastAsiaTheme="minorEastAsia" w:hAnsi="Cambria Math"/>
                </w:rPr>
                <m:t>x</m:t>
              </w:del>
            </m:r>
          </m:e>
          <m:sub>
            <m:r>
              <w:del w:id="1322" w:author="Bale,Cameron" w:date="2023-01-24T20:48:00Z">
                <w:rPr>
                  <w:rFonts w:ascii="Cambria Math" w:eastAsiaTheme="minorEastAsia" w:hAnsi="Cambria Math"/>
                </w:rPr>
                <m:t>j,t+1</m:t>
              </w:del>
            </m:r>
          </m:sub>
        </m:sSub>
        <m:r>
          <w:del w:id="1323" w:author="Bale,Cameron" w:date="2023-01-24T20:48:00Z">
            <w:rPr>
              <w:rFonts w:ascii="Cambria Math" w:eastAsiaTheme="minorEastAsia" w:hAnsi="Cambria Math"/>
            </w:rPr>
            <m:t>-</m:t>
          </w:del>
        </m:r>
        <m:sSub>
          <m:sSubPr>
            <m:ctrlPr>
              <w:del w:id="1324" w:author="Bale,Cameron" w:date="2023-01-24T20:48:00Z">
                <w:rPr>
                  <w:rFonts w:ascii="Cambria Math" w:eastAsiaTheme="minorEastAsia" w:hAnsi="Cambria Math"/>
                  <w:i/>
                </w:rPr>
              </w:del>
            </m:ctrlPr>
          </m:sSubPr>
          <m:e>
            <m:r>
              <w:del w:id="1325" w:author="Bale,Cameron" w:date="2023-01-24T20:48:00Z">
                <w:rPr>
                  <w:rFonts w:ascii="Cambria Math" w:eastAsiaTheme="minorEastAsia" w:hAnsi="Cambria Math"/>
                </w:rPr>
                <m:t>x</m:t>
              </w:del>
            </m:r>
          </m:e>
          <m:sub>
            <m:r>
              <w:del w:id="1326" w:author="Bale,Cameron" w:date="2023-01-24T20:48:00Z">
                <w:rPr>
                  <w:rFonts w:ascii="Cambria Math" w:eastAsiaTheme="minorEastAsia" w:hAnsi="Cambria Math"/>
                </w:rPr>
                <m:t>j,t</m:t>
              </w:del>
            </m:r>
          </m:sub>
        </m:sSub>
      </m:oMath>
      <w:ins w:id="1327" w:author="Bale,Cameron" w:date="2023-01-24T20:40:00Z">
        <w:r w:rsidR="004F0276">
          <w:rPr>
            <w:rFonts w:ascii="Cambria" w:eastAsiaTheme="minorEastAsia" w:hAnsi="Cambria"/>
          </w:rPr>
          <w:t xml:space="preserve">. </w:t>
        </w:r>
      </w:ins>
    </w:p>
    <w:p w14:paraId="1378C0EC" w14:textId="41B5364E" w:rsidR="00AC20F1" w:rsidRDefault="00436C56" w:rsidP="00AC20F1">
      <w:pPr>
        <w:tabs>
          <w:tab w:val="left" w:pos="1152"/>
        </w:tabs>
        <w:rPr>
          <w:rFonts w:ascii="Cambria" w:eastAsiaTheme="minorEastAsia" w:hAnsi="Cambria"/>
        </w:rPr>
      </w:pPr>
      <w:r>
        <w:rPr>
          <w:rFonts w:ascii="Cambria" w:eastAsiaTheme="minorEastAsia" w:hAnsi="Cambria"/>
        </w:rPr>
        <w:t>An aggregate</w:t>
      </w:r>
      <w:ins w:id="1328" w:author="Bale,Cameron" w:date="2023-01-24T20:49:00Z">
        <w:r w:rsidR="00AC20F1">
          <w:rPr>
            <w:rFonts w:ascii="Cambria" w:eastAsiaTheme="minorEastAsia" w:hAnsi="Cambria"/>
          </w:rPr>
          <w:t xml:space="preserve"> </w:t>
        </w:r>
      </w:ins>
      <w:del w:id="1329" w:author="Bale,Cameron" w:date="2023-01-24T20:48:00Z">
        <w:r w:rsidDel="00AC20F1">
          <w:rPr>
            <w:rFonts w:ascii="Cambria" w:eastAsiaTheme="minorEastAsia" w:hAnsi="Cambria"/>
          </w:rPr>
          <w:delText xml:space="preserve">d </w:delText>
        </w:r>
      </w:del>
      <w:r>
        <w:rPr>
          <w:rFonts w:ascii="Cambria" w:eastAsiaTheme="minorEastAsia" w:hAnsi="Cambria"/>
        </w:rPr>
        <w:t>sequence</w:t>
      </w:r>
      <w:ins w:id="1330" w:author="Bale,Cameron" w:date="2023-01-24T20:40:00Z">
        <w:r w:rsidR="004F0276">
          <w:rPr>
            <w:rFonts w:ascii="Cambria" w:eastAsiaTheme="minorEastAsia" w:hAnsi="Cambria"/>
          </w:rPr>
          <w:t>,</w:t>
        </w:r>
      </w:ins>
      <w:del w:id="1331" w:author="Bale,Cameron" w:date="2023-01-24T20:40:00Z">
        <w:r w:rsidDel="004F0276">
          <w:rPr>
            <w:rFonts w:ascii="Cambria" w:eastAsiaTheme="minorEastAsia" w:hAnsi="Cambria"/>
          </w:rPr>
          <w:delText>,</w:delText>
        </w:r>
      </w:del>
      <w:r>
        <w:rPr>
          <w:rFonts w:ascii="Cambria" w:eastAsiaTheme="minorEastAsia" w:hAnsi="Cambria"/>
        </w:rPr>
        <w:t xml:space="preserve"> denoted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del w:id="1332" w:author="Bale,Cameron" w:date="2023-01-24T20:49:00Z">
                <w:rPr>
                  <w:rFonts w:ascii="Cambria Math" w:eastAsiaTheme="minorEastAsia" w:hAnsi="Cambria Math"/>
                </w:rPr>
                <m:t>'</m:t>
              </w:del>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is created by averaging </w:t>
      </w:r>
      <m:oMath>
        <m:sSub>
          <m:sSubPr>
            <m:ctrlPr>
              <w:ins w:id="1333" w:author="Bale,Cameron" w:date="2023-01-24T20:49:00Z">
                <w:rPr>
                  <w:rFonts w:ascii="Cambria Math" w:eastAsiaTheme="minorEastAsia" w:hAnsi="Cambria Math"/>
                  <w:i/>
                </w:rPr>
              </w:ins>
            </m:ctrlPr>
          </m:sSubPr>
          <m:e>
            <m:r>
              <w:ins w:id="1334" w:author="Bale,Cameron" w:date="2023-01-24T20:49:00Z">
                <w:rPr>
                  <w:rFonts w:ascii="Cambria Math" w:eastAsiaTheme="minorEastAsia" w:hAnsi="Cambria Math"/>
                </w:rPr>
                <m:t>x</m:t>
              </w:ins>
            </m:r>
          </m:e>
          <m:sub>
            <m:r>
              <w:ins w:id="1335" w:author="Bale,Cameron" w:date="2023-01-24T20:49:00Z">
                <w:rPr>
                  <w:rFonts w:ascii="Cambria Math" w:eastAsiaTheme="minorEastAsia" w:hAnsi="Cambria Math"/>
                </w:rPr>
                <m:t>j</m:t>
              </w:ins>
            </m:r>
          </m:sub>
        </m:sSub>
      </m:oMath>
      <w:ins w:id="1336" w:author="Bale,Cameron" w:date="2023-01-24T20:49:00Z">
        <w:r w:rsidR="00AC20F1">
          <w:rPr>
            <w:rFonts w:ascii="Cambria" w:eastAsiaTheme="minorEastAsia" w:hAnsi="Cambria"/>
          </w:rPr>
          <w:t xml:space="preserve"> </w:t>
        </w:r>
      </w:ins>
      <m:oMath>
        <m:sSubSup>
          <m:sSubSupPr>
            <m:ctrlPr>
              <w:del w:id="1337" w:author="Bale,Cameron" w:date="2023-01-24T20:49:00Z">
                <w:rPr>
                  <w:rFonts w:ascii="Cambria Math" w:eastAsiaTheme="minorEastAsia" w:hAnsi="Cambria Math"/>
                  <w:i/>
                </w:rPr>
              </w:del>
            </m:ctrlPr>
          </m:sSubSupPr>
          <m:e>
            <m:r>
              <w:del w:id="1338" w:author="Bale,Cameron" w:date="2023-01-24T20:49:00Z">
                <w:rPr>
                  <w:rFonts w:ascii="Cambria Math" w:eastAsiaTheme="minorEastAsia" w:hAnsi="Cambria Math"/>
                </w:rPr>
                <m:t>x</m:t>
              </w:del>
            </m:r>
          </m:e>
          <m:sub>
            <m:r>
              <w:del w:id="1339" w:author="Bale,Cameron" w:date="2023-01-24T20:49:00Z">
                <w:rPr>
                  <w:rFonts w:ascii="Cambria Math" w:eastAsiaTheme="minorEastAsia" w:hAnsi="Cambria Math"/>
                </w:rPr>
                <m:t>j</m:t>
              </w:del>
            </m:r>
          </m:sub>
          <m:sup>
            <m:r>
              <w:del w:id="1340" w:author="Bale,Cameron" w:date="2023-01-24T20:49:00Z">
                <w:rPr>
                  <w:rFonts w:ascii="Cambria Math" w:eastAsiaTheme="minorEastAsia" w:hAnsi="Cambria Math"/>
                </w:rPr>
                <m:t>'</m:t>
              </w:del>
            </m:r>
          </m:sup>
        </m:sSubSup>
      </m:oMath>
      <w:del w:id="1341" w:author="Bale,Cameron" w:date="2023-01-24T20:49:00Z">
        <w:r w:rsidDel="00AC20F1">
          <w:rPr>
            <w:rFonts w:ascii="Cambria" w:eastAsiaTheme="minorEastAsia" w:hAnsi="Cambria"/>
          </w:rPr>
          <w:delText xml:space="preserve"> </w:delText>
        </w:r>
      </w:del>
      <w:r>
        <w:rPr>
          <w:rFonts w:ascii="Cambria" w:eastAsiaTheme="minorEastAsia" w:hAnsi="Cambria"/>
        </w:rPr>
        <w:t xml:space="preserve">over non-overlapping blocks of size </w:t>
      </w:r>
      <m:oMath>
        <m:r>
          <w:rPr>
            <w:rFonts w:ascii="Cambria Math" w:eastAsiaTheme="minorEastAsia" w:hAnsi="Cambria Math"/>
          </w:rPr>
          <m:t>m</m:t>
        </m:r>
      </m:oMath>
      <w:r>
        <w:rPr>
          <w:rFonts w:ascii="Cambria" w:eastAsiaTheme="minorEastAsia" w:hAnsi="Cambria"/>
        </w:rPr>
        <w:t>, where</w:t>
      </w:r>
    </w:p>
    <w:p w14:paraId="68653A8C" w14:textId="77777777" w:rsidR="00436C56" w:rsidRDefault="00436C56" w:rsidP="00436C56">
      <w:pPr>
        <w:tabs>
          <w:tab w:val="left" w:pos="1152"/>
        </w:tabs>
        <w:rPr>
          <w:rFonts w:ascii="Cambria" w:eastAsiaTheme="minorEastAsia" w:hAnsi="Cambria"/>
        </w:rPr>
      </w:pPr>
    </w:p>
    <w:p w14:paraId="0E840B57" w14:textId="5E20F7ED" w:rsidR="00436C56" w:rsidRPr="00AC20F1" w:rsidRDefault="00000000" w:rsidP="00436C56">
      <w:pPr>
        <w:tabs>
          <w:tab w:val="left" w:pos="1152"/>
        </w:tabs>
        <w:rPr>
          <w:ins w:id="1342" w:author="Bale,Cameron" w:date="2023-01-24T20:55:00Z"/>
          <w:rFonts w:ascii="Cambria" w:eastAsiaTheme="minorEastAsia" w:hAnsi="Cambria"/>
          <w:rPrChange w:id="1343" w:author="Bale,Cameron" w:date="2023-01-24T20:55:00Z">
            <w:rPr>
              <w:ins w:id="1344" w:author="Bale,Cameron" w:date="2023-01-24T20:55:00Z"/>
              <w:rFonts w:ascii="Cambria Math" w:eastAsiaTheme="minorEastAsia" w:hAnsi="Cambria Math"/>
              <w:i/>
            </w:rPr>
          </w:rPrChange>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j,k</m:t>
              </m:r>
            </m:sub>
            <m:sup>
              <m:r>
                <w:del w:id="1345" w:author="Bale,Cameron" w:date="2023-01-24T20:49:00Z">
                  <w:rPr>
                    <w:rFonts w:ascii="Cambria Math" w:eastAsiaTheme="minorEastAsia" w:hAnsi="Cambria Math"/>
                  </w:rPr>
                  <m:t>'</m:t>
                </w:del>
              </m:r>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m</m:t>
          </m:r>
          <m:nary>
            <m:naryPr>
              <m:chr m:val="∑"/>
              <m:ctrlPr>
                <w:del w:id="1346" w:author="Bale,Cameron" w:date="2023-01-24T20:54:00Z">
                  <w:rPr>
                    <w:rFonts w:ascii="Cambria Math" w:eastAsiaTheme="minorEastAsia" w:hAnsi="Cambria Math"/>
                  </w:rPr>
                </w:del>
              </m:ctrlPr>
            </m:naryPr>
            <m:sub>
              <m:r>
                <w:del w:id="1347" w:author="Bale,Cameron" w:date="2023-01-24T20:54:00Z">
                  <w:rPr>
                    <w:rFonts w:ascii="Cambria Math" w:eastAsiaTheme="minorEastAsia" w:hAnsi="Cambria Math"/>
                  </w:rPr>
                  <m:t>i=</m:t>
                </w:del>
              </m:r>
              <m:d>
                <m:dPr>
                  <m:ctrlPr>
                    <w:del w:id="1348" w:author="Bale,Cameron" w:date="2023-01-24T20:54:00Z">
                      <w:rPr>
                        <w:rFonts w:ascii="Cambria Math" w:eastAsiaTheme="minorEastAsia" w:hAnsi="Cambria Math"/>
                        <w:i/>
                      </w:rPr>
                    </w:del>
                  </m:ctrlPr>
                </m:dPr>
                <m:e>
                  <m:r>
                    <w:del w:id="1349" w:author="Bale,Cameron" w:date="2023-01-24T20:54:00Z">
                      <w:rPr>
                        <w:rFonts w:ascii="Cambria Math" w:eastAsiaTheme="minorEastAsia" w:hAnsi="Cambria Math"/>
                      </w:rPr>
                      <m:t>k-1</m:t>
                    </w:del>
                  </m:r>
                </m:e>
              </m:d>
              <m:r>
                <w:del w:id="1350" w:author="Bale,Cameron" w:date="2023-01-24T20:54:00Z">
                  <w:rPr>
                    <w:rFonts w:ascii="Cambria Math" w:eastAsiaTheme="minorEastAsia" w:hAnsi="Cambria Math"/>
                  </w:rPr>
                  <m:t>m+1</m:t>
                </w:del>
              </m:r>
              <m:ctrlPr>
                <w:del w:id="1351" w:author="Bale,Cameron" w:date="2023-01-24T20:54:00Z">
                  <w:rPr>
                    <w:rFonts w:ascii="Cambria Math" w:eastAsiaTheme="minorEastAsia" w:hAnsi="Cambria Math"/>
                    <w:i/>
                  </w:rPr>
                </w:del>
              </m:ctrlPr>
            </m:sub>
            <m:sup>
              <m:r>
                <w:del w:id="1352" w:author="Bale,Cameron" w:date="2023-01-24T20:54:00Z">
                  <w:rPr>
                    <w:rFonts w:ascii="Cambria Math" w:eastAsiaTheme="minorEastAsia" w:hAnsi="Cambria Math"/>
                  </w:rPr>
                  <m:t>km</m:t>
                </w:del>
              </m:r>
              <m:ctrlPr>
                <w:del w:id="1353" w:author="Bale,Cameron" w:date="2023-01-24T20:54:00Z">
                  <w:rPr>
                    <w:rFonts w:ascii="Cambria Math" w:eastAsiaTheme="minorEastAsia" w:hAnsi="Cambria Math"/>
                    <w:i/>
                  </w:rPr>
                </w:del>
              </m:ctrlPr>
            </m:sup>
            <m:e>
              <m:sSubSup>
                <m:sSubSupPr>
                  <m:ctrlPr>
                    <w:del w:id="1354" w:author="Bale,Cameron" w:date="2023-01-24T20:49:00Z">
                      <w:rPr>
                        <w:rFonts w:ascii="Cambria Math" w:eastAsiaTheme="minorEastAsia" w:hAnsi="Cambria Math"/>
                        <w:i/>
                      </w:rPr>
                    </w:del>
                  </m:ctrlPr>
                </m:sSubSupPr>
                <m:e>
                  <m:r>
                    <w:del w:id="1355" w:author="Bale,Cameron" w:date="2023-01-24T20:49:00Z">
                      <w:rPr>
                        <w:rFonts w:ascii="Cambria Math" w:eastAsiaTheme="minorEastAsia" w:hAnsi="Cambria Math"/>
                      </w:rPr>
                      <m:t>x</m:t>
                    </w:del>
                  </m:r>
                </m:e>
                <m:sub>
                  <m:r>
                    <w:del w:id="1356" w:author="Bale,Cameron" w:date="2023-01-24T20:49:00Z">
                      <w:rPr>
                        <w:rFonts w:ascii="Cambria Math" w:eastAsiaTheme="minorEastAsia" w:hAnsi="Cambria Math"/>
                      </w:rPr>
                      <m:t>j,i</m:t>
                    </w:del>
                  </m:r>
                </m:sub>
                <m:sup>
                  <m:r>
                    <w:del w:id="1357" w:author="Bale,Cameron" w:date="2023-01-24T20:49:00Z">
                      <w:rPr>
                        <w:rFonts w:ascii="Cambria Math" w:eastAsiaTheme="minorEastAsia" w:hAnsi="Cambria Math"/>
                      </w:rPr>
                      <m:t>'</m:t>
                    </w:del>
                  </m:r>
                </m:sup>
              </m:sSubSup>
              <m:ctrlPr>
                <w:del w:id="1358" w:author="Bale,Cameron" w:date="2023-01-24T20:54:00Z">
                  <w:rPr>
                    <w:rFonts w:ascii="Cambria Math" w:eastAsiaTheme="minorEastAsia" w:hAnsi="Cambria Math"/>
                    <w:i/>
                  </w:rPr>
                </w:del>
              </m:ctrlPr>
            </m:e>
          </m:nary>
          <m:r>
            <w:rPr>
              <w:rFonts w:ascii="Cambria Math" w:eastAsiaTheme="minorEastAsia" w:hAnsi="Cambria Math"/>
            </w:rPr>
            <m:t>,</m:t>
          </m:r>
          <m:r>
            <w:ins w:id="1359" w:author="Bale,Cameron" w:date="2023-01-24T20:55:00Z">
              <w:rPr>
                <w:rFonts w:ascii="Cambria Math" w:eastAsiaTheme="minorEastAsia" w:hAnsi="Cambria Math"/>
              </w:rPr>
              <m:t xml:space="preserve"> </m:t>
            </w:ins>
          </m:r>
          <m:nary>
            <m:naryPr>
              <m:chr m:val="∑"/>
              <m:limLoc m:val="undOvr"/>
              <m:ctrlPr>
                <w:ins w:id="1360" w:author="Bale,Cameron" w:date="2023-01-24T20:55:00Z">
                  <w:rPr>
                    <w:rFonts w:ascii="Cambria Math" w:eastAsiaTheme="minorEastAsia" w:hAnsi="Cambria Math"/>
                    <w:i/>
                  </w:rPr>
                </w:ins>
              </m:ctrlPr>
            </m:naryPr>
            <m:sub>
              <m:r>
                <w:ins w:id="1361" w:author="Bale,Cameron" w:date="2023-01-24T20:55:00Z">
                  <w:rPr>
                    <w:rFonts w:ascii="Cambria Math" w:eastAsiaTheme="minorEastAsia" w:hAnsi="Cambria Math"/>
                  </w:rPr>
                  <m:t>i=</m:t>
                </w:ins>
              </m:r>
              <m:d>
                <m:dPr>
                  <m:ctrlPr>
                    <w:ins w:id="1362" w:author="Bale,Cameron" w:date="2023-01-24T20:55:00Z">
                      <w:rPr>
                        <w:rFonts w:ascii="Cambria Math" w:eastAsiaTheme="minorEastAsia" w:hAnsi="Cambria Math"/>
                        <w:i/>
                      </w:rPr>
                    </w:ins>
                  </m:ctrlPr>
                </m:dPr>
                <m:e>
                  <m:r>
                    <w:ins w:id="1363" w:author="Bale,Cameron" w:date="2023-01-24T20:55:00Z">
                      <w:rPr>
                        <w:rFonts w:ascii="Cambria Math" w:eastAsiaTheme="minorEastAsia" w:hAnsi="Cambria Math"/>
                      </w:rPr>
                      <m:t>k-1</m:t>
                    </w:ins>
                  </m:r>
                </m:e>
              </m:d>
              <m:r>
                <w:ins w:id="1364" w:author="Bale,Cameron" w:date="2023-01-24T20:55:00Z">
                  <w:rPr>
                    <w:rFonts w:ascii="Cambria Math" w:eastAsiaTheme="minorEastAsia" w:hAnsi="Cambria Math"/>
                  </w:rPr>
                  <m:t>m+1</m:t>
                </w:ins>
              </m:r>
            </m:sub>
            <m:sup>
              <m:r>
                <w:ins w:id="1365" w:author="Bale,Cameron" w:date="2023-01-24T20:55:00Z">
                  <w:rPr>
                    <w:rFonts w:ascii="Cambria Math" w:eastAsiaTheme="minorEastAsia" w:hAnsi="Cambria Math"/>
                  </w:rPr>
                  <m:t>km</m:t>
                </w:ins>
              </m:r>
            </m:sup>
            <m:e>
              <m:sSub>
                <m:sSubPr>
                  <m:ctrlPr>
                    <w:ins w:id="1366" w:author="Bale,Cameron" w:date="2023-01-24T20:55:00Z">
                      <w:rPr>
                        <w:rFonts w:ascii="Cambria Math" w:eastAsiaTheme="minorEastAsia" w:hAnsi="Cambria Math"/>
                        <w:i/>
                      </w:rPr>
                    </w:ins>
                  </m:ctrlPr>
                </m:sSubPr>
                <m:e>
                  <m:r>
                    <w:ins w:id="1367" w:author="Bale,Cameron" w:date="2023-01-24T20:55:00Z">
                      <w:rPr>
                        <w:rFonts w:ascii="Cambria Math" w:eastAsiaTheme="minorEastAsia" w:hAnsi="Cambria Math"/>
                      </w:rPr>
                      <m:t>x</m:t>
                    </w:ins>
                  </m:r>
                </m:e>
                <m:sub>
                  <m:r>
                    <w:ins w:id="1368" w:author="Bale,Cameron" w:date="2023-01-24T20:55:00Z">
                      <w:rPr>
                        <w:rFonts w:ascii="Cambria Math" w:eastAsiaTheme="minorEastAsia" w:hAnsi="Cambria Math"/>
                      </w:rPr>
                      <m:t>j,i</m:t>
                    </w:ins>
                  </m:r>
                </m:sub>
              </m:sSub>
            </m:e>
          </m:nary>
          <m:r>
            <w:rPr>
              <w:rFonts w:ascii="Cambria Math" w:eastAsiaTheme="minorEastAsia" w:hAnsi="Cambria Math"/>
            </w:rPr>
            <m:t xml:space="preserve">   k=1,2,…</m:t>
          </m:r>
        </m:oMath>
      </m:oMathPara>
    </w:p>
    <w:p w14:paraId="31D41C76" w14:textId="77777777" w:rsidR="00AC20F1" w:rsidRPr="00AC20F1" w:rsidRDefault="00AC20F1" w:rsidP="00436C56">
      <w:pPr>
        <w:tabs>
          <w:tab w:val="left" w:pos="1152"/>
        </w:tabs>
        <w:rPr>
          <w:rFonts w:ascii="Cambria" w:eastAsiaTheme="minorEastAsia" w:hAnsi="Cambria"/>
        </w:rPr>
      </w:pPr>
    </w:p>
    <w:p w14:paraId="7AB3D375" w14:textId="77777777" w:rsidR="00436C56" w:rsidRDefault="00436C56" w:rsidP="00436C56">
      <w:pPr>
        <w:tabs>
          <w:tab w:val="left" w:pos="1152"/>
        </w:tabs>
        <w:rPr>
          <w:rFonts w:ascii="Cambria" w:eastAsiaTheme="minorEastAsia" w:hAnsi="Cambria"/>
        </w:rPr>
      </w:pPr>
    </w:p>
    <w:p w14:paraId="5FC41AF3" w14:textId="12438351" w:rsidR="00436C56" w:rsidRPr="00AC20F1" w:rsidRDefault="00436C56" w:rsidP="00436C56">
      <w:pPr>
        <w:tabs>
          <w:tab w:val="left" w:pos="1152"/>
        </w:tabs>
        <w:rPr>
          <w:ins w:id="1369" w:author="Bale,Cameron" w:date="2023-01-24T20:51:00Z"/>
          <w:rFonts w:ascii="Cambria" w:eastAsiaTheme="minorEastAsia" w:hAnsi="Cambria"/>
        </w:rPr>
      </w:pPr>
      <w:r>
        <w:rPr>
          <w:rFonts w:ascii="Cambria" w:eastAsiaTheme="minorEastAsia" w:hAnsi="Cambria"/>
        </w:rPr>
        <w:t xml:space="preserve">and </w:t>
      </w:r>
      <m:oMath>
        <m:r>
          <w:rPr>
            <w:rFonts w:ascii="Cambria Math" w:eastAsiaTheme="minorEastAsia" w:hAnsi="Cambria Math"/>
          </w:rPr>
          <m:t>k</m:t>
        </m:r>
      </m:oMath>
      <w:r>
        <w:rPr>
          <w:rFonts w:ascii="Cambria" w:eastAsiaTheme="minorEastAsia" w:hAnsi="Cambria"/>
        </w:rPr>
        <w:t xml:space="preserve"> indexes the block. If </w:t>
      </w:r>
      <m:oMath>
        <m:sSub>
          <m:sSubPr>
            <m:ctrlPr>
              <w:rPr>
                <w:rFonts w:ascii="Cambria Math" w:eastAsiaTheme="minorEastAsia" w:hAnsi="Cambria Math"/>
                <w:i/>
              </w:rPr>
            </m:ctrlPr>
          </m:sSubPr>
          <m:e>
            <m:r>
              <w:ins w:id="1370" w:author="Bale,Cameron" w:date="2023-01-24T20:57:00Z">
                <w:rPr>
                  <w:rFonts w:ascii="Cambria Math" w:eastAsiaTheme="minorEastAsia" w:hAnsi="Cambria Math"/>
                </w:rPr>
                <m:t>y</m:t>
              </w:ins>
            </m:r>
            <m:r>
              <w:del w:id="1371" w:author="Bale,Cameron" w:date="2023-01-24T20:57:00Z">
                <w:rPr>
                  <w:rFonts w:ascii="Cambria Math" w:eastAsiaTheme="minorEastAsia" w:hAnsi="Cambria Math"/>
                </w:rPr>
                <m:t>x</m:t>
              </w:del>
            </m:r>
          </m:e>
          <m:sub>
            <m:r>
              <w:rPr>
                <w:rFonts w:ascii="Cambria Math" w:eastAsiaTheme="minorEastAsia" w:hAnsi="Cambria Math"/>
              </w:rPr>
              <m:t>j</m:t>
            </m:r>
          </m:sub>
        </m:sSub>
      </m:oMath>
      <w:ins w:id="1372" w:author="Bale,Cameron" w:date="2023-01-24T20:57:00Z">
        <w:r w:rsidR="00AC20F1">
          <w:rPr>
            <w:rFonts w:ascii="Cambria" w:eastAsiaTheme="minorEastAsia" w:hAnsi="Cambria"/>
          </w:rPr>
          <w:t xml:space="preserve"> </w:t>
        </w:r>
      </w:ins>
      <w:del w:id="1373" w:author="Bale,Cameron" w:date="2023-01-24T20:57:00Z">
        <w:r w:rsidDel="00AC20F1">
          <w:rPr>
            <w:rFonts w:ascii="Cambria" w:eastAsiaTheme="minorEastAsia" w:hAnsi="Cambria"/>
          </w:rPr>
          <w:delText xml:space="preserve"> </w:delText>
        </w:r>
      </w:del>
      <w:r>
        <w:rPr>
          <w:rFonts w:ascii="Cambria" w:eastAsiaTheme="minorEastAsia" w:hAnsi="Cambria"/>
        </w:rPr>
        <w:t xml:space="preserve">is a self-similar time series, then </w:t>
      </w:r>
    </w:p>
    <w:p w14:paraId="7F8431B6" w14:textId="03A38AAA" w:rsidR="00AC20F1" w:rsidRDefault="00AC20F1" w:rsidP="00436C56">
      <w:pPr>
        <w:tabs>
          <w:tab w:val="left" w:pos="1152"/>
        </w:tabs>
        <w:rPr>
          <w:ins w:id="1374" w:author="Bale,Cameron" w:date="2023-01-24T20:51:00Z"/>
          <w:rFonts w:ascii="Cambria" w:eastAsiaTheme="minorEastAsia" w:hAnsi="Cambria"/>
        </w:rPr>
      </w:pPr>
    </w:p>
    <w:p w14:paraId="1B6E9B0A" w14:textId="3029F52D" w:rsidR="00AC20F1" w:rsidRPr="00AC20F1" w:rsidDel="00AC20F1" w:rsidRDefault="00AC20F1" w:rsidP="00436C56">
      <w:pPr>
        <w:tabs>
          <w:tab w:val="left" w:pos="1152"/>
        </w:tabs>
        <w:rPr>
          <w:del w:id="1375" w:author="Bale,Cameron" w:date="2023-01-24T20:52:00Z"/>
          <w:rFonts w:ascii="Cambria" w:eastAsiaTheme="minorEastAsia" w:hAnsi="Cambria"/>
        </w:rPr>
      </w:pPr>
      <m:oMathPara>
        <m:oMath>
          <m:sSub>
            <m:sSubPr>
              <m:ctrlPr>
                <w:ins w:id="1376" w:author="Bale,Cameron" w:date="2023-01-24T20:51:00Z">
                  <w:rPr>
                    <w:rFonts w:ascii="Cambria Math" w:eastAsiaTheme="minorEastAsia" w:hAnsi="Cambria Math"/>
                    <w:i/>
                  </w:rPr>
                </w:ins>
              </m:ctrlPr>
            </m:sSubPr>
            <m:e>
              <m:r>
                <w:ins w:id="1377" w:author="Bale,Cameron" w:date="2023-01-24T20:51:00Z">
                  <w:rPr>
                    <w:rFonts w:ascii="Cambria Math" w:eastAsiaTheme="minorEastAsia" w:hAnsi="Cambria Math"/>
                  </w:rPr>
                  <m:t>x</m:t>
                </w:ins>
              </m:r>
            </m:e>
            <m:sub>
              <m:r>
                <w:ins w:id="1378" w:author="Bale,Cameron" w:date="2023-01-24T20:51:00Z">
                  <w:rPr>
                    <w:rFonts w:ascii="Cambria Math" w:eastAsiaTheme="minorEastAsia" w:hAnsi="Cambria Math"/>
                  </w:rPr>
                  <m:t>j</m:t>
                </w:ins>
              </m:r>
            </m:sub>
          </m:sSub>
          <m:r>
            <w:ins w:id="1379" w:author="Bale,Cameron" w:date="2023-01-24T20:51:00Z">
              <w:rPr>
                <w:rFonts w:ascii="Cambria Math" w:eastAsiaTheme="minorEastAsia" w:hAnsi="Cambria Math"/>
              </w:rPr>
              <m:t>=</m:t>
            </w:ins>
          </m:r>
          <m:sSup>
            <m:sSupPr>
              <m:ctrlPr>
                <w:ins w:id="1380" w:author="Bale,Cameron" w:date="2023-01-24T20:51:00Z">
                  <w:rPr>
                    <w:rFonts w:ascii="Cambria Math" w:eastAsiaTheme="minorEastAsia" w:hAnsi="Cambria Math"/>
                    <w:i/>
                  </w:rPr>
                </w:ins>
              </m:ctrlPr>
            </m:sSupPr>
            <m:e>
              <m:r>
                <w:ins w:id="1381" w:author="Bale,Cameron" w:date="2023-01-24T20:51:00Z">
                  <w:rPr>
                    <w:rFonts w:ascii="Cambria Math" w:eastAsiaTheme="minorEastAsia" w:hAnsi="Cambria Math"/>
                  </w:rPr>
                  <m:t>m</m:t>
                </w:ins>
              </m:r>
            </m:e>
            <m:sup>
              <m:r>
                <w:ins w:id="1382" w:author="Bale,Cameron" w:date="2023-01-24T20:51:00Z">
                  <w:rPr>
                    <w:rFonts w:ascii="Cambria Math" w:eastAsiaTheme="minorEastAsia" w:hAnsi="Cambria Math"/>
                  </w:rPr>
                  <m:t>1-H</m:t>
                </w:ins>
              </m:r>
            </m:sup>
          </m:sSup>
          <m:sSubSup>
            <m:sSubSupPr>
              <m:ctrlPr>
                <w:ins w:id="1383" w:author="Bale,Cameron" w:date="2023-01-24T20:51:00Z">
                  <w:rPr>
                    <w:rFonts w:ascii="Cambria Math" w:eastAsiaTheme="minorEastAsia" w:hAnsi="Cambria Math"/>
                    <w:i/>
                  </w:rPr>
                </w:ins>
              </m:ctrlPr>
            </m:sSubSupPr>
            <m:e>
              <m:r>
                <w:ins w:id="1384" w:author="Bale,Cameron" w:date="2023-01-24T20:51:00Z">
                  <w:rPr>
                    <w:rFonts w:ascii="Cambria Math" w:eastAsiaTheme="minorEastAsia" w:hAnsi="Cambria Math"/>
                  </w:rPr>
                  <m:t>x</m:t>
                </w:ins>
              </m:r>
            </m:e>
            <m:sub>
              <m:r>
                <w:ins w:id="1385" w:author="Bale,Cameron" w:date="2023-01-24T20:51:00Z">
                  <w:rPr>
                    <w:rFonts w:ascii="Cambria Math" w:eastAsiaTheme="minorEastAsia" w:hAnsi="Cambria Math"/>
                  </w:rPr>
                  <m:t>j</m:t>
                </w:ins>
              </m:r>
            </m:sub>
            <m:sup>
              <m:d>
                <m:dPr>
                  <m:ctrlPr>
                    <w:ins w:id="1386" w:author="Bale,Cameron" w:date="2023-01-24T20:51:00Z">
                      <w:rPr>
                        <w:rFonts w:ascii="Cambria Math" w:eastAsiaTheme="minorEastAsia" w:hAnsi="Cambria Math"/>
                        <w:i/>
                      </w:rPr>
                    </w:ins>
                  </m:ctrlPr>
                </m:dPr>
                <m:e>
                  <m:r>
                    <w:ins w:id="1387" w:author="Bale,Cameron" w:date="2023-01-24T20:51:00Z">
                      <w:rPr>
                        <w:rFonts w:ascii="Cambria Math" w:eastAsiaTheme="minorEastAsia" w:hAnsi="Cambria Math"/>
                      </w:rPr>
                      <m:t>m</m:t>
                    </w:ins>
                  </m:r>
                </m:e>
              </m:d>
            </m:sup>
          </m:sSubSup>
        </m:oMath>
      </m:oMathPara>
    </w:p>
    <w:p w14:paraId="014AC867" w14:textId="77777777" w:rsidR="00436C56" w:rsidDel="00AC20F1" w:rsidRDefault="00436C56" w:rsidP="00436C56">
      <w:pPr>
        <w:tabs>
          <w:tab w:val="left" w:pos="1152"/>
        </w:tabs>
        <w:rPr>
          <w:del w:id="1388" w:author="Bale,Cameron" w:date="2023-01-24T20:52:00Z"/>
          <w:rFonts w:ascii="Cambria" w:eastAsiaTheme="minorEastAsia" w:hAnsi="Cambria"/>
        </w:rPr>
      </w:pPr>
    </w:p>
    <w:p w14:paraId="2CF6CF04" w14:textId="2DC77C6C" w:rsidR="00436C56" w:rsidRPr="00B14387" w:rsidRDefault="00000000" w:rsidP="00436C56">
      <w:pPr>
        <w:tabs>
          <w:tab w:val="left" w:pos="1152"/>
        </w:tabs>
        <w:rPr>
          <w:rFonts w:ascii="Cambria" w:eastAsiaTheme="minorEastAsia" w:hAnsi="Cambria"/>
        </w:rPr>
      </w:pPr>
      <m:oMathPara>
        <m:oMath>
          <m:sSubSup>
            <m:sSubSupPr>
              <m:ctrlPr>
                <w:del w:id="1389" w:author="Bale,Cameron" w:date="2023-01-24T20:52:00Z">
                  <w:rPr>
                    <w:rFonts w:ascii="Cambria Math" w:eastAsiaTheme="minorEastAsia" w:hAnsi="Cambria Math"/>
                    <w:i/>
                  </w:rPr>
                </w:del>
              </m:ctrlPr>
            </m:sSubSupPr>
            <m:e>
              <m:r>
                <w:del w:id="1390" w:author="Bale,Cameron" w:date="2023-01-24T20:52:00Z">
                  <w:rPr>
                    <w:rFonts w:ascii="Cambria Math" w:eastAsiaTheme="minorEastAsia" w:hAnsi="Cambria Math"/>
                  </w:rPr>
                  <m:t>x</m:t>
                </w:del>
              </m:r>
            </m:e>
            <m:sub>
              <m:r>
                <w:del w:id="1391" w:author="Bale,Cameron" w:date="2023-01-24T20:52:00Z">
                  <w:rPr>
                    <w:rFonts w:ascii="Cambria Math" w:eastAsiaTheme="minorEastAsia" w:hAnsi="Cambria Math"/>
                  </w:rPr>
                  <m:t>j</m:t>
                </w:del>
              </m:r>
            </m:sub>
            <m:sup>
              <m:r>
                <w:del w:id="1392" w:author="Bale,Cameron" w:date="2023-01-24T20:52:00Z">
                  <w:rPr>
                    <w:rFonts w:ascii="Cambria Math" w:eastAsiaTheme="minorEastAsia" w:hAnsi="Cambria Math"/>
                  </w:rPr>
                  <m:t>'</m:t>
                </w:del>
              </m:r>
            </m:sup>
          </m:sSubSup>
          <m:r>
            <w:del w:id="1393" w:author="Bale,Cameron" w:date="2023-01-24T20:52:00Z">
              <w:rPr>
                <w:rFonts w:ascii="Cambria Math" w:eastAsiaTheme="minorEastAsia" w:hAnsi="Cambria Math"/>
              </w:rPr>
              <m:t>=</m:t>
            </w:del>
          </m:r>
          <m:sSup>
            <m:sSupPr>
              <m:ctrlPr>
                <w:del w:id="1394" w:author="Bale,Cameron" w:date="2023-01-24T20:52:00Z">
                  <w:rPr>
                    <w:rFonts w:ascii="Cambria Math" w:eastAsiaTheme="minorEastAsia" w:hAnsi="Cambria Math"/>
                    <w:i/>
                  </w:rPr>
                </w:del>
              </m:ctrlPr>
            </m:sSupPr>
            <m:e>
              <m:r>
                <w:del w:id="1395" w:author="Bale,Cameron" w:date="2023-01-24T20:52:00Z">
                  <w:rPr>
                    <w:rFonts w:ascii="Cambria Math" w:eastAsiaTheme="minorEastAsia" w:hAnsi="Cambria Math"/>
                  </w:rPr>
                  <m:t>m</m:t>
                </w:del>
              </m:r>
            </m:e>
            <m:sup>
              <m:r>
                <w:del w:id="1396" w:author="Bale,Cameron" w:date="2023-01-24T20:52:00Z">
                  <w:rPr>
                    <w:rFonts w:ascii="Cambria Math" w:eastAsiaTheme="minorEastAsia" w:hAnsi="Cambria Math"/>
                  </w:rPr>
                  <m:t>1-H</m:t>
                </w:del>
              </m:r>
            </m:sup>
          </m:sSup>
          <m:sSubSup>
            <m:sSubSupPr>
              <m:ctrlPr>
                <w:del w:id="1397" w:author="Bale,Cameron" w:date="2023-01-24T20:52:00Z">
                  <w:rPr>
                    <w:rFonts w:ascii="Cambria Math" w:eastAsiaTheme="minorEastAsia" w:hAnsi="Cambria Math"/>
                    <w:i/>
                  </w:rPr>
                </w:del>
              </m:ctrlPr>
            </m:sSubSupPr>
            <m:e>
              <m:r>
                <w:del w:id="1398" w:author="Bale,Cameron" w:date="2023-01-24T20:52:00Z">
                  <w:rPr>
                    <w:rFonts w:ascii="Cambria Math" w:eastAsiaTheme="minorEastAsia" w:hAnsi="Cambria Math"/>
                  </w:rPr>
                  <m:t>x</m:t>
                </w:del>
              </m:r>
            </m:e>
            <m:sub>
              <m:r>
                <w:del w:id="1399" w:author="Bale,Cameron" w:date="2023-01-24T20:52:00Z">
                  <w:rPr>
                    <w:rFonts w:ascii="Cambria Math" w:eastAsiaTheme="minorEastAsia" w:hAnsi="Cambria Math"/>
                  </w:rPr>
                  <m:t>j</m:t>
                </w:del>
              </m:r>
            </m:sub>
            <m:sup>
              <m:r>
                <w:del w:id="1400" w:author="Bale,Cameron" w:date="2023-01-24T20:52:00Z">
                  <w:rPr>
                    <w:rFonts w:ascii="Cambria Math" w:eastAsiaTheme="minorEastAsia" w:hAnsi="Cambria Math"/>
                  </w:rPr>
                  <m:t>'</m:t>
                </w:del>
              </m:r>
              <m:d>
                <m:dPr>
                  <m:ctrlPr>
                    <w:del w:id="1401" w:author="Bale,Cameron" w:date="2023-01-24T20:52:00Z">
                      <w:rPr>
                        <w:rFonts w:ascii="Cambria Math" w:eastAsiaTheme="minorEastAsia" w:hAnsi="Cambria Math"/>
                        <w:i/>
                      </w:rPr>
                    </w:del>
                  </m:ctrlPr>
                </m:dPr>
                <m:e>
                  <m:r>
                    <w:del w:id="1402" w:author="Bale,Cameron" w:date="2023-01-24T20:52:00Z">
                      <w:rPr>
                        <w:rFonts w:ascii="Cambria Math" w:eastAsiaTheme="minorEastAsia" w:hAnsi="Cambria Math"/>
                      </w:rPr>
                      <m:t>m</m:t>
                    </w:del>
                  </m:r>
                </m:e>
              </m:d>
            </m:sup>
          </m:sSubSup>
        </m:oMath>
      </m:oMathPara>
    </w:p>
    <w:p w14:paraId="13709DC1" w14:textId="77777777" w:rsidR="00436C56" w:rsidRDefault="00436C56" w:rsidP="00436C56">
      <w:pPr>
        <w:tabs>
          <w:tab w:val="left" w:pos="1152"/>
        </w:tabs>
        <w:rPr>
          <w:rFonts w:ascii="Cambria" w:eastAsiaTheme="minorEastAsia" w:hAnsi="Cambria"/>
        </w:rPr>
      </w:pPr>
    </w:p>
    <w:p w14:paraId="6260B729" w14:textId="5BFED96E" w:rsidR="00436C56" w:rsidRPr="00AC20F1" w:rsidRDefault="00436C56" w:rsidP="00AC20F1">
      <w:pPr>
        <w:tabs>
          <w:tab w:val="left" w:pos="1152"/>
        </w:tabs>
        <w:rPr>
          <w:rFonts w:ascii="Cambria" w:eastAsiaTheme="minorEastAsia" w:hAnsi="Cambria"/>
        </w:rPr>
      </w:pPr>
      <w:r>
        <w:rPr>
          <w:rFonts w:ascii="Cambria" w:eastAsiaTheme="minorEastAsia" w:hAnsi="Cambria"/>
        </w:rPr>
        <w:t xml:space="preserve">for all integers </w:t>
      </w:r>
      <m:oMath>
        <m:r>
          <w:rPr>
            <w:rFonts w:ascii="Cambria Math" w:eastAsiaTheme="minorEastAsia" w:hAnsi="Cambria Math"/>
          </w:rPr>
          <m:t>m</m:t>
        </m:r>
      </m:oMath>
      <w:r>
        <w:rPr>
          <w:rFonts w:ascii="Cambria" w:eastAsiaTheme="minorEastAsia" w:hAnsi="Cambria"/>
        </w:rPr>
        <w:t>. We focus on the definition of second-order self-similarity, where</w:t>
      </w:r>
      <m:oMath>
        <m:sSub>
          <m:sSubPr>
            <m:ctrlPr>
              <w:ins w:id="1403" w:author="Bale,Cameron" w:date="2023-01-24T20:58:00Z">
                <w:rPr>
                  <w:rFonts w:ascii="Cambria Math" w:eastAsiaTheme="minorEastAsia" w:hAnsi="Cambria Math"/>
                  <w:i/>
                </w:rPr>
              </w:ins>
            </m:ctrlPr>
          </m:sSubPr>
          <m:e>
            <m:r>
              <w:ins w:id="1404" w:author="Bale,Cameron" w:date="2023-01-24T20:58:00Z">
                <w:rPr>
                  <w:rFonts w:ascii="Cambria Math" w:eastAsiaTheme="minorEastAsia" w:hAnsi="Cambria Math"/>
                </w:rPr>
                <m:t>x</m:t>
              </w:ins>
            </m:r>
          </m:e>
          <m:sub>
            <m:r>
              <w:ins w:id="1405" w:author="Bale,Cameron" w:date="2023-01-24T20:58:00Z">
                <w:rPr>
                  <w:rFonts w:ascii="Cambria Math" w:eastAsiaTheme="minorEastAsia" w:hAnsi="Cambria Math"/>
                </w:rPr>
                <m:t>j</m:t>
              </w:ins>
            </m:r>
          </m:sub>
        </m:sSub>
        <m:r>
          <w:ins w:id="1406" w:author="Bale,Cameron" w:date="2023-01-24T20:58:00Z">
            <w:rPr>
              <w:rFonts w:ascii="Cambria Math" w:eastAsiaTheme="minorEastAsia" w:hAnsi="Cambria Math"/>
            </w:rPr>
            <m:t xml:space="preserve"> i</m:t>
          </w:ins>
        </m:r>
        <m:r>
          <w:del w:id="1407" w:author="Bale,Cameron" w:date="2023-01-24T20:58:00Z">
            <m:rPr>
              <m:sty m:val="p"/>
            </m:rPr>
            <w:rPr>
              <w:rFonts w:ascii="Cambria Math" w:eastAsiaTheme="minorEastAsia" w:hAnsi="Cambria Math"/>
            </w:rPr>
            <m:t xml:space="preserve"> </m:t>
          </w:del>
        </m:r>
        <m:sSubSup>
          <m:sSubSupPr>
            <m:ctrlPr>
              <w:del w:id="1408" w:author="Bale,Cameron" w:date="2023-01-24T20:58:00Z">
                <w:rPr>
                  <w:rFonts w:ascii="Cambria Math" w:eastAsiaTheme="minorEastAsia" w:hAnsi="Cambria Math"/>
                  <w:i/>
                </w:rPr>
              </w:del>
            </m:ctrlPr>
          </m:sSubSupPr>
          <m:e>
            <m:r>
              <w:del w:id="1409" w:author="Bale,Cameron" w:date="2023-01-24T20:58:00Z">
                <w:rPr>
                  <w:rFonts w:ascii="Cambria Math" w:eastAsiaTheme="minorEastAsia" w:hAnsi="Cambria Math"/>
                </w:rPr>
                <m:t>x</m:t>
              </w:del>
            </m:r>
          </m:e>
          <m:sub>
            <m:r>
              <w:del w:id="1410" w:author="Bale,Cameron" w:date="2023-01-24T20:58:00Z">
                <w:rPr>
                  <w:rFonts w:ascii="Cambria Math" w:eastAsiaTheme="minorEastAsia" w:hAnsi="Cambria Math"/>
                </w:rPr>
                <m:t>j</m:t>
              </w:del>
            </m:r>
          </m:sub>
          <m:sup>
            <m:r>
              <w:del w:id="1411" w:author="Bale,Cameron" w:date="2023-01-24T20:58:00Z">
                <w:rPr>
                  <w:rFonts w:ascii="Cambria Math" w:eastAsiaTheme="minorEastAsia" w:hAnsi="Cambria Math"/>
                </w:rPr>
                <m:t>'</m:t>
              </w:del>
            </m:r>
          </m:sup>
        </m:sSubSup>
        <m:r>
          <w:del w:id="1412" w:author="Bale,Cameron" w:date="2023-01-24T20:58:00Z">
            <m:rPr>
              <m:sty m:val="p"/>
            </m:rPr>
            <w:rPr>
              <w:rFonts w:ascii="Cambria Math" w:eastAsiaTheme="minorEastAsia" w:hAnsi="Cambria Math"/>
            </w:rPr>
            <m:t xml:space="preserve"> i</m:t>
          </w:del>
        </m:r>
      </m:oMath>
      <w:r>
        <w:rPr>
          <w:rFonts w:ascii="Cambria" w:eastAsiaTheme="minorEastAsia" w:hAnsi="Cambria"/>
        </w:rPr>
        <w:t xml:space="preserve">s exactly second-order self-similar if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1-H</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del w:id="1413" w:author="Bale,Cameron" w:date="2023-01-24T20:58:00Z">
                <w:rPr>
                  <w:rFonts w:ascii="Cambria Math" w:eastAsiaTheme="minorEastAsia" w:hAnsi="Cambria Math"/>
                </w:rPr>
                <m:t>'</m:t>
              </w:del>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ha</w:t>
      </w:r>
      <w:proofErr w:type="spellStart"/>
      <w:r>
        <w:rPr>
          <w:rFonts w:ascii="Cambria" w:eastAsiaTheme="minorEastAsia" w:hAnsi="Cambria"/>
        </w:rPr>
        <w:t>s</w:t>
      </w:r>
      <w:proofErr w:type="spellEnd"/>
      <w:r>
        <w:rPr>
          <w:rFonts w:ascii="Cambria" w:eastAsiaTheme="minorEastAsia" w:hAnsi="Cambria"/>
        </w:rPr>
        <w:t xml:space="preserve"> the same variance and autocorrelation as</w:t>
      </w:r>
      <w:ins w:id="1414" w:author="Bale,Cameron" w:date="2023-01-24T20:59:00Z">
        <w:r w:rsidR="00AC20F1">
          <w:rPr>
            <w:rFonts w:ascii="Cambria" w:eastAsiaTheme="minorEastAsia" w:hAnsi="Cambria"/>
          </w:rPr>
          <w:t xml:space="preserve"> </w:t>
        </w:r>
      </w:ins>
      <m:oMath>
        <m:sSub>
          <m:sSubPr>
            <m:ctrlPr>
              <w:ins w:id="1415" w:author="Bale,Cameron" w:date="2023-01-24T20:58:00Z">
                <w:rPr>
                  <w:rFonts w:ascii="Cambria Math" w:eastAsiaTheme="minorEastAsia" w:hAnsi="Cambria Math"/>
                  <w:i/>
                </w:rPr>
              </w:ins>
            </m:ctrlPr>
          </m:sSubPr>
          <m:e>
            <m:r>
              <w:ins w:id="1416" w:author="Bale,Cameron" w:date="2023-01-24T20:58:00Z">
                <w:rPr>
                  <w:rFonts w:ascii="Cambria Math" w:eastAsiaTheme="minorEastAsia" w:hAnsi="Cambria Math"/>
                </w:rPr>
                <m:t>x</m:t>
              </w:ins>
            </m:r>
          </m:e>
          <m:sub>
            <m:r>
              <w:ins w:id="1417" w:author="Bale,Cameron" w:date="2023-01-24T20:59:00Z">
                <w:rPr>
                  <w:rFonts w:ascii="Cambria Math" w:eastAsiaTheme="minorEastAsia" w:hAnsi="Cambria Math"/>
                </w:rPr>
                <m:t>j</m:t>
              </w:ins>
            </m:r>
          </m:sub>
        </m:sSub>
      </m:oMath>
      <w:ins w:id="1418" w:author="Bale,Cameron" w:date="2023-01-24T20:59:00Z">
        <w:r w:rsidR="00AC20F1">
          <w:rPr>
            <w:rFonts w:ascii="Cambria" w:eastAsiaTheme="minorEastAsia" w:hAnsi="Cambria"/>
          </w:rPr>
          <w:t xml:space="preserve"> </w:t>
        </w:r>
      </w:ins>
      <w:del w:id="1419" w:author="Bale,Cameron" w:date="2023-01-24T20:58:00Z">
        <w:r w:rsidDel="00AC20F1">
          <w:rPr>
            <w:rFonts w:ascii="Cambria" w:eastAsiaTheme="minorEastAsia" w:hAnsi="Cambria"/>
          </w:rPr>
          <w:delText xml:space="preserve"> </w:delText>
        </w:r>
      </w:del>
      <m:oMath>
        <m:sSubSup>
          <m:sSubSupPr>
            <m:ctrlPr>
              <w:del w:id="1420" w:author="Bale,Cameron" w:date="2023-01-24T20:58:00Z">
                <w:rPr>
                  <w:rFonts w:ascii="Cambria Math" w:eastAsiaTheme="minorEastAsia" w:hAnsi="Cambria Math"/>
                  <w:i/>
                </w:rPr>
              </w:del>
            </m:ctrlPr>
          </m:sSubSupPr>
          <m:e>
            <m:r>
              <w:del w:id="1421" w:author="Bale,Cameron" w:date="2023-01-24T20:58:00Z">
                <w:rPr>
                  <w:rFonts w:ascii="Cambria Math" w:eastAsiaTheme="minorEastAsia" w:hAnsi="Cambria Math"/>
                </w:rPr>
                <m:t>x</m:t>
              </w:del>
            </m:r>
          </m:e>
          <m:sub>
            <m:r>
              <w:del w:id="1422" w:author="Bale,Cameron" w:date="2023-01-24T20:58:00Z">
                <w:rPr>
                  <w:rFonts w:ascii="Cambria Math" w:eastAsiaTheme="minorEastAsia" w:hAnsi="Cambria Math"/>
                </w:rPr>
                <m:t>j</m:t>
              </w:del>
            </m:r>
          </m:sub>
          <m:sup>
            <m:r>
              <w:del w:id="1423" w:author="Bale,Cameron" w:date="2023-01-24T20:58:00Z">
                <w:rPr>
                  <w:rFonts w:ascii="Cambria Math" w:eastAsiaTheme="minorEastAsia" w:hAnsi="Cambria Math"/>
                </w:rPr>
                <m:t>'</m:t>
              </w:del>
            </m:r>
          </m:sup>
        </m:sSubSup>
      </m:oMath>
      <w:del w:id="1424" w:author="Bale,Cameron" w:date="2023-01-24T20:58:00Z">
        <w:r w:rsidDel="00AC20F1">
          <w:rPr>
            <w:rFonts w:ascii="Cambria" w:eastAsiaTheme="minorEastAsia" w:hAnsi="Cambria"/>
          </w:rPr>
          <w:delText xml:space="preserve"> </w:delText>
        </w:r>
      </w:del>
      <w:r>
        <w:rPr>
          <w:rFonts w:ascii="Cambria" w:eastAsiaTheme="minorEastAsia" w:hAnsi="Cambria"/>
        </w:rPr>
        <w:t xml:space="preserve">for all values of </w:t>
      </w:r>
      <m:oMath>
        <m:r>
          <w:rPr>
            <w:rFonts w:ascii="Cambria Math" w:eastAsiaTheme="minorEastAsia" w:hAnsi="Cambria Math"/>
          </w:rPr>
          <m:t>m</m:t>
        </m:r>
      </m:oMath>
      <w:r>
        <w:rPr>
          <w:rFonts w:ascii="Cambria" w:eastAsiaTheme="minorEastAsia" w:hAnsi="Cambria"/>
        </w:rPr>
        <w:t xml:space="preserve">, or is asymptotically second-order self-similar if this holds as </w:t>
      </w:r>
      <m:oMath>
        <m:r>
          <w:rPr>
            <w:rFonts w:ascii="Cambria Math" w:eastAsiaTheme="minorEastAsia" w:hAnsi="Cambria Math"/>
          </w:rPr>
          <m:t>m → ∞</m:t>
        </m:r>
      </m:oMath>
      <w:r>
        <w:rPr>
          <w:rFonts w:ascii="Cambria" w:eastAsiaTheme="minorEastAsia" w:hAnsi="Cambria"/>
        </w:rPr>
        <w:t xml:space="preserve"> (Rose, </w:t>
      </w:r>
      <w:r w:rsidR="005026E1">
        <w:rPr>
          <w:rFonts w:ascii="Cambria" w:eastAsiaTheme="minorEastAsia" w:hAnsi="Cambria"/>
        </w:rPr>
        <w:t>1996</w:t>
      </w:r>
      <w:r>
        <w:rPr>
          <w:rFonts w:ascii="Cambria" w:eastAsiaTheme="minorEastAsia" w:hAnsi="Cambria"/>
        </w:rPr>
        <w:t xml:space="preserve">). The parameter </w:t>
      </w:r>
      <m:oMath>
        <m:r>
          <w:rPr>
            <w:rFonts w:ascii="Cambria Math" w:eastAsiaTheme="minorEastAsia" w:hAnsi="Cambria Math"/>
          </w:rPr>
          <m:t>H</m:t>
        </m:r>
      </m:oMath>
      <w:r>
        <w:rPr>
          <w:rFonts w:ascii="Cambria" w:eastAsiaTheme="minorEastAsia" w:hAnsi="Cambria"/>
        </w:rPr>
        <w:t xml:space="preserve"> is the Hurst exponent, which is estimated using the differencing term </w:t>
      </w:r>
      <m:oMath>
        <m:r>
          <w:rPr>
            <w:rFonts w:ascii="Cambria Math" w:eastAsiaTheme="minorEastAsia" w:hAnsi="Cambria Math"/>
          </w:rPr>
          <m:t>d</m:t>
        </m:r>
      </m:oMath>
      <w:r>
        <w:rPr>
          <w:rFonts w:ascii="Cambria" w:eastAsiaTheme="minorEastAsia" w:hAnsi="Cambria"/>
        </w:rPr>
        <w:t xml:space="preserve"> from a fra</w:t>
      </w:r>
      <w:proofErr w:type="spellStart"/>
      <w:r>
        <w:rPr>
          <w:rFonts w:ascii="Cambria" w:eastAsiaTheme="minorEastAsia" w:hAnsi="Cambria"/>
        </w:rPr>
        <w:t>ctional</w:t>
      </w:r>
      <w:proofErr w:type="spellEnd"/>
      <w:r>
        <w:rPr>
          <w:rFonts w:ascii="Cambria" w:eastAsiaTheme="minorEastAsia" w:hAnsi="Cambria"/>
        </w:rPr>
        <w:t xml:space="preserve"> ARIMA model, i.e., FARIMA(0, </w:t>
      </w:r>
      <m:oMath>
        <m:r>
          <w:rPr>
            <w:rFonts w:ascii="Cambria Math" w:eastAsiaTheme="minorEastAsia" w:hAnsi="Cambria Math"/>
          </w:rPr>
          <m:t>d</m:t>
        </m:r>
      </m:oMath>
      <w:r>
        <w:rPr>
          <w:rFonts w:ascii="Cambria" w:eastAsiaTheme="minorEastAsia" w:hAnsi="Cambria"/>
        </w:rPr>
        <w:t xml:space="preserve">, 0) </w:t>
      </w:r>
      <w:r>
        <w:rPr>
          <w:rFonts w:ascii="Cambria" w:eastAsiaTheme="minorEastAsia" w:hAnsi="Cambria"/>
        </w:rPr>
        <w:fldChar w:fldCharType="begin"/>
      </w:r>
      <w:r>
        <w:rPr>
          <w:rFonts w:ascii="Cambria" w:eastAsiaTheme="minorEastAs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0B2E93">
        <w:rPr>
          <w:rFonts w:ascii="Cambria" w:hAnsi="Cambria"/>
        </w:rPr>
        <w:t>(Wang et al., 2006</w:t>
      </w:r>
      <w:ins w:id="1425" w:author="Bale,Cameron" w:date="2023-01-24T20:59:00Z">
        <w:r w:rsidR="00AC20F1">
          <w:rPr>
            <w:rFonts w:ascii="Cambria" w:hAnsi="Cambria"/>
          </w:rPr>
          <w:t xml:space="preserve">; </w:t>
        </w:r>
      </w:ins>
      <w:del w:id="1426" w:author="Bale,Cameron" w:date="2023-01-24T20:59:00Z">
        <w:r w:rsidRPr="000B2E93" w:rsidDel="00AC20F1">
          <w:rPr>
            <w:rFonts w:ascii="Cambria" w:hAnsi="Cambria"/>
          </w:rPr>
          <w:delText>)</w:delText>
        </w:r>
      </w:del>
      <w:r>
        <w:rPr>
          <w:rFonts w:ascii="Cambria" w:eastAsiaTheme="minorEastAsia" w:hAnsi="Cambria"/>
        </w:rPr>
        <w:fldChar w:fldCharType="end"/>
      </w:r>
      <w:del w:id="1427" w:author="Bale,Cameron" w:date="2023-01-24T20:59:00Z">
        <w:r w:rsidDel="00AC20F1">
          <w:rPr>
            <w:rFonts w:ascii="Cambria" w:eastAsiaTheme="minorEastAsia" w:hAnsi="Cambria"/>
          </w:rPr>
          <w:delText xml:space="preserve"> (</w:delText>
        </w:r>
      </w:del>
      <w:r>
        <w:rPr>
          <w:rFonts w:ascii="Cambria" w:eastAsiaTheme="minorEastAsia" w:hAnsi="Cambria"/>
        </w:rPr>
        <w:t>Hyndman et al., 2022), where</w:t>
      </w:r>
    </w:p>
    <w:p w14:paraId="335F9160" w14:textId="77777777" w:rsidR="00436C56" w:rsidRDefault="00436C56" w:rsidP="00436C56">
      <w:pPr>
        <w:tabs>
          <w:tab w:val="left" w:pos="1152"/>
        </w:tabs>
        <w:rPr>
          <w:rFonts w:ascii="Cambria" w:eastAsiaTheme="minorEastAsia" w:hAnsi="Cambria"/>
        </w:rPr>
      </w:pPr>
    </w:p>
    <w:p w14:paraId="7458DA33" w14:textId="77777777" w:rsidR="00436C56" w:rsidRPr="00427445" w:rsidRDefault="00436C56" w:rsidP="00436C56">
      <w:pPr>
        <w:tabs>
          <w:tab w:val="left" w:pos="1152"/>
        </w:tabs>
        <w:jc w:val="center"/>
        <w:rPr>
          <w:rFonts w:ascii="Cambria" w:eastAsiaTheme="minorEastAsia" w:hAnsi="Cambria"/>
        </w:rPr>
      </w:pPr>
      <m:oMath>
        <m:r>
          <w:rPr>
            <w:rFonts w:ascii="Cambria Math" w:eastAsiaTheme="minorEastAsia" w:hAnsi="Cambria Math"/>
          </w:rPr>
          <m:t>Hurst =H=d+0.</m:t>
        </m:r>
      </m:oMath>
      <w:r>
        <w:rPr>
          <w:rFonts w:ascii="Cambria" w:eastAsiaTheme="minorEastAsia" w:hAnsi="Cambria"/>
        </w:rPr>
        <w:t>5.</w:t>
      </w:r>
    </w:p>
    <w:p w14:paraId="0FB7DDED" w14:textId="77777777" w:rsidR="00436C56" w:rsidRDefault="00436C56" w:rsidP="00436C56">
      <w:pPr>
        <w:tabs>
          <w:tab w:val="left" w:pos="1152"/>
        </w:tabs>
        <w:rPr>
          <w:rFonts w:ascii="Cambria" w:eastAsiaTheme="minorEastAsia" w:hAnsi="Cambria"/>
        </w:rPr>
      </w:pPr>
    </w:p>
    <w:p w14:paraId="1BC98945" w14:textId="499DEC53" w:rsidR="00436C56" w:rsidRPr="00D45676" w:rsidRDefault="00436C56" w:rsidP="00436C56">
      <w:pPr>
        <w:tabs>
          <w:tab w:val="left" w:pos="1152"/>
        </w:tabs>
        <w:rPr>
          <w:rFonts w:ascii="Cambria" w:eastAsiaTheme="minorEastAsia" w:hAnsi="Cambria"/>
        </w:rPr>
      </w:pPr>
      <w:r>
        <w:rPr>
          <w:rFonts w:ascii="Cambria" w:eastAsiaTheme="minorEastAsia" w:hAnsi="Cambria"/>
        </w:rPr>
        <w:t xml:space="preserve">Estimates of </w:t>
      </w:r>
      <m:oMath>
        <m:r>
          <w:rPr>
            <w:rFonts w:ascii="Cambria Math" w:eastAsiaTheme="minorEastAsia" w:hAnsi="Cambria Math"/>
          </w:rPr>
          <m:t>H</m:t>
        </m:r>
      </m:oMath>
      <w:r>
        <w:rPr>
          <w:rFonts w:ascii="Cambria" w:eastAsiaTheme="minorEastAsia" w:hAnsi="Cambria"/>
        </w:rPr>
        <w:t xml:space="preserve"> fall in the interval (0, 1), where </w:t>
      </w:r>
      <m:oMath>
        <m:r>
          <w:rPr>
            <w:rFonts w:ascii="Cambria Math" w:eastAsiaTheme="minorEastAsia" w:hAnsi="Cambria Math"/>
          </w:rPr>
          <m:t>H = 0.5</m:t>
        </m:r>
      </m:oMath>
      <w:r>
        <w:rPr>
          <w:rFonts w:ascii="Cambria" w:eastAsiaTheme="minorEastAsia" w:hAnsi="Cambria"/>
        </w:rPr>
        <w:t xml:space="preserve"> corresponds to a random walk </w:t>
      </w:r>
      <w:r>
        <w:rPr>
          <w:rFonts w:ascii="Cambria" w:eastAsiaTheme="minorEastAsia" w:hAnsi="Cambria"/>
        </w:rPr>
        <w:fldChar w:fldCharType="begin"/>
      </w:r>
      <w:r>
        <w:rPr>
          <w:rFonts w:ascii="Cambria" w:eastAsiaTheme="minorEastAs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Pr>
          <w:rFonts w:ascii="Cambria" w:eastAsiaTheme="minorEastAsia" w:hAnsi="Cambria"/>
        </w:rPr>
        <w:fldChar w:fldCharType="separate"/>
      </w:r>
      <w:r w:rsidRPr="009B0C40">
        <w:rPr>
          <w:rFonts w:ascii="Cambria" w:hAnsi="Cambria"/>
        </w:rPr>
        <w:t>(Sobolev, 2017)</w:t>
      </w:r>
      <w:r>
        <w:rPr>
          <w:rFonts w:ascii="Cambria" w:eastAsiaTheme="minorEastAsia" w:hAnsi="Cambria"/>
        </w:rPr>
        <w:fldChar w:fldCharType="end"/>
      </w:r>
      <w:r>
        <w:rPr>
          <w:rFonts w:ascii="Cambria" w:eastAsiaTheme="minorEastAsia" w:hAnsi="Cambria"/>
        </w:rPr>
        <w:t xml:space="preserve">, </w:t>
      </w:r>
      <m:oMath>
        <m:r>
          <w:rPr>
            <w:rFonts w:ascii="Cambria Math" w:eastAsiaTheme="minorEastAsia" w:hAnsi="Cambria Math"/>
          </w:rPr>
          <m:t>H &lt; 0.5</m:t>
        </m:r>
      </m:oMath>
      <w:r>
        <w:rPr>
          <w:rFonts w:ascii="Cambria" w:eastAsiaTheme="minorEastAsia" w:hAnsi="Cambria"/>
        </w:rPr>
        <w:t xml:space="preserve"> corresponds to anti-persistent or mean-reverting series, and </w:t>
      </w:r>
      <m:oMath>
        <m:r>
          <w:rPr>
            <w:rFonts w:ascii="Cambria Math" w:eastAsiaTheme="minorEastAsia" w:hAnsi="Cambria Math"/>
          </w:rPr>
          <m:t>H &gt; 0.5</m:t>
        </m:r>
      </m:oMath>
      <w:r>
        <w:rPr>
          <w:rFonts w:ascii="Cambria" w:eastAsiaTheme="minorEastAsia" w:hAnsi="Cambria"/>
        </w:rPr>
        <w:t xml:space="preserve"> corresponds to persistent time series that are more likely to maintain their current trend. </w:t>
      </w:r>
      <w:del w:id="1428" w:author="Bale,Cameron" w:date="2023-01-24T21:00:00Z">
        <w:r w:rsidDel="00AC20F1">
          <w:rPr>
            <w:rFonts w:ascii="Cambria" w:eastAsiaTheme="minorEastAsia" w:hAnsi="Cambria"/>
          </w:rPr>
          <w:delText>(</w:delText>
        </w:r>
      </w:del>
      <w:r>
        <w:rPr>
          <w:rFonts w:ascii="Cambria" w:eastAsiaTheme="minorEastAsia" w:hAnsi="Cambria"/>
        </w:rPr>
        <w:t>Rose</w:t>
      </w:r>
      <w:ins w:id="1429" w:author="Bale,Cameron" w:date="2023-01-24T21:00:00Z">
        <w:r w:rsidR="00AC20F1">
          <w:rPr>
            <w:rFonts w:ascii="Cambria" w:eastAsiaTheme="minorEastAsia" w:hAnsi="Cambria"/>
          </w:rPr>
          <w:t xml:space="preserve"> (</w:t>
        </w:r>
      </w:ins>
      <w:del w:id="1430" w:author="Bale,Cameron" w:date="2023-01-24T21:00:00Z">
        <w:r w:rsidDel="00AC20F1">
          <w:rPr>
            <w:rFonts w:ascii="Cambria" w:eastAsiaTheme="minorEastAsia" w:hAnsi="Cambria"/>
          </w:rPr>
          <w:delText xml:space="preserve">, </w:delText>
        </w:r>
      </w:del>
      <w:r w:rsidR="005026E1">
        <w:rPr>
          <w:rFonts w:ascii="Cambria" w:eastAsiaTheme="minorEastAsia" w:hAnsi="Cambria"/>
        </w:rPr>
        <w:t>1996</w:t>
      </w:r>
      <w:r>
        <w:rPr>
          <w:rFonts w:ascii="Cambria" w:eastAsiaTheme="minorEastAsia" w:hAnsi="Cambria"/>
        </w:rPr>
        <w:t xml:space="preserve">) notes that a self-similar process has a spectral density that follows a power law near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 xml:space="preserve"> ~ a</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1-2H</m:t>
            </m:r>
          </m:sup>
        </m:sSup>
      </m:oMath>
      <w:r>
        <w:rPr>
          <w:rFonts w:ascii="Cambria" w:eastAsiaTheme="minorEastAsia" w:hAnsi="Cambria"/>
        </w:rPr>
        <w:t xml:space="preserve"> as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with </w:t>
      </w:r>
      <m:oMath>
        <m:r>
          <w:rPr>
            <w:rFonts w:ascii="Cambria Math" w:eastAsiaTheme="minorEastAsia" w:hAnsi="Cambria Math"/>
          </w:rPr>
          <m:t>0.5 &lt; H &lt; 1</m:t>
        </m:r>
      </m:oMath>
      <w:r>
        <w:rPr>
          <w:rFonts w:ascii="Cambria" w:eastAsiaTheme="minorEastAsia" w:hAnsi="Cambria"/>
        </w:rPr>
        <w:t xml:space="preserve">. When </w:t>
      </w:r>
      <m:oMath>
        <m:r>
          <w:rPr>
            <w:rFonts w:ascii="Cambria Math" w:eastAsiaTheme="minorEastAsia" w:hAnsi="Cambria Math"/>
          </w:rPr>
          <m:t>H ≈1</m:t>
        </m:r>
      </m:oMath>
      <w:r>
        <w:rPr>
          <w:rFonts w:ascii="Cambria" w:eastAsiaTheme="minorEastAsia" w:hAnsi="Cambria"/>
        </w:rPr>
        <w:t xml:space="preserve">, the spectral density increases rapidly as </w:t>
      </w:r>
      <m:oMath>
        <m:r>
          <m:rPr>
            <m:sty m:val="p"/>
          </m:rPr>
          <w:rPr>
            <w:rFonts w:ascii="Cambria Math" w:eastAsiaTheme="minorEastAsia" w:hAnsi="Cambria Math"/>
          </w:rPr>
          <m:t>λ→</m:t>
        </m:r>
        <m:r>
          <w:rPr>
            <w:rFonts w:ascii="Cambria Math" w:eastAsiaTheme="minorEastAsia" w:hAnsi="Cambria Math"/>
          </w:rPr>
          <m:t xml:space="preserve"> 0</m:t>
        </m:r>
      </m:oMath>
      <w:r>
        <w:rPr>
          <w:rFonts w:ascii="Cambria" w:eastAsiaTheme="minorEastAsia" w:hAnsi="Cambria"/>
        </w:rPr>
        <w:t xml:space="preserve"> and will tend to have low spectral entropy, whereas when </w:t>
      </w:r>
      <m:oMath>
        <m:r>
          <w:rPr>
            <w:rFonts w:ascii="Cambria Math" w:eastAsiaTheme="minorEastAsia" w:hAnsi="Cambria Math"/>
          </w:rPr>
          <m:t>H ≈ 0.5</m:t>
        </m:r>
      </m:oMath>
      <w:r>
        <w:rPr>
          <w:rFonts w:ascii="Cambria" w:eastAsiaTheme="minorEastAsia" w:hAnsi="Cambria"/>
        </w:rPr>
        <w:t xml:space="preserve">, the spectral density increases slowly as </w:t>
      </w:r>
      <m:oMath>
        <m:r>
          <m:rPr>
            <m:sty m:val="p"/>
          </m:rPr>
          <w:rPr>
            <w:rFonts w:ascii="Cambria Math" w:eastAsiaTheme="minorEastAsia" w:hAnsi="Cambria Math"/>
          </w:rPr>
          <m:t>λ→</m:t>
        </m:r>
        <m:r>
          <w:rPr>
            <w:rFonts w:ascii="Cambria Math" w:eastAsiaTheme="minorEastAsia" w:hAnsi="Cambria Math"/>
          </w:rPr>
          <m:t>0</m:t>
        </m:r>
      </m:oMath>
      <w:r>
        <w:rPr>
          <w:rFonts w:ascii="Cambria" w:eastAsiaTheme="minorEastAsia" w:hAnsi="Cambria"/>
        </w:rPr>
        <w:t xml:space="preserve"> and will tend to have high spectral entropy. For a random walk with </w:t>
      </w:r>
      <m:oMath>
        <m:r>
          <w:rPr>
            <w:rFonts w:ascii="Cambria Math" w:eastAsiaTheme="minorEastAsia" w:hAnsi="Cambria Math"/>
          </w:rPr>
          <m:t>H = 0.5</m:t>
        </m:r>
      </m:oMath>
      <w:ins w:id="1431" w:author="Bale,Cameron" w:date="2023-01-24T21:00:00Z">
        <w:r w:rsidR="00D07EE0">
          <w:rPr>
            <w:rFonts w:ascii="Cambria" w:eastAsiaTheme="minorEastAsia" w:hAnsi="Cambria"/>
          </w:rPr>
          <w:t xml:space="preserve">, </w:t>
        </w:r>
      </w:ins>
      <w:del w:id="1432" w:author="Bale,Cameron" w:date="2023-01-24T21:00:00Z">
        <w:r w:rsidDel="00D07EE0">
          <w:rPr>
            <w:rFonts w:ascii="Cambria" w:eastAsiaTheme="minorEastAsia" w:hAnsi="Cambria"/>
          </w:rPr>
          <w:delText xml:space="preserve">, i.e., </w:delText>
        </w:r>
      </w:del>
      <w:r>
        <w:rPr>
          <w:rFonts w:ascii="Cambria" w:eastAsiaTheme="minorEastAsia" w:hAnsi="Cambria"/>
        </w:rPr>
        <w:t xml:space="preserve">the spectral density is finite at the origin (Rose, </w:t>
      </w:r>
      <w:r w:rsidR="005026E1">
        <w:rPr>
          <w:rFonts w:ascii="Cambria" w:eastAsiaTheme="minorEastAsia" w:hAnsi="Cambria"/>
        </w:rPr>
        <w:t>1996</w:t>
      </w:r>
      <w:r>
        <w:rPr>
          <w:rFonts w:ascii="Cambria" w:eastAsiaTheme="minorEastAsia" w:hAnsi="Cambria"/>
        </w:rPr>
        <w:t xml:space="preserve">). </w:t>
      </w:r>
    </w:p>
    <w:p w14:paraId="1DA3CA13" w14:textId="77777777" w:rsidR="00436C56" w:rsidRDefault="00436C56" w:rsidP="00436C56">
      <w:pPr>
        <w:tabs>
          <w:tab w:val="left" w:pos="1152"/>
        </w:tabs>
        <w:rPr>
          <w:rFonts w:ascii="Cambria" w:eastAsiaTheme="minorEastAsia" w:hAnsi="Cambria"/>
        </w:rPr>
      </w:pPr>
    </w:p>
    <w:p w14:paraId="2F8C029C" w14:textId="26801BF8" w:rsidR="00436C56" w:rsidRDefault="00436C56" w:rsidP="00436C56">
      <w:pPr>
        <w:tabs>
          <w:tab w:val="left" w:pos="1152"/>
        </w:tabs>
        <w:rPr>
          <w:rFonts w:ascii="Cambria" w:eastAsiaTheme="minorEastAsia" w:hAnsi="Cambria"/>
        </w:rPr>
      </w:pPr>
      <w:r>
        <w:rPr>
          <w:rFonts w:ascii="Cambria" w:eastAsiaTheme="minorEastAsia" w:hAnsi="Cambria"/>
        </w:rPr>
        <w:t xml:space="preserve">We </w:t>
      </w:r>
      <w:del w:id="1433" w:author="Bale,Cameron" w:date="2023-01-24T21:01:00Z">
        <w:r w:rsidDel="00D07EE0">
          <w:rPr>
            <w:rFonts w:ascii="Cambria" w:eastAsiaTheme="minorEastAsia" w:hAnsi="Cambria"/>
          </w:rPr>
          <w:delText xml:space="preserve">consider </w:delText>
        </w:r>
      </w:del>
      <w:ins w:id="1434" w:author="Bale,Cameron" w:date="2023-01-24T21:05:00Z">
        <w:r w:rsidR="00D07EE0">
          <w:rPr>
            <w:rFonts w:ascii="Cambria" w:eastAsiaTheme="minorEastAsia" w:hAnsi="Cambria"/>
          </w:rPr>
          <w:t>include</w:t>
        </w:r>
      </w:ins>
      <w:ins w:id="1435" w:author="Bale,Cameron" w:date="2023-01-24T21:01:00Z">
        <w:r w:rsidR="00D07EE0">
          <w:rPr>
            <w:rFonts w:ascii="Cambria" w:eastAsiaTheme="minorEastAsia" w:hAnsi="Cambria"/>
          </w:rPr>
          <w:t xml:space="preserve"> </w:t>
        </w:r>
      </w:ins>
      <w:del w:id="1436" w:author="Bale,Cameron" w:date="2023-01-24T21:05:00Z">
        <w:r w:rsidDel="00D07EE0">
          <w:rPr>
            <w:rFonts w:ascii="Cambria" w:eastAsiaTheme="minorEastAsia" w:hAnsi="Cambria"/>
          </w:rPr>
          <w:delText xml:space="preserve">the </w:delText>
        </w:r>
      </w:del>
      <w:ins w:id="1437" w:author="Bale,Cameron" w:date="2023-01-24T21:05:00Z">
        <w:r w:rsidR="00D07EE0">
          <w:rPr>
            <w:rFonts w:ascii="Cambria" w:eastAsiaTheme="minorEastAsia" w:hAnsi="Cambria"/>
          </w:rPr>
          <w:t>additional</w:t>
        </w:r>
        <w:r w:rsidR="00D07EE0">
          <w:rPr>
            <w:rFonts w:ascii="Cambria" w:eastAsiaTheme="minorEastAsia" w:hAnsi="Cambria"/>
          </w:rPr>
          <w:t xml:space="preserve"> </w:t>
        </w:r>
      </w:ins>
      <w:del w:id="1438" w:author="Bale,Cameron" w:date="2023-01-24T21:01:00Z">
        <w:r w:rsidDel="00D07EE0">
          <w:rPr>
            <w:rFonts w:ascii="Cambria" w:eastAsiaTheme="minorEastAsia" w:hAnsi="Cambria"/>
          </w:rPr>
          <w:delText xml:space="preserve">remaining </w:delText>
        </w:r>
      </w:del>
      <w:ins w:id="1439" w:author="Bale,Cameron" w:date="2023-01-24T21:05:00Z">
        <w:r w:rsidR="00D07EE0">
          <w:rPr>
            <w:rFonts w:ascii="Cambria" w:eastAsiaTheme="minorEastAsia" w:hAnsi="Cambria"/>
          </w:rPr>
          <w:t>features</w:t>
        </w:r>
      </w:ins>
      <w:ins w:id="1440" w:author="Bale,Cameron" w:date="2023-01-24T21:01:00Z">
        <w:r w:rsidR="00D07EE0">
          <w:rPr>
            <w:rFonts w:ascii="Cambria" w:eastAsiaTheme="minorEastAsia" w:hAnsi="Cambria"/>
          </w:rPr>
          <w:t xml:space="preserve"> </w:t>
        </w:r>
      </w:ins>
      <w:del w:id="1441" w:author="Bale,Cameron" w:date="2023-01-24T21:05:00Z">
        <w:r w:rsidDel="00D07EE0">
          <w:rPr>
            <w:rFonts w:ascii="Cambria" w:eastAsiaTheme="minorEastAsia" w:hAnsi="Cambria"/>
          </w:rPr>
          <w:delText xml:space="preserve">features </w:delText>
        </w:r>
      </w:del>
      <w:del w:id="1442" w:author="Bale,Cameron" w:date="2023-01-24T21:01:00Z">
        <w:r w:rsidDel="00D07EE0">
          <w:rPr>
            <w:rFonts w:ascii="Cambria" w:eastAsiaTheme="minorEastAsia" w:hAnsi="Cambria"/>
          </w:rPr>
          <w:delText>from</w:delText>
        </w:r>
      </w:del>
      <w:del w:id="1443" w:author="Bale,Cameron" w:date="2023-01-24T21:02:00Z">
        <w:r w:rsidDel="00D07EE0">
          <w:rPr>
            <w:rFonts w:ascii="Cambria" w:eastAsiaTheme="minorEastAsia" w:hAnsi="Cambria"/>
          </w:rPr>
          <w:delText xml:space="preserve"> </w:delText>
        </w:r>
      </w:del>
      <w:r>
        <w:rPr>
          <w:rFonts w:ascii="Cambria" w:eastAsiaTheme="minorEastAsia" w:hAnsi="Cambria"/>
        </w:rPr>
        <w:fldChar w:fldCharType="begin"/>
      </w:r>
      <w:r>
        <w:rPr>
          <w:rFonts w:ascii="Cambria" w:eastAsiaTheme="minorEastAsia" w:hAnsi="Cambria"/>
        </w:rPr>
        <w:instrText xml:space="preserve"> ADDIN ZOTERO_ITEM CSL_CITATION {"citationID":"4QK3NIHI","properties":{"formattedCitation":"(Spiliotis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eastAsiaTheme="minorEastAsia" w:hAnsi="Cambria"/>
        </w:rPr>
        <w:fldChar w:fldCharType="separate"/>
      </w:r>
      <w:del w:id="1444" w:author="Bale,Cameron" w:date="2023-01-24T21:01:00Z">
        <w:r w:rsidRPr="003C7CAB" w:rsidDel="00D07EE0">
          <w:rPr>
            <w:rFonts w:ascii="Cambria" w:hAnsi="Cambria"/>
          </w:rPr>
          <w:delText>(</w:delText>
        </w:r>
      </w:del>
      <w:proofErr w:type="spellStart"/>
      <w:r w:rsidRPr="003C7CAB">
        <w:rPr>
          <w:rFonts w:ascii="Cambria" w:hAnsi="Cambria"/>
        </w:rPr>
        <w:t>Spiliotis</w:t>
      </w:r>
      <w:proofErr w:type="spellEnd"/>
      <w:r w:rsidRPr="003C7CAB">
        <w:rPr>
          <w:rFonts w:ascii="Cambria" w:hAnsi="Cambria"/>
        </w:rPr>
        <w:t xml:space="preserve"> et al.</w:t>
      </w:r>
      <w:ins w:id="1445" w:author="Bale,Cameron" w:date="2023-01-24T21:01:00Z">
        <w:r w:rsidR="00D07EE0">
          <w:rPr>
            <w:rFonts w:ascii="Cambria" w:hAnsi="Cambria"/>
          </w:rPr>
          <w:t xml:space="preserve"> (</w:t>
        </w:r>
      </w:ins>
      <w:del w:id="1446" w:author="Bale,Cameron" w:date="2023-01-24T21:01:00Z">
        <w:r w:rsidRPr="003C7CAB" w:rsidDel="00D07EE0">
          <w:rPr>
            <w:rFonts w:ascii="Cambria" w:hAnsi="Cambria"/>
          </w:rPr>
          <w:delText xml:space="preserve">, </w:delText>
        </w:r>
      </w:del>
      <w:r w:rsidRPr="003C7CAB">
        <w:rPr>
          <w:rFonts w:ascii="Cambria" w:hAnsi="Cambria"/>
        </w:rPr>
        <w:t>2020)</w:t>
      </w:r>
      <w:r>
        <w:rPr>
          <w:rFonts w:ascii="Cambria" w:eastAsiaTheme="minorEastAsia" w:hAnsi="Cambria"/>
        </w:rPr>
        <w:fldChar w:fldCharType="end"/>
      </w:r>
      <w:r>
        <w:rPr>
          <w:rFonts w:ascii="Cambria" w:eastAsiaTheme="minorEastAsia" w:hAnsi="Cambria"/>
        </w:rPr>
        <w:t xml:space="preserve"> </w:t>
      </w:r>
      <w:ins w:id="1447" w:author="Bale,Cameron" w:date="2023-01-24T21:01:00Z">
        <w:r w:rsidR="00D07EE0">
          <w:rPr>
            <w:rFonts w:ascii="Cambria" w:eastAsiaTheme="minorEastAsia" w:hAnsi="Cambria"/>
          </w:rPr>
          <w:t xml:space="preserve">found to </w:t>
        </w:r>
      </w:ins>
      <w:ins w:id="1448" w:author="Bale,Cameron" w:date="2023-01-24T21:10:00Z">
        <w:r w:rsidR="005B2B38">
          <w:rPr>
            <w:rFonts w:ascii="Cambria" w:eastAsiaTheme="minorEastAsia" w:hAnsi="Cambria"/>
          </w:rPr>
          <w:t>affect</w:t>
        </w:r>
      </w:ins>
      <w:del w:id="1449" w:author="Bale,Cameron" w:date="2023-01-24T21:01:00Z">
        <w:r w:rsidDel="00D07EE0">
          <w:rPr>
            <w:rFonts w:ascii="Cambria" w:eastAsiaTheme="minorEastAsia" w:hAnsi="Cambria"/>
          </w:rPr>
          <w:delText>which had the</w:delText>
        </w:r>
      </w:del>
      <w:del w:id="1450" w:author="Bale,Cameron" w:date="2023-01-24T21:05:00Z">
        <w:r w:rsidDel="00D07EE0">
          <w:rPr>
            <w:rFonts w:ascii="Cambria" w:eastAsiaTheme="minorEastAsia" w:hAnsi="Cambria"/>
          </w:rPr>
          <w:delText xml:space="preserve"> largest </w:delText>
        </w:r>
      </w:del>
      <w:del w:id="1451" w:author="Bale,Cameron" w:date="2023-01-24T21:10:00Z">
        <w:r w:rsidDel="005B2B38">
          <w:rPr>
            <w:rFonts w:ascii="Cambria" w:eastAsiaTheme="minorEastAsia" w:hAnsi="Cambria"/>
          </w:rPr>
          <w:delText>effects on</w:delText>
        </w:r>
      </w:del>
      <w:r>
        <w:rPr>
          <w:rFonts w:ascii="Cambria" w:eastAsiaTheme="minorEastAsia" w:hAnsi="Cambria"/>
        </w:rPr>
        <w:t xml:space="preserve"> forecast accuracy. </w:t>
      </w:r>
      <w:ins w:id="1452" w:author="Bale,Cameron" w:date="2023-01-24T21:06:00Z">
        <w:r w:rsidR="009B3CA2">
          <w:rPr>
            <w:rFonts w:ascii="Cambria" w:eastAsiaTheme="minorEastAsia" w:hAnsi="Cambria"/>
          </w:rPr>
          <w:t>These include skewness, kurtosis,</w:t>
        </w:r>
      </w:ins>
      <w:ins w:id="1453" w:author="Bale,Cameron" w:date="2023-01-24T21:07:00Z">
        <w:r w:rsidR="009B3CA2">
          <w:rPr>
            <w:rFonts w:ascii="Cambria" w:eastAsiaTheme="minorEastAsia" w:hAnsi="Cambria"/>
          </w:rPr>
          <w:t xml:space="preserve"> linearity,</w:t>
        </w:r>
      </w:ins>
      <w:ins w:id="1454" w:author="Bale,Cameron" w:date="2023-01-24T21:06:00Z">
        <w:r w:rsidR="009B3CA2">
          <w:rPr>
            <w:rFonts w:ascii="Cambria" w:eastAsiaTheme="minorEastAsia" w:hAnsi="Cambria"/>
          </w:rPr>
          <w:t xml:space="preserve"> and strength of trend and seasonality.</w:t>
        </w:r>
      </w:ins>
      <w:ins w:id="1455" w:author="Bale,Cameron" w:date="2023-01-24T21:07:00Z">
        <w:r w:rsidR="009B3CA2">
          <w:rPr>
            <w:rFonts w:ascii="Cambria" w:eastAsiaTheme="minorEastAsia" w:hAnsi="Cambria"/>
          </w:rPr>
          <w:t xml:space="preserve"> We omit stability and non-linearity since the</w:t>
        </w:r>
      </w:ins>
      <w:ins w:id="1456" w:author="Bale,Cameron" w:date="2023-01-24T21:09:00Z">
        <w:r w:rsidR="009B3CA2">
          <w:rPr>
            <w:rFonts w:ascii="Cambria" w:eastAsiaTheme="minorEastAsia" w:hAnsi="Cambria"/>
          </w:rPr>
          <w:t>se features</w:t>
        </w:r>
      </w:ins>
      <w:ins w:id="1457" w:author="Bale,Cameron" w:date="2023-01-24T21:07:00Z">
        <w:r w:rsidR="009B3CA2">
          <w:rPr>
            <w:rFonts w:ascii="Cambria" w:eastAsiaTheme="minorEastAsia" w:hAnsi="Cambria"/>
          </w:rPr>
          <w:t xml:space="preserve"> </w:t>
        </w:r>
      </w:ins>
      <w:ins w:id="1458" w:author="Bale,Cameron" w:date="2023-01-24T21:09:00Z">
        <w:r w:rsidR="009B3CA2">
          <w:rPr>
            <w:rFonts w:ascii="Cambria" w:eastAsiaTheme="minorEastAsia" w:hAnsi="Cambria"/>
          </w:rPr>
          <w:t>had little to no effect on accuracy</w:t>
        </w:r>
        <w:r w:rsidR="00243135">
          <w:rPr>
            <w:rFonts w:ascii="Cambria" w:eastAsiaTheme="minorEastAsia" w:hAnsi="Cambria"/>
          </w:rPr>
          <w:t xml:space="preserve">, and frequency, </w:t>
        </w:r>
      </w:ins>
      <w:del w:id="1459" w:author="Bale,Cameron" w:date="2023-01-24T21:02:00Z">
        <w:r w:rsidDel="00D07EE0">
          <w:rPr>
            <w:rFonts w:ascii="Cambria" w:eastAsiaTheme="minorEastAsia" w:hAnsi="Cambria"/>
          </w:rPr>
          <w:delText xml:space="preserve">Since none of the privacy methods we consider will change the time </w:delText>
        </w:r>
      </w:del>
      <w:del w:id="1460" w:author="Bale,Cameron" w:date="2023-01-24T10:19:00Z">
        <w:r w:rsidDel="002B3ACA">
          <w:rPr>
            <w:rFonts w:ascii="Cambria" w:eastAsiaTheme="minorEastAsia" w:hAnsi="Cambria"/>
          </w:rPr>
          <w:delText xml:space="preserve">series’ </w:delText>
        </w:r>
      </w:del>
      <w:del w:id="1461" w:author="Bale,Cameron" w:date="2023-01-24T21:02:00Z">
        <w:r w:rsidDel="00D07EE0">
          <w:rPr>
            <w:rFonts w:ascii="Cambria" w:eastAsiaTheme="minorEastAsia" w:hAnsi="Cambria"/>
          </w:rPr>
          <w:delText xml:space="preserve">frequency, we omit this feature from consideration, noting that higher frequencies are associated with improved forecast accuracy. We include skewness and kurtosis which measure the shape of the distribution of time </w:delText>
        </w:r>
      </w:del>
      <w:del w:id="1462" w:author="Bale,Cameron" w:date="2023-01-24T10:19:00Z">
        <w:r w:rsidDel="002B3ACA">
          <w:rPr>
            <w:rFonts w:ascii="Cambria" w:eastAsiaTheme="minorEastAsia" w:hAnsi="Cambria"/>
          </w:rPr>
          <w:delText xml:space="preserve">series’ </w:delText>
        </w:r>
      </w:del>
      <w:del w:id="1463" w:author="Bale,Cameron" w:date="2023-01-24T21:02:00Z">
        <w:r w:rsidDel="00D07EE0">
          <w:rPr>
            <w:rFonts w:ascii="Cambria" w:eastAsiaTheme="minorEastAsia" w:hAnsi="Cambria"/>
          </w:rPr>
          <w:delText>values</w:delText>
        </w:r>
      </w:del>
      <w:ins w:id="1464" w:author="Bale,Cameron" w:date="2023-01-24T21:09:00Z">
        <w:r w:rsidR="00243135">
          <w:rPr>
            <w:rFonts w:ascii="Cambria" w:eastAsiaTheme="minorEastAsia" w:hAnsi="Cambria"/>
          </w:rPr>
          <w:t>s</w:t>
        </w:r>
      </w:ins>
      <w:ins w:id="1465" w:author="Bale,Cameron" w:date="2023-01-24T21:02:00Z">
        <w:r w:rsidR="00D07EE0">
          <w:rPr>
            <w:rFonts w:ascii="Cambria" w:eastAsiaTheme="minorEastAsia" w:hAnsi="Cambria"/>
          </w:rPr>
          <w:t xml:space="preserve">ince none of the privacy methods we consider </w:t>
        </w:r>
      </w:ins>
      <w:ins w:id="1466" w:author="Bale,Cameron" w:date="2023-01-24T21:10:00Z">
        <w:r w:rsidR="00243135">
          <w:rPr>
            <w:rFonts w:ascii="Cambria" w:eastAsiaTheme="minorEastAsia" w:hAnsi="Cambria"/>
          </w:rPr>
          <w:t xml:space="preserve">affect </w:t>
        </w:r>
      </w:ins>
      <w:ins w:id="1467" w:author="Bale,Cameron" w:date="2023-01-24T21:02:00Z">
        <w:r w:rsidR="00D07EE0">
          <w:rPr>
            <w:rFonts w:ascii="Cambria" w:eastAsiaTheme="minorEastAsia" w:hAnsi="Cambria"/>
          </w:rPr>
          <w:t>frequency</w:t>
        </w:r>
      </w:ins>
      <w:ins w:id="1468" w:author="Bale,Cameron" w:date="2023-01-24T21:10:00Z">
        <w:r w:rsidR="00243135">
          <w:rPr>
            <w:rFonts w:ascii="Cambria" w:eastAsiaTheme="minorEastAsia" w:hAnsi="Cambria"/>
          </w:rPr>
          <w:t xml:space="preserve">. We </w:t>
        </w:r>
      </w:ins>
      <w:ins w:id="1469" w:author="Bale,Cameron" w:date="2023-01-24T21:02:00Z">
        <w:r w:rsidR="00D07EE0">
          <w:rPr>
            <w:rFonts w:ascii="Cambria" w:eastAsiaTheme="minorEastAsia" w:hAnsi="Cambria"/>
          </w:rPr>
          <w:t>not</w:t>
        </w:r>
      </w:ins>
      <w:ins w:id="1470" w:author="Bale,Cameron" w:date="2023-01-24T21:10:00Z">
        <w:r w:rsidR="00243135">
          <w:rPr>
            <w:rFonts w:ascii="Cambria" w:eastAsiaTheme="minorEastAsia" w:hAnsi="Cambria"/>
          </w:rPr>
          <w:t>e</w:t>
        </w:r>
      </w:ins>
      <w:ins w:id="1471" w:author="Bale,Cameron" w:date="2023-01-24T21:02:00Z">
        <w:r w:rsidR="00D07EE0">
          <w:rPr>
            <w:rFonts w:ascii="Cambria" w:eastAsiaTheme="minorEastAsia" w:hAnsi="Cambria"/>
          </w:rPr>
          <w:t xml:space="preserve"> that higher frequencies are associated with improved forecast accuracy</w:t>
        </w:r>
      </w:ins>
      <w:r>
        <w:rPr>
          <w:rFonts w:ascii="Cambria" w:eastAsiaTheme="minorEastAsia" w:hAnsi="Cambria"/>
        </w:rPr>
        <w:t>.</w:t>
      </w:r>
    </w:p>
    <w:p w14:paraId="294CEDFE" w14:textId="77777777" w:rsidR="00436C56" w:rsidRDefault="00436C56" w:rsidP="00436C56">
      <w:pPr>
        <w:tabs>
          <w:tab w:val="left" w:pos="1152"/>
        </w:tabs>
        <w:rPr>
          <w:rFonts w:ascii="Cambria" w:eastAsiaTheme="minorEastAsia" w:hAnsi="Cambria"/>
        </w:rPr>
      </w:pPr>
    </w:p>
    <w:p w14:paraId="07530284" w14:textId="77777777" w:rsidR="00436C56" w:rsidRPr="00514266" w:rsidRDefault="00436C56" w:rsidP="00436C56">
      <w:pPr>
        <w:tabs>
          <w:tab w:val="left" w:pos="1152"/>
        </w:tabs>
        <w:rPr>
          <w:rFonts w:ascii="Cambria" w:eastAsiaTheme="minorEastAsia" w:hAnsi="Cambria"/>
        </w:rPr>
      </w:pPr>
      <w:r>
        <w:rPr>
          <w:rFonts w:ascii="Cambria" w:eastAsiaTheme="minorEastAsia" w:hAnsi="Cambria"/>
        </w:rPr>
        <w:t xml:space="preserve">Skewness, which we denote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oMath>
      <w:r>
        <w:rPr>
          <w:rFonts w:ascii="Cambria" w:eastAsiaTheme="minorEastAsia" w:hAnsi="Cambria"/>
        </w:rPr>
        <w:t xml:space="preserve">, measures the lack of symmetry in the distribution of the values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F447C3">
        <w:rPr>
          <w:rFonts w:ascii="Cambria" w:hAnsi="Cambria"/>
        </w:rPr>
        <w:t>(Wang et al., 2006)</w:t>
      </w:r>
      <w:r>
        <w:rPr>
          <w:rFonts w:ascii="Cambria" w:eastAsiaTheme="minorEastAsia" w:hAnsi="Cambria"/>
        </w:rPr>
        <w:fldChar w:fldCharType="end"/>
      </w:r>
      <w:r>
        <w:rPr>
          <w:rFonts w:ascii="Cambria" w:eastAsiaTheme="minorEastAsia" w:hAnsi="Cambria"/>
        </w:rPr>
        <w:t>, where positive (negative) values are associated with a right- (left-) skewed data distribution:</w:t>
      </w:r>
    </w:p>
    <w:p w14:paraId="1694423F" w14:textId="77777777" w:rsidR="00436C56" w:rsidRDefault="00436C56" w:rsidP="00436C56">
      <w:pPr>
        <w:tabs>
          <w:tab w:val="left" w:pos="1152"/>
        </w:tabs>
        <w:rPr>
          <w:rFonts w:ascii="Cambria" w:eastAsiaTheme="minorEastAsia" w:hAnsi="Cambria"/>
        </w:rPr>
      </w:pPr>
    </w:p>
    <w:p w14:paraId="50BE1884" w14:textId="77777777" w:rsidR="00436C56" w:rsidRDefault="00436C56" w:rsidP="00436C56">
      <w:pPr>
        <w:tabs>
          <w:tab w:val="left" w:pos="1152"/>
        </w:tabs>
        <w:rPr>
          <w:rFonts w:ascii="Cambria" w:eastAsiaTheme="minorEastAsia" w:hAnsi="Cambria"/>
        </w:rPr>
      </w:pPr>
    </w:p>
    <w:p w14:paraId="27BF718C"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w:lastRenderedPageBreak/>
            <m:t>Skewness=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3</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3</m:t>
                  </m:r>
                </m:sup>
              </m:sSup>
              <m:ctrlPr>
                <w:rPr>
                  <w:rFonts w:ascii="Cambria Math" w:eastAsiaTheme="minorEastAsia" w:hAnsi="Cambria Math"/>
                  <w:i/>
                </w:rPr>
              </m:ctrlPr>
            </m:e>
          </m:nary>
        </m:oMath>
      </m:oMathPara>
    </w:p>
    <w:p w14:paraId="7673C96B" w14:textId="77777777" w:rsidR="00436C56" w:rsidRPr="005E5B40" w:rsidRDefault="00436C56" w:rsidP="00436C56">
      <w:pPr>
        <w:tabs>
          <w:tab w:val="left" w:pos="1152"/>
        </w:tabs>
        <w:rPr>
          <w:rFonts w:ascii="Cambria" w:eastAsiaTheme="minorEastAsia" w:hAnsi="Cambria"/>
        </w:rPr>
      </w:pPr>
    </w:p>
    <w:p w14:paraId="53030B9A" w14:textId="77777777" w:rsidR="00436C56" w:rsidRDefault="00436C56" w:rsidP="00436C56">
      <w:pPr>
        <w:tabs>
          <w:tab w:val="left" w:pos="1152"/>
        </w:tabs>
        <w:rPr>
          <w:rFonts w:ascii="Cambria" w:eastAsiaTheme="minorEastAsia" w:hAnsi="Cambria"/>
        </w:rPr>
      </w:pPr>
    </w:p>
    <w:p w14:paraId="36E0E4FE"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w:t>
      </w:r>
      <w:del w:id="1472" w:author="Bale,Cameron" w:date="2023-01-24T21:16:00Z">
        <w:r w:rsidDel="005B2B38">
          <w:rPr>
            <w:rFonts w:ascii="Cambria" w:eastAsiaTheme="minorEastAsia" w:hAnsi="Cambria"/>
          </w:rPr>
          <w:delText xml:space="preserve">use a </w:delText>
        </w:r>
      </w:del>
      <w:r>
        <w:rPr>
          <w:rFonts w:ascii="Cambria" w:eastAsiaTheme="minorEastAsia" w:hAnsi="Cambria"/>
        </w:rPr>
        <w:t>measure</w:t>
      </w:r>
      <w:del w:id="1473" w:author="Bale,Cameron" w:date="2023-01-24T21:16:00Z">
        <w:r w:rsidDel="005B2B38">
          <w:rPr>
            <w:rFonts w:ascii="Cambria" w:eastAsiaTheme="minorEastAsia" w:hAnsi="Cambria"/>
          </w:rPr>
          <w:delText xml:space="preserve"> of</w:delText>
        </w:r>
      </w:del>
      <w:r>
        <w:rPr>
          <w:rFonts w:ascii="Cambria" w:eastAsiaTheme="minorEastAsia" w:hAnsi="Cambria"/>
        </w:rPr>
        <w:t xml:space="preserve"> Kurtosis relative to the standard normal distribution </w:t>
      </w:r>
      <w:r>
        <w:rPr>
          <w:rFonts w:ascii="Cambria" w:eastAsiaTheme="minorEastAsia" w:hAnsi="Cambria"/>
        </w:rPr>
        <w:fldChar w:fldCharType="begin"/>
      </w:r>
      <w:r>
        <w:rPr>
          <w:rFonts w:ascii="Cambria" w:eastAsiaTheme="minorEastAs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5F6E8D">
        <w:rPr>
          <w:rFonts w:ascii="Cambria" w:hAnsi="Cambria"/>
        </w:rPr>
        <w:t>(Wang et al., 2006)</w:t>
      </w:r>
      <w:r>
        <w:rPr>
          <w:rFonts w:ascii="Cambria" w:eastAsiaTheme="minorEastAsia" w:hAnsi="Cambria"/>
        </w:rPr>
        <w:fldChar w:fldCharType="end"/>
      </w:r>
      <w:r>
        <w:rPr>
          <w:rFonts w:ascii="Cambria" w:eastAsiaTheme="minorEastAsia" w:hAnsi="Cambria"/>
        </w:rPr>
        <w:t>. Positive kurtosis corresponds to distributions that tend to have a distinct peak near the mean with heavy tails, whereas negative kurtosis corresponds to distributions that are relatively flat near the mean,</w:t>
      </w:r>
    </w:p>
    <w:p w14:paraId="6CBDBA24" w14:textId="77777777" w:rsidR="00436C56" w:rsidRDefault="00436C56" w:rsidP="00436C56">
      <w:pPr>
        <w:tabs>
          <w:tab w:val="left" w:pos="1152"/>
        </w:tabs>
        <w:rPr>
          <w:rFonts w:ascii="Cambria" w:eastAsiaTheme="minorEastAsia" w:hAnsi="Cambria"/>
        </w:rPr>
      </w:pPr>
    </w:p>
    <w:p w14:paraId="459AD710"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m:t>Kurtosis=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4</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4</m:t>
                  </m:r>
                </m:sup>
              </m:sSup>
              <m:ctrlPr>
                <w:rPr>
                  <w:rFonts w:ascii="Cambria Math" w:eastAsiaTheme="minorEastAsia" w:hAnsi="Cambria Math"/>
                  <w:i/>
                </w:rPr>
              </m:ctrlPr>
            </m:e>
          </m:nary>
          <m:r>
            <w:rPr>
              <w:rFonts w:ascii="Cambria Math" w:eastAsiaTheme="minorEastAsia" w:hAnsi="Cambria Math"/>
            </w:rPr>
            <m:t>-3,</m:t>
          </m:r>
        </m:oMath>
      </m:oMathPara>
    </w:p>
    <w:p w14:paraId="60394E83" w14:textId="77777777" w:rsidR="00436C56" w:rsidRPr="005E5B40" w:rsidRDefault="00436C56" w:rsidP="00436C56">
      <w:pPr>
        <w:tabs>
          <w:tab w:val="left" w:pos="1152"/>
        </w:tabs>
        <w:jc w:val="center"/>
        <w:rPr>
          <w:rFonts w:ascii="Cambria" w:eastAsiaTheme="minorEastAsia" w:hAnsi="Cambria"/>
        </w:rPr>
      </w:pPr>
    </w:p>
    <w:p w14:paraId="1185DF4B" w14:textId="77777777" w:rsidR="00436C56" w:rsidRDefault="00436C56" w:rsidP="00436C56">
      <w:pPr>
        <w:tabs>
          <w:tab w:val="left" w:pos="1152"/>
        </w:tabs>
        <w:rPr>
          <w:rFonts w:ascii="Cambria" w:eastAsiaTheme="minorEastAsia" w:hAnsi="Cambria"/>
        </w:rPr>
      </w:pPr>
    </w:p>
    <w:p w14:paraId="57D402B5" w14:textId="77777777" w:rsidR="00436C56" w:rsidRDefault="00436C56" w:rsidP="00436C56">
      <w:pPr>
        <w:tabs>
          <w:tab w:val="left" w:pos="1152"/>
        </w:tabs>
        <w:rPr>
          <w:rFonts w:ascii="Cambria" w:eastAsiaTheme="minorEastAsia" w:hAnsi="Cambria"/>
        </w:rPr>
      </w:pPr>
      <w:r>
        <w:rPr>
          <w:rFonts w:ascii="Cambria" w:eastAsiaTheme="minorEastAsia" w:hAnsi="Cambria"/>
        </w:rPr>
        <w:t>where 3 is the kurtosis of the standard normal distribution.</w:t>
      </w:r>
    </w:p>
    <w:p w14:paraId="7B78B803" w14:textId="77777777" w:rsidR="00436C56" w:rsidRDefault="00436C56" w:rsidP="00436C56">
      <w:pPr>
        <w:tabs>
          <w:tab w:val="left" w:pos="1152"/>
        </w:tabs>
        <w:rPr>
          <w:rFonts w:ascii="Cambria" w:eastAsiaTheme="minorEastAsia" w:hAnsi="Cambria"/>
        </w:rPr>
      </w:pPr>
    </w:p>
    <w:p w14:paraId="61383842" w14:textId="6D8FB421" w:rsidR="00436C56" w:rsidRPr="00737351" w:rsidRDefault="00436C56" w:rsidP="00436C56">
      <w:pPr>
        <w:tabs>
          <w:tab w:val="left" w:pos="1152"/>
        </w:tabs>
        <w:rPr>
          <w:rFonts w:ascii="Cambria" w:eastAsiaTheme="minorEastAsia" w:hAnsi="Cambria"/>
        </w:rPr>
      </w:pPr>
      <w:r>
        <w:rPr>
          <w:rFonts w:ascii="Cambria" w:eastAsiaTheme="minorEastAsia" w:hAnsi="Cambria"/>
        </w:rPr>
        <w:t xml:space="preserve">Next, we perform STL decomposition (Cleveland et al. 1990) to obtain the trend, seasonal, and remainder components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use the approach of </w:t>
      </w:r>
      <w:del w:id="1474" w:author="Bale,Cameron" w:date="2023-01-24T21:17:00Z">
        <w:r w:rsidDel="005B2B38">
          <w:rPr>
            <w:rFonts w:ascii="Cambria" w:eastAsiaTheme="minorEastAsia" w:hAnsi="Cambria"/>
          </w:rPr>
          <w:delText>(</w:delText>
        </w:r>
      </w:del>
      <w:r>
        <w:rPr>
          <w:rFonts w:ascii="Cambria" w:eastAsiaTheme="minorEastAsia" w:hAnsi="Cambria"/>
        </w:rPr>
        <w:t xml:space="preserve">Hyndman et al. </w:t>
      </w:r>
      <w:ins w:id="1475" w:author="Bale,Cameron" w:date="2023-01-24T21:17:00Z">
        <w:r w:rsidR="005B2B38">
          <w:rPr>
            <w:rFonts w:ascii="Cambria" w:eastAsiaTheme="minorEastAsia" w:hAnsi="Cambria"/>
          </w:rPr>
          <w:t>(</w:t>
        </w:r>
      </w:ins>
      <w:r>
        <w:rPr>
          <w:rFonts w:ascii="Cambria" w:eastAsiaTheme="minorEastAsia" w:hAnsi="Cambria"/>
        </w:rPr>
        <w:t>2019)</w:t>
      </w:r>
      <w:ins w:id="1476" w:author="Bale,Cameron" w:date="2023-01-24T21:17:00Z">
        <w:r w:rsidR="005B2B38">
          <w:rPr>
            <w:rFonts w:ascii="Cambria" w:eastAsiaTheme="minorEastAsia" w:hAnsi="Cambria"/>
          </w:rPr>
          <w:t xml:space="preserve"> </w:t>
        </w:r>
      </w:ins>
      <w:del w:id="1477" w:author="Bale,Cameron" w:date="2023-01-24T21:17:00Z">
        <w:r w:rsidDel="005B2B38">
          <w:rPr>
            <w:rFonts w:ascii="Cambria" w:eastAsiaTheme="minorEastAsia" w:hAnsi="Cambria"/>
          </w:rPr>
          <w:delText xml:space="preserve"> which is designed to handle multiple seasonalities </w:delText>
        </w:r>
      </w:del>
      <w:r>
        <w:rPr>
          <w:rFonts w:ascii="Cambria" w:eastAsiaTheme="minorEastAsia" w:hAnsi="Cambria"/>
        </w:rPr>
        <w:t>to obtain</w:t>
      </w:r>
    </w:p>
    <w:p w14:paraId="44D32ED7" w14:textId="77777777" w:rsidR="00436C56" w:rsidRDefault="00436C56" w:rsidP="00436C56">
      <w:pPr>
        <w:tabs>
          <w:tab w:val="left" w:pos="1152"/>
        </w:tabs>
        <w:rPr>
          <w:rFonts w:ascii="Cambria" w:eastAsiaTheme="minorEastAsia" w:hAnsi="Cambria"/>
        </w:rPr>
      </w:pPr>
    </w:p>
    <w:p w14:paraId="74B8D966" w14:textId="77777777" w:rsidR="00436C56" w:rsidRDefault="00000000" w:rsidP="00436C56">
      <w:pPr>
        <w:tabs>
          <w:tab w:val="left" w:pos="1152"/>
        </w:tabs>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436C56">
        <w:rPr>
          <w:rFonts w:ascii="Cambria" w:eastAsiaTheme="minorEastAsia" w:hAnsi="Cambria"/>
        </w:rPr>
        <w:t>,</w:t>
      </w:r>
    </w:p>
    <w:p w14:paraId="72792273" w14:textId="77777777" w:rsidR="00436C56" w:rsidRDefault="00436C56" w:rsidP="00436C56">
      <w:pPr>
        <w:tabs>
          <w:tab w:val="left" w:pos="1152"/>
        </w:tabs>
        <w:jc w:val="center"/>
        <w:rPr>
          <w:rFonts w:ascii="Cambria" w:eastAsiaTheme="minorEastAsia" w:hAnsi="Cambria"/>
        </w:rPr>
      </w:pPr>
    </w:p>
    <w:p w14:paraId="2C2B947C" w14:textId="3F69424D" w:rsidR="00436C56" w:rsidRPr="005B2B38" w:rsidRDefault="00436C56" w:rsidP="00436C56">
      <w:pPr>
        <w:tabs>
          <w:tab w:val="left" w:pos="1152"/>
        </w:tabs>
        <w:rPr>
          <w:rFonts w:ascii="Cambria" w:eastAsiaTheme="minorEastAsia" w:hAnsi="Cambria"/>
          <w:iCs/>
        </w:rPr>
      </w:pPr>
      <w:r>
        <w:rPr>
          <w:rFonts w:ascii="Cambria" w:eastAsiaTheme="minorEastAsia" w:hAnsi="Cambr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oMath>
      <w:r>
        <w:rPr>
          <w:rFonts w:ascii="Cambria" w:eastAsiaTheme="minorEastAsia" w:hAnsi="Cambria"/>
        </w:rPr>
        <w:t xml:space="preserve"> are the trend, </w:t>
      </w:r>
      <m:oMath>
        <m:r>
          <w:rPr>
            <w:rFonts w:ascii="Cambria Math" w:eastAsiaTheme="minorEastAsia" w:hAnsi="Cambria Math"/>
          </w:rPr>
          <m:t>i</m:t>
        </m:r>
        <m:r>
          <w:ins w:id="1478" w:author="Bale,Cameron" w:date="2023-01-24T21:18:00Z">
            <m:rPr>
              <m:sty m:val="p"/>
            </m:rPr>
            <w:rPr>
              <w:rFonts w:ascii="Cambria Math" w:eastAsiaTheme="minorEastAsia" w:hAnsi="Cambria Math"/>
            </w:rPr>
            <m:t>th</m:t>
          </w:ins>
        </m:r>
      </m:oMath>
      <w:ins w:id="1479" w:author="Bale,Cameron" w:date="2023-01-24T21:18:00Z">
        <w:r w:rsidR="005B2B38">
          <w:rPr>
            <w:rFonts w:ascii="Cambria" w:eastAsiaTheme="minorEastAsia" w:hAnsi="Cambria"/>
            <w:iCs/>
          </w:rPr>
          <w:t xml:space="preserve"> s</w:t>
        </w:r>
      </w:ins>
      <m:oMath>
        <m:r>
          <w:del w:id="1480" w:author="Bale,Cameron" w:date="2023-01-24T21:18:00Z">
            <w:rPr>
              <w:rFonts w:ascii="Cambria Math" w:eastAsiaTheme="minorEastAsia" w:hAnsi="Cambria Math"/>
            </w:rPr>
            <m:t>th</m:t>
          </w:del>
        </m:r>
      </m:oMath>
      <w:del w:id="1481" w:author="Bale,Cameron" w:date="2023-01-24T21:18:00Z">
        <w:r w:rsidDel="005B2B38">
          <w:rPr>
            <w:rFonts w:ascii="Cambria" w:eastAsiaTheme="minorEastAsia" w:hAnsi="Cambria"/>
          </w:rPr>
          <w:delText xml:space="preserve"> S</w:delText>
        </w:r>
      </w:del>
      <w:proofErr w:type="spellStart"/>
      <w:r>
        <w:rPr>
          <w:rFonts w:ascii="Cambria" w:eastAsiaTheme="minorEastAsia" w:hAnsi="Cambria"/>
        </w:rPr>
        <w:t>easonal</w:t>
      </w:r>
      <w:proofErr w:type="spellEnd"/>
      <w:r>
        <w:rPr>
          <w:rFonts w:ascii="Cambria" w:eastAsiaTheme="minorEastAsia" w:hAnsi="Cambria"/>
        </w:rPr>
        <w:t>, and remainder components, respectively.</w:t>
      </w:r>
    </w:p>
    <w:p w14:paraId="1EEC1285" w14:textId="77777777" w:rsidR="00436C56" w:rsidRDefault="00436C56" w:rsidP="00436C56">
      <w:pPr>
        <w:tabs>
          <w:tab w:val="left" w:pos="1152"/>
        </w:tabs>
        <w:rPr>
          <w:rFonts w:ascii="Cambria" w:eastAsiaTheme="minorEastAsia" w:hAnsi="Cambria"/>
        </w:rPr>
      </w:pPr>
    </w:p>
    <w:p w14:paraId="618F3801" w14:textId="66C3502E" w:rsidR="00436C56" w:rsidRDefault="00436C56" w:rsidP="00436C56">
      <w:pPr>
        <w:tabs>
          <w:tab w:val="left" w:pos="1152"/>
        </w:tabs>
        <w:rPr>
          <w:rFonts w:ascii="Cambria" w:eastAsiaTheme="minorEastAsia" w:hAnsi="Cambria"/>
        </w:rPr>
      </w:pPr>
      <w:r>
        <w:rPr>
          <w:rFonts w:ascii="Cambria" w:eastAsiaTheme="minorEastAsia" w:hAnsi="Cambria"/>
        </w:rPr>
        <w:t xml:space="preserve">We extract the </w:t>
      </w:r>
      <w:del w:id="1482" w:author="Bale,Cameron" w:date="2023-01-24T21:19:00Z">
        <w:r w:rsidDel="001C67B2">
          <w:rPr>
            <w:rFonts w:ascii="Cambria" w:eastAsiaTheme="minorEastAsia" w:hAnsi="Cambria"/>
          </w:rPr>
          <w:delText xml:space="preserve">first </w:delText>
        </w:r>
      </w:del>
      <w:ins w:id="1483" w:author="Bale,Cameron" w:date="2023-01-24T21:19:00Z">
        <w:r w:rsidR="001C67B2">
          <w:rPr>
            <w:rFonts w:ascii="Cambria" w:eastAsiaTheme="minorEastAsia" w:hAnsi="Cambria"/>
          </w:rPr>
          <w:t>first</w:t>
        </w:r>
        <w:r w:rsidR="001C67B2">
          <w:rPr>
            <w:rFonts w:ascii="Cambria" w:eastAsiaTheme="minorEastAsia" w:hAnsi="Cambria"/>
          </w:rPr>
          <w:t>-</w:t>
        </w:r>
      </w:ins>
      <w:r>
        <w:rPr>
          <w:rFonts w:ascii="Cambria" w:eastAsiaTheme="minorEastAsia" w:hAnsi="Cambria"/>
        </w:rPr>
        <w:t xml:space="preserve">order autocorrelation coefficient of the detrended and </w:t>
      </w:r>
      <w:proofErr w:type="spellStart"/>
      <w:r>
        <w:rPr>
          <w:rFonts w:ascii="Cambria" w:eastAsiaTheme="minorEastAsia" w:hAnsi="Cambria"/>
        </w:rPr>
        <w:t>deseasonalized</w:t>
      </w:r>
      <w:proofErr w:type="spellEnd"/>
      <w:r>
        <w:rPr>
          <w:rFonts w:ascii="Cambria" w:eastAsiaTheme="minorEastAsia" w:hAnsi="Cambria"/>
        </w:rPr>
        <w:t xml:space="preserve"> series, referred to as </w:t>
      </w:r>
      <w:del w:id="1484" w:author="Bale,Cameron" w:date="2023-01-24T10:19:00Z">
        <w:r w:rsidDel="002B3ACA">
          <w:rPr>
            <w:rFonts w:ascii="Cambria" w:eastAsiaTheme="minorEastAsia" w:hAnsi="Cambria"/>
          </w:rPr>
          <w:delText>‘</w:delText>
        </w:r>
      </w:del>
      <w:ins w:id="1485" w:author="Bale,Cameron" w:date="2023-01-24T10:19:00Z">
        <w:r w:rsidR="002B3ACA">
          <w:rPr>
            <w:rFonts w:ascii="Cambria" w:eastAsiaTheme="minorEastAsia" w:hAnsi="Cambria"/>
          </w:rPr>
          <w:t>'</w:t>
        </w:r>
      </w:ins>
      <w:r>
        <w:rPr>
          <w:rFonts w:ascii="Cambria" w:eastAsiaTheme="minorEastAsia" w:hAnsi="Cambria"/>
        </w:rPr>
        <w:t>linearity</w:t>
      </w:r>
      <w:del w:id="1486" w:author="Bale,Cameron" w:date="2023-01-24T10:19:00Z">
        <w:r w:rsidDel="002B3ACA">
          <w:rPr>
            <w:rFonts w:ascii="Cambria" w:eastAsiaTheme="minorEastAsia" w:hAnsi="Cambria"/>
          </w:rPr>
          <w:delText>’</w:delText>
        </w:r>
      </w:del>
      <w:ins w:id="1487" w:author="Bale,Cameron" w:date="2023-01-24T10:19:00Z">
        <w:r w:rsidR="002B3ACA">
          <w:rPr>
            <w:rFonts w:ascii="Cambria" w:eastAsiaTheme="minorEastAsia" w:hAnsi="Cambria"/>
          </w:rPr>
          <w:t>'</w:t>
        </w:r>
      </w:ins>
      <w:r>
        <w:rPr>
          <w:rFonts w:ascii="Cambria" w:eastAsiaTheme="minorEastAsia" w:hAnsi="Cambria"/>
        </w:rPr>
        <w:t xml:space="preserve"> by (</w:t>
      </w:r>
      <w:proofErr w:type="spellStart"/>
      <w:r>
        <w:rPr>
          <w:rFonts w:ascii="Cambria" w:eastAsiaTheme="minorEastAsia" w:hAnsi="Cambria"/>
        </w:rPr>
        <w:t>Spiliotis</w:t>
      </w:r>
      <w:proofErr w:type="spellEnd"/>
      <w:r>
        <w:rPr>
          <w:rFonts w:ascii="Cambria" w:eastAsiaTheme="minorEastAsia" w:hAnsi="Cambria"/>
        </w:rPr>
        <w:t xml:space="preserve"> et al. 2018)</w:t>
      </w:r>
      <w:ins w:id="1488" w:author="Bale,Cameron" w:date="2023-01-24T21:18:00Z">
        <w:r w:rsidR="00475CE5">
          <w:rPr>
            <w:rFonts w:ascii="Cambria" w:eastAsiaTheme="minorEastAsia" w:hAnsi="Cambria"/>
          </w:rPr>
          <w:t>:</w:t>
        </w:r>
      </w:ins>
      <w:del w:id="1489" w:author="Bale,Cameron" w:date="2023-01-24T21:18:00Z">
        <w:r w:rsidDel="00475CE5">
          <w:rPr>
            <w:rFonts w:ascii="Cambria" w:eastAsiaTheme="minorEastAsia" w:hAnsi="Cambria"/>
          </w:rPr>
          <w:delText>.</w:delText>
        </w:r>
      </w:del>
    </w:p>
    <w:p w14:paraId="4E646756" w14:textId="77777777" w:rsidR="00436C56" w:rsidRDefault="00436C56" w:rsidP="00436C56">
      <w:pPr>
        <w:tabs>
          <w:tab w:val="left" w:pos="1152"/>
        </w:tabs>
        <w:rPr>
          <w:rFonts w:ascii="Cambria" w:eastAsiaTheme="minorEastAsia" w:hAnsi="Cambria"/>
        </w:rPr>
      </w:pPr>
    </w:p>
    <w:p w14:paraId="7CDD3A6F" w14:textId="1A348C3F" w:rsidR="00436C56" w:rsidRPr="00523CD5" w:rsidRDefault="00436C56" w:rsidP="00436C56">
      <w:pPr>
        <w:tabs>
          <w:tab w:val="left" w:pos="1152"/>
        </w:tabs>
        <w:jc w:val="center"/>
        <w:rPr>
          <w:rFonts w:ascii="Cambria" w:eastAsiaTheme="minorEastAsia" w:hAnsi="Cambria"/>
          <w:iCs/>
          <w:sz w:val="28"/>
          <w:szCs w:val="28"/>
        </w:rPr>
      </w:pPr>
      <w:proofErr w:type="spellStart"/>
      <w:r>
        <w:rPr>
          <w:rFonts w:ascii="Cambria" w:eastAsiaTheme="minorEastAsia" w:hAnsi="Cambria"/>
          <w:i/>
          <w:iCs/>
          <w:sz w:val="28"/>
          <w:szCs w:val="28"/>
        </w:rPr>
        <w:t>E</w:t>
      </w:r>
      <w:r w:rsidRPr="0053699F">
        <w:rPr>
          <w:rFonts w:ascii="Cambria" w:eastAsiaTheme="minorEastAsia" w:hAnsi="Cambria"/>
          <w:i/>
          <w:iCs/>
          <w:sz w:val="28"/>
          <w:szCs w:val="28"/>
        </w:rPr>
        <w:t>_acf</w:t>
      </w:r>
      <w:proofErr w:type="spellEnd"/>
      <w:r w:rsidRPr="0053699F">
        <w:rPr>
          <w:rFonts w:ascii="Cambria" w:eastAsiaTheme="minorEastAsia" w:hAnsi="Cambria"/>
          <w:i/>
          <w:iCs/>
          <w:sz w:val="28"/>
          <w:szCs w:val="28"/>
        </w:rPr>
        <w:t xml:space="preserve"> </w:t>
      </w:r>
      <m:oMath>
        <m: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ctrlPr>
                  <w:rPr>
                    <w:rFonts w:ascii="Cambria Math" w:eastAsiaTheme="minorEastAsia" w:hAnsi="Cambria Math"/>
                    <w:sz w:val="28"/>
                    <w:szCs w:val="28"/>
                  </w:rPr>
                </m:ctrlPr>
              </m:naryPr>
              <m:sub>
                <m:r>
                  <w:rPr>
                    <w:rFonts w:ascii="Cambria Math" w:eastAsiaTheme="minorEastAsia" w:hAnsi="Cambria Math"/>
                    <w:sz w:val="28"/>
                    <w:szCs w:val="28"/>
                  </w:rPr>
                  <m:t>t=2</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j,t-1</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ctrlPr>
                  <w:rPr>
                    <w:rFonts w:ascii="Cambria Math" w:eastAsiaTheme="minorEastAsia" w:hAnsi="Cambria Math"/>
                    <w:i/>
                    <w:sz w:val="28"/>
                    <w:szCs w:val="28"/>
                  </w:rPr>
                </m:ctrlPr>
              </m:e>
            </m:nary>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t=1</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e>
                  <m:sup>
                    <m:r>
                      <w:rPr>
                        <w:rFonts w:ascii="Cambria Math" w:eastAsiaTheme="minorEastAsia" w:hAnsi="Cambria Math"/>
                        <w:sz w:val="28"/>
                        <w:szCs w:val="28"/>
                      </w:rPr>
                      <m:t>2</m:t>
                    </m:r>
                  </m:sup>
                </m:sSup>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ins w:id="1490" w:author="Bale,Cameron" w:date="2023-01-24T21:19:00Z">
        <w:r w:rsidR="00523CD5">
          <w:rPr>
            <w:rFonts w:ascii="Cambria" w:eastAsiaTheme="minorEastAsia" w:hAnsi="Cambria"/>
            <w:iCs/>
            <w:sz w:val="28"/>
            <w:szCs w:val="28"/>
          </w:rPr>
          <w:t>.</w:t>
        </w:r>
      </w:ins>
    </w:p>
    <w:p w14:paraId="4E17BF9E" w14:textId="77777777" w:rsidR="00436C56" w:rsidRPr="005E5B40" w:rsidRDefault="00436C56" w:rsidP="00436C56">
      <w:pPr>
        <w:tabs>
          <w:tab w:val="left" w:pos="1152"/>
        </w:tabs>
        <w:jc w:val="center"/>
        <w:rPr>
          <w:rFonts w:ascii="Cambria" w:eastAsiaTheme="minorEastAsia" w:hAnsi="Cambria"/>
        </w:rPr>
      </w:pPr>
    </w:p>
    <w:p w14:paraId="001EDDA7" w14:textId="578AD8C7" w:rsidR="00436C56" w:rsidRDefault="00436C56" w:rsidP="00436C56">
      <w:pPr>
        <w:tabs>
          <w:tab w:val="left" w:pos="1152"/>
        </w:tabs>
        <w:rPr>
          <w:rFonts w:ascii="Cambria" w:eastAsiaTheme="minorEastAsia" w:hAnsi="Cambria"/>
        </w:rPr>
      </w:pPr>
      <w:r>
        <w:rPr>
          <w:rFonts w:ascii="Cambria" w:eastAsiaTheme="minorEastAsia" w:hAnsi="Cambria"/>
        </w:rPr>
        <w:t xml:space="preserve">This feature </w:t>
      </w:r>
      <w:ins w:id="1491" w:author="Bale,Cameron" w:date="2023-01-24T21:19:00Z">
        <w:r w:rsidR="001C67B2">
          <w:rPr>
            <w:rFonts w:ascii="Cambria" w:eastAsiaTheme="minorEastAsia" w:hAnsi="Cambria"/>
          </w:rPr>
          <w:t xml:space="preserve">measures </w:t>
        </w:r>
      </w:ins>
      <w:del w:id="1492" w:author="Bale,Cameron" w:date="2023-01-24T21:19:00Z">
        <w:r w:rsidDel="001C67B2">
          <w:rPr>
            <w:rFonts w:ascii="Cambria" w:eastAsiaTheme="minorEastAsia" w:hAnsi="Cambria"/>
          </w:rPr>
          <w:delText xml:space="preserve">gives a measure of </w:delText>
        </w:r>
      </w:del>
      <w:ins w:id="1493" w:author="Bale,Cameron" w:date="2023-01-24T21:20:00Z">
        <w:r w:rsidR="00956FB9">
          <w:rPr>
            <w:rFonts w:ascii="Cambria" w:eastAsiaTheme="minorEastAsia" w:hAnsi="Cambria"/>
          </w:rPr>
          <w:t xml:space="preserve">time series </w:t>
        </w:r>
      </w:ins>
      <w:del w:id="1494" w:author="Bale,Cameron" w:date="2023-01-24T21:20:00Z">
        <w:r w:rsidDel="00956FB9">
          <w:rPr>
            <w:rFonts w:ascii="Cambria" w:eastAsiaTheme="minorEastAsia" w:hAnsi="Cambria"/>
          </w:rPr>
          <w:delText xml:space="preserve">the </w:delText>
        </w:r>
      </w:del>
      <w:proofErr w:type="spellStart"/>
      <w:r>
        <w:rPr>
          <w:rFonts w:ascii="Cambria" w:eastAsiaTheme="minorEastAsia" w:hAnsi="Cambria"/>
        </w:rPr>
        <w:t>forecastability</w:t>
      </w:r>
      <w:proofErr w:type="spellEnd"/>
      <w:ins w:id="1495" w:author="Bale,Cameron" w:date="2023-01-24T21:20:00Z">
        <w:r w:rsidR="00956FB9">
          <w:rPr>
            <w:rFonts w:ascii="Cambria" w:eastAsiaTheme="minorEastAsia" w:hAnsi="Cambria"/>
          </w:rPr>
          <w:t xml:space="preserve"> </w:t>
        </w:r>
      </w:ins>
      <w:del w:id="1496" w:author="Bale,Cameron" w:date="2023-01-24T21:20:00Z">
        <w:r w:rsidDel="00956FB9">
          <w:rPr>
            <w:rFonts w:ascii="Cambria" w:eastAsiaTheme="minorEastAsia" w:hAnsi="Cambria"/>
          </w:rPr>
          <w:delText xml:space="preserve"> of a time series </w:delText>
        </w:r>
      </w:del>
      <w:r>
        <w:rPr>
          <w:rFonts w:ascii="Cambria" w:eastAsiaTheme="minorEastAsia" w:hAnsi="Cambria"/>
        </w:rPr>
        <w:t>after the trend and seasonality have been accounted for</w:t>
      </w:r>
      <w:ins w:id="1497" w:author="Bale,Cameron" w:date="2023-01-24T21:19:00Z">
        <w:r w:rsidR="001C67B2">
          <w:rPr>
            <w:rFonts w:ascii="Cambria" w:eastAsiaTheme="minorEastAsia" w:hAnsi="Cambria"/>
          </w:rPr>
          <w:t xml:space="preserve"> via decomposition.</w:t>
        </w:r>
      </w:ins>
      <w:del w:id="1498" w:author="Bale,Cameron" w:date="2023-01-24T21:19:00Z">
        <w:r w:rsidDel="001C67B2">
          <w:rPr>
            <w:rFonts w:ascii="Cambria" w:eastAsiaTheme="minorEastAsia" w:hAnsi="Cambria"/>
          </w:rPr>
          <w:delText xml:space="preserve">. </w:delText>
        </w:r>
      </w:del>
    </w:p>
    <w:p w14:paraId="3B2A0D8F" w14:textId="77777777" w:rsidR="00436C56" w:rsidRDefault="00436C56" w:rsidP="00436C56">
      <w:pPr>
        <w:tabs>
          <w:tab w:val="left" w:pos="1152"/>
        </w:tabs>
        <w:rPr>
          <w:rFonts w:ascii="Cambria" w:eastAsiaTheme="minorEastAsia" w:hAnsi="Cambria"/>
          <w:b/>
          <w:bCs/>
        </w:rPr>
      </w:pPr>
    </w:p>
    <w:p w14:paraId="57570223" w14:textId="01C77C2B" w:rsidR="00436C56" w:rsidRPr="00722180" w:rsidRDefault="00436C56" w:rsidP="00436C56">
      <w:pPr>
        <w:tabs>
          <w:tab w:val="left" w:pos="1152"/>
        </w:tabs>
        <w:rPr>
          <w:rFonts w:ascii="Cambria" w:eastAsiaTheme="minorEastAsia" w:hAnsi="Cambria"/>
        </w:rPr>
      </w:pPr>
      <w:del w:id="1499" w:author="Bale,Cameron" w:date="2023-01-24T21:20:00Z">
        <w:r w:rsidDel="00D80B6B">
          <w:rPr>
            <w:rFonts w:ascii="Cambria" w:eastAsiaTheme="minorEastAsia" w:hAnsi="Cambria"/>
          </w:rPr>
          <w:delText>Continuing with the decomposed series, we</w:delText>
        </w:r>
      </w:del>
      <w:ins w:id="1500" w:author="Bale,Cameron" w:date="2023-01-24T21:20:00Z">
        <w:r w:rsidR="00D80B6B">
          <w:rPr>
            <w:rFonts w:ascii="Cambria" w:eastAsiaTheme="minorEastAsia" w:hAnsi="Cambria"/>
          </w:rPr>
          <w:t>We also</w:t>
        </w:r>
      </w:ins>
      <w:r>
        <w:rPr>
          <w:rFonts w:ascii="Cambria" w:eastAsiaTheme="minorEastAsia" w:hAnsi="Cambria"/>
        </w:rPr>
        <w:t xml:space="preserve"> compute the strength of trend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oMath>
      <w:r>
        <w:rPr>
          <w:rFonts w:ascii="Cambria" w:eastAsiaTheme="minorEastAsia" w:hAnsi="Cambria"/>
        </w:rPr>
        <w:t xml:space="preserve"> and strength of the </w:t>
      </w:r>
      <m:oMath>
        <m:r>
          <w:rPr>
            <w:rFonts w:ascii="Cambria Math" w:eastAsiaTheme="minorEastAsia" w:hAnsi="Cambria Math"/>
          </w:rPr>
          <m:t>ith</m:t>
        </m:r>
      </m:oMath>
      <w:r>
        <w:rPr>
          <w:rFonts w:ascii="Cambria" w:eastAsiaTheme="minorEastAsia" w:hAnsi="Cambria"/>
        </w:rPr>
        <w:t xml:space="preserve"> seasonal component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7,i</m:t>
            </m:r>
          </m:sub>
        </m:sSub>
      </m:oMath>
      <w:r>
        <w:rPr>
          <w:rFonts w:ascii="Cambria" w:eastAsiaTheme="minorEastAsia" w:hAnsi="Cambria"/>
        </w:rPr>
        <w:t xml:space="preserve"> as follows,</w:t>
      </w:r>
    </w:p>
    <w:p w14:paraId="3FF9E31D" w14:textId="77777777" w:rsidR="00436C56" w:rsidRDefault="00436C56" w:rsidP="00436C56">
      <w:pPr>
        <w:tabs>
          <w:tab w:val="left" w:pos="1152"/>
        </w:tabs>
        <w:rPr>
          <w:rFonts w:ascii="Cambria" w:eastAsiaTheme="minorEastAsia" w:hAnsi="Cambria"/>
        </w:rPr>
      </w:pPr>
    </w:p>
    <w:p w14:paraId="708AA6AD" w14:textId="77777777" w:rsidR="00436C56" w:rsidRPr="00E75B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Trend=1-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B14387">
        <w:rPr>
          <w:rFonts w:ascii="Cambria" w:eastAsiaTheme="minorEastAsia" w:hAnsi="Cambria"/>
          <w:sz w:val="32"/>
          <w:szCs w:val="32"/>
        </w:rPr>
        <w:t>,</w:t>
      </w:r>
    </w:p>
    <w:p w14:paraId="12291E35" w14:textId="77777777" w:rsidR="00436C56" w:rsidRPr="00B14387" w:rsidRDefault="00436C56" w:rsidP="00436C56">
      <w:pPr>
        <w:tabs>
          <w:tab w:val="left" w:pos="1152"/>
        </w:tabs>
        <w:jc w:val="center"/>
        <w:rPr>
          <w:rFonts w:ascii="Cambria" w:eastAsiaTheme="minorEastAsia" w:hAnsi="Cambria"/>
          <w:sz w:val="32"/>
          <w:szCs w:val="32"/>
        </w:rPr>
      </w:pPr>
    </w:p>
    <w:p w14:paraId="4E788556" w14:textId="77777777" w:rsidR="00436C56" w:rsidRPr="00B14387" w:rsidRDefault="00436C56" w:rsidP="00436C56">
      <w:pPr>
        <w:tabs>
          <w:tab w:val="left" w:pos="1152"/>
        </w:tabs>
        <w:rPr>
          <w:rFonts w:ascii="Cambria" w:eastAsiaTheme="minorEastAsia" w:hAnsi="Cambria"/>
        </w:rPr>
      </w:pPr>
    </w:p>
    <w:p w14:paraId="00A002EC" w14:textId="77777777" w:rsidR="00436C56" w:rsidRPr="005369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Seasonalit</m:t>
        </m:r>
        <m:sSub>
          <m:sSubPr>
            <m:ctrlPr>
              <w:rPr>
                <w:rFonts w:ascii="Cambria Math" w:eastAsiaTheme="minorEastAsia" w:hAnsi="Cambria Math"/>
                <w:i/>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s</m:t>
                    </m:r>
                  </m:e>
                  <m:sub>
                    <m:r>
                      <w:rPr>
                        <w:rFonts w:ascii="Cambria Math" w:eastAsiaTheme="minorEastAsia" w:hAnsi="Cambria Math"/>
                        <w:sz w:val="32"/>
                        <w:szCs w:val="32"/>
                      </w:rPr>
                      <m:t>i,j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53699F">
        <w:rPr>
          <w:rFonts w:ascii="Cambria" w:eastAsiaTheme="minorEastAsia" w:hAnsi="Cambria"/>
          <w:sz w:val="32"/>
          <w:szCs w:val="32"/>
        </w:rPr>
        <w:t>.</w:t>
      </w:r>
    </w:p>
    <w:p w14:paraId="159CC093" w14:textId="2D776871" w:rsidR="00436C56" w:rsidRDefault="00436C56" w:rsidP="00436C56">
      <w:pPr>
        <w:tabs>
          <w:tab w:val="left" w:pos="1152"/>
        </w:tabs>
        <w:rPr>
          <w:rFonts w:ascii="Cambria" w:eastAsiaTheme="minorEastAsia" w:hAnsi="Cambria"/>
        </w:rPr>
      </w:pPr>
    </w:p>
    <w:p w14:paraId="58EE71F1" w14:textId="3DD6CC50" w:rsidR="00C71EA1" w:rsidRDefault="00C71EA1" w:rsidP="00436C56">
      <w:pPr>
        <w:tabs>
          <w:tab w:val="left" w:pos="1152"/>
        </w:tabs>
        <w:rPr>
          <w:rFonts w:ascii="Cambria" w:eastAsiaTheme="minorEastAsia" w:hAnsi="Cambria"/>
        </w:rPr>
      </w:pPr>
    </w:p>
    <w:p w14:paraId="7468E184" w14:textId="76A07797" w:rsidR="00C71EA1" w:rsidRDefault="00C71EA1" w:rsidP="00436C56">
      <w:pPr>
        <w:tabs>
          <w:tab w:val="left" w:pos="1152"/>
        </w:tabs>
        <w:rPr>
          <w:rFonts w:ascii="Cambria" w:eastAsiaTheme="minorEastAsia" w:hAnsi="Cambria"/>
        </w:rPr>
      </w:pPr>
    </w:p>
    <w:p w14:paraId="0518D8C4" w14:textId="700F483B" w:rsidR="00C71EA1" w:rsidRDefault="00C71EA1" w:rsidP="00436C56">
      <w:pPr>
        <w:tabs>
          <w:tab w:val="left" w:pos="1152"/>
        </w:tabs>
        <w:rPr>
          <w:ins w:id="1501" w:author="Bale,Cameron" w:date="2023-01-24T21:21:00Z"/>
          <w:rFonts w:ascii="Cambria" w:eastAsiaTheme="minorEastAsia" w:hAnsi="Cambria"/>
        </w:rPr>
      </w:pPr>
    </w:p>
    <w:p w14:paraId="1552FCB7" w14:textId="15BD6678" w:rsidR="00EF57DD" w:rsidRDefault="00EF57DD" w:rsidP="00436C56">
      <w:pPr>
        <w:tabs>
          <w:tab w:val="left" w:pos="1152"/>
        </w:tabs>
        <w:rPr>
          <w:ins w:id="1502" w:author="Bale,Cameron" w:date="2023-01-24T21:21:00Z"/>
          <w:rFonts w:ascii="Cambria" w:eastAsiaTheme="minorEastAsia" w:hAnsi="Cambria"/>
        </w:rPr>
      </w:pPr>
    </w:p>
    <w:p w14:paraId="1E10CA8F" w14:textId="77777777" w:rsidR="00EF57DD" w:rsidRPr="00B14387" w:rsidRDefault="00EF57DD" w:rsidP="00436C56">
      <w:pPr>
        <w:tabs>
          <w:tab w:val="left" w:pos="1152"/>
        </w:tabs>
        <w:rPr>
          <w:rFonts w:ascii="Cambria" w:eastAsiaTheme="minorEastAsia" w:hAnsi="Cambria"/>
        </w:rPr>
      </w:pPr>
    </w:p>
    <w:p w14:paraId="39947AA8" w14:textId="77777777" w:rsidR="00436C56" w:rsidRPr="00C256F4" w:rsidRDefault="00436C56" w:rsidP="00436C56">
      <w:pPr>
        <w:tabs>
          <w:tab w:val="left" w:pos="1152"/>
        </w:tabs>
        <w:rPr>
          <w:rFonts w:ascii="Cambria" w:eastAsiaTheme="minorEastAsia" w:hAnsi="Cambria"/>
        </w:rPr>
      </w:pPr>
      <w:r>
        <w:rPr>
          <w:rFonts w:ascii="Cambria" w:eastAsiaTheme="minorEastAsia" w:hAnsi="Cambria"/>
        </w:rPr>
        <w:lastRenderedPageBreak/>
        <w:t xml:space="preserve">In practice, the values of </w:t>
      </w:r>
      <m:oMath>
        <m:r>
          <w:rPr>
            <w:rFonts w:ascii="Cambria Math" w:eastAsiaTheme="minorEastAsia" w:hAnsi="Cambria Math"/>
          </w:rPr>
          <m:t>Trend</m:t>
        </m:r>
      </m:oMath>
      <w:r>
        <w:rPr>
          <w:rFonts w:ascii="Cambria" w:eastAsiaTheme="minorEastAsia" w:hAnsi="Cambria"/>
        </w:rPr>
        <w:t xml:space="preserve"> and </w:t>
      </w:r>
      <m:oMath>
        <m:r>
          <w:rPr>
            <w:rFonts w:ascii="Cambria Math" w:eastAsiaTheme="minorEastAsia" w:hAnsi="Cambria Math"/>
          </w:rPr>
          <m:t>Seasonalit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ascii="Cambria" w:eastAsiaTheme="minorEastAsia" w:hAnsi="Cambria"/>
        </w:rPr>
        <w:t xml:space="preserve"> are bounded to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(Hyndman 2022).</w:t>
      </w:r>
    </w:p>
    <w:p w14:paraId="1032474E" w14:textId="77777777" w:rsidR="00436C56" w:rsidRDefault="00436C56" w:rsidP="00436C56">
      <w:pPr>
        <w:tabs>
          <w:tab w:val="left" w:pos="1152"/>
        </w:tabs>
        <w:rPr>
          <w:rFonts w:ascii="Cambria" w:eastAsiaTheme="minorEastAsia" w:hAnsi="Cambria"/>
        </w:rPr>
      </w:pPr>
    </w:p>
    <w:p w14:paraId="73E6230C" w14:textId="4B94D31E" w:rsidR="00436C56" w:rsidRDefault="00436C56" w:rsidP="00436C56">
      <w:pPr>
        <w:tabs>
          <w:tab w:val="left" w:pos="1152"/>
        </w:tabs>
        <w:rPr>
          <w:rFonts w:ascii="Cambria" w:eastAsiaTheme="minorEastAsia" w:hAnsi="Cambria"/>
        </w:rPr>
      </w:pPr>
      <w:del w:id="1503" w:author="Bale,Cameron" w:date="2023-01-24T21:21:00Z">
        <w:r w:rsidDel="00EF57DD">
          <w:rPr>
            <w:rFonts w:ascii="Cambria" w:eastAsiaTheme="minorEastAsia" w:hAnsi="Cambria"/>
          </w:rPr>
          <w:delText xml:space="preserve">Our </w:delText>
        </w:r>
      </w:del>
      <w:ins w:id="1504" w:author="Bale,Cameron" w:date="2023-01-24T21:21:00Z">
        <w:r w:rsidR="00EF57DD">
          <w:rPr>
            <w:rFonts w:ascii="Cambria" w:eastAsiaTheme="minorEastAsia" w:hAnsi="Cambria"/>
          </w:rPr>
          <w:t>The</w:t>
        </w:r>
        <w:r w:rsidR="00EF57DD">
          <w:rPr>
            <w:rFonts w:ascii="Cambria" w:eastAsiaTheme="minorEastAsia" w:hAnsi="Cambria"/>
          </w:rPr>
          <w:t xml:space="preserve"> </w:t>
        </w:r>
      </w:ins>
      <w:r>
        <w:rPr>
          <w:rFonts w:ascii="Cambria" w:eastAsiaTheme="minorEastAsia" w:hAnsi="Cambria"/>
        </w:rPr>
        <w:t>final two features</w:t>
      </w:r>
      <w:ins w:id="1505" w:author="Bale,Cameron" w:date="2023-01-24T21:21:00Z">
        <w:r w:rsidR="00EF57DD">
          <w:rPr>
            <w:rFonts w:ascii="Cambria" w:eastAsiaTheme="minorEastAsia" w:hAnsi="Cambria"/>
          </w:rPr>
          <w:t xml:space="preserve"> are the mean and variance, </w:t>
        </w:r>
      </w:ins>
      <w:ins w:id="1506" w:author="Bale,Cameron" w:date="2023-01-24T21:22:00Z">
        <w:r w:rsidR="00EF57DD">
          <w:rPr>
            <w:rFonts w:ascii="Cambria" w:eastAsiaTheme="minorEastAsia" w:hAnsi="Cambria"/>
          </w:rPr>
          <w:t>also used by B</w:t>
        </w:r>
      </w:ins>
      <w:ins w:id="1507" w:author="Bale,Cameron" w:date="2023-01-24T21:23:00Z">
        <w:r w:rsidR="00EF57DD">
          <w:rPr>
            <w:rFonts w:ascii="Cambria" w:eastAsiaTheme="minorEastAsia" w:hAnsi="Cambria"/>
          </w:rPr>
          <w:t xml:space="preserve">andara et al. (2018) to cluster similar time series for forecasting. </w:t>
        </w:r>
      </w:ins>
      <w:del w:id="1508" w:author="Bale,Cameron" w:date="2023-01-24T21:21:00Z">
        <w:r w:rsidDel="00EF57DD">
          <w:rPr>
            <w:rFonts w:ascii="Cambria" w:eastAsiaTheme="minorEastAsia" w:hAnsi="Cambria"/>
          </w:rPr>
          <w:delText xml:space="preserve"> are included to maintain data utility throughout the </w:delText>
        </w:r>
        <w:r w:rsidDel="00EF57DD">
          <w:rPr>
            <w:rFonts w:ascii="Cambria" w:eastAsiaTheme="minorEastAsia" w:hAnsi="Cambria"/>
            <w:i/>
            <w:iCs/>
          </w:rPr>
          <w:delText>k</w:delText>
        </w:r>
        <w:r w:rsidDel="00EF57DD">
          <w:rPr>
            <w:rFonts w:ascii="Cambria" w:eastAsiaTheme="minorEastAsia" w:hAnsi="Cambria"/>
          </w:rPr>
          <w:delText xml:space="preserve">-nTS swapping process. </w:delText>
        </w:r>
      </w:del>
      <w:proofErr w:type="spellStart"/>
      <w:r>
        <w:rPr>
          <w:rFonts w:ascii="Cambria" w:eastAsiaTheme="minorEastAsia" w:hAnsi="Cambria"/>
        </w:rPr>
        <w:t>The</w:t>
      </w:r>
      <w:proofErr w:type="spellEnd"/>
      <w:r>
        <w:rPr>
          <w:rFonts w:ascii="Cambria" w:eastAsiaTheme="minorEastAsia" w:hAnsi="Cambria"/>
        </w:rPr>
        <w:t xml:space="preserve"> idea is to swap values between series </w:t>
      </w:r>
      <w:del w:id="1509" w:author="Bale,Cameron" w:date="2023-01-24T21:25:00Z">
        <w:r w:rsidDel="00C81A47">
          <w:rPr>
            <w:rFonts w:ascii="Cambria" w:eastAsiaTheme="minorEastAsia" w:hAnsi="Cambria"/>
          </w:rPr>
          <w:delText>that not only have similar characteristics, but</w:delText>
        </w:r>
      </w:del>
      <w:ins w:id="1510" w:author="Bale,Cameron" w:date="2023-01-24T21:25:00Z">
        <w:r w:rsidR="00C81A47">
          <w:rPr>
            <w:rFonts w:ascii="Cambria" w:eastAsiaTheme="minorEastAsia" w:hAnsi="Cambria"/>
          </w:rPr>
          <w:t xml:space="preserve">with similar characteristics such as first-order autocorrelation parameters, </w:t>
        </w:r>
      </w:ins>
      <w:del w:id="1511" w:author="Bale,Cameron" w:date="2023-01-24T21:25:00Z">
        <w:r w:rsidDel="00C81A47">
          <w:rPr>
            <w:rFonts w:ascii="Cambria" w:eastAsiaTheme="minorEastAsia" w:hAnsi="Cambria"/>
          </w:rPr>
          <w:delText xml:space="preserve"> </w:delText>
        </w:r>
      </w:del>
      <w:r>
        <w:rPr>
          <w:rFonts w:ascii="Cambria" w:eastAsiaTheme="minorEastAsia" w:hAnsi="Cambria"/>
        </w:rPr>
        <w:t>whose values have similar magnitudes.</w:t>
      </w:r>
      <w:ins w:id="1512" w:author="Bale,Cameron" w:date="2023-01-24T21:24:00Z">
        <w:r w:rsidR="003373C4">
          <w:rPr>
            <w:rFonts w:ascii="Cambria" w:eastAsiaTheme="minorEastAsia" w:hAnsi="Cambria"/>
          </w:rPr>
          <w:t xml:space="preserve"> W</w:t>
        </w:r>
      </w:ins>
      <w:del w:id="1513" w:author="Bale,Cameron" w:date="2023-01-24T21:24:00Z">
        <w:r w:rsidDel="003373C4">
          <w:rPr>
            <w:rFonts w:ascii="Cambria" w:eastAsiaTheme="minorEastAsia" w:hAnsi="Cambria"/>
          </w:rPr>
          <w:delText xml:space="preserve"> Toward this end, w</w:delText>
        </w:r>
      </w:del>
      <w:r>
        <w:rPr>
          <w:rFonts w:ascii="Cambria" w:eastAsiaTheme="minorEastAsia" w:hAnsi="Cambria"/>
        </w:rPr>
        <w:t xml:space="preserve">e </w:t>
      </w:r>
      <w:del w:id="1514" w:author="Bale,Cameron" w:date="2023-01-24T21:24:00Z">
        <w:r w:rsidDel="003373C4">
          <w:rPr>
            <w:rFonts w:ascii="Cambria" w:eastAsiaTheme="minorEastAsia" w:hAnsi="Cambria"/>
          </w:rPr>
          <w:delText xml:space="preserve">include </w:delText>
        </w:r>
      </w:del>
      <w:ins w:id="1515" w:author="Bale,Cameron" w:date="2023-01-24T21:24:00Z">
        <w:r w:rsidR="003373C4">
          <w:rPr>
            <w:rFonts w:ascii="Cambria" w:eastAsiaTheme="minorEastAsia" w:hAnsi="Cambria"/>
          </w:rPr>
          <w:t>write</w:t>
        </w:r>
        <w:r w:rsidR="003373C4">
          <w:rPr>
            <w:rFonts w:ascii="Cambria" w:eastAsiaTheme="minorEastAsia" w:hAnsi="Cambria"/>
          </w:rPr>
          <w:t xml:space="preserve"> </w:t>
        </w:r>
      </w:ins>
      <w:r>
        <w:rPr>
          <w:rFonts w:ascii="Cambria" w:eastAsiaTheme="minorEastAsia" w:hAnsi="Cambria"/>
        </w:rPr>
        <w:t xml:space="preserve">the mean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oMath>
      <w:r>
        <w:rPr>
          <w:rFonts w:ascii="Cambria" w:eastAsiaTheme="minorEastAsia" w:hAnsi="Cambria"/>
        </w:rPr>
        <w:t xml:space="preserve"> and the variance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9</m:t>
            </m:r>
          </m:sub>
        </m:sSub>
      </m:oMath>
      <w:r>
        <w:rPr>
          <w:rFonts w:ascii="Cambria" w:eastAsiaTheme="minorEastAsia" w:hAnsi="Cambria"/>
        </w:rPr>
        <w:t xml:space="preserv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ins w:id="1516" w:author="Bale,Cameron" w:date="2023-01-24T21:24:00Z">
        <w:r w:rsidR="00C81A47">
          <w:rPr>
            <w:rFonts w:ascii="Cambria" w:eastAsiaTheme="minorEastAsia" w:hAnsi="Cambria"/>
          </w:rPr>
          <w:t xml:space="preserve"> as f</w:t>
        </w:r>
      </w:ins>
      <w:ins w:id="1517" w:author="Bale,Cameron" w:date="2023-01-24T21:25:00Z">
        <w:r w:rsidR="00C81A47">
          <w:rPr>
            <w:rFonts w:ascii="Cambria" w:eastAsiaTheme="minorEastAsia" w:hAnsi="Cambria"/>
          </w:rPr>
          <w:t>ollows</w:t>
        </w:r>
      </w:ins>
      <w:r>
        <w:rPr>
          <w:rFonts w:ascii="Cambria" w:eastAsiaTheme="minorEastAsia" w:hAnsi="Cambria"/>
        </w:rPr>
        <w:t>,</w:t>
      </w:r>
    </w:p>
    <w:p w14:paraId="5EDB6789" w14:textId="77777777" w:rsidR="00436C56" w:rsidRDefault="00436C56" w:rsidP="00436C56">
      <w:pPr>
        <w:tabs>
          <w:tab w:val="left" w:pos="1152"/>
        </w:tabs>
        <w:rPr>
          <w:rFonts w:ascii="Cambria" w:eastAsiaTheme="minorEastAsia" w:hAnsi="Cambria"/>
        </w:rPr>
      </w:pPr>
    </w:p>
    <w:p w14:paraId="221FED6E" w14:textId="77777777" w:rsidR="00436C56" w:rsidRPr="0053699F" w:rsidRDefault="00436C56" w:rsidP="00436C56">
      <w:pPr>
        <w:tabs>
          <w:tab w:val="left" w:pos="1152"/>
        </w:tabs>
        <w:rPr>
          <w:rFonts w:ascii="Cambria" w:eastAsiaTheme="minorEastAsia" w:hAnsi="Cambria"/>
        </w:rPr>
      </w:pPr>
      <m:oMathPara>
        <m:oMath>
          <m:r>
            <w:rPr>
              <w:rFonts w:ascii="Cambria Math" w:eastAsiaTheme="minorEastAsia" w:hAnsi="Cambria Math"/>
            </w:rPr>
            <m:t>SeriesMean=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ctrlPr>
                <w:rPr>
                  <w:rFonts w:ascii="Cambria Math" w:eastAsiaTheme="minorEastAsia" w:hAnsi="Cambria Math"/>
                  <w:i/>
                </w:rPr>
              </m:ctrlPr>
            </m:e>
          </m:nary>
          <m:r>
            <w:rPr>
              <w:rFonts w:ascii="Cambria Math" w:eastAsiaTheme="minorEastAsia" w:hAnsi="Cambria Math"/>
            </w:rPr>
            <m:t>,</m:t>
          </m:r>
        </m:oMath>
      </m:oMathPara>
    </w:p>
    <w:p w14:paraId="3DE455B3" w14:textId="77777777" w:rsidR="00436C56" w:rsidRPr="0053699F" w:rsidRDefault="00436C56" w:rsidP="00436C56">
      <w:pPr>
        <w:tabs>
          <w:tab w:val="left" w:pos="1152"/>
        </w:tabs>
        <w:rPr>
          <w:rFonts w:ascii="Cambria" w:eastAsiaTheme="minorEastAsia" w:hAnsi="Cambria"/>
        </w:rPr>
      </w:pPr>
    </w:p>
    <w:p w14:paraId="7BB88B77" w14:textId="77777777" w:rsidR="00436C56" w:rsidRDefault="00436C56" w:rsidP="00436C56">
      <w:pPr>
        <w:tabs>
          <w:tab w:val="left" w:pos="1152"/>
        </w:tabs>
        <w:rPr>
          <w:rFonts w:ascii="Cambria" w:eastAsiaTheme="minorEastAsia" w:hAnsi="Cambria"/>
        </w:rPr>
      </w:pPr>
    </w:p>
    <w:p w14:paraId="71CB5375" w14:textId="77777777" w:rsidR="00436C56" w:rsidRDefault="00436C56" w:rsidP="00436C56">
      <w:pPr>
        <w:tabs>
          <w:tab w:val="left" w:pos="1152"/>
        </w:tabs>
        <w:jc w:val="center"/>
        <w:rPr>
          <w:rFonts w:ascii="Cambria" w:eastAsiaTheme="minorEastAsia" w:hAnsi="Cambria"/>
        </w:rPr>
      </w:pPr>
      <m:oMath>
        <m:r>
          <w:rPr>
            <w:rFonts w:ascii="Cambria Math" w:eastAsiaTheme="minorEastAsia" w:hAnsi="Cambria Math"/>
          </w:rPr>
          <m:t>SeriesVariance=</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T-1</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2</m:t>
                </m:r>
              </m:sup>
            </m:sSup>
            <m:ctrlPr>
              <w:rPr>
                <w:rFonts w:ascii="Cambria Math" w:eastAsiaTheme="minorEastAsia" w:hAnsi="Cambria Math"/>
                <w:i/>
              </w:rPr>
            </m:ctrlPr>
          </m:e>
        </m:nary>
      </m:oMath>
      <w:r>
        <w:rPr>
          <w:rFonts w:ascii="Cambria" w:eastAsiaTheme="minorEastAsia" w:hAnsi="Cambria"/>
        </w:rPr>
        <w:t>.</w:t>
      </w:r>
    </w:p>
    <w:p w14:paraId="44E7AB70" w14:textId="77777777" w:rsidR="00436C56" w:rsidRPr="00682A30" w:rsidRDefault="00436C56" w:rsidP="00436C56">
      <w:pPr>
        <w:rPr>
          <w:rFonts w:ascii="Cambria" w:hAnsi="Cambria"/>
          <w:b/>
          <w:bCs/>
        </w:rPr>
      </w:pPr>
    </w:p>
    <w:p w14:paraId="374542E6" w14:textId="2F3AF58D" w:rsidR="0066358E" w:rsidRDefault="0066358E" w:rsidP="00753FD1">
      <w:pPr>
        <w:rPr>
          <w:rFonts w:ascii="Cambria" w:hAnsi="Cambria"/>
        </w:rPr>
      </w:pPr>
    </w:p>
    <w:p w14:paraId="17B57E40" w14:textId="183700B4" w:rsidR="00AE069A" w:rsidRDefault="001F64F8" w:rsidP="001F64F8">
      <w:pPr>
        <w:rPr>
          <w:rFonts w:ascii="Cambria" w:eastAsiaTheme="minorEastAsia" w:hAnsi="Cambria"/>
        </w:rPr>
      </w:pPr>
      <w:r>
        <w:rPr>
          <w:rFonts w:ascii="Cambria" w:hAnsi="Cambria"/>
        </w:rPr>
        <w:t xml:space="preserve">Figure 3 compares two monthly time series on the </w:t>
      </w:r>
      <w:del w:id="1518" w:author="Bale,Cameron" w:date="2023-01-24T21:26:00Z">
        <w:r w:rsidDel="00C81A47">
          <w:rPr>
            <w:rFonts w:ascii="Cambria" w:hAnsi="Cambria"/>
          </w:rPr>
          <w:delText xml:space="preserve">nine </w:delText>
        </w:r>
      </w:del>
      <w:r>
        <w:rPr>
          <w:rFonts w:ascii="Cambria" w:hAnsi="Cambria"/>
        </w:rPr>
        <w:t>time series features discussed in this section</w:t>
      </w:r>
      <w:r w:rsidR="005A73ED">
        <w:rPr>
          <w:rFonts w:ascii="Cambria" w:hAnsi="Cambria"/>
        </w:rPr>
        <w:t>, the values of which are shown in Table 1</w:t>
      </w:r>
      <w:r>
        <w:rPr>
          <w:rFonts w:ascii="Cambria" w:hAnsi="Cambria"/>
        </w:rPr>
        <w:t xml:space="preserve">. </w:t>
      </w:r>
      <w:r w:rsidR="00AE069A">
        <w:rPr>
          <w:rFonts w:ascii="Cambria" w:eastAsiaTheme="minorEastAsia" w:hAnsi="Cambria"/>
        </w:rPr>
        <w:t xml:space="preserve">The </w:t>
      </w:r>
      <w:del w:id="1519" w:author="Bale,Cameron" w:date="2023-01-24T21:26:00Z">
        <w:r w:rsidDel="00C81A47">
          <w:rPr>
            <w:rFonts w:ascii="Cambria" w:eastAsiaTheme="minorEastAsia" w:hAnsi="Cambria"/>
          </w:rPr>
          <w:delText>good</w:delText>
        </w:r>
        <w:r w:rsidR="00AE069A" w:rsidDel="00C81A47">
          <w:rPr>
            <w:rFonts w:ascii="Cambria" w:eastAsiaTheme="minorEastAsia" w:hAnsi="Cambria"/>
          </w:rPr>
          <w:delText xml:space="preserve"> forecastability of the series on the left is indicated by the low spectral entropy and high Hurst coefficient values</w:delText>
        </w:r>
      </w:del>
      <w:ins w:id="1520" w:author="Bale,Cameron" w:date="2023-01-24T21:26:00Z">
        <w:r w:rsidR="00C81A47">
          <w:rPr>
            <w:rFonts w:ascii="Cambria" w:eastAsiaTheme="minorEastAsia" w:hAnsi="Cambria"/>
          </w:rPr>
          <w:t xml:space="preserve">low spectral entropy and high Hurst coefficient values indicate the good </w:t>
        </w:r>
        <w:proofErr w:type="spellStart"/>
        <w:r w:rsidR="00C81A47">
          <w:rPr>
            <w:rFonts w:ascii="Cambria" w:eastAsiaTheme="minorEastAsia" w:hAnsi="Cambria"/>
          </w:rPr>
          <w:t>forecastability</w:t>
        </w:r>
        <w:proofErr w:type="spellEnd"/>
        <w:r w:rsidR="00C81A47">
          <w:rPr>
            <w:rFonts w:ascii="Cambria" w:eastAsiaTheme="minorEastAsia" w:hAnsi="Cambria"/>
          </w:rPr>
          <w:t xml:space="preserve"> of the series on the left</w:t>
        </w:r>
      </w:ins>
      <w:r w:rsidR="00AE069A">
        <w:rPr>
          <w:rFonts w:ascii="Cambria" w:eastAsiaTheme="minorEastAsia" w:hAnsi="Cambria"/>
        </w:rPr>
        <w:t xml:space="preserve">. The series on the right, however, is essentially a random walk as indicated by the value of the Hurst coefficient, and a spectral entropy of one indicates a </w:t>
      </w:r>
      <w:del w:id="1521" w:author="Bale,Cameron" w:date="2023-01-24T21:26:00Z">
        <w:r w:rsidR="00AE069A" w:rsidDel="00C81A47">
          <w:rPr>
            <w:rFonts w:ascii="Cambria" w:eastAsiaTheme="minorEastAsia" w:hAnsi="Cambria"/>
          </w:rPr>
          <w:delText xml:space="preserve">very </w:delText>
        </w:r>
      </w:del>
      <w:r w:rsidR="00AE069A">
        <w:rPr>
          <w:rFonts w:ascii="Cambria" w:eastAsiaTheme="minorEastAsia" w:hAnsi="Cambria"/>
        </w:rPr>
        <w:t>low signal</w:t>
      </w:r>
      <w:del w:id="1522" w:author="Bale,Cameron" w:date="2023-01-24T21:27:00Z">
        <w:r w:rsidR="00AE069A" w:rsidDel="00C81A47">
          <w:rPr>
            <w:rFonts w:ascii="Cambria" w:eastAsiaTheme="minorEastAsia" w:hAnsi="Cambria"/>
          </w:rPr>
          <w:delText xml:space="preserve"> to </w:delText>
        </w:r>
      </w:del>
      <w:ins w:id="1523" w:author="Bale,Cameron" w:date="2023-01-24T21:27:00Z">
        <w:r w:rsidR="00C81A47">
          <w:rPr>
            <w:rFonts w:ascii="Cambria" w:eastAsiaTheme="minorEastAsia" w:hAnsi="Cambria"/>
          </w:rPr>
          <w:t>-to-</w:t>
        </w:r>
      </w:ins>
      <w:r w:rsidR="00AE069A">
        <w:rPr>
          <w:rFonts w:ascii="Cambria" w:eastAsiaTheme="minorEastAsia" w:hAnsi="Cambria"/>
        </w:rPr>
        <w:t>noise ratio.</w:t>
      </w:r>
      <w:ins w:id="1524" w:author="Bale,Cameron" w:date="2023-01-24T21:27:00Z">
        <w:r w:rsidR="00C81A47">
          <w:rPr>
            <w:rFonts w:ascii="Cambria" w:eastAsiaTheme="minorEastAsia" w:hAnsi="Cambria"/>
          </w:rPr>
          <w:t xml:space="preserve"> The </w:t>
        </w:r>
      </w:ins>
      <w:del w:id="1525" w:author="Bale,Cameron" w:date="2023-01-24T21:27:00Z">
        <w:r w:rsidR="00AE069A" w:rsidDel="00C81A47">
          <w:rPr>
            <w:rFonts w:ascii="Cambria" w:eastAsiaTheme="minorEastAsia" w:hAnsi="Cambria"/>
          </w:rPr>
          <w:delText xml:space="preserve"> Another notable difference is in the strength of the trend of each series</w:delText>
        </w:r>
        <w:r w:rsidR="00AE069A" w:rsidDel="00C81A47">
          <w:rPr>
            <w:rFonts w:ascii="Cambria" w:eastAsiaTheme="minorEastAsia" w:hAnsi="Cambria"/>
            <w:i/>
            <w:iCs/>
          </w:rPr>
          <w:delText xml:space="preserve"> </w:delText>
        </w:r>
        <w:r w:rsidR="00AE069A" w:rsidDel="00C81A47">
          <w:rPr>
            <w:rFonts w:ascii="Cambria" w:eastAsiaTheme="minorEastAsia" w:hAnsi="Cambria"/>
          </w:rPr>
          <w:delText xml:space="preserve">– most of the </w:delText>
        </w:r>
      </w:del>
      <w:r w:rsidR="00AE069A">
        <w:rPr>
          <w:rFonts w:ascii="Cambria" w:eastAsiaTheme="minorEastAsia" w:hAnsi="Cambria"/>
        </w:rPr>
        <w:t xml:space="preserve">variance of the series on the left is </w:t>
      </w:r>
      <w:ins w:id="1526" w:author="Bale,Cameron" w:date="2023-01-24T21:28:00Z">
        <w:r w:rsidR="00C81A47">
          <w:rPr>
            <w:rFonts w:ascii="Cambria" w:eastAsiaTheme="minorEastAsia" w:hAnsi="Cambria"/>
          </w:rPr>
          <w:t xml:space="preserve">primarily </w:t>
        </w:r>
      </w:ins>
      <w:r w:rsidR="00AE069A">
        <w:rPr>
          <w:rFonts w:ascii="Cambria" w:eastAsiaTheme="minorEastAsia" w:hAnsi="Cambria"/>
        </w:rPr>
        <w:t>due to a</w:t>
      </w:r>
      <w:ins w:id="1527" w:author="Bale,Cameron" w:date="2023-01-24T21:28:00Z">
        <w:r w:rsidR="00C81A47">
          <w:rPr>
            <w:rFonts w:ascii="Cambria" w:eastAsiaTheme="minorEastAsia" w:hAnsi="Cambria"/>
          </w:rPr>
          <w:t xml:space="preserve"> forecastable </w:t>
        </w:r>
      </w:ins>
      <w:del w:id="1528" w:author="Bale,Cameron" w:date="2023-01-24T21:28:00Z">
        <w:r w:rsidR="00AE069A" w:rsidDel="00C81A47">
          <w:rPr>
            <w:rFonts w:ascii="Cambria" w:eastAsiaTheme="minorEastAsia" w:hAnsi="Cambria"/>
          </w:rPr>
          <w:delText xml:space="preserve"> strong </w:delText>
        </w:r>
      </w:del>
      <w:r w:rsidR="00AE069A">
        <w:rPr>
          <w:rFonts w:ascii="Cambria" w:eastAsiaTheme="minorEastAsia" w:hAnsi="Cambria"/>
        </w:rPr>
        <w:t>trend,</w:t>
      </w:r>
      <w:ins w:id="1529" w:author="Bale,Cameron" w:date="2023-01-24T21:28:00Z">
        <w:r w:rsidR="00C81A47">
          <w:rPr>
            <w:rFonts w:ascii="Cambria" w:eastAsiaTheme="minorEastAsia" w:hAnsi="Cambria"/>
          </w:rPr>
          <w:t xml:space="preserve"> </w:t>
        </w:r>
      </w:ins>
      <w:del w:id="1530" w:author="Bale,Cameron" w:date="2023-01-24T21:28:00Z">
        <w:r w:rsidR="00AE069A" w:rsidDel="00C81A47">
          <w:rPr>
            <w:rFonts w:ascii="Cambria" w:eastAsiaTheme="minorEastAsia" w:hAnsi="Cambria"/>
          </w:rPr>
          <w:delText xml:space="preserve"> which is forecastable, </w:delText>
        </w:r>
      </w:del>
      <w:r w:rsidR="00AE069A">
        <w:rPr>
          <w:rFonts w:ascii="Cambria" w:eastAsiaTheme="minorEastAsia" w:hAnsi="Cambria"/>
        </w:rPr>
        <w:t xml:space="preserve">whereas the variance </w:t>
      </w:r>
      <w:ins w:id="1531" w:author="Bale,Cameron" w:date="2023-01-24T21:28:00Z">
        <w:r w:rsidR="00C81A47">
          <w:rPr>
            <w:rFonts w:ascii="Cambria" w:eastAsiaTheme="minorEastAsia" w:hAnsi="Cambria"/>
          </w:rPr>
          <w:t>of</w:t>
        </w:r>
      </w:ins>
      <w:del w:id="1532" w:author="Bale,Cameron" w:date="2023-01-24T21:28:00Z">
        <w:r w:rsidR="00AE069A" w:rsidDel="00C81A47">
          <w:rPr>
            <w:rFonts w:ascii="Cambria" w:eastAsiaTheme="minorEastAsia" w:hAnsi="Cambria"/>
          </w:rPr>
          <w:delText>in</w:delText>
        </w:r>
      </w:del>
      <w:r w:rsidR="00AE069A">
        <w:rPr>
          <w:rFonts w:ascii="Cambria" w:eastAsiaTheme="minorEastAsia" w:hAnsi="Cambria"/>
        </w:rPr>
        <w:t xml:space="preserve"> the series on the right </w:t>
      </w:r>
      <w:ins w:id="1533" w:author="Bale,Cameron" w:date="2023-01-24T21:29:00Z">
        <w:r w:rsidR="00C81A47">
          <w:rPr>
            <w:rFonts w:ascii="Cambria" w:eastAsiaTheme="minorEastAsia" w:hAnsi="Cambria"/>
          </w:rPr>
          <w:t xml:space="preserve">results from </w:t>
        </w:r>
      </w:ins>
      <w:del w:id="1534" w:author="Bale,Cameron" w:date="2023-01-24T21:29:00Z">
        <w:r w:rsidR="00AE069A" w:rsidDel="00C81A47">
          <w:rPr>
            <w:rFonts w:ascii="Cambria" w:eastAsiaTheme="minorEastAsia" w:hAnsi="Cambria"/>
          </w:rPr>
          <w:delText xml:space="preserve">appears to be due to </w:delText>
        </w:r>
      </w:del>
      <w:r w:rsidR="00AE069A">
        <w:rPr>
          <w:rFonts w:ascii="Cambria" w:eastAsiaTheme="minorEastAsia" w:hAnsi="Cambria"/>
        </w:rPr>
        <w:t xml:space="preserve">the randomness of the series. The series on the left has low </w:t>
      </w:r>
      <w:r w:rsidR="00AE069A">
        <w:rPr>
          <w:rFonts w:ascii="Cambria" w:eastAsiaTheme="minorEastAsia" w:hAnsi="Cambria"/>
          <w:i/>
          <w:iCs/>
        </w:rPr>
        <w:t>Kurtosis</w:t>
      </w:r>
      <w:r w:rsidR="00AE069A">
        <w:rPr>
          <w:rFonts w:ascii="Cambria" w:eastAsiaTheme="minorEastAsia" w:hAnsi="Cambria"/>
        </w:rPr>
        <w:t>, i.e., light tails relative to the standard normal distribution, whereas the opposite is true for the series on the right.</w:t>
      </w:r>
    </w:p>
    <w:p w14:paraId="28B921F6" w14:textId="214B7FE6" w:rsidR="00AE069A" w:rsidDel="00C81A47" w:rsidRDefault="00AE069A" w:rsidP="00AE069A">
      <w:pPr>
        <w:tabs>
          <w:tab w:val="left" w:pos="1152"/>
        </w:tabs>
        <w:rPr>
          <w:del w:id="1535" w:author="Bale,Cameron" w:date="2023-01-24T21:29:00Z"/>
          <w:rFonts w:ascii="Cambria" w:eastAsiaTheme="minorEastAsia" w:hAnsi="Cambria"/>
        </w:rPr>
      </w:pPr>
    </w:p>
    <w:p w14:paraId="687661BC" w14:textId="77777777" w:rsidR="00FB248E" w:rsidRDefault="00FB248E" w:rsidP="00AE069A">
      <w:pPr>
        <w:tabs>
          <w:tab w:val="left" w:pos="1152"/>
        </w:tabs>
        <w:rPr>
          <w:rFonts w:ascii="Cambria" w:eastAsiaTheme="minorEastAsia" w:hAnsi="Cambria"/>
          <w:b/>
          <w:bCs/>
        </w:rPr>
      </w:pPr>
    </w:p>
    <w:p w14:paraId="6158A37F" w14:textId="621915D4"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t xml:space="preserve">Fig </w:t>
      </w:r>
      <w:r w:rsidR="001F64F8">
        <w:rPr>
          <w:rFonts w:ascii="Cambria" w:eastAsiaTheme="minorEastAsia" w:hAnsi="Cambria"/>
          <w:b/>
          <w:bCs/>
        </w:rPr>
        <w:t>3</w:t>
      </w:r>
      <w:r>
        <w:rPr>
          <w:rFonts w:ascii="Cambria" w:eastAsiaTheme="minorEastAsia" w:hAnsi="Cambria"/>
          <w:b/>
          <w:bCs/>
        </w:rPr>
        <w:t>: Comparison of a time series with desirable features (easy to forecast) and a time series with undesirable features (</w:t>
      </w:r>
      <w:del w:id="1536" w:author="Bale,Cameron" w:date="2023-01-24T21:29:00Z">
        <w:r w:rsidDel="00584E8F">
          <w:rPr>
            <w:rFonts w:ascii="Cambria" w:eastAsiaTheme="minorEastAsia" w:hAnsi="Cambria"/>
            <w:b/>
            <w:bCs/>
          </w:rPr>
          <w:delText xml:space="preserve">difficult </w:delText>
        </w:r>
      </w:del>
      <w:ins w:id="1537" w:author="Bale,Cameron" w:date="2023-01-24T21:29:00Z">
        <w:r w:rsidR="00584E8F">
          <w:rPr>
            <w:rFonts w:ascii="Cambria" w:eastAsiaTheme="minorEastAsia" w:hAnsi="Cambria"/>
            <w:b/>
            <w:bCs/>
          </w:rPr>
          <w:t>challenging</w:t>
        </w:r>
        <w:r w:rsidR="00584E8F">
          <w:rPr>
            <w:rFonts w:ascii="Cambria" w:eastAsiaTheme="minorEastAsia" w:hAnsi="Cambria"/>
            <w:b/>
            <w:bCs/>
          </w:rPr>
          <w:t xml:space="preserve"> </w:t>
        </w:r>
      </w:ins>
      <w:r>
        <w:rPr>
          <w:rFonts w:ascii="Cambria" w:eastAsiaTheme="minorEastAsia" w:hAnsi="Cambria"/>
          <w:b/>
          <w:bCs/>
        </w:rPr>
        <w:t>to forecast).</w:t>
      </w:r>
    </w:p>
    <w:p w14:paraId="208523C5" w14:textId="69B936DD" w:rsidR="00AE069A" w:rsidRDefault="00AE069A" w:rsidP="00AE069A">
      <w:pPr>
        <w:tabs>
          <w:tab w:val="left" w:pos="1152"/>
        </w:tabs>
        <w:rPr>
          <w:rFonts w:ascii="Cambria" w:eastAsiaTheme="minorEastAsia" w:hAnsi="Cambria"/>
        </w:rPr>
      </w:pPr>
    </w:p>
    <w:p w14:paraId="2EB9EDDF" w14:textId="6125095B" w:rsidR="00AE069A" w:rsidRDefault="00B31D3A" w:rsidP="00AE069A">
      <w:pPr>
        <w:tabs>
          <w:tab w:val="left" w:pos="1152"/>
        </w:tabs>
        <w:rPr>
          <w:rFonts w:ascii="Cambria" w:eastAsiaTheme="minorEastAsia" w:hAnsi="Cambria"/>
        </w:rPr>
      </w:pPr>
      <w:r>
        <w:rPr>
          <w:rFonts w:ascii="Cambria" w:eastAsiaTheme="minorEastAsia" w:hAnsi="Cambria"/>
          <w:noProof/>
        </w:rPr>
        <w:drawing>
          <wp:anchor distT="0" distB="0" distL="114300" distR="114300" simplePos="0" relativeHeight="251679744" behindDoc="0" locked="0" layoutInCell="1" allowOverlap="1" wp14:anchorId="16CF109E" wp14:editId="64E4E2FA">
            <wp:simplePos x="0" y="0"/>
            <wp:positionH relativeFrom="margin">
              <wp:align>right</wp:align>
            </wp:positionH>
            <wp:positionV relativeFrom="paragraph">
              <wp:posOffset>67209</wp:posOffset>
            </wp:positionV>
            <wp:extent cx="5936615" cy="3077845"/>
            <wp:effectExtent l="0" t="0" r="6985" b="8255"/>
            <wp:wrapNone/>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077845"/>
                    </a:xfrm>
                    <a:prstGeom prst="rect">
                      <a:avLst/>
                    </a:prstGeom>
                    <a:noFill/>
                    <a:ln>
                      <a:noFill/>
                    </a:ln>
                  </pic:spPr>
                </pic:pic>
              </a:graphicData>
            </a:graphic>
          </wp:anchor>
        </w:drawing>
      </w:r>
    </w:p>
    <w:p w14:paraId="2DE74B6B" w14:textId="7EC68907" w:rsidR="00AE069A" w:rsidRDefault="00AE069A" w:rsidP="00AE069A">
      <w:pPr>
        <w:tabs>
          <w:tab w:val="left" w:pos="1152"/>
        </w:tabs>
        <w:jc w:val="center"/>
        <w:rPr>
          <w:rFonts w:ascii="Cambria" w:eastAsiaTheme="minorEastAsia" w:hAnsi="Cambria"/>
        </w:rPr>
      </w:pPr>
    </w:p>
    <w:p w14:paraId="1D4525AF" w14:textId="63F4669E" w:rsidR="00AE069A" w:rsidRDefault="00AE069A" w:rsidP="00AE069A">
      <w:pPr>
        <w:tabs>
          <w:tab w:val="left" w:pos="1152"/>
        </w:tabs>
        <w:jc w:val="center"/>
        <w:rPr>
          <w:rFonts w:ascii="Cambria" w:eastAsiaTheme="minorEastAsia" w:hAnsi="Cambria"/>
        </w:rPr>
      </w:pPr>
    </w:p>
    <w:p w14:paraId="1A9443DE" w14:textId="0AA3C8AD" w:rsidR="00B31D3A" w:rsidRDefault="00B31D3A" w:rsidP="00AE069A">
      <w:pPr>
        <w:tabs>
          <w:tab w:val="left" w:pos="1152"/>
        </w:tabs>
        <w:jc w:val="center"/>
        <w:rPr>
          <w:rFonts w:ascii="Cambria" w:eastAsiaTheme="minorEastAsia" w:hAnsi="Cambria"/>
        </w:rPr>
      </w:pPr>
    </w:p>
    <w:p w14:paraId="38D43C04" w14:textId="788A72D3" w:rsidR="00B31D3A" w:rsidRDefault="00B31D3A" w:rsidP="00AE069A">
      <w:pPr>
        <w:tabs>
          <w:tab w:val="left" w:pos="1152"/>
        </w:tabs>
        <w:jc w:val="center"/>
        <w:rPr>
          <w:rFonts w:ascii="Cambria" w:eastAsiaTheme="minorEastAsia" w:hAnsi="Cambria"/>
        </w:rPr>
      </w:pPr>
    </w:p>
    <w:p w14:paraId="72640195" w14:textId="2D4B5573" w:rsidR="004C099A" w:rsidRDefault="004C099A" w:rsidP="00AE069A">
      <w:pPr>
        <w:tabs>
          <w:tab w:val="left" w:pos="1152"/>
        </w:tabs>
        <w:jc w:val="center"/>
        <w:rPr>
          <w:rFonts w:ascii="Cambria" w:eastAsiaTheme="minorEastAsia" w:hAnsi="Cambria"/>
        </w:rPr>
      </w:pPr>
    </w:p>
    <w:p w14:paraId="3E19E04A" w14:textId="623E6102" w:rsidR="004C099A" w:rsidRDefault="004C099A" w:rsidP="00AE069A">
      <w:pPr>
        <w:tabs>
          <w:tab w:val="left" w:pos="1152"/>
        </w:tabs>
        <w:jc w:val="center"/>
        <w:rPr>
          <w:rFonts w:ascii="Cambria" w:eastAsiaTheme="minorEastAsia" w:hAnsi="Cambria"/>
        </w:rPr>
      </w:pPr>
    </w:p>
    <w:p w14:paraId="0E1C6B36" w14:textId="5F507A0E" w:rsidR="004C099A" w:rsidRDefault="004C099A" w:rsidP="00AE069A">
      <w:pPr>
        <w:tabs>
          <w:tab w:val="left" w:pos="1152"/>
        </w:tabs>
        <w:jc w:val="center"/>
        <w:rPr>
          <w:rFonts w:ascii="Cambria" w:eastAsiaTheme="minorEastAsia" w:hAnsi="Cambria"/>
        </w:rPr>
      </w:pPr>
    </w:p>
    <w:p w14:paraId="2D674E98" w14:textId="2F3A53F9" w:rsidR="004C099A" w:rsidRDefault="004C099A" w:rsidP="00AE069A">
      <w:pPr>
        <w:tabs>
          <w:tab w:val="left" w:pos="1152"/>
        </w:tabs>
        <w:jc w:val="center"/>
        <w:rPr>
          <w:rFonts w:ascii="Cambria" w:eastAsiaTheme="minorEastAsia" w:hAnsi="Cambria"/>
        </w:rPr>
      </w:pPr>
    </w:p>
    <w:p w14:paraId="6BB455DD" w14:textId="5307E348" w:rsidR="004C099A" w:rsidRDefault="004C099A" w:rsidP="00AE069A">
      <w:pPr>
        <w:tabs>
          <w:tab w:val="left" w:pos="1152"/>
        </w:tabs>
        <w:jc w:val="center"/>
        <w:rPr>
          <w:rFonts w:ascii="Cambria" w:eastAsiaTheme="minorEastAsia" w:hAnsi="Cambria"/>
        </w:rPr>
      </w:pPr>
    </w:p>
    <w:p w14:paraId="70A72C60" w14:textId="244F4AC6" w:rsidR="004C099A" w:rsidRDefault="004C099A" w:rsidP="00AE069A">
      <w:pPr>
        <w:tabs>
          <w:tab w:val="left" w:pos="1152"/>
        </w:tabs>
        <w:jc w:val="center"/>
        <w:rPr>
          <w:rFonts w:ascii="Cambria" w:eastAsiaTheme="minorEastAsia" w:hAnsi="Cambria"/>
        </w:rPr>
      </w:pPr>
    </w:p>
    <w:p w14:paraId="10F46706" w14:textId="240B037E" w:rsidR="004C099A" w:rsidRDefault="004C099A" w:rsidP="00AE069A">
      <w:pPr>
        <w:tabs>
          <w:tab w:val="left" w:pos="1152"/>
        </w:tabs>
        <w:jc w:val="center"/>
        <w:rPr>
          <w:rFonts w:ascii="Cambria" w:eastAsiaTheme="minorEastAsia" w:hAnsi="Cambria"/>
        </w:rPr>
      </w:pPr>
    </w:p>
    <w:p w14:paraId="0B224D7B" w14:textId="77777777" w:rsidR="004C099A" w:rsidRDefault="004C099A" w:rsidP="00AE069A">
      <w:pPr>
        <w:tabs>
          <w:tab w:val="left" w:pos="1152"/>
        </w:tabs>
        <w:jc w:val="center"/>
        <w:rPr>
          <w:rFonts w:ascii="Cambria" w:eastAsiaTheme="minorEastAsia" w:hAnsi="Cambria"/>
        </w:rPr>
      </w:pPr>
    </w:p>
    <w:p w14:paraId="0FDA27AE" w14:textId="166E06BF" w:rsidR="00B31D3A" w:rsidRDefault="00B31D3A" w:rsidP="00AE069A">
      <w:pPr>
        <w:tabs>
          <w:tab w:val="left" w:pos="1152"/>
        </w:tabs>
        <w:jc w:val="center"/>
        <w:rPr>
          <w:rFonts w:ascii="Cambria" w:eastAsiaTheme="minorEastAsia" w:hAnsi="Cambria"/>
        </w:rPr>
      </w:pPr>
    </w:p>
    <w:p w14:paraId="59AE727E" w14:textId="4C5DFC4C" w:rsidR="00B31D3A" w:rsidRDefault="00B31D3A" w:rsidP="00AE069A">
      <w:pPr>
        <w:tabs>
          <w:tab w:val="left" w:pos="1152"/>
        </w:tabs>
        <w:jc w:val="center"/>
        <w:rPr>
          <w:rFonts w:ascii="Cambria" w:eastAsiaTheme="minorEastAsia" w:hAnsi="Cambria"/>
        </w:rPr>
      </w:pPr>
    </w:p>
    <w:p w14:paraId="7AF778C5" w14:textId="1AA21CE8" w:rsidR="00B31D3A" w:rsidRDefault="00B31D3A" w:rsidP="00AE069A">
      <w:pPr>
        <w:tabs>
          <w:tab w:val="left" w:pos="1152"/>
        </w:tabs>
        <w:jc w:val="center"/>
        <w:rPr>
          <w:rFonts w:ascii="Cambria" w:eastAsiaTheme="minorEastAsia" w:hAnsi="Cambria"/>
        </w:rPr>
      </w:pPr>
    </w:p>
    <w:p w14:paraId="762657C0" w14:textId="7A900004" w:rsidR="00B31D3A" w:rsidRDefault="00B31D3A" w:rsidP="00AE069A">
      <w:pPr>
        <w:tabs>
          <w:tab w:val="left" w:pos="1152"/>
        </w:tabs>
        <w:jc w:val="center"/>
        <w:rPr>
          <w:rFonts w:ascii="Cambria" w:eastAsiaTheme="minorEastAsia" w:hAnsi="Cambria"/>
        </w:rPr>
      </w:pPr>
    </w:p>
    <w:p w14:paraId="17835DE5" w14:textId="7FFEBCDA" w:rsidR="00B31D3A" w:rsidRDefault="00B31D3A" w:rsidP="00AE069A">
      <w:pPr>
        <w:tabs>
          <w:tab w:val="left" w:pos="1152"/>
        </w:tabs>
        <w:jc w:val="center"/>
        <w:rPr>
          <w:rFonts w:ascii="Cambria" w:eastAsiaTheme="minorEastAsia" w:hAnsi="Cambria"/>
        </w:rPr>
      </w:pPr>
    </w:p>
    <w:p w14:paraId="7D839F3A" w14:textId="03EF5349" w:rsidR="00B31D3A" w:rsidRDefault="00B31D3A" w:rsidP="00AE069A">
      <w:pPr>
        <w:tabs>
          <w:tab w:val="left" w:pos="1152"/>
        </w:tabs>
        <w:jc w:val="center"/>
        <w:rPr>
          <w:rFonts w:ascii="Cambria" w:eastAsiaTheme="minorEastAsia" w:hAnsi="Cambria"/>
        </w:rPr>
      </w:pPr>
    </w:p>
    <w:p w14:paraId="1872E200" w14:textId="54E8FB4B" w:rsidR="00B31D3A" w:rsidRDefault="00B31D3A" w:rsidP="00AE069A">
      <w:pPr>
        <w:tabs>
          <w:tab w:val="left" w:pos="1152"/>
        </w:tabs>
        <w:jc w:val="center"/>
        <w:rPr>
          <w:rFonts w:ascii="Cambria" w:eastAsiaTheme="minorEastAsia" w:hAnsi="Cambria"/>
        </w:rPr>
      </w:pPr>
    </w:p>
    <w:p w14:paraId="6AABAEE6" w14:textId="77777777" w:rsidR="00AE069A" w:rsidRDefault="00AE069A" w:rsidP="00AE069A">
      <w:pPr>
        <w:tabs>
          <w:tab w:val="left" w:pos="1152"/>
        </w:tabs>
        <w:rPr>
          <w:rFonts w:ascii="Cambria" w:eastAsiaTheme="minorEastAsia" w:hAnsi="Cambria"/>
        </w:rPr>
      </w:pPr>
    </w:p>
    <w:p w14:paraId="5761B04E" w14:textId="05D6993D"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lastRenderedPageBreak/>
        <w:t xml:space="preserve">Table </w:t>
      </w:r>
      <w:r w:rsidR="00BD6987">
        <w:rPr>
          <w:rFonts w:ascii="Cambria" w:eastAsiaTheme="minorEastAsia" w:hAnsi="Cambria"/>
          <w:b/>
          <w:bCs/>
        </w:rPr>
        <w:t>1</w:t>
      </w:r>
      <w:r>
        <w:rPr>
          <w:rFonts w:ascii="Cambria" w:eastAsiaTheme="minorEastAsia" w:hAnsi="Cambria"/>
          <w:b/>
          <w:bCs/>
        </w:rPr>
        <w:t>: feature value comparison between a series with desirable features (easy to forecast) and a series with undesirable features (</w:t>
      </w:r>
      <w:del w:id="1538" w:author="Bale,Cameron" w:date="2023-01-24T21:30:00Z">
        <w:r w:rsidDel="00584E8F">
          <w:rPr>
            <w:rFonts w:ascii="Cambria" w:eastAsiaTheme="minorEastAsia" w:hAnsi="Cambria"/>
            <w:b/>
            <w:bCs/>
          </w:rPr>
          <w:delText xml:space="preserve">difficult </w:delText>
        </w:r>
      </w:del>
      <w:ins w:id="1539" w:author="Bale,Cameron" w:date="2023-01-24T21:30:00Z">
        <w:r w:rsidR="00584E8F">
          <w:rPr>
            <w:rFonts w:ascii="Cambria" w:eastAsiaTheme="minorEastAsia" w:hAnsi="Cambria"/>
            <w:b/>
            <w:bCs/>
          </w:rPr>
          <w:t>challenging</w:t>
        </w:r>
        <w:r w:rsidR="00584E8F">
          <w:rPr>
            <w:rFonts w:ascii="Cambria" w:eastAsiaTheme="minorEastAsia" w:hAnsi="Cambria"/>
            <w:b/>
            <w:bCs/>
          </w:rPr>
          <w:t xml:space="preserve"> </w:t>
        </w:r>
      </w:ins>
      <w:r>
        <w:rPr>
          <w:rFonts w:ascii="Cambria" w:eastAsiaTheme="minorEastAsia" w:hAnsi="Cambria"/>
          <w:b/>
          <w:bCs/>
        </w:rPr>
        <w:t>to forecast)</w:t>
      </w:r>
      <w:ins w:id="1540" w:author="Bale,Cameron" w:date="2023-01-24T21:30:00Z">
        <w:r w:rsidR="00584E8F">
          <w:rPr>
            <w:rFonts w:ascii="Cambria" w:eastAsiaTheme="minorEastAsia" w:hAnsi="Cambria"/>
            <w:b/>
            <w:bCs/>
          </w:rPr>
          <w:t>.</w:t>
        </w:r>
      </w:ins>
    </w:p>
    <w:p w14:paraId="59B578C0" w14:textId="77777777" w:rsidR="00AE069A" w:rsidRDefault="00AE069A" w:rsidP="00AE069A">
      <w:pPr>
        <w:tabs>
          <w:tab w:val="left" w:pos="1152"/>
        </w:tabs>
        <w:rPr>
          <w:rFonts w:ascii="Cambria" w:eastAsiaTheme="minorEastAsia" w:hAnsi="Cambria"/>
        </w:rPr>
      </w:pPr>
    </w:p>
    <w:tbl>
      <w:tblPr>
        <w:tblStyle w:val="TableGrid"/>
        <w:tblW w:w="10080" w:type="dxa"/>
        <w:tblInd w:w="-185" w:type="dxa"/>
        <w:tblLook w:val="04A0" w:firstRow="1" w:lastRow="0" w:firstColumn="1" w:lastColumn="0" w:noHBand="0" w:noVBand="1"/>
      </w:tblPr>
      <w:tblGrid>
        <w:gridCol w:w="1890"/>
        <w:gridCol w:w="3870"/>
        <w:gridCol w:w="4320"/>
      </w:tblGrid>
      <w:tr w:rsidR="00AE069A" w14:paraId="77D52C6C" w14:textId="77777777" w:rsidTr="00573EE9">
        <w:tc>
          <w:tcPr>
            <w:tcW w:w="1890" w:type="dxa"/>
          </w:tcPr>
          <w:p w14:paraId="21E6447B"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Feature</w:t>
            </w:r>
          </w:p>
        </w:tc>
        <w:tc>
          <w:tcPr>
            <w:tcW w:w="3870" w:type="dxa"/>
          </w:tcPr>
          <w:p w14:paraId="19DDD749"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Desirable Feature</w:t>
            </w:r>
            <w:r>
              <w:rPr>
                <w:rFonts w:ascii="Cambria" w:eastAsiaTheme="minorEastAsia" w:hAnsi="Cambria"/>
                <w:b/>
                <w:bCs/>
              </w:rPr>
              <w:t>s</w:t>
            </w:r>
            <w:r w:rsidRPr="0053699F">
              <w:rPr>
                <w:rFonts w:ascii="Cambria" w:eastAsiaTheme="minorEastAsia" w:hAnsi="Cambria"/>
                <w:b/>
                <w:bCs/>
              </w:rPr>
              <w:t xml:space="preserve"> (left Fig. 1)</w:t>
            </w:r>
          </w:p>
        </w:tc>
        <w:tc>
          <w:tcPr>
            <w:tcW w:w="4320" w:type="dxa"/>
          </w:tcPr>
          <w:p w14:paraId="6E98D2A0"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Undesirable Feature</w:t>
            </w:r>
            <w:r>
              <w:rPr>
                <w:rFonts w:ascii="Cambria" w:eastAsiaTheme="minorEastAsia" w:hAnsi="Cambria"/>
                <w:b/>
                <w:bCs/>
              </w:rPr>
              <w:t>s</w:t>
            </w:r>
            <w:r w:rsidRPr="0053699F">
              <w:rPr>
                <w:rFonts w:ascii="Cambria" w:eastAsiaTheme="minorEastAsia" w:hAnsi="Cambria"/>
                <w:b/>
                <w:bCs/>
              </w:rPr>
              <w:t xml:space="preserve"> (right Fig. 1)</w:t>
            </w:r>
          </w:p>
        </w:tc>
      </w:tr>
      <w:tr w:rsidR="00AE069A" w14:paraId="0448EE76" w14:textId="77777777" w:rsidTr="00573EE9">
        <w:tc>
          <w:tcPr>
            <w:tcW w:w="1890" w:type="dxa"/>
          </w:tcPr>
          <w:p w14:paraId="48162571" w14:textId="77777777" w:rsidR="00AE069A" w:rsidRPr="0053699F"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SpecEntropy</w:t>
            </w:r>
            <w:proofErr w:type="spellEnd"/>
          </w:p>
        </w:tc>
        <w:tc>
          <w:tcPr>
            <w:tcW w:w="3870" w:type="dxa"/>
          </w:tcPr>
          <w:p w14:paraId="14A743C9"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0.07</w:t>
            </w:r>
          </w:p>
        </w:tc>
        <w:tc>
          <w:tcPr>
            <w:tcW w:w="4320" w:type="dxa"/>
          </w:tcPr>
          <w:p w14:paraId="6FE0206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r>
      <w:tr w:rsidR="00AE069A" w14:paraId="4CA4541A" w14:textId="77777777" w:rsidTr="00573EE9">
        <w:tc>
          <w:tcPr>
            <w:tcW w:w="1890" w:type="dxa"/>
          </w:tcPr>
          <w:p w14:paraId="7CF0D7E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Hurst</w:t>
            </w:r>
          </w:p>
        </w:tc>
        <w:tc>
          <w:tcPr>
            <w:tcW w:w="3870" w:type="dxa"/>
          </w:tcPr>
          <w:p w14:paraId="3E973A6B"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c>
          <w:tcPr>
            <w:tcW w:w="4320" w:type="dxa"/>
          </w:tcPr>
          <w:p w14:paraId="4AA8E6A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0.50</w:t>
            </w:r>
          </w:p>
        </w:tc>
      </w:tr>
      <w:tr w:rsidR="00AE069A" w14:paraId="6E170715" w14:textId="77777777" w:rsidTr="00573EE9">
        <w:tc>
          <w:tcPr>
            <w:tcW w:w="1890" w:type="dxa"/>
          </w:tcPr>
          <w:p w14:paraId="573B4A5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Skewness</w:t>
            </w:r>
          </w:p>
        </w:tc>
        <w:tc>
          <w:tcPr>
            <w:tcW w:w="3870" w:type="dxa"/>
          </w:tcPr>
          <w:p w14:paraId="189F4D0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-0.42</w:t>
            </w:r>
          </w:p>
        </w:tc>
        <w:tc>
          <w:tcPr>
            <w:tcW w:w="4320" w:type="dxa"/>
          </w:tcPr>
          <w:p w14:paraId="325B27E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-0.57</w:t>
            </w:r>
          </w:p>
        </w:tc>
      </w:tr>
      <w:tr w:rsidR="00AE069A" w14:paraId="1F18220F" w14:textId="77777777" w:rsidTr="00573EE9">
        <w:tc>
          <w:tcPr>
            <w:tcW w:w="1890" w:type="dxa"/>
          </w:tcPr>
          <w:p w14:paraId="0477B0FC"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Kurtosis</w:t>
            </w:r>
          </w:p>
        </w:tc>
        <w:tc>
          <w:tcPr>
            <w:tcW w:w="3870" w:type="dxa"/>
          </w:tcPr>
          <w:p w14:paraId="7ECD6CD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-1.24</w:t>
            </w:r>
          </w:p>
        </w:tc>
        <w:tc>
          <w:tcPr>
            <w:tcW w:w="4320" w:type="dxa"/>
          </w:tcPr>
          <w:p w14:paraId="29D658C4"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1.16</w:t>
            </w:r>
          </w:p>
        </w:tc>
      </w:tr>
      <w:tr w:rsidR="00AE069A" w14:paraId="400A63C0" w14:textId="77777777" w:rsidTr="00573EE9">
        <w:tc>
          <w:tcPr>
            <w:tcW w:w="1890" w:type="dxa"/>
          </w:tcPr>
          <w:p w14:paraId="7BDF5E88" w14:textId="77777777" w:rsidR="00AE069A" w:rsidRPr="0053699F"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E_acf</w:t>
            </w:r>
            <w:proofErr w:type="spellEnd"/>
          </w:p>
        </w:tc>
        <w:tc>
          <w:tcPr>
            <w:tcW w:w="3870" w:type="dxa"/>
          </w:tcPr>
          <w:p w14:paraId="433A736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-0.09</w:t>
            </w:r>
          </w:p>
        </w:tc>
        <w:tc>
          <w:tcPr>
            <w:tcW w:w="4320" w:type="dxa"/>
          </w:tcPr>
          <w:p w14:paraId="3469205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-0.19</w:t>
            </w:r>
          </w:p>
        </w:tc>
      </w:tr>
      <w:tr w:rsidR="00AE069A" w14:paraId="07489FC3" w14:textId="77777777" w:rsidTr="00573EE9">
        <w:tc>
          <w:tcPr>
            <w:tcW w:w="1890" w:type="dxa"/>
          </w:tcPr>
          <w:p w14:paraId="69A194CA"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Trend</w:t>
            </w:r>
          </w:p>
        </w:tc>
        <w:tc>
          <w:tcPr>
            <w:tcW w:w="3870" w:type="dxa"/>
          </w:tcPr>
          <w:p w14:paraId="76D5F3A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0.97</w:t>
            </w:r>
          </w:p>
        </w:tc>
        <w:tc>
          <w:tcPr>
            <w:tcW w:w="4320" w:type="dxa"/>
          </w:tcPr>
          <w:p w14:paraId="08F0570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0.12</w:t>
            </w:r>
          </w:p>
        </w:tc>
      </w:tr>
      <w:tr w:rsidR="00AE069A" w14:paraId="5952C201" w14:textId="77777777" w:rsidTr="00573EE9">
        <w:tc>
          <w:tcPr>
            <w:tcW w:w="1890" w:type="dxa"/>
          </w:tcPr>
          <w:p w14:paraId="0825AFFE"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Seasonality</w:t>
            </w:r>
          </w:p>
        </w:tc>
        <w:tc>
          <w:tcPr>
            <w:tcW w:w="3870" w:type="dxa"/>
          </w:tcPr>
          <w:p w14:paraId="28DD66E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0.16</w:t>
            </w:r>
          </w:p>
        </w:tc>
        <w:tc>
          <w:tcPr>
            <w:tcW w:w="4320" w:type="dxa"/>
          </w:tcPr>
          <w:p w14:paraId="50C2B97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0.23</w:t>
            </w:r>
          </w:p>
        </w:tc>
      </w:tr>
      <w:tr w:rsidR="00AE069A" w14:paraId="6B2EA25B" w14:textId="77777777" w:rsidTr="00573EE9">
        <w:tc>
          <w:tcPr>
            <w:tcW w:w="1890" w:type="dxa"/>
          </w:tcPr>
          <w:p w14:paraId="56E99926" w14:textId="77777777" w:rsidR="00AE069A"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SeriesMean</w:t>
            </w:r>
            <w:proofErr w:type="spellEnd"/>
          </w:p>
        </w:tc>
        <w:tc>
          <w:tcPr>
            <w:tcW w:w="3870" w:type="dxa"/>
          </w:tcPr>
          <w:p w14:paraId="5AA5192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7.96</w:t>
            </w:r>
          </w:p>
        </w:tc>
        <w:tc>
          <w:tcPr>
            <w:tcW w:w="4320" w:type="dxa"/>
          </w:tcPr>
          <w:p w14:paraId="0AC2B88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7.01</w:t>
            </w:r>
          </w:p>
        </w:tc>
      </w:tr>
      <w:tr w:rsidR="00AE069A" w14:paraId="0E1A18CA" w14:textId="77777777" w:rsidTr="00573EE9">
        <w:tc>
          <w:tcPr>
            <w:tcW w:w="1890" w:type="dxa"/>
          </w:tcPr>
          <w:p w14:paraId="7717728B" w14:textId="77777777" w:rsidR="00AE069A"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SeriesVariance</w:t>
            </w:r>
            <w:proofErr w:type="spellEnd"/>
          </w:p>
        </w:tc>
        <w:tc>
          <w:tcPr>
            <w:tcW w:w="3870" w:type="dxa"/>
          </w:tcPr>
          <w:p w14:paraId="5992378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0.29</w:t>
            </w:r>
          </w:p>
        </w:tc>
        <w:tc>
          <w:tcPr>
            <w:tcW w:w="4320" w:type="dxa"/>
          </w:tcPr>
          <w:p w14:paraId="5968373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0.65</w:t>
            </w:r>
          </w:p>
        </w:tc>
      </w:tr>
    </w:tbl>
    <w:p w14:paraId="4E464E22" w14:textId="67E5D151" w:rsidR="00AE069A" w:rsidRDefault="00AE069A"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1546D0">
      <w:pPr>
        <w:pStyle w:val="ListParagraph"/>
        <w:numPr>
          <w:ilvl w:val="0"/>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6A122B85" w14:textId="1ADD79A8" w:rsidR="001546D0" w:rsidDel="00FC5D4D" w:rsidRDefault="00503A2D" w:rsidP="00503A2D">
      <w:pPr>
        <w:rPr>
          <w:del w:id="1541" w:author="Bale,Cameron" w:date="2023-01-24T22:15:00Z"/>
          <w:rFonts w:ascii="Cambria" w:eastAsiaTheme="minorEastAsia" w:hAnsi="Cambria"/>
        </w:rPr>
      </w:pPr>
      <w:ins w:id="1542" w:author="Bale,Cameron" w:date="2023-01-24T22:14:00Z">
        <w:r>
          <w:rPr>
            <w:rFonts w:ascii="Cambria" w:hAnsi="Cambria"/>
          </w:rPr>
          <w:t>The k-</w:t>
        </w:r>
        <w:proofErr w:type="spellStart"/>
        <w:r>
          <w:rPr>
            <w:rFonts w:ascii="Cambria" w:hAnsi="Cambria"/>
          </w:rPr>
          <w:t>nTS</w:t>
        </w:r>
        <w:proofErr w:type="spellEnd"/>
        <w:r>
          <w:rPr>
            <w:rFonts w:ascii="Cambria" w:hAnsi="Cambria"/>
          </w:rPr>
          <w:t xml:space="preserve">+ privacy method adds </w:t>
        </w:r>
      </w:ins>
      <w:ins w:id="1543" w:author="Bale,Cameron" w:date="2023-01-24T22:15:00Z">
        <w:r>
          <w:rPr>
            <w:rFonts w:ascii="Cambria" w:hAnsi="Cambria"/>
          </w:rPr>
          <w:t xml:space="preserve">a </w:t>
        </w:r>
      </w:ins>
      <w:ins w:id="1544" w:author="Bale,Cameron" w:date="2023-01-24T22:14:00Z">
        <w:r>
          <w:rPr>
            <w:rFonts w:ascii="Cambria" w:hAnsi="Cambria"/>
          </w:rPr>
          <w:t>feature selection process to k-</w:t>
        </w:r>
        <w:proofErr w:type="spellStart"/>
        <w:r>
          <w:rPr>
            <w:rFonts w:ascii="Cambria" w:hAnsi="Cambria"/>
          </w:rPr>
          <w:t>nTS</w:t>
        </w:r>
      </w:ins>
      <w:proofErr w:type="spellEnd"/>
      <w:ins w:id="1545" w:author="Bale,Cameron" w:date="2023-01-24T22:15:00Z">
        <w:r>
          <w:rPr>
            <w:rFonts w:ascii="Cambria" w:hAnsi="Cambria"/>
          </w:rPr>
          <w:t>.</w:t>
        </w:r>
      </w:ins>
      <w:ins w:id="1546" w:author="Bale,Cameron" w:date="2023-01-24T22:18:00Z">
        <w:r>
          <w:rPr>
            <w:rFonts w:ascii="Cambria" w:hAnsi="Cambria"/>
          </w:rPr>
          <w:t xml:space="preserve"> A</w:t>
        </w:r>
      </w:ins>
      <w:moveToRangeStart w:id="1547" w:author="Bale,Cameron" w:date="2023-01-24T22:18:00Z" w:name="move125491100"/>
      <w:moveTo w:id="1548" w:author="Bale,Cameron" w:date="2023-01-24T22:18:00Z">
        <w:del w:id="1549" w:author="Bale,Cameron" w:date="2023-01-24T22:18:00Z">
          <w:r w:rsidDel="00503A2D">
            <w:rPr>
              <w:rFonts w:ascii="Cambria" w:eastAsiaTheme="minorEastAsia" w:hAnsi="Cambria"/>
            </w:rPr>
            <w:delText>Our reasoning is that a</w:delText>
          </w:r>
        </w:del>
        <w:r>
          <w:rPr>
            <w:rFonts w:ascii="Cambria" w:eastAsiaTheme="minorEastAsia" w:hAnsi="Cambria"/>
          </w:rPr>
          <w:t xml:space="preserve"> feature should be </w:t>
        </w:r>
        <w:del w:id="1550" w:author="Bale,Cameron" w:date="2023-01-24T22:31:00Z">
          <w:r w:rsidDel="00FC5D4D">
            <w:rPr>
              <w:rFonts w:ascii="Cambria" w:eastAsiaTheme="minorEastAsia" w:hAnsi="Cambria"/>
            </w:rPr>
            <w:delText>included in</w:delText>
          </w:r>
        </w:del>
      </w:moveTo>
      <w:ins w:id="1551" w:author="Bale,Cameron" w:date="2023-01-24T22:31:00Z">
        <w:r w:rsidR="00FC5D4D">
          <w:rPr>
            <w:rFonts w:ascii="Cambria" w:eastAsiaTheme="minorEastAsia" w:hAnsi="Cambria"/>
          </w:rPr>
          <w:t>selected for</w:t>
        </w:r>
      </w:ins>
      <w:moveTo w:id="1552" w:author="Bale,Cameron" w:date="2023-01-24T22:18:00Z">
        <w:r>
          <w:rPr>
            <w:rFonts w:ascii="Cambria" w:eastAsiaTheme="minorEastAsia" w:hAnsi="Cambria"/>
          </w:rPr>
          <w:t xml:space="preserve"> 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swapping process</w:t>
        </w:r>
      </w:moveTo>
      <w:ins w:id="1553" w:author="Bale,Cameron" w:date="2023-01-24T22:32:00Z">
        <w:r w:rsidR="00FC5D4D">
          <w:rPr>
            <w:rFonts w:ascii="Cambria" w:eastAsiaTheme="minorEastAsia" w:hAnsi="Cambria"/>
          </w:rPr>
          <w:t xml:space="preserve"> </w:t>
        </w:r>
      </w:ins>
      <w:moveTo w:id="1554" w:author="Bale,Cameron" w:date="2023-01-24T22:18:00Z">
        <w:del w:id="1555" w:author="Bale,Cameron" w:date="2023-01-24T22:32:00Z">
          <w:r w:rsidDel="00FC5D4D">
            <w:rPr>
              <w:rFonts w:ascii="Cambria" w:eastAsiaTheme="minorEastAsia" w:hAnsi="Cambria"/>
            </w:rPr>
            <w:delText xml:space="preserve"> (and preserved in the protected data) </w:delText>
          </w:r>
        </w:del>
        <w:r>
          <w:rPr>
            <w:rFonts w:ascii="Cambria" w:eastAsiaTheme="minorEastAsia" w:hAnsi="Cambria"/>
          </w:rPr>
          <w:t xml:space="preserve">if it </w:t>
        </w:r>
      </w:moveTo>
      <w:ins w:id="1556" w:author="Bale,Cameron" w:date="2023-01-24T22:19:00Z">
        <w:r>
          <w:rPr>
            <w:rFonts w:ascii="Cambria" w:eastAsiaTheme="minorEastAsia" w:hAnsi="Cambria"/>
          </w:rPr>
          <w:t xml:space="preserve">is a good </w:t>
        </w:r>
      </w:ins>
      <w:moveTo w:id="1557" w:author="Bale,Cameron" w:date="2023-01-24T22:18:00Z">
        <w:del w:id="1558" w:author="Bale,Cameron" w:date="2023-01-24T22:19:00Z">
          <w:r w:rsidDel="00503A2D">
            <w:rPr>
              <w:rFonts w:ascii="Cambria" w:eastAsiaTheme="minorEastAsia" w:hAnsi="Cambria"/>
            </w:rPr>
            <w:delText>is predictive of</w:delText>
          </w:r>
        </w:del>
      </w:moveTo>
      <w:ins w:id="1559" w:author="Bale,Cameron" w:date="2023-01-24T22:19:00Z">
        <w:r>
          <w:rPr>
            <w:rFonts w:ascii="Cambria" w:eastAsiaTheme="minorEastAsia" w:hAnsi="Cambria"/>
          </w:rPr>
          <w:t>predictor of</w:t>
        </w:r>
      </w:ins>
      <w:moveTo w:id="1560" w:author="Bale,Cameron" w:date="2023-01-24T22:18:00Z">
        <w:r>
          <w:rPr>
            <w:rFonts w:ascii="Cambria" w:eastAsiaTheme="minorEastAsia" w:hAnsi="Cambria"/>
          </w:rPr>
          <w:t xml:space="preserve"> </w:t>
        </w:r>
        <w:del w:id="1561" w:author="Bale,Cameron" w:date="2023-01-24T22:18:00Z">
          <w:r w:rsidDel="00503A2D">
            <w:rPr>
              <w:rFonts w:ascii="Cambria" w:eastAsiaTheme="minorEastAsia" w:hAnsi="Cambria"/>
            </w:rPr>
            <w:delText xml:space="preserve">the </w:delText>
          </w:r>
        </w:del>
        <w:r>
          <w:rPr>
            <w:rFonts w:ascii="Cambria" w:eastAsiaTheme="minorEastAsia" w:hAnsi="Cambria"/>
          </w:rPr>
          <w:t>forecast error</w:t>
        </w:r>
      </w:moveTo>
      <w:ins w:id="1562" w:author="Bale,Cameron" w:date="2023-01-24T22:18:00Z">
        <w:r>
          <w:rPr>
            <w:rFonts w:ascii="Cambria" w:eastAsiaTheme="minorEastAsia" w:hAnsi="Cambria"/>
          </w:rPr>
          <w:t>s</w:t>
        </w:r>
      </w:ins>
      <w:ins w:id="1563" w:author="Bale,Cameron" w:date="2023-01-24T22:20:00Z">
        <w:r>
          <w:rPr>
            <w:rFonts w:ascii="Cambria" w:eastAsiaTheme="minorEastAsia" w:hAnsi="Cambria"/>
          </w:rPr>
          <w:t>.</w:t>
        </w:r>
      </w:ins>
      <w:ins w:id="1564" w:author="Bale,Cameron" w:date="2023-01-24T22:32:00Z">
        <w:r w:rsidR="00FC5D4D">
          <w:rPr>
            <w:rFonts w:ascii="Cambria" w:eastAsiaTheme="minorEastAsia" w:hAnsi="Cambria"/>
          </w:rPr>
          <w:t xml:space="preserve"> Preserving the values of these features ensures that forecast accuracy is maintained while </w:t>
        </w:r>
      </w:ins>
      <w:ins w:id="1565" w:author="Bale,Cameron" w:date="2023-01-24T22:33:00Z">
        <w:r w:rsidR="00FC5D4D">
          <w:rPr>
            <w:rFonts w:ascii="Cambria" w:eastAsiaTheme="minorEastAsia" w:hAnsi="Cambria"/>
          </w:rPr>
          <w:t>the privacy of the data increases.</w:t>
        </w:r>
      </w:ins>
      <w:moveTo w:id="1566" w:author="Bale,Cameron" w:date="2023-01-24T22:18:00Z">
        <w:del w:id="1567" w:author="Bale,Cameron" w:date="2023-01-24T22:20:00Z">
          <w:r w:rsidDel="00503A2D">
            <w:rPr>
              <w:rFonts w:ascii="Cambria" w:eastAsiaTheme="minorEastAsia" w:hAnsi="Cambria"/>
            </w:rPr>
            <w:delText xml:space="preserve"> across the original and baseline protected data sets.</w:delText>
          </w:r>
        </w:del>
      </w:moveTo>
      <w:moveToRangeEnd w:id="1547"/>
      <w:del w:id="1568" w:author="Bale,Cameron" w:date="2023-01-24T22:15:00Z">
        <w:r w:rsidR="001546D0" w:rsidDel="00503A2D">
          <w:rPr>
            <w:rFonts w:ascii="Cambria" w:hAnsi="Cambria"/>
          </w:rPr>
          <w:delText xml:space="preserve">The </w:delText>
        </w:r>
        <w:r w:rsidR="001546D0" w:rsidDel="00503A2D">
          <w:rPr>
            <w:rFonts w:ascii="Cambria" w:hAnsi="Cambria"/>
            <w:i/>
            <w:iCs/>
          </w:rPr>
          <w:delText>k</w:delText>
        </w:r>
        <w:r w:rsidR="001546D0" w:rsidDel="00503A2D">
          <w:rPr>
            <w:rFonts w:ascii="Cambria" w:hAnsi="Cambria"/>
          </w:rPr>
          <w:delText xml:space="preserve">-nTS+ privacy method builds on </w:delText>
        </w:r>
        <w:r w:rsidR="001546D0" w:rsidDel="00503A2D">
          <w:rPr>
            <w:rFonts w:ascii="Cambria" w:hAnsi="Cambria"/>
            <w:i/>
            <w:iCs/>
          </w:rPr>
          <w:delText>k</w:delText>
        </w:r>
        <w:r w:rsidR="001546D0" w:rsidDel="00503A2D">
          <w:rPr>
            <w:rFonts w:ascii="Cambria" w:hAnsi="Cambria"/>
          </w:rPr>
          <w:delText>-nTS by including a feature selection process based on the</w:delText>
        </w:r>
        <w:r w:rsidR="00B00E1E" w:rsidDel="00503A2D">
          <w:rPr>
            <w:rFonts w:ascii="Cambria" w:hAnsi="Cambria"/>
          </w:rPr>
          <w:delText xml:space="preserve"> </w:delText>
        </w:r>
        <w:r w:rsidR="001546D0" w:rsidDel="00503A2D">
          <w:rPr>
            <w:rFonts w:ascii="Cambria" w:hAnsi="Cambria"/>
          </w:rPr>
          <w:delText xml:space="preserve">time series features and forecast accuracy under baseline privacy methods. The idea is to perform swapping which limits the changes in features which are most predictive of forecast accuracy. </w:delText>
        </w:r>
      </w:del>
    </w:p>
    <w:p w14:paraId="0A4D2DC9" w14:textId="5320592E" w:rsidR="00FC5D4D" w:rsidRDefault="00FC5D4D" w:rsidP="00503A2D">
      <w:pPr>
        <w:rPr>
          <w:ins w:id="1569" w:author="Bale,Cameron" w:date="2023-01-24T22:31:00Z"/>
          <w:rFonts w:ascii="Cambria" w:eastAsiaTheme="minorEastAsia" w:hAnsi="Cambria"/>
        </w:rPr>
      </w:pPr>
    </w:p>
    <w:p w14:paraId="1B0A12CE" w14:textId="77777777" w:rsidR="00FC5D4D" w:rsidRDefault="00FC5D4D" w:rsidP="00503A2D">
      <w:pPr>
        <w:rPr>
          <w:ins w:id="1570" w:author="Bale,Cameron" w:date="2023-01-24T22:31:00Z"/>
          <w:rFonts w:ascii="Cambria" w:hAnsi="Cambria"/>
        </w:rPr>
      </w:pPr>
    </w:p>
    <w:p w14:paraId="0C8DE9DB" w14:textId="6B7ED553" w:rsidR="0081520B" w:rsidDel="00503A2D" w:rsidRDefault="00FC5D4D" w:rsidP="001546D0">
      <w:pPr>
        <w:rPr>
          <w:del w:id="1571" w:author="Bale,Cameron" w:date="2023-01-24T22:16:00Z"/>
          <w:rFonts w:ascii="Cambria" w:hAnsi="Cambria"/>
        </w:rPr>
      </w:pPr>
      <w:ins w:id="1572" w:author="Bale,Cameron" w:date="2023-01-24T22:33:00Z">
        <w:r>
          <w:rPr>
            <w:rFonts w:ascii="Cambria" w:hAnsi="Cambria"/>
          </w:rPr>
          <w:t xml:space="preserve">First, </w:t>
        </w:r>
      </w:ins>
    </w:p>
    <w:p w14:paraId="6A65F231" w14:textId="781E5709" w:rsidR="0081520B" w:rsidDel="00FC5D4D" w:rsidRDefault="0081520B" w:rsidP="00503A2D">
      <w:pPr>
        <w:rPr>
          <w:del w:id="1573" w:author="Bale,Cameron" w:date="2023-01-24T22:34:00Z"/>
          <w:rFonts w:ascii="Cambria" w:eastAsiaTheme="minorEastAsia" w:hAnsi="Cambria"/>
        </w:rPr>
      </w:pPr>
      <w:del w:id="1574" w:author="Bale,Cameron" w:date="2023-01-24T22:16:00Z">
        <w:r w:rsidDel="00503A2D">
          <w:rPr>
            <w:rFonts w:ascii="Cambria" w:hAnsi="Cambria"/>
          </w:rPr>
          <w:delText>The feature selection process starts with the</w:delText>
        </w:r>
      </w:del>
      <w:ins w:id="1575" w:author="Bale,Cameron" w:date="2023-01-24T22:33:00Z">
        <w:r w:rsidR="00FC5D4D">
          <w:rPr>
            <w:rFonts w:ascii="Cambria" w:hAnsi="Cambria"/>
          </w:rPr>
          <w:t>t</w:t>
        </w:r>
      </w:ins>
      <w:ins w:id="1576" w:author="Bale,Cameron" w:date="2023-01-24T22:16:00Z">
        <w:r w:rsidR="00503A2D">
          <w:rPr>
            <w:rFonts w:ascii="Cambria" w:hAnsi="Cambria"/>
          </w:rPr>
          <w:t>he</w:t>
        </w:r>
      </w:ins>
      <w:r>
        <w:rPr>
          <w:rFonts w:ascii="Cambria" w:hAnsi="Cambria"/>
        </w:rPr>
        <w:t xml:space="preserve"> data controller generat</w:t>
      </w:r>
      <w:ins w:id="1577" w:author="Bale,Cameron" w:date="2023-01-24T22:16:00Z">
        <w:r w:rsidR="00503A2D">
          <w:rPr>
            <w:rFonts w:ascii="Cambria" w:hAnsi="Cambria"/>
          </w:rPr>
          <w:t>es</w:t>
        </w:r>
      </w:ins>
      <w:del w:id="1578" w:author="Bale,Cameron" w:date="2023-01-24T22:16:00Z">
        <w:r w:rsidDel="00503A2D">
          <w:rPr>
            <w:rFonts w:ascii="Cambria" w:hAnsi="Cambria"/>
          </w:rPr>
          <w:delText>ing</w:delText>
        </w:r>
      </w:del>
      <w:r>
        <w:rPr>
          <w:rFonts w:ascii="Cambria" w:hAnsi="Cambria"/>
        </w:rPr>
        <w:t xml:space="preserve"> forecasts for period </w:t>
      </w:r>
      <m:oMath>
        <m:r>
          <w:rPr>
            <w:rFonts w:ascii="Cambria Math" w:hAnsi="Cambria Math"/>
          </w:rPr>
          <m:t>T - 1</m:t>
        </m:r>
      </m:oMath>
      <w:r>
        <w:rPr>
          <w:rFonts w:ascii="Cambria" w:eastAsiaTheme="minorEastAsia" w:hAnsi="Cambria"/>
        </w:rPr>
        <w:t xml:space="preserve"> for </w:t>
      </w:r>
      <w:del w:id="1579" w:author="Bale,Cameron" w:date="2023-01-24T22:16:00Z">
        <w:r w:rsidDel="00503A2D">
          <w:rPr>
            <w:rFonts w:ascii="Cambria" w:eastAsiaTheme="minorEastAsia" w:hAnsi="Cambria"/>
          </w:rPr>
          <w:delText xml:space="preserve">both </w:delText>
        </w:r>
      </w:del>
      <w:r>
        <w:rPr>
          <w:rFonts w:ascii="Cambria" w:eastAsiaTheme="minorEastAsia" w:hAnsi="Cambria"/>
        </w:rPr>
        <w:t>the original data and the data protected using baseline privacy methods such as differential privacy and additive noise. The data controller measures the</w:t>
      </w:r>
      <w:r w:rsidR="00A13385">
        <w:rPr>
          <w:rFonts w:ascii="Cambria" w:eastAsiaTheme="minorEastAsia" w:hAnsi="Cambria"/>
        </w:rPr>
        <w:t xml:space="preserve"> </w:t>
      </w:r>
      <w:r>
        <w:rPr>
          <w:rFonts w:ascii="Cambria" w:eastAsiaTheme="minorEastAsia" w:hAnsi="Cambria"/>
        </w:rPr>
        <w:t>forecast errors</w:t>
      </w:r>
      <w:r w:rsidR="00A13385">
        <w:rPr>
          <w:rFonts w:ascii="Cambria" w:eastAsiaTheme="minorEastAsia" w:hAnsi="Cambria"/>
        </w:rPr>
        <w:t xml:space="preserve"> a</w:t>
      </w:r>
      <w:r>
        <w:rPr>
          <w:rFonts w:ascii="Cambria" w:eastAsiaTheme="minorEastAsia" w:hAnsi="Cambria"/>
        </w:rPr>
        <w:t>nd time series feature</w:t>
      </w:r>
      <w:ins w:id="1580" w:author="Bale,Cameron" w:date="2023-01-24T22:17:00Z">
        <w:r w:rsidR="00503A2D">
          <w:rPr>
            <w:rFonts w:ascii="Cambria" w:eastAsiaTheme="minorEastAsia" w:hAnsi="Cambria"/>
          </w:rPr>
          <w:t>s</w:t>
        </w:r>
      </w:ins>
      <w:del w:id="1581" w:author="Bale,Cameron" w:date="2023-01-24T22:17:00Z">
        <w:r w:rsidDel="00503A2D">
          <w:rPr>
            <w:rFonts w:ascii="Cambria" w:eastAsiaTheme="minorEastAsia" w:hAnsi="Cambria"/>
          </w:rPr>
          <w:delText xml:space="preserve"> values</w:delText>
        </w:r>
      </w:del>
      <w:r w:rsidR="00A13385">
        <w:rPr>
          <w:rFonts w:ascii="Cambria" w:eastAsiaTheme="minorEastAsia" w:hAnsi="Cambria"/>
        </w:rPr>
        <w:t xml:space="preserve"> for </w:t>
      </w:r>
      <w:r>
        <w:rPr>
          <w:rFonts w:ascii="Cambria" w:eastAsiaTheme="minorEastAsia" w:hAnsi="Cambria"/>
        </w:rPr>
        <w:t>each original and protected time series.</w:t>
      </w:r>
      <w:ins w:id="1582" w:author="Bale,Cameron" w:date="2023-01-24T22:33:00Z">
        <w:r w:rsidR="00FC5D4D">
          <w:rPr>
            <w:rFonts w:ascii="Cambria" w:eastAsiaTheme="minorEastAsia" w:hAnsi="Cambria"/>
          </w:rPr>
          <w:t xml:space="preserve"> N</w:t>
        </w:r>
      </w:ins>
      <w:ins w:id="1583" w:author="Bale,Cameron" w:date="2023-01-24T22:34:00Z">
        <w:r w:rsidR="00FC5D4D">
          <w:rPr>
            <w:rFonts w:ascii="Cambria" w:eastAsiaTheme="minorEastAsia" w:hAnsi="Cambria"/>
          </w:rPr>
          <w:t>ext,</w:t>
        </w:r>
      </w:ins>
      <w:ins w:id="1584" w:author="Bale,Cameron" w:date="2023-01-24T22:38:00Z">
        <w:r w:rsidR="00FC5D4D">
          <w:rPr>
            <w:rFonts w:ascii="Cambria" w:eastAsiaTheme="minorEastAsia" w:hAnsi="Cambria"/>
          </w:rPr>
          <w:t xml:space="preserve"> similar to Li et al. (2022),</w:t>
        </w:r>
      </w:ins>
      <w:ins w:id="1585" w:author="Bale,Cameron" w:date="2023-01-24T22:34:00Z">
        <w:r w:rsidR="00FC5D4D">
          <w:rPr>
            <w:rFonts w:ascii="Cambria" w:eastAsiaTheme="minorEastAsia" w:hAnsi="Cambria"/>
          </w:rPr>
          <w:t xml:space="preserve"> the </w:t>
        </w:r>
        <w:proofErr w:type="spellStart"/>
        <w:r w:rsidR="00FC5D4D">
          <w:rPr>
            <w:rFonts w:ascii="Cambria" w:eastAsiaTheme="minorEastAsia" w:hAnsi="Cambria"/>
          </w:rPr>
          <w:t>RReliefF</w:t>
        </w:r>
        <w:proofErr w:type="spellEnd"/>
        <w:r w:rsidR="00FC5D4D">
          <w:rPr>
            <w:rFonts w:ascii="Cambria" w:eastAsiaTheme="minorEastAsia" w:hAnsi="Cambria"/>
          </w:rPr>
          <w:t xml:space="preserve"> algorithm (</w:t>
        </w:r>
        <w:proofErr w:type="spellStart"/>
        <w:r w:rsidR="00FC5D4D">
          <w:rPr>
            <w:rFonts w:ascii="Cambria" w:eastAsiaTheme="minorEastAsia" w:hAnsi="Cambria"/>
          </w:rPr>
          <w:t>Robnik-Sikonja</w:t>
        </w:r>
        <w:proofErr w:type="spellEnd"/>
        <w:r w:rsidR="00FC5D4D">
          <w:rPr>
            <w:rFonts w:ascii="Cambria" w:eastAsiaTheme="minorEastAsia" w:hAnsi="Cambria"/>
          </w:rPr>
          <w:t xml:space="preserve"> &amp; </w:t>
        </w:r>
        <w:proofErr w:type="spellStart"/>
        <w:r w:rsidR="00FC5D4D">
          <w:rPr>
            <w:rFonts w:ascii="Cambria" w:eastAsiaTheme="minorEastAsia" w:hAnsi="Cambria"/>
          </w:rPr>
          <w:t>Kononenko</w:t>
        </w:r>
        <w:proofErr w:type="spellEnd"/>
        <w:r w:rsidR="00FC5D4D">
          <w:rPr>
            <w:rFonts w:ascii="Cambria" w:eastAsiaTheme="minorEastAsia" w:hAnsi="Cambria"/>
          </w:rPr>
          <w:t>, 2003) is used</w:t>
        </w:r>
      </w:ins>
      <w:ins w:id="1586" w:author="Bale,Cameron" w:date="2023-01-24T22:43:00Z">
        <w:r w:rsidR="00CA11FF">
          <w:rPr>
            <w:rFonts w:ascii="Cambria" w:eastAsiaTheme="minorEastAsia" w:hAnsi="Cambria"/>
          </w:rPr>
          <w:t xml:space="preserve"> as an initial screen</w:t>
        </w:r>
      </w:ins>
      <w:ins w:id="1587" w:author="Bale,Cameron" w:date="2023-01-24T22:44:00Z">
        <w:r w:rsidR="00CA11FF">
          <w:rPr>
            <w:rFonts w:ascii="Cambria" w:eastAsiaTheme="minorEastAsia" w:hAnsi="Cambria"/>
          </w:rPr>
          <w:t>ing</w:t>
        </w:r>
      </w:ins>
      <w:ins w:id="1588" w:author="Bale,Cameron" w:date="2023-01-24T22:43:00Z">
        <w:r w:rsidR="00CA11FF">
          <w:rPr>
            <w:rFonts w:ascii="Cambria" w:eastAsiaTheme="minorEastAsia" w:hAnsi="Cambria"/>
          </w:rPr>
          <w:t xml:space="preserve"> process</w:t>
        </w:r>
      </w:ins>
      <w:ins w:id="1589" w:author="Bale,Cameron" w:date="2023-01-24T22:34:00Z">
        <w:r w:rsidR="00FC5D4D">
          <w:rPr>
            <w:rFonts w:ascii="Cambria" w:eastAsiaTheme="minorEastAsia" w:hAnsi="Cambria"/>
          </w:rPr>
          <w:t xml:space="preserve"> </w:t>
        </w:r>
      </w:ins>
      <w:ins w:id="1590" w:author="Bale,Cameron" w:date="2023-01-24T22:44:00Z">
        <w:r w:rsidR="00CA11FF">
          <w:rPr>
            <w:rFonts w:ascii="Cambria" w:eastAsiaTheme="minorEastAsia" w:hAnsi="Cambria"/>
          </w:rPr>
          <w:t xml:space="preserve">to </w:t>
        </w:r>
      </w:ins>
      <w:ins w:id="1591" w:author="Bale,Cameron" w:date="2023-01-24T22:34:00Z">
        <w:r w:rsidR="00FC5D4D">
          <w:rPr>
            <w:rFonts w:ascii="Cambria" w:eastAsiaTheme="minorEastAsia" w:hAnsi="Cambria"/>
          </w:rPr>
          <w:t>weight each</w:t>
        </w:r>
      </w:ins>
      <w:del w:id="1592" w:author="Bale,Cameron" w:date="2023-01-24T22:33:00Z">
        <w:r w:rsidDel="00FC5D4D">
          <w:rPr>
            <w:rFonts w:ascii="Cambria" w:eastAsiaTheme="minorEastAsia" w:hAnsi="Cambria"/>
          </w:rPr>
          <w:delText xml:space="preserve"> </w:delText>
        </w:r>
      </w:del>
      <w:moveFromRangeStart w:id="1593" w:author="Bale,Cameron" w:date="2023-01-24T22:18:00Z" w:name="move125491100"/>
      <w:moveFrom w:id="1594" w:author="Bale,Cameron" w:date="2023-01-24T22:18:00Z">
        <w:r w:rsidDel="00503A2D">
          <w:rPr>
            <w:rFonts w:ascii="Cambria" w:eastAsiaTheme="minorEastAsia" w:hAnsi="Cambria"/>
          </w:rPr>
          <w:t xml:space="preserve">Our reasoning is that a feature should be included in the </w:t>
        </w:r>
        <w:r w:rsidDel="00503A2D">
          <w:rPr>
            <w:rFonts w:ascii="Cambria" w:eastAsiaTheme="minorEastAsia" w:hAnsi="Cambria"/>
            <w:i/>
            <w:iCs/>
          </w:rPr>
          <w:t>k</w:t>
        </w:r>
        <w:r w:rsidDel="00503A2D">
          <w:rPr>
            <w:rFonts w:ascii="Cambria" w:eastAsiaTheme="minorEastAsia" w:hAnsi="Cambria"/>
          </w:rPr>
          <w:t>-nTS swapping process</w:t>
        </w:r>
        <w:r w:rsidR="0037133C" w:rsidDel="00503A2D">
          <w:rPr>
            <w:rFonts w:ascii="Cambria" w:eastAsiaTheme="minorEastAsia" w:hAnsi="Cambria"/>
          </w:rPr>
          <w:t xml:space="preserve"> (and preserved in the protected data)</w:t>
        </w:r>
        <w:r w:rsidDel="00503A2D">
          <w:rPr>
            <w:rFonts w:ascii="Cambria" w:eastAsiaTheme="minorEastAsia" w:hAnsi="Cambria"/>
          </w:rPr>
          <w:t xml:space="preserve"> </w:t>
        </w:r>
        <w:r w:rsidR="006B1211" w:rsidDel="00503A2D">
          <w:rPr>
            <w:rFonts w:ascii="Cambria" w:eastAsiaTheme="minorEastAsia" w:hAnsi="Cambria"/>
          </w:rPr>
          <w:t>if it is predictive of the</w:t>
        </w:r>
        <w:r w:rsidDel="00503A2D">
          <w:rPr>
            <w:rFonts w:ascii="Cambria" w:eastAsiaTheme="minorEastAsia" w:hAnsi="Cambria"/>
          </w:rPr>
          <w:t xml:space="preserve"> forecast error</w:t>
        </w:r>
        <w:r w:rsidR="006B1211" w:rsidDel="00503A2D">
          <w:rPr>
            <w:rFonts w:ascii="Cambria" w:eastAsiaTheme="minorEastAsia" w:hAnsi="Cambria"/>
          </w:rPr>
          <w:t xml:space="preserve"> across the original and baseline protected data sets</w:t>
        </w:r>
        <w:r w:rsidDel="00503A2D">
          <w:rPr>
            <w:rFonts w:ascii="Cambria" w:eastAsiaTheme="minorEastAsia" w:hAnsi="Cambria"/>
          </w:rPr>
          <w:t>.</w:t>
        </w:r>
      </w:moveFrom>
      <w:moveFromRangeEnd w:id="1593"/>
      <w:ins w:id="1595" w:author="Bale,Cameron" w:date="2023-01-24T22:34:00Z">
        <w:r w:rsidR="00FC5D4D">
          <w:rPr>
            <w:rFonts w:ascii="Cambria" w:eastAsiaTheme="minorEastAsia" w:hAnsi="Cambria"/>
          </w:rPr>
          <w:t xml:space="preserve"> </w:t>
        </w:r>
      </w:ins>
    </w:p>
    <w:p w14:paraId="38EC3C61" w14:textId="7D11BA72" w:rsidR="00501793" w:rsidDel="00FC5D4D" w:rsidRDefault="00501793" w:rsidP="0081520B">
      <w:pPr>
        <w:rPr>
          <w:del w:id="1596" w:author="Bale,Cameron" w:date="2023-01-24T22:34:00Z"/>
          <w:rFonts w:ascii="Cambria" w:eastAsiaTheme="minorEastAsia" w:hAnsi="Cambria"/>
        </w:rPr>
      </w:pPr>
    </w:p>
    <w:p w14:paraId="484ED65C" w14:textId="67086B34" w:rsidR="00501793" w:rsidRDefault="00501793" w:rsidP="00FC5D4D">
      <w:pPr>
        <w:rPr>
          <w:rFonts w:ascii="Cambria" w:hAnsi="Cambria"/>
        </w:rPr>
      </w:pPr>
      <w:del w:id="1597" w:author="Bale,Cameron" w:date="2023-01-24T22:34:00Z">
        <w:r w:rsidDel="00FC5D4D">
          <w:rPr>
            <w:rFonts w:ascii="Cambria" w:eastAsiaTheme="minorEastAsia" w:hAnsi="Cambria"/>
          </w:rPr>
          <w:delText xml:space="preserve">An initial filtering of the features is performed </w:delText>
        </w:r>
        <w:r w:rsidR="00395922" w:rsidDel="00FC5D4D">
          <w:rPr>
            <w:rFonts w:ascii="Cambria" w:eastAsiaTheme="minorEastAsia" w:hAnsi="Cambria"/>
          </w:rPr>
          <w:delText>using</w:delText>
        </w:r>
        <w:r w:rsidDel="00FC5D4D">
          <w:rPr>
            <w:rFonts w:ascii="Cambria" w:eastAsiaTheme="minorEastAsia" w:hAnsi="Cambria"/>
          </w:rPr>
          <w:delText xml:space="preserve"> the RReliefF algorithm (Robnik-Sikonja &amp; Kononenko 2003) which </w:delText>
        </w:r>
      </w:del>
      <w:del w:id="1598" w:author="Bale,Cameron" w:date="2023-01-24T22:35:00Z">
        <w:r w:rsidDel="00FC5D4D">
          <w:rPr>
            <w:rFonts w:ascii="Cambria" w:eastAsiaTheme="minorEastAsia" w:hAnsi="Cambria"/>
          </w:rPr>
          <w:delText xml:space="preserve">assigns a weight to each </w:delText>
        </w:r>
      </w:del>
      <w:r>
        <w:rPr>
          <w:rFonts w:ascii="Cambria" w:eastAsiaTheme="minorEastAsia" w:hAnsi="Cambria"/>
        </w:rPr>
        <w:t xml:space="preserve">feature </w:t>
      </w:r>
      <w:del w:id="1599" w:author="Bale,Cameron" w:date="2023-01-24T22:44:00Z">
        <w:r w:rsidDel="00CA11FF">
          <w:rPr>
            <w:rFonts w:ascii="Cambria" w:eastAsiaTheme="minorEastAsia" w:hAnsi="Cambria"/>
          </w:rPr>
          <w:delText>that indicates the ability</w:delText>
        </w:r>
        <w:r w:rsidR="00395922" w:rsidDel="00CA11FF">
          <w:rPr>
            <w:rFonts w:ascii="Cambria" w:eastAsiaTheme="minorEastAsia" w:hAnsi="Cambria"/>
          </w:rPr>
          <w:delText xml:space="preserve"> of that </w:delText>
        </w:r>
        <w:r w:rsidR="003219B0" w:rsidDel="00CA11FF">
          <w:rPr>
            <w:rFonts w:ascii="Cambria" w:eastAsiaTheme="minorEastAsia" w:hAnsi="Cambria"/>
          </w:rPr>
          <w:delText>feature to</w:delText>
        </w:r>
      </w:del>
      <w:ins w:id="1600" w:author="Bale,Cameron" w:date="2023-01-24T22:44:00Z">
        <w:r w:rsidR="00CA11FF">
          <w:rPr>
            <w:rFonts w:ascii="Cambria" w:eastAsiaTheme="minorEastAsia" w:hAnsi="Cambria"/>
          </w:rPr>
          <w:t>on whether it</w:t>
        </w:r>
      </w:ins>
      <w:r w:rsidR="003219B0">
        <w:rPr>
          <w:rFonts w:ascii="Cambria" w:eastAsiaTheme="minorEastAsia" w:hAnsi="Cambria"/>
        </w:rPr>
        <w:t xml:space="preserve"> discriminate</w:t>
      </w:r>
      <w:ins w:id="1601" w:author="Bale,Cameron" w:date="2023-01-24T22:44:00Z">
        <w:r w:rsidR="00CA11FF">
          <w:rPr>
            <w:rFonts w:ascii="Cambria" w:eastAsiaTheme="minorEastAsia" w:hAnsi="Cambria"/>
          </w:rPr>
          <w:t xml:space="preserve">s </w:t>
        </w:r>
      </w:ins>
      <w:del w:id="1602" w:author="Bale,Cameron" w:date="2023-01-24T22:44:00Z">
        <w:r w:rsidR="003219B0" w:rsidDel="00CA11FF">
          <w:rPr>
            <w:rFonts w:ascii="Cambria" w:eastAsiaTheme="minorEastAsia" w:hAnsi="Cambria"/>
          </w:rPr>
          <w:delText xml:space="preserve"> </w:delText>
        </w:r>
      </w:del>
      <w:r w:rsidR="003219B0">
        <w:rPr>
          <w:rFonts w:ascii="Cambria" w:eastAsiaTheme="minorEastAsia" w:hAnsi="Cambria"/>
        </w:rPr>
        <w:t xml:space="preserve">between </w:t>
      </w:r>
      <w:del w:id="1603" w:author="Bale,Cameron" w:date="2023-01-24T22:39:00Z">
        <w:r w:rsidR="003219B0" w:rsidDel="00FC5D4D">
          <w:rPr>
            <w:rFonts w:ascii="Cambria" w:eastAsiaTheme="minorEastAsia" w:hAnsi="Cambria"/>
          </w:rPr>
          <w:delText xml:space="preserve">nearest neighbor </w:delText>
        </w:r>
      </w:del>
      <w:r w:rsidR="003219B0">
        <w:rPr>
          <w:rFonts w:ascii="Cambria" w:eastAsiaTheme="minorEastAsia" w:hAnsi="Cambria"/>
        </w:rPr>
        <w:t>time series with</w:t>
      </w:r>
      <w:ins w:id="1604" w:author="Bale,Cameron" w:date="2023-01-24T22:39:00Z">
        <w:r w:rsidR="00FC5D4D">
          <w:rPr>
            <w:rFonts w:ascii="Cambria" w:eastAsiaTheme="minorEastAsia" w:hAnsi="Cambria"/>
          </w:rPr>
          <w:t xml:space="preserve"> similar features </w:t>
        </w:r>
      </w:ins>
      <w:ins w:id="1605" w:author="Bale,Cameron" w:date="2023-01-24T22:45:00Z">
        <w:r w:rsidR="00CA11FF">
          <w:rPr>
            <w:rFonts w:ascii="Cambria" w:eastAsiaTheme="minorEastAsia" w:hAnsi="Cambria"/>
          </w:rPr>
          <w:t>and</w:t>
        </w:r>
      </w:ins>
      <w:r w:rsidR="003219B0">
        <w:rPr>
          <w:rFonts w:ascii="Cambria" w:eastAsiaTheme="minorEastAsia" w:hAnsi="Cambria"/>
        </w:rPr>
        <w:t xml:space="preserve"> different forecast errors</w:t>
      </w:r>
      <w:del w:id="1606" w:author="Bale,Cameron" w:date="2023-01-24T22:36:00Z">
        <w:r w:rsidR="003219B0" w:rsidDel="00FC5D4D">
          <w:rPr>
            <w:rFonts w:ascii="Cambria" w:eastAsiaTheme="minorEastAsia" w:hAnsi="Cambria"/>
          </w:rPr>
          <w:delText xml:space="preserve"> compared to nearest neighbor time series with similar forecast errors</w:delText>
        </w:r>
      </w:del>
      <w:r w:rsidR="003219B0">
        <w:rPr>
          <w:rFonts w:ascii="Cambria" w:eastAsiaTheme="minorEastAsia" w:hAnsi="Cambria"/>
        </w:rPr>
        <w:t>.</w:t>
      </w:r>
      <w:del w:id="1607" w:author="Bale,Cameron" w:date="2023-01-24T22:36:00Z">
        <w:r w:rsidR="003219B0" w:rsidDel="00FC5D4D">
          <w:rPr>
            <w:rFonts w:ascii="Cambria" w:eastAsiaTheme="minorEastAsia" w:hAnsi="Cambria"/>
          </w:rPr>
          <w:delText xml:space="preserve"> </w:delText>
        </w:r>
        <w:r w:rsidDel="00FC5D4D">
          <w:rPr>
            <w:rFonts w:ascii="Cambria" w:eastAsiaTheme="minorEastAsia" w:hAnsi="Cambria"/>
          </w:rPr>
          <w:delText>This is an intuitive choice for a feature importance measure</w:delText>
        </w:r>
        <w:r w:rsidR="00494365" w:rsidDel="00FC5D4D">
          <w:rPr>
            <w:rFonts w:ascii="Cambria" w:eastAsiaTheme="minorEastAsia" w:hAnsi="Cambria"/>
          </w:rPr>
          <w:delText xml:space="preserve"> </w:delText>
        </w:r>
        <w:r w:rsidDel="00FC5D4D">
          <w:rPr>
            <w:rFonts w:ascii="Cambria" w:eastAsiaTheme="minorEastAsia" w:hAnsi="Cambria"/>
          </w:rPr>
          <w:delText>since our privacy method swaps values between nearest neighbor time series.</w:delText>
        </w:r>
        <w:r w:rsidDel="00FC5D4D">
          <w:rPr>
            <w:rFonts w:ascii="Cambria" w:hAnsi="Cambria"/>
          </w:rPr>
          <w:delText xml:space="preserve"> </w:delText>
        </w:r>
      </w:del>
      <w:del w:id="1608" w:author="Bale,Cameron" w:date="2023-01-24T22:38:00Z">
        <w:r w:rsidDel="00FC5D4D">
          <w:rPr>
            <w:rFonts w:ascii="Cambria" w:hAnsi="Cambria"/>
          </w:rPr>
          <w:delText xml:space="preserve">A similar filtering was performed by </w:delText>
        </w:r>
        <w:r w:rsidR="0081520B" w:rsidDel="00FC5D4D">
          <w:rPr>
            <w:rFonts w:ascii="Cambria" w:hAnsi="Cambria"/>
          </w:rPr>
          <w:delText>Li et al. (2022)</w:delText>
        </w:r>
        <w:r w:rsidDel="00FC5D4D">
          <w:rPr>
            <w:rFonts w:ascii="Cambria" w:hAnsi="Cambria"/>
          </w:rPr>
          <w:delText xml:space="preserve"> for their forecast combination methodology.</w:delText>
        </w:r>
      </w:del>
    </w:p>
    <w:p w14:paraId="155285A7" w14:textId="77777777" w:rsidR="00501793" w:rsidRDefault="00501793" w:rsidP="001546D0">
      <w:pPr>
        <w:rPr>
          <w:rFonts w:ascii="Cambria" w:hAnsi="Cambria"/>
        </w:rPr>
      </w:pPr>
    </w:p>
    <w:p w14:paraId="084CD89C" w14:textId="5CC60340" w:rsidR="00DF2E1D" w:rsidRDefault="00501793" w:rsidP="00CA11FF">
      <w:pPr>
        <w:rPr>
          <w:ins w:id="1609" w:author="Bale,Cameron" w:date="2023-01-24T23:04:00Z"/>
          <w:rFonts w:ascii="Cambria" w:hAnsi="Cambria"/>
        </w:rPr>
      </w:pPr>
      <w:del w:id="1610" w:author="Bale,Cameron" w:date="2023-01-24T22:45:00Z">
        <w:r w:rsidDel="00A44CB5">
          <w:rPr>
            <w:rFonts w:ascii="Cambria" w:hAnsi="Cambria"/>
          </w:rPr>
          <w:delText xml:space="preserve">One downside </w:delText>
        </w:r>
      </w:del>
      <w:ins w:id="1611" w:author="Bale,Cameron" w:date="2023-01-24T22:45:00Z">
        <w:r w:rsidR="00A44CB5">
          <w:rPr>
            <w:rFonts w:ascii="Cambria" w:hAnsi="Cambria"/>
          </w:rPr>
          <w:t>However,</w:t>
        </w:r>
      </w:ins>
      <w:ins w:id="1612" w:author="Bale,Cameron" w:date="2023-01-24T22:40:00Z">
        <w:r w:rsidR="00346245">
          <w:rPr>
            <w:rFonts w:ascii="Cambria" w:hAnsi="Cambria"/>
          </w:rPr>
          <w:t xml:space="preserve"> </w:t>
        </w:r>
      </w:ins>
      <w:del w:id="1613" w:author="Bale,Cameron" w:date="2023-01-24T22:40:00Z">
        <w:r w:rsidDel="00346245">
          <w:rPr>
            <w:rFonts w:ascii="Cambria" w:hAnsi="Cambria"/>
          </w:rPr>
          <w:delText xml:space="preserve">of </w:delText>
        </w:r>
      </w:del>
      <w:r>
        <w:rPr>
          <w:rFonts w:ascii="Cambria" w:hAnsi="Cambria"/>
        </w:rPr>
        <w:t>Relief-based algorithms</w:t>
      </w:r>
      <w:ins w:id="1614" w:author="Bale,Cameron" w:date="2023-01-24T22:45:00Z">
        <w:r w:rsidR="00A44CB5">
          <w:rPr>
            <w:rFonts w:ascii="Cambria" w:hAnsi="Cambria"/>
          </w:rPr>
          <w:t xml:space="preserve"> </w:t>
        </w:r>
      </w:ins>
      <w:del w:id="1615" w:author="Bale,Cameron" w:date="2023-01-24T22:45:00Z">
        <w:r w:rsidDel="00A44CB5">
          <w:rPr>
            <w:rFonts w:ascii="Cambria" w:hAnsi="Cambria"/>
          </w:rPr>
          <w:delText xml:space="preserve"> is that they </w:delText>
        </w:r>
      </w:del>
      <w:r w:rsidR="0005360C">
        <w:rPr>
          <w:rFonts w:ascii="Cambria" w:hAnsi="Cambria"/>
        </w:rPr>
        <w:t>do not remove redundant features</w:t>
      </w:r>
      <w:r w:rsidR="003219B0">
        <w:rPr>
          <w:rFonts w:ascii="Cambria" w:hAnsi="Cambria"/>
        </w:rPr>
        <w:t>.</w:t>
      </w:r>
      <w:ins w:id="1616" w:author="Bale,Cameron" w:date="2023-01-24T22:41:00Z">
        <w:r w:rsidR="00CA11FF">
          <w:rPr>
            <w:rFonts w:ascii="Cambria" w:hAnsi="Cambria"/>
          </w:rPr>
          <w:t xml:space="preserve"> There is also no straightforward method for choosing the number of features to keep if the algorithm is applied recursively</w:t>
        </w:r>
      </w:ins>
      <w:del w:id="1617" w:author="Bale,Cameron" w:date="2023-01-24T22:41:00Z">
        <w:r w:rsidR="003219B0" w:rsidDel="00CA11FF">
          <w:rPr>
            <w:rFonts w:ascii="Cambria" w:hAnsi="Cambria"/>
          </w:rPr>
          <w:delText xml:space="preserve"> </w:delText>
        </w:r>
      </w:del>
      <w:ins w:id="1618" w:author="Bale,Cameron" w:date="2023-01-24T22:41:00Z">
        <w:r w:rsidR="00CA11FF">
          <w:rPr>
            <w:rFonts w:ascii="Cambria" w:hAnsi="Cambria"/>
          </w:rPr>
          <w:t xml:space="preserve"> </w:t>
        </w:r>
      </w:ins>
      <w:del w:id="1619" w:author="Bale,Cameron" w:date="2023-01-24T22:41:00Z">
        <w:r w:rsidR="003219B0" w:rsidDel="00CA11FF">
          <w:rPr>
            <w:rFonts w:ascii="Cambria" w:hAnsi="Cambria"/>
          </w:rPr>
          <w:delText xml:space="preserve">These algorithms can be applied recursively, removing the feature(s) with the lowest weights in each iteration, but there is not a straight-forward method for choosing how many features to ultimately include </w:delText>
        </w:r>
      </w:del>
      <w:r w:rsidR="00C674C6">
        <w:rPr>
          <w:rFonts w:ascii="Cambria" w:hAnsi="Cambria"/>
        </w:rPr>
        <w:t>(</w:t>
      </w:r>
      <w:proofErr w:type="spellStart"/>
      <w:r w:rsidR="0005360C">
        <w:rPr>
          <w:rFonts w:ascii="Cambria" w:hAnsi="Cambria"/>
        </w:rPr>
        <w:t>Urbanowicz</w:t>
      </w:r>
      <w:proofErr w:type="spellEnd"/>
      <w:r w:rsidR="0005360C">
        <w:rPr>
          <w:rFonts w:ascii="Cambria" w:hAnsi="Cambria"/>
        </w:rPr>
        <w:t xml:space="preserve"> et al.</w:t>
      </w:r>
      <w:ins w:id="1620" w:author="Bale,Cameron" w:date="2023-01-24T22:41:00Z">
        <w:r w:rsidR="00CA11FF">
          <w:rPr>
            <w:rFonts w:ascii="Cambria" w:hAnsi="Cambria"/>
          </w:rPr>
          <w:t>,</w:t>
        </w:r>
      </w:ins>
      <w:r w:rsidR="0005360C">
        <w:rPr>
          <w:rFonts w:ascii="Cambria" w:hAnsi="Cambria"/>
        </w:rPr>
        <w:t xml:space="preserve"> 2018)</w:t>
      </w:r>
      <w:r w:rsidR="003219B0">
        <w:rPr>
          <w:rFonts w:ascii="Cambria" w:hAnsi="Cambria"/>
        </w:rPr>
        <w:t xml:space="preserve">.  </w:t>
      </w:r>
      <w:r w:rsidR="00356B18">
        <w:rPr>
          <w:rFonts w:ascii="Cambria" w:hAnsi="Cambria"/>
        </w:rPr>
        <w:t>Including al</w:t>
      </w:r>
      <w:ins w:id="1621" w:author="Bale,Cameron" w:date="2023-01-24T22:41:00Z">
        <w:r w:rsidR="00CA11FF">
          <w:rPr>
            <w:rFonts w:ascii="Cambria" w:hAnsi="Cambria"/>
          </w:rPr>
          <w:t xml:space="preserve">l of the features </w:t>
        </w:r>
      </w:ins>
      <w:del w:id="1622" w:author="Bale,Cameron" w:date="2023-01-24T22:41:00Z">
        <w:r w:rsidR="00356B18" w:rsidDel="00CA11FF">
          <w:rPr>
            <w:rFonts w:ascii="Cambria" w:hAnsi="Cambria"/>
          </w:rPr>
          <w:delText xml:space="preserve">l </w:delText>
        </w:r>
      </w:del>
      <w:del w:id="1623" w:author="Bale,Cameron" w:date="2023-01-24T22:42:00Z">
        <w:r w:rsidR="00356B18" w:rsidDel="00CA11FF">
          <w:rPr>
            <w:rFonts w:ascii="Cambria" w:hAnsi="Cambria"/>
          </w:rPr>
          <w:delText xml:space="preserve">important features from </w:delText>
        </w:r>
      </w:del>
      <w:ins w:id="1624" w:author="Bale,Cameron" w:date="2023-01-24T22:42:00Z">
        <w:r w:rsidR="00CA11FF">
          <w:rPr>
            <w:rFonts w:ascii="Cambria" w:hAnsi="Cambria"/>
          </w:rPr>
          <w:t xml:space="preserve">with large </w:t>
        </w:r>
      </w:ins>
      <w:proofErr w:type="spellStart"/>
      <w:r w:rsidR="00356B18">
        <w:rPr>
          <w:rFonts w:ascii="Cambria" w:hAnsi="Cambria"/>
        </w:rPr>
        <w:t>RReliefF</w:t>
      </w:r>
      <w:proofErr w:type="spellEnd"/>
      <w:ins w:id="1625" w:author="Bale,Cameron" w:date="2023-01-24T22:42:00Z">
        <w:r w:rsidR="00CA11FF">
          <w:rPr>
            <w:rFonts w:ascii="Cambria" w:hAnsi="Cambria"/>
          </w:rPr>
          <w:t xml:space="preserve"> weights</w:t>
        </w:r>
      </w:ins>
      <w:r w:rsidR="00356B18">
        <w:rPr>
          <w:rFonts w:ascii="Cambria" w:hAnsi="Cambria"/>
        </w:rPr>
        <w:t xml:space="preserve"> in </w:t>
      </w:r>
      <w:r w:rsidR="00356B18">
        <w:rPr>
          <w:rFonts w:ascii="Cambria" w:hAnsi="Cambria"/>
          <w:i/>
          <w:iCs/>
        </w:rPr>
        <w:t>k</w:t>
      </w:r>
      <w:r w:rsidR="00356B18">
        <w:rPr>
          <w:rFonts w:ascii="Cambria" w:hAnsi="Cambria"/>
        </w:rPr>
        <w:t>-</w:t>
      </w:r>
      <w:proofErr w:type="spellStart"/>
      <w:r w:rsidR="00356B18">
        <w:rPr>
          <w:rFonts w:ascii="Cambria" w:hAnsi="Cambria"/>
        </w:rPr>
        <w:t>nTS</w:t>
      </w:r>
      <w:proofErr w:type="spellEnd"/>
      <w:r w:rsidR="00356B18">
        <w:rPr>
          <w:rFonts w:ascii="Cambria" w:hAnsi="Cambria"/>
        </w:rPr>
        <w:t xml:space="preserve"> would significantly increase the dimensionality and reduce the efficiency of the swapping process.</w:t>
      </w:r>
      <w:r w:rsidR="00802941">
        <w:rPr>
          <w:rFonts w:ascii="Cambria" w:hAnsi="Cambria"/>
        </w:rPr>
        <w:t xml:space="preserve"> </w:t>
      </w:r>
      <w:r w:rsidR="00356B18">
        <w:rPr>
          <w:rFonts w:ascii="Cambria" w:hAnsi="Cambria"/>
        </w:rPr>
        <w:t>To address this problem, w</w:t>
      </w:r>
      <w:r w:rsidR="00E956BB">
        <w:rPr>
          <w:rFonts w:ascii="Cambria" w:hAnsi="Cambria"/>
        </w:rPr>
        <w:t xml:space="preserve">e apply a </w:t>
      </w:r>
      <w:ins w:id="1626" w:author="Bale,Cameron" w:date="2023-01-24T22:47:00Z">
        <w:r w:rsidR="00A44CB5">
          <w:rPr>
            <w:rFonts w:ascii="Cambria" w:hAnsi="Cambria"/>
          </w:rPr>
          <w:t xml:space="preserve">random forest-based </w:t>
        </w:r>
      </w:ins>
      <w:r w:rsidR="00E956BB">
        <w:rPr>
          <w:rFonts w:ascii="Cambria" w:hAnsi="Cambria"/>
        </w:rPr>
        <w:t xml:space="preserve">recursive feature elimination </w:t>
      </w:r>
      <w:r w:rsidR="00871755">
        <w:rPr>
          <w:rFonts w:ascii="Cambria" w:hAnsi="Cambria"/>
        </w:rPr>
        <w:t xml:space="preserve">(RFE) </w:t>
      </w:r>
      <w:ins w:id="1627" w:author="Bale,Cameron" w:date="2023-01-24T22:48:00Z">
        <w:r w:rsidR="00A44CB5">
          <w:rPr>
            <w:rFonts w:ascii="Cambria" w:hAnsi="Cambria"/>
          </w:rPr>
          <w:t>algor</w:t>
        </w:r>
      </w:ins>
      <w:ins w:id="1628" w:author="Bale,Cameron" w:date="2023-01-24T22:49:00Z">
        <w:r w:rsidR="00A44CB5">
          <w:rPr>
            <w:rFonts w:ascii="Cambria" w:hAnsi="Cambria"/>
          </w:rPr>
          <w:t xml:space="preserve">ithm to the features selected by </w:t>
        </w:r>
      </w:ins>
      <w:del w:id="1629" w:author="Bale,Cameron" w:date="2023-01-24T22:48:00Z">
        <w:r w:rsidR="00E956BB" w:rsidDel="00A44CB5">
          <w:rPr>
            <w:rFonts w:ascii="Cambria" w:hAnsi="Cambria"/>
          </w:rPr>
          <w:delText>algorithm</w:delText>
        </w:r>
      </w:del>
      <w:del w:id="1630" w:author="Bale,Cameron" w:date="2023-01-24T22:47:00Z">
        <w:r w:rsidR="00E956BB" w:rsidDel="00A44CB5">
          <w:rPr>
            <w:rFonts w:ascii="Cambria" w:hAnsi="Cambria"/>
          </w:rPr>
          <w:delText xml:space="preserve"> based on a random forest </w:delText>
        </w:r>
      </w:del>
      <w:del w:id="1631" w:author="Bale,Cameron" w:date="2023-01-24T22:42:00Z">
        <w:r w:rsidR="00E956BB" w:rsidDel="00CA11FF">
          <w:rPr>
            <w:rFonts w:ascii="Cambria" w:hAnsi="Cambria"/>
          </w:rPr>
          <w:delText xml:space="preserve">which </w:delText>
        </w:r>
      </w:del>
      <w:del w:id="1632" w:author="Bale,Cameron" w:date="2023-01-24T22:47:00Z">
        <w:r w:rsidR="00E956BB" w:rsidDel="00A44CB5">
          <w:rPr>
            <w:rFonts w:ascii="Cambria" w:hAnsi="Cambria"/>
          </w:rPr>
          <w:delText>predicts</w:delText>
        </w:r>
        <w:r w:rsidR="003219B0" w:rsidDel="00A44CB5">
          <w:rPr>
            <w:rFonts w:ascii="Cambria" w:hAnsi="Cambria"/>
          </w:rPr>
          <w:delText xml:space="preserve"> </w:delText>
        </w:r>
        <w:r w:rsidR="00E956BB" w:rsidDel="00A44CB5">
          <w:rPr>
            <w:rFonts w:ascii="Cambria" w:hAnsi="Cambria"/>
          </w:rPr>
          <w:delText xml:space="preserve">forecast accuracy using </w:delText>
        </w:r>
        <w:r w:rsidR="00DF2E1D" w:rsidDel="00A44CB5">
          <w:rPr>
            <w:rFonts w:ascii="Cambria" w:hAnsi="Cambria"/>
          </w:rPr>
          <w:delText xml:space="preserve">subsets of </w:delText>
        </w:r>
        <w:r w:rsidR="00E956BB" w:rsidDel="00A44CB5">
          <w:rPr>
            <w:rFonts w:ascii="Cambria" w:hAnsi="Cambria"/>
          </w:rPr>
          <w:delText xml:space="preserve">the </w:delText>
        </w:r>
      </w:del>
      <w:del w:id="1633" w:author="Bale,Cameron" w:date="2023-01-24T22:43:00Z">
        <w:r w:rsidR="00E956BB" w:rsidDel="00CA11FF">
          <w:rPr>
            <w:rFonts w:ascii="Cambria" w:hAnsi="Cambria"/>
          </w:rPr>
          <w:delText xml:space="preserve">most important </w:delText>
        </w:r>
      </w:del>
      <w:del w:id="1634" w:author="Bale,Cameron" w:date="2023-01-24T22:47:00Z">
        <w:r w:rsidR="00E956BB" w:rsidDel="00A44CB5">
          <w:rPr>
            <w:rFonts w:ascii="Cambria" w:hAnsi="Cambria"/>
          </w:rPr>
          <w:delText xml:space="preserve">features </w:delText>
        </w:r>
      </w:del>
      <w:del w:id="1635" w:author="Bale,Cameron" w:date="2023-01-24T22:43:00Z">
        <w:r w:rsidR="00E956BB" w:rsidDel="00CA11FF">
          <w:rPr>
            <w:rFonts w:ascii="Cambria" w:hAnsi="Cambria"/>
          </w:rPr>
          <w:delText>from the RReliefF algorithm</w:delText>
        </w:r>
      </w:del>
      <w:proofErr w:type="spellStart"/>
      <w:ins w:id="1636" w:author="Bale,Cameron" w:date="2023-01-24T22:43:00Z">
        <w:r w:rsidR="00CA11FF">
          <w:rPr>
            <w:rFonts w:ascii="Cambria" w:hAnsi="Cambria"/>
          </w:rPr>
          <w:t>RReliefF</w:t>
        </w:r>
      </w:ins>
      <w:proofErr w:type="spellEnd"/>
      <w:r w:rsidR="00E956BB">
        <w:rPr>
          <w:rFonts w:ascii="Cambria" w:hAnsi="Cambria"/>
        </w:rPr>
        <w:t>.</w:t>
      </w:r>
      <w:r w:rsidR="00356B18">
        <w:rPr>
          <w:rFonts w:ascii="Cambria" w:hAnsi="Cambria"/>
        </w:rPr>
        <w:t xml:space="preserve"> Prior work has shown that </w:t>
      </w:r>
      <w:r w:rsidR="00DF2E1D">
        <w:rPr>
          <w:rFonts w:ascii="Cambria" w:hAnsi="Cambria"/>
        </w:rPr>
        <w:t xml:space="preserve">random </w:t>
      </w:r>
      <w:del w:id="1637" w:author="Bale,Cameron" w:date="2023-01-24T22:49:00Z">
        <w:r w:rsidR="00DF2E1D" w:rsidDel="00A44CB5">
          <w:rPr>
            <w:rFonts w:ascii="Cambria" w:hAnsi="Cambria"/>
          </w:rPr>
          <w:delText xml:space="preserve">forest </w:delText>
        </w:r>
      </w:del>
      <w:ins w:id="1638" w:author="Bale,Cameron" w:date="2023-01-24T22:49:00Z">
        <w:r w:rsidR="00A44CB5">
          <w:rPr>
            <w:rFonts w:ascii="Cambria" w:hAnsi="Cambria"/>
          </w:rPr>
          <w:t>forest</w:t>
        </w:r>
        <w:r w:rsidR="00A44CB5">
          <w:rPr>
            <w:rFonts w:ascii="Cambria" w:hAnsi="Cambria"/>
          </w:rPr>
          <w:t>-</w:t>
        </w:r>
      </w:ins>
      <w:r w:rsidR="00DF2E1D">
        <w:rPr>
          <w:rFonts w:ascii="Cambria" w:hAnsi="Cambria"/>
        </w:rPr>
        <w:t>based RFE</w:t>
      </w:r>
      <w:r w:rsidR="00356B18">
        <w:rPr>
          <w:rFonts w:ascii="Cambria" w:hAnsi="Cambria"/>
        </w:rPr>
        <w:t xml:space="preserve"> </w:t>
      </w:r>
      <w:r w:rsidR="00DF2E1D">
        <w:rPr>
          <w:rFonts w:ascii="Cambria" w:hAnsi="Cambria"/>
        </w:rPr>
        <w:t>is</w:t>
      </w:r>
      <w:r w:rsidR="00356B18">
        <w:rPr>
          <w:rFonts w:ascii="Cambria" w:hAnsi="Cambria"/>
        </w:rPr>
        <w:t xml:space="preserve"> efficient</w:t>
      </w:r>
      <w:r w:rsidR="00DF2E1D">
        <w:rPr>
          <w:rFonts w:ascii="Cambria" w:hAnsi="Cambria"/>
        </w:rPr>
        <w:t xml:space="preserve"> when applied to sets of highly correlated features</w:t>
      </w:r>
      <w:del w:id="1639" w:author="Bale,Cameron" w:date="2023-01-24T23:04:00Z">
        <w:r w:rsidR="00356B18" w:rsidDel="00552451">
          <w:rPr>
            <w:rFonts w:ascii="Cambria" w:hAnsi="Cambria"/>
          </w:rPr>
          <w:delText xml:space="preserve">, i.e., </w:delText>
        </w:r>
        <w:r w:rsidR="00DF2E1D" w:rsidDel="00552451">
          <w:rPr>
            <w:rFonts w:ascii="Cambria" w:hAnsi="Cambria"/>
          </w:rPr>
          <w:delText>it</w:delText>
        </w:r>
        <w:r w:rsidR="00356B18" w:rsidDel="00552451">
          <w:rPr>
            <w:rFonts w:ascii="Cambria" w:hAnsi="Cambria"/>
          </w:rPr>
          <w:delText xml:space="preserve"> select</w:delText>
        </w:r>
        <w:r w:rsidR="00DF2E1D" w:rsidDel="00552451">
          <w:rPr>
            <w:rFonts w:ascii="Cambria" w:hAnsi="Cambria"/>
          </w:rPr>
          <w:delText>s</w:delText>
        </w:r>
        <w:r w:rsidR="00356B18" w:rsidDel="00552451">
          <w:rPr>
            <w:rFonts w:ascii="Cambria" w:hAnsi="Cambria"/>
          </w:rPr>
          <w:delText xml:space="preserve"> a small set of features with </w:delText>
        </w:r>
        <w:r w:rsidR="00DF2E1D" w:rsidDel="00552451">
          <w:rPr>
            <w:rFonts w:ascii="Cambria" w:hAnsi="Cambria"/>
          </w:rPr>
          <w:delText>good prediction performance</w:delText>
        </w:r>
      </w:del>
      <w:r w:rsidR="00DF2E1D">
        <w:rPr>
          <w:rFonts w:ascii="Cambria" w:hAnsi="Cambria"/>
        </w:rPr>
        <w:t xml:space="preserve"> (</w:t>
      </w:r>
      <w:proofErr w:type="spellStart"/>
      <w:r w:rsidR="00DF2E1D">
        <w:rPr>
          <w:rFonts w:ascii="Cambria" w:hAnsi="Cambria"/>
        </w:rPr>
        <w:t>Gregorutti</w:t>
      </w:r>
      <w:proofErr w:type="spellEnd"/>
      <w:r w:rsidR="00DF2E1D">
        <w:rPr>
          <w:rFonts w:ascii="Cambria" w:hAnsi="Cambria"/>
        </w:rPr>
        <w:t xml:space="preserve"> et al. 2017).</w:t>
      </w:r>
    </w:p>
    <w:p w14:paraId="0FA492F9" w14:textId="13C464AA" w:rsidR="00552451" w:rsidRDefault="00552451" w:rsidP="00CA11FF">
      <w:pPr>
        <w:rPr>
          <w:ins w:id="1640" w:author="Bale,Cameron" w:date="2023-01-24T23:04:00Z"/>
          <w:rFonts w:ascii="Cambria" w:hAnsi="Cambria"/>
        </w:rPr>
      </w:pPr>
    </w:p>
    <w:p w14:paraId="6E2101D6" w14:textId="57093A02" w:rsidR="00552451" w:rsidRPr="005263D4" w:rsidRDefault="00552451" w:rsidP="00552451">
      <w:pPr>
        <w:rPr>
          <w:ins w:id="1641" w:author="Bale,Cameron" w:date="2023-01-24T23:04:00Z"/>
          <w:rFonts w:ascii="Cambria" w:eastAsiaTheme="minorEastAsia" w:hAnsi="Cambria"/>
        </w:rPr>
      </w:pPr>
      <w:ins w:id="1642" w:author="Bale,Cameron" w:date="2023-01-24T23:04:00Z">
        <w:r>
          <w:rPr>
            <w:rFonts w:ascii="Cambria" w:hAnsi="Cambria"/>
          </w:rPr>
          <w:t xml:space="preserve">Our interest is in obtaining a small set of features with good prediction performance. </w:t>
        </w:r>
      </w:ins>
      <w:ins w:id="1643" w:author="Bale,Cameron" w:date="2023-01-24T23:05:00Z">
        <w:r>
          <w:rPr>
            <w:rFonts w:ascii="Cambria" w:hAnsi="Cambria"/>
          </w:rPr>
          <w:t>Suppose we know the</w:t>
        </w:r>
      </w:ins>
      <w:ins w:id="1644" w:author="Bale,Cameron" w:date="2023-01-24T23:18:00Z">
        <w:r w:rsidR="00DF72DD">
          <w:rPr>
            <w:rFonts w:ascii="Cambria" w:hAnsi="Cambria"/>
          </w:rPr>
          <w:t xml:space="preserve"> true</w:t>
        </w:r>
      </w:ins>
      <w:ins w:id="1645" w:author="Bale,Cameron" w:date="2023-01-24T23:05:00Z">
        <w:r>
          <w:rPr>
            <w:rFonts w:ascii="Cambria" w:hAnsi="Cambria"/>
          </w:rPr>
          <w:t xml:space="preserve"> ranking</w:t>
        </w:r>
      </w:ins>
      <w:ins w:id="1646" w:author="Bale,Cameron" w:date="2023-01-24T23:06:00Z">
        <w:r>
          <w:rPr>
            <w:rFonts w:ascii="Cambria" w:hAnsi="Cambria"/>
          </w:rPr>
          <w:t xml:space="preserve"> of </w:t>
        </w:r>
      </w:ins>
      <m:oMath>
        <m:r>
          <w:ins w:id="1647" w:author="Bale,Cameron" w:date="2023-01-24T23:11:00Z">
            <w:rPr>
              <w:rFonts w:ascii="Cambria Math" w:hAnsi="Cambria Math"/>
            </w:rPr>
            <m:t>P</m:t>
          </w:ins>
        </m:r>
      </m:oMath>
      <w:ins w:id="1648" w:author="Bale,Cameron" w:date="2023-01-24T23:11:00Z">
        <w:r w:rsidR="005263D4">
          <w:rPr>
            <w:rFonts w:ascii="Cambria" w:eastAsiaTheme="minorEastAsia" w:hAnsi="Cambria"/>
          </w:rPr>
          <w:t xml:space="preserve"> </w:t>
        </w:r>
      </w:ins>
      <w:ins w:id="1649" w:author="Bale,Cameron" w:date="2023-01-24T23:06:00Z">
        <w:r>
          <w:rPr>
            <w:rFonts w:ascii="Cambria" w:hAnsi="Cambria"/>
          </w:rPr>
          <w:t>time series features for predicting forecast errors</w:t>
        </w:r>
      </w:ins>
      <w:ins w:id="1650" w:author="Bale,Cameron" w:date="2023-01-24T23:10:00Z">
        <w:r w:rsidR="00550040">
          <w:rPr>
            <w:rFonts w:ascii="Cambria" w:hAnsi="Cambria"/>
          </w:rPr>
          <w:t>. W</w:t>
        </w:r>
      </w:ins>
      <w:ins w:id="1651" w:author="Bale,Cameron" w:date="2023-01-24T23:08:00Z">
        <w:r>
          <w:rPr>
            <w:rFonts w:ascii="Cambria" w:hAnsi="Cambria"/>
          </w:rPr>
          <w:t xml:space="preserve">e use a random forest to predict </w:t>
        </w:r>
      </w:ins>
      <w:ins w:id="1652" w:author="Bale,Cameron" w:date="2023-01-24T23:09:00Z">
        <w:r>
          <w:rPr>
            <w:rFonts w:ascii="Cambria" w:hAnsi="Cambria"/>
          </w:rPr>
          <w:t xml:space="preserve">the forecast errors using the </w:t>
        </w:r>
      </w:ins>
      <m:oMath>
        <m:sSub>
          <m:sSubPr>
            <m:ctrlPr>
              <w:ins w:id="1653" w:author="Bale,Cameron" w:date="2023-01-24T23:04:00Z">
                <w:rPr>
                  <w:rFonts w:ascii="Cambria Math" w:hAnsi="Cambria Math"/>
                  <w:i/>
                </w:rPr>
              </w:ins>
            </m:ctrlPr>
          </m:sSubPr>
          <m:e>
            <m:r>
              <w:ins w:id="1654" w:author="Bale,Cameron" w:date="2023-01-24T23:04:00Z">
                <w:rPr>
                  <w:rFonts w:ascii="Cambria Math" w:hAnsi="Cambria Math"/>
                </w:rPr>
                <m:t>p</m:t>
              </w:ins>
            </m:r>
          </m:e>
          <m:sub>
            <m:r>
              <w:ins w:id="1655" w:author="Bale,Cameron" w:date="2023-01-24T23:04:00Z">
                <w:rPr>
                  <w:rFonts w:ascii="Cambria Math" w:hAnsi="Cambria Math"/>
                </w:rPr>
                <m:t>min</m:t>
              </w:ins>
            </m:r>
          </m:sub>
        </m:sSub>
      </m:oMath>
      <w:ins w:id="1656" w:author="Bale,Cameron" w:date="2023-01-24T23:04:00Z">
        <w:r>
          <w:rPr>
            <w:rFonts w:ascii="Cambria" w:eastAsiaTheme="minorEastAsia" w:hAnsi="Cambria"/>
          </w:rPr>
          <w:t xml:space="preserve"> </w:t>
        </w:r>
      </w:ins>
      <w:ins w:id="1657" w:author="Bale,Cameron" w:date="2023-01-24T23:10:00Z">
        <w:r w:rsidR="00550040">
          <w:rPr>
            <w:rFonts w:ascii="Cambria" w:eastAsiaTheme="minorEastAsia" w:hAnsi="Cambria"/>
          </w:rPr>
          <w:t xml:space="preserve">most highly ranked </w:t>
        </w:r>
      </w:ins>
      <w:ins w:id="1658" w:author="Bale,Cameron" w:date="2023-01-24T23:04:00Z">
        <w:r>
          <w:rPr>
            <w:rFonts w:ascii="Cambria" w:eastAsiaTheme="minorEastAsia" w:hAnsi="Cambria"/>
          </w:rPr>
          <w:t>features that produce the minimum</w:t>
        </w:r>
      </w:ins>
      <w:ins w:id="1659" w:author="Bale,Cameron" w:date="2023-01-24T23:07:00Z">
        <w:r>
          <w:rPr>
            <w:rFonts w:ascii="Cambria" w:eastAsiaTheme="minorEastAsia" w:hAnsi="Cambria"/>
          </w:rPr>
          <w:t xml:space="preserve"> out-of-bag (OOB) mean-squared error (</w:t>
        </w:r>
      </w:ins>
      <w:ins w:id="1660" w:author="Bale,Cameron" w:date="2023-01-24T23:04:00Z">
        <w:r>
          <w:rPr>
            <w:rFonts w:ascii="Cambria" w:eastAsiaTheme="minorEastAsia" w:hAnsi="Cambria"/>
          </w:rPr>
          <w:t>MSE</w:t>
        </w:r>
      </w:ins>
      <w:ins w:id="1661" w:author="Bale,Cameron" w:date="2023-01-24T23:07:00Z">
        <w:r>
          <w:rPr>
            <w:rFonts w:ascii="Cambria" w:eastAsiaTheme="minorEastAsia" w:hAnsi="Cambria"/>
          </w:rPr>
          <w:t>)</w:t>
        </w:r>
      </w:ins>
      <w:ins w:id="1662" w:author="Bale,Cameron" w:date="2023-01-24T23:09:00Z">
        <w:r>
          <w:rPr>
            <w:rFonts w:ascii="Cambria" w:eastAsiaTheme="minorEastAsia" w:hAnsi="Cambria"/>
          </w:rPr>
          <w:t>. L</w:t>
        </w:r>
      </w:ins>
      <w:ins w:id="1663" w:author="Bale,Cameron" w:date="2023-01-24T23:04:00Z">
        <w:r>
          <w:rPr>
            <w:rFonts w:ascii="Cambria" w:eastAsiaTheme="minorEastAsia" w:hAnsi="Cambria"/>
          </w:rPr>
          <w:t xml:space="preserve">et </w:t>
        </w:r>
      </w:ins>
      <m:oMath>
        <m:r>
          <w:ins w:id="1664" w:author="Bale,Cameron" w:date="2023-01-24T23:04:00Z">
            <w:rPr>
              <w:rFonts w:ascii="Cambria Math" w:eastAsiaTheme="minorEastAsia" w:hAnsi="Cambria Math"/>
            </w:rPr>
            <m:t>MS</m:t>
          </w:ins>
        </m:r>
        <m:sSub>
          <m:sSubPr>
            <m:ctrlPr>
              <w:ins w:id="1665" w:author="Bale,Cameron" w:date="2023-01-24T23:04:00Z">
                <w:rPr>
                  <w:rFonts w:ascii="Cambria Math" w:eastAsiaTheme="minorEastAsia" w:hAnsi="Cambria Math"/>
                  <w:i/>
                </w:rPr>
              </w:ins>
            </m:ctrlPr>
          </m:sSubPr>
          <m:e>
            <m:r>
              <w:ins w:id="1666" w:author="Bale,Cameron" w:date="2023-01-24T23:04:00Z">
                <w:rPr>
                  <w:rFonts w:ascii="Cambria Math" w:eastAsiaTheme="minorEastAsia" w:hAnsi="Cambria Math"/>
                </w:rPr>
                <m:t>E</m:t>
              </w:ins>
            </m:r>
          </m:e>
          <m:sub>
            <m:r>
              <w:ins w:id="1667" w:author="Bale,Cameron" w:date="2023-01-24T23:04:00Z">
                <w:rPr>
                  <w:rFonts w:ascii="Cambria Math" w:eastAsiaTheme="minorEastAsia" w:hAnsi="Cambria Math"/>
                </w:rPr>
                <m:t>min</m:t>
              </w:ins>
            </m:r>
          </m:sub>
        </m:sSub>
      </m:oMath>
      <w:ins w:id="1668" w:author="Bale,Cameron" w:date="2023-01-24T23:04:00Z">
        <w:r>
          <w:rPr>
            <w:rFonts w:ascii="Cambria" w:eastAsiaTheme="minorEastAsia" w:hAnsi="Cambria"/>
          </w:rPr>
          <w:t xml:space="preserve"> denote that minimum MSE. Our desired number of features, </w:t>
        </w:r>
      </w:ins>
      <m:oMath>
        <m:sSup>
          <m:sSupPr>
            <m:ctrlPr>
              <w:ins w:id="1669" w:author="Bale,Cameron" w:date="2023-01-24T23:04:00Z">
                <w:rPr>
                  <w:rFonts w:ascii="Cambria Math" w:eastAsiaTheme="minorEastAsia" w:hAnsi="Cambria Math"/>
                  <w:i/>
                </w:rPr>
              </w:ins>
            </m:ctrlPr>
          </m:sSupPr>
          <m:e>
            <m:r>
              <w:ins w:id="1670" w:author="Bale,Cameron" w:date="2023-01-24T23:04:00Z">
                <w:rPr>
                  <w:rFonts w:ascii="Cambria Math" w:eastAsiaTheme="minorEastAsia" w:hAnsi="Cambria Math"/>
                </w:rPr>
                <m:t>p</m:t>
              </w:ins>
            </m:r>
          </m:e>
          <m:sup>
            <m:r>
              <w:ins w:id="1671" w:author="Bale,Cameron" w:date="2023-01-24T23:04:00Z">
                <w:rPr>
                  <w:rFonts w:ascii="Cambria Math" w:eastAsiaTheme="minorEastAsia" w:hAnsi="Cambria Math"/>
                </w:rPr>
                <m:t>*</m:t>
              </w:ins>
            </m:r>
          </m:sup>
        </m:sSup>
      </m:oMath>
      <w:ins w:id="1672" w:author="Bale,Cameron" w:date="2023-01-24T23:04:00Z">
        <w:r>
          <w:rPr>
            <w:rFonts w:ascii="Cambria" w:eastAsiaTheme="minorEastAsia" w:hAnsi="Cambria"/>
          </w:rPr>
          <w:t>, is defined</w:t>
        </w:r>
        <w:r>
          <w:rPr>
            <w:rFonts w:ascii="Cambria" w:eastAsiaTheme="minorEastAsia" w:hAnsi="Cambria"/>
          </w:rPr>
          <w:t xml:space="preserve"> </w:t>
        </w:r>
        <w:r>
          <w:rPr>
            <w:rFonts w:ascii="Cambria" w:eastAsiaTheme="minorEastAsia" w:hAnsi="Cambria"/>
          </w:rPr>
          <w:t>as follows,</w:t>
        </w:r>
      </w:ins>
    </w:p>
    <w:p w14:paraId="03504E35" w14:textId="77777777" w:rsidR="00552451" w:rsidRDefault="00552451" w:rsidP="00552451">
      <w:pPr>
        <w:rPr>
          <w:ins w:id="1673" w:author="Bale,Cameron" w:date="2023-01-24T23:04:00Z"/>
          <w:rFonts w:ascii="Cambria" w:eastAsiaTheme="minorEastAsia" w:hAnsi="Cambria"/>
        </w:rPr>
      </w:pPr>
    </w:p>
    <w:p w14:paraId="3AD4FB2E" w14:textId="5534592F" w:rsidR="00552451" w:rsidRPr="00251DAA" w:rsidRDefault="00552451" w:rsidP="00552451">
      <w:pPr>
        <w:rPr>
          <w:ins w:id="1674" w:author="Bale,Cameron" w:date="2023-01-24T23:04:00Z"/>
          <w:rFonts w:ascii="Cambria" w:eastAsiaTheme="minorEastAsia" w:hAnsi="Cambria"/>
          <w:iCs/>
        </w:rPr>
      </w:pPr>
      <m:oMathPara>
        <m:oMath>
          <m:sSup>
            <m:sSupPr>
              <m:ctrlPr>
                <w:ins w:id="1675" w:author="Bale,Cameron" w:date="2023-01-24T23:04:00Z">
                  <w:rPr>
                    <w:rFonts w:ascii="Cambria Math" w:eastAsiaTheme="minorEastAsia" w:hAnsi="Cambria Math"/>
                    <w:i/>
                  </w:rPr>
                </w:ins>
              </m:ctrlPr>
            </m:sSupPr>
            <m:e>
              <m:r>
                <w:ins w:id="1676" w:author="Bale,Cameron" w:date="2023-01-24T23:04:00Z">
                  <w:rPr>
                    <w:rFonts w:ascii="Cambria Math" w:eastAsiaTheme="minorEastAsia" w:hAnsi="Cambria Math"/>
                  </w:rPr>
                  <m:t>p</m:t>
                </w:ins>
              </m:r>
            </m:e>
            <m:sup>
              <m:r>
                <w:ins w:id="1677" w:author="Bale,Cameron" w:date="2023-01-24T23:04:00Z">
                  <w:rPr>
                    <w:rFonts w:ascii="Cambria Math" w:eastAsiaTheme="minorEastAsia" w:hAnsi="Cambria Math"/>
                  </w:rPr>
                  <m:t>*</m:t>
                </w:ins>
              </m:r>
            </m:sup>
          </m:sSup>
          <m:r>
            <w:ins w:id="1678" w:author="Bale,Cameron" w:date="2023-01-24T23:04:00Z">
              <w:rPr>
                <w:rFonts w:ascii="Cambria Math" w:eastAsiaTheme="minorEastAsia" w:hAnsi="Cambria Math"/>
              </w:rPr>
              <m:t>=</m:t>
            </w:ins>
          </m:r>
          <m:r>
            <w:ins w:id="1679" w:author="Bale,Cameron" w:date="2023-01-24T23:04:00Z">
              <m:rPr>
                <m:sty m:val="p"/>
              </m:rPr>
              <w:rPr>
                <w:rFonts w:ascii="Cambria Math" w:eastAsiaTheme="minorEastAsia" w:hAnsi="Cambria Math"/>
              </w:rPr>
              <m:t xml:space="preserve"> min p,  p = 1,…,P</m:t>
            </w:ins>
          </m:r>
        </m:oMath>
      </m:oMathPara>
    </w:p>
    <w:p w14:paraId="17B4E8D6" w14:textId="77777777" w:rsidR="00552451" w:rsidRPr="00251DAA" w:rsidRDefault="00552451" w:rsidP="00552451">
      <w:pPr>
        <w:rPr>
          <w:ins w:id="1680" w:author="Bale,Cameron" w:date="2023-01-24T23:04:00Z"/>
          <w:rFonts w:ascii="Cambria" w:eastAsiaTheme="minorEastAsia" w:hAnsi="Cambria"/>
        </w:rPr>
      </w:pPr>
      <m:oMathPara>
        <m:oMath>
          <m:r>
            <w:ins w:id="1681" w:author="Bale,Cameron" w:date="2023-01-24T23:04:00Z">
              <w:rPr>
                <w:rFonts w:ascii="Cambria Math" w:eastAsiaTheme="minorEastAsia" w:hAnsi="Cambria Math"/>
              </w:rPr>
              <m:t xml:space="preserve">  </m:t>
            </w:ins>
          </m:r>
        </m:oMath>
      </m:oMathPara>
    </w:p>
    <w:p w14:paraId="12550B0C" w14:textId="621D7872" w:rsidR="00552451" w:rsidRPr="00251DAA" w:rsidRDefault="00552451" w:rsidP="00552451">
      <w:pPr>
        <w:jc w:val="center"/>
        <w:rPr>
          <w:ins w:id="1682" w:author="Bale,Cameron" w:date="2023-01-24T23:04:00Z"/>
          <w:rFonts w:ascii="Cambria" w:eastAsiaTheme="minorEastAsia" w:hAnsi="Cambria"/>
        </w:rPr>
      </w:pPr>
      <m:oMath>
        <m:r>
          <w:ins w:id="1683" w:author="Bale,Cameron" w:date="2023-01-24T23:04:00Z">
            <w:rPr>
              <w:rFonts w:ascii="Cambria Math" w:eastAsiaTheme="minorEastAsia" w:hAnsi="Cambria Math"/>
            </w:rPr>
            <m:t>s.t.</m:t>
          </w:ins>
        </m:r>
        <m:d>
          <m:dPr>
            <m:ctrlPr>
              <w:ins w:id="1684" w:author="Bale,Cameron" w:date="2023-01-24T23:04:00Z">
                <w:rPr>
                  <w:rFonts w:ascii="Cambria Math" w:eastAsiaTheme="minorEastAsia" w:hAnsi="Cambria Math"/>
                  <w:i/>
                </w:rPr>
              </w:ins>
            </m:ctrlPr>
          </m:dPr>
          <m:e>
            <m:r>
              <w:ins w:id="1685" w:author="Bale,Cameron" w:date="2023-01-24T23:04:00Z">
                <w:rPr>
                  <w:rFonts w:ascii="Cambria Math" w:eastAsiaTheme="minorEastAsia" w:hAnsi="Cambria Math"/>
                </w:rPr>
                <m:t>MS</m:t>
              </w:ins>
            </m:r>
            <m:sSub>
              <m:sSubPr>
                <m:ctrlPr>
                  <w:ins w:id="1686" w:author="Bale,Cameron" w:date="2023-01-24T23:04:00Z">
                    <w:rPr>
                      <w:rFonts w:ascii="Cambria Math" w:eastAsiaTheme="minorEastAsia" w:hAnsi="Cambria Math"/>
                      <w:i/>
                    </w:rPr>
                  </w:ins>
                </m:ctrlPr>
              </m:sSubPr>
              <m:e>
                <m:r>
                  <w:ins w:id="1687" w:author="Bale,Cameron" w:date="2023-01-24T23:04:00Z">
                    <w:rPr>
                      <w:rFonts w:ascii="Cambria Math" w:eastAsiaTheme="minorEastAsia" w:hAnsi="Cambria Math"/>
                    </w:rPr>
                    <m:t>E</m:t>
                  </w:ins>
                </m:r>
              </m:e>
              <m:sub>
                <m:r>
                  <w:ins w:id="1688" w:author="Bale,Cameron" w:date="2023-01-24T23:04:00Z">
                    <w:rPr>
                      <w:rFonts w:ascii="Cambria Math" w:eastAsiaTheme="minorEastAsia" w:hAnsi="Cambria Math"/>
                    </w:rPr>
                    <m:t>p</m:t>
                  </w:ins>
                </m:r>
              </m:sub>
            </m:sSub>
            <m:r>
              <w:ins w:id="1689" w:author="Bale,Cameron" w:date="2023-01-24T23:04:00Z">
                <w:rPr>
                  <w:rFonts w:ascii="Cambria Math" w:eastAsiaTheme="minorEastAsia" w:hAnsi="Cambria Math"/>
                </w:rPr>
                <m:t>-MS</m:t>
              </w:ins>
            </m:r>
            <m:sSub>
              <m:sSubPr>
                <m:ctrlPr>
                  <w:ins w:id="1690" w:author="Bale,Cameron" w:date="2023-01-24T23:04:00Z">
                    <w:rPr>
                      <w:rFonts w:ascii="Cambria Math" w:eastAsiaTheme="minorEastAsia" w:hAnsi="Cambria Math"/>
                      <w:i/>
                    </w:rPr>
                  </w:ins>
                </m:ctrlPr>
              </m:sSubPr>
              <m:e>
                <m:r>
                  <w:ins w:id="1691" w:author="Bale,Cameron" w:date="2023-01-24T23:04:00Z">
                    <w:rPr>
                      <w:rFonts w:ascii="Cambria Math" w:eastAsiaTheme="minorEastAsia" w:hAnsi="Cambria Math"/>
                    </w:rPr>
                    <m:t>E</m:t>
                  </w:ins>
                </m:r>
              </m:e>
              <m:sub>
                <m:r>
                  <w:ins w:id="1692" w:author="Bale,Cameron" w:date="2023-01-24T23:04:00Z">
                    <w:rPr>
                      <w:rFonts w:ascii="Cambria Math" w:eastAsiaTheme="minorEastAsia" w:hAnsi="Cambria Math"/>
                    </w:rPr>
                    <m:t>min</m:t>
                  </w:ins>
                </m:r>
              </m:sub>
            </m:sSub>
            <m:ctrlPr>
              <w:ins w:id="1693" w:author="Bale,Cameron" w:date="2023-01-24T23:04:00Z">
                <w:rPr>
                  <w:rFonts w:ascii="Cambria Math" w:eastAsiaTheme="minorEastAsia" w:hAnsi="Cambria Math"/>
                </w:rPr>
              </w:ins>
            </m:ctrlPr>
          </m:e>
        </m:d>
        <m:r>
          <w:ins w:id="1694" w:author="Bale,Cameron" w:date="2023-01-24T23:04:00Z">
            <m:rPr>
              <m:lit/>
              <m:sty m:val="p"/>
            </m:rPr>
            <w:rPr>
              <w:rFonts w:ascii="Cambria Math" w:eastAsiaTheme="minorEastAsia" w:hAnsi="Cambria Math"/>
            </w:rPr>
            <m:t>/</m:t>
          </w:ins>
        </m:r>
        <m:r>
          <w:ins w:id="1695" w:author="Bale,Cameron" w:date="2023-01-24T23:04:00Z">
            <m:rPr>
              <m:sty m:val="p"/>
            </m:rPr>
            <w:rPr>
              <w:rFonts w:ascii="Cambria Math" w:eastAsiaTheme="minorEastAsia" w:hAnsi="Cambria Math"/>
            </w:rPr>
            <m:t>MS</m:t>
          </w:ins>
        </m:r>
        <m:sSub>
          <m:sSubPr>
            <m:ctrlPr>
              <w:ins w:id="1696" w:author="Bale,Cameron" w:date="2023-01-24T23:04:00Z">
                <w:rPr>
                  <w:rFonts w:ascii="Cambria Math" w:eastAsiaTheme="minorEastAsia" w:hAnsi="Cambria Math"/>
                </w:rPr>
              </w:ins>
            </m:ctrlPr>
          </m:sSubPr>
          <m:e>
            <m:r>
              <w:ins w:id="1697" w:author="Bale,Cameron" w:date="2023-01-24T23:04:00Z">
                <m:rPr>
                  <m:sty m:val="p"/>
                </m:rPr>
                <w:rPr>
                  <w:rFonts w:ascii="Cambria Math" w:eastAsiaTheme="minorEastAsia" w:hAnsi="Cambria Math"/>
                </w:rPr>
                <m:t>E</m:t>
              </w:ins>
            </m:r>
          </m:e>
          <m:sub>
            <m:r>
              <w:ins w:id="1698" w:author="Bale,Cameron" w:date="2023-01-24T23:04:00Z">
                <m:rPr>
                  <m:sty m:val="p"/>
                </m:rPr>
                <w:rPr>
                  <w:rFonts w:ascii="Cambria Math" w:eastAsiaTheme="minorEastAsia" w:hAnsi="Cambria Math"/>
                </w:rPr>
                <m:t>min</m:t>
              </w:ins>
            </m:r>
          </m:sub>
        </m:sSub>
        <m:r>
          <w:ins w:id="1699" w:author="Bale,Cameron" w:date="2023-01-24T23:04:00Z">
            <m:rPr>
              <m:sty m:val="p"/>
            </m:rPr>
            <w:rPr>
              <w:rFonts w:ascii="Cambria Math" w:eastAsiaTheme="minorEastAsia" w:hAnsi="Cambria Math"/>
            </w:rPr>
            <m:t>≤</m:t>
          </w:ins>
        </m:r>
        <m:r>
          <w:ins w:id="1700" w:author="Bale,Cameron" w:date="2023-01-24T23:04:00Z">
            <w:rPr>
              <w:rFonts w:ascii="Cambria Math" w:eastAsiaTheme="minorEastAsia" w:hAnsi="Cambria Math"/>
            </w:rPr>
            <m:t xml:space="preserve"> </m:t>
          </w:ins>
        </m:r>
        <m:r>
          <w:ins w:id="1701" w:author="Bale,Cameron" w:date="2023-01-24T23:04:00Z">
            <m:rPr>
              <m:sty m:val="p"/>
            </m:rPr>
            <w:rPr>
              <w:rFonts w:ascii="Cambria Math" w:eastAsiaTheme="minorEastAsia" w:hAnsi="Cambria Math"/>
            </w:rPr>
            <m:t>τ</m:t>
          </w:ins>
        </m:r>
      </m:oMath>
      <w:ins w:id="1702" w:author="Bale,Cameron" w:date="2023-01-24T23:04:00Z">
        <w:r>
          <w:rPr>
            <w:rFonts w:ascii="Cambria" w:eastAsiaTheme="minorEastAsia" w:hAnsi="Cambria"/>
          </w:rPr>
          <w:t>,</w:t>
        </w:r>
      </w:ins>
    </w:p>
    <w:p w14:paraId="639592C4" w14:textId="77777777" w:rsidR="00552451" w:rsidRPr="00251DAA" w:rsidRDefault="00552451" w:rsidP="00552451">
      <w:pPr>
        <w:rPr>
          <w:ins w:id="1703" w:author="Bale,Cameron" w:date="2023-01-24T23:04:00Z"/>
          <w:rFonts w:ascii="Cambria" w:eastAsiaTheme="minorEastAsia" w:hAnsi="Cambria"/>
        </w:rPr>
      </w:pPr>
    </w:p>
    <w:p w14:paraId="49E7C536" w14:textId="5D66C93D" w:rsidR="004508BD" w:rsidRDefault="00552451" w:rsidP="00552451">
      <w:pPr>
        <w:rPr>
          <w:ins w:id="1704" w:author="Bale,Cameron" w:date="2023-01-24T23:17:00Z"/>
          <w:rFonts w:ascii="Cambria" w:eastAsiaTheme="minorEastAsia" w:hAnsi="Cambria"/>
        </w:rPr>
      </w:pPr>
      <w:ins w:id="1705" w:author="Bale,Cameron" w:date="2023-01-24T23:04:00Z">
        <w:r>
          <w:rPr>
            <w:rFonts w:ascii="Cambria" w:eastAsiaTheme="minorEastAsia" w:hAnsi="Cambria"/>
          </w:rPr>
          <w:t xml:space="preserve">where </w:t>
        </w:r>
      </w:ins>
      <m:oMath>
        <m:r>
          <w:ins w:id="1706" w:author="Bale,Cameron" w:date="2023-01-24T23:04:00Z">
            <m:rPr>
              <m:sty m:val="p"/>
            </m:rPr>
            <w:rPr>
              <w:rFonts w:ascii="Cambria Math" w:eastAsiaTheme="minorEastAsia" w:hAnsi="Cambria Math"/>
            </w:rPr>
            <m:t>τ</m:t>
          </w:ins>
        </m:r>
      </m:oMath>
      <w:ins w:id="1707" w:author="Bale,Cameron" w:date="2023-01-24T23:04:00Z">
        <w:r>
          <w:rPr>
            <w:rFonts w:ascii="Cambria" w:eastAsiaTheme="minorEastAsia" w:hAnsi="Cambria"/>
          </w:rPr>
          <w:t xml:space="preserve"> is the maximum percentage difference between the minimum MSE and the MSE from predicting </w:t>
        </w:r>
      </w:ins>
      <w:ins w:id="1708" w:author="Bale,Cameron" w:date="2023-01-24T23:15:00Z">
        <w:r w:rsidR="004508BD">
          <w:rPr>
            <w:rFonts w:ascii="Cambria" w:eastAsiaTheme="minorEastAsia" w:hAnsi="Cambria"/>
          </w:rPr>
          <w:t>the forecast errors</w:t>
        </w:r>
      </w:ins>
      <w:ins w:id="1709" w:author="Bale,Cameron" w:date="2023-01-24T23:04:00Z">
        <w:r>
          <w:rPr>
            <w:rFonts w:ascii="Cambria" w:eastAsiaTheme="minorEastAsia" w:hAnsi="Cambria"/>
          </w:rPr>
          <w:t xml:space="preserve"> using only </w:t>
        </w:r>
      </w:ins>
      <w:ins w:id="1710" w:author="Bale,Cameron" w:date="2023-01-24T23:16:00Z">
        <w:r w:rsidR="004508BD">
          <w:rPr>
            <w:rFonts w:ascii="Cambria" w:eastAsiaTheme="minorEastAsia" w:hAnsi="Cambria"/>
          </w:rPr>
          <w:t xml:space="preserve">the </w:t>
        </w:r>
      </w:ins>
      <m:oMath>
        <m:sSup>
          <m:sSupPr>
            <m:ctrlPr>
              <w:ins w:id="1711" w:author="Bale,Cameron" w:date="2023-01-24T23:04:00Z">
                <w:rPr>
                  <w:rFonts w:ascii="Cambria Math" w:eastAsiaTheme="minorEastAsia" w:hAnsi="Cambria Math"/>
                  <w:i/>
                </w:rPr>
              </w:ins>
            </m:ctrlPr>
          </m:sSupPr>
          <m:e>
            <m:r>
              <w:ins w:id="1712" w:author="Bale,Cameron" w:date="2023-01-24T23:04:00Z">
                <w:rPr>
                  <w:rFonts w:ascii="Cambria Math" w:eastAsiaTheme="minorEastAsia" w:hAnsi="Cambria Math"/>
                </w:rPr>
                <m:t>p</m:t>
              </w:ins>
            </m:r>
          </m:e>
          <m:sup>
            <m:r>
              <w:ins w:id="1713" w:author="Bale,Cameron" w:date="2023-01-24T23:04:00Z">
                <w:rPr>
                  <w:rFonts w:ascii="Cambria Math" w:eastAsiaTheme="minorEastAsia" w:hAnsi="Cambria Math"/>
                </w:rPr>
                <m:t>*</m:t>
              </w:ins>
            </m:r>
          </m:sup>
        </m:sSup>
      </m:oMath>
      <w:ins w:id="1714" w:author="Bale,Cameron" w:date="2023-01-24T23:16:00Z">
        <w:r w:rsidR="004508BD">
          <w:rPr>
            <w:rFonts w:ascii="Cambria" w:eastAsiaTheme="minorEastAsia" w:hAnsi="Cambria"/>
          </w:rPr>
          <w:t xml:space="preserve"> most important</w:t>
        </w:r>
      </w:ins>
      <w:ins w:id="1715" w:author="Bale,Cameron" w:date="2023-01-24T23:04:00Z">
        <w:r>
          <w:rPr>
            <w:rFonts w:ascii="Cambria" w:eastAsiaTheme="minorEastAsia" w:hAnsi="Cambria"/>
          </w:rPr>
          <w:t xml:space="preserve"> features. The number of chosen </w:t>
        </w:r>
        <w:r>
          <w:rPr>
            <w:rFonts w:ascii="Cambria" w:eastAsiaTheme="minorEastAsia" w:hAnsi="Cambria"/>
          </w:rPr>
          <w:lastRenderedPageBreak/>
          <w:t>features is the smallest number that offer</w:t>
        </w:r>
      </w:ins>
      <w:ins w:id="1716" w:author="Bale,Cameron" w:date="2023-01-24T23:16:00Z">
        <w:r w:rsidR="004508BD">
          <w:rPr>
            <w:rFonts w:ascii="Cambria" w:eastAsiaTheme="minorEastAsia" w:hAnsi="Cambria"/>
          </w:rPr>
          <w:t>s</w:t>
        </w:r>
      </w:ins>
      <w:ins w:id="1717" w:author="Bale,Cameron" w:date="2023-01-24T23:04:00Z">
        <w:r>
          <w:rPr>
            <w:rFonts w:ascii="Cambria" w:eastAsiaTheme="minorEastAsia" w:hAnsi="Cambria"/>
          </w:rPr>
          <w:t xml:space="preserve"> </w:t>
        </w:r>
      </w:ins>
      <w:ins w:id="1718" w:author="Bale,Cameron" w:date="2023-01-24T23:16:00Z">
        <w:r w:rsidR="004508BD">
          <w:rPr>
            <w:rFonts w:ascii="Cambria" w:eastAsiaTheme="minorEastAsia" w:hAnsi="Cambria"/>
          </w:rPr>
          <w:t xml:space="preserve">similar </w:t>
        </w:r>
      </w:ins>
      <w:ins w:id="1719" w:author="Bale,Cameron" w:date="2023-01-24T23:04:00Z">
        <w:r>
          <w:rPr>
            <w:rFonts w:ascii="Cambria" w:eastAsiaTheme="minorEastAsia" w:hAnsi="Cambria"/>
          </w:rPr>
          <w:t>predictive accuracy</w:t>
        </w:r>
      </w:ins>
      <w:ins w:id="1720" w:author="Bale,Cameron" w:date="2023-01-24T23:16:00Z">
        <w:r w:rsidR="004508BD">
          <w:rPr>
            <w:rFonts w:ascii="Cambria" w:eastAsiaTheme="minorEastAsia" w:hAnsi="Cambria"/>
          </w:rPr>
          <w:t xml:space="preserve"> </w:t>
        </w:r>
      </w:ins>
      <w:ins w:id="1721" w:author="Bale,Cameron" w:date="2023-01-24T23:17:00Z">
        <w:r w:rsidR="004508BD">
          <w:rPr>
            <w:rFonts w:ascii="Cambria" w:eastAsiaTheme="minorEastAsia" w:hAnsi="Cambria"/>
          </w:rPr>
          <w:t>to the number of features with</w:t>
        </w:r>
      </w:ins>
      <w:ins w:id="1722" w:author="Bale,Cameron" w:date="2023-01-24T23:04:00Z">
        <w:r>
          <w:rPr>
            <w:rFonts w:ascii="Cambria" w:eastAsiaTheme="minorEastAsia" w:hAnsi="Cambria"/>
          </w:rPr>
          <w:t xml:space="preserve"> the best accuracy. </w:t>
        </w:r>
      </w:ins>
    </w:p>
    <w:p w14:paraId="38485D1E" w14:textId="77777777" w:rsidR="00DF72DD" w:rsidRDefault="00DF72DD" w:rsidP="00552451">
      <w:pPr>
        <w:rPr>
          <w:ins w:id="1723" w:author="Bale,Cameron" w:date="2023-01-24T23:17:00Z"/>
          <w:rFonts w:ascii="Cambria" w:eastAsiaTheme="minorEastAsia" w:hAnsi="Cambria"/>
        </w:rPr>
      </w:pPr>
    </w:p>
    <w:p w14:paraId="705687D3" w14:textId="008D5E26" w:rsidR="00552451" w:rsidRPr="00DF72DD" w:rsidDel="00DF72DD" w:rsidRDefault="00DF72DD" w:rsidP="00CA11FF">
      <w:pPr>
        <w:rPr>
          <w:del w:id="1724" w:author="Bale,Cameron" w:date="2023-01-24T23:23:00Z"/>
          <w:rFonts w:ascii="Cambria" w:eastAsiaTheme="minorEastAsia" w:hAnsi="Cambria"/>
          <w:rPrChange w:id="1725" w:author="Bale,Cameron" w:date="2023-01-24T23:23:00Z">
            <w:rPr>
              <w:del w:id="1726" w:author="Bale,Cameron" w:date="2023-01-24T23:23:00Z"/>
              <w:rFonts w:ascii="Cambria" w:hAnsi="Cambria"/>
            </w:rPr>
          </w:rPrChange>
        </w:rPr>
      </w:pPr>
      <w:ins w:id="1727" w:author="Bale,Cameron" w:date="2023-01-24T23:18:00Z">
        <w:r>
          <w:rPr>
            <w:rFonts w:ascii="Cambria" w:eastAsiaTheme="minorEastAsia" w:hAnsi="Cambria"/>
          </w:rPr>
          <w:t xml:space="preserve">Since the true </w:t>
        </w:r>
      </w:ins>
      <w:ins w:id="1728" w:author="Bale,Cameron" w:date="2023-01-24T23:19:00Z">
        <w:r>
          <w:rPr>
            <w:rFonts w:ascii="Cambria" w:eastAsiaTheme="minorEastAsia" w:hAnsi="Cambria"/>
          </w:rPr>
          <w:t xml:space="preserve">ranking of the features is unknown, we estimate </w:t>
        </w:r>
      </w:ins>
      <w:ins w:id="1729" w:author="Bale,Cameron" w:date="2023-01-24T23:22:00Z">
        <w:r>
          <w:rPr>
            <w:rFonts w:ascii="Cambria" w:eastAsiaTheme="minorEastAsia" w:hAnsi="Cambria"/>
          </w:rPr>
          <w:t>it</w:t>
        </w:r>
      </w:ins>
      <w:ins w:id="1730" w:author="Bale,Cameron" w:date="2023-01-24T23:19:00Z">
        <w:r>
          <w:rPr>
            <w:rFonts w:ascii="Cambria" w:eastAsiaTheme="minorEastAsia" w:hAnsi="Cambria"/>
          </w:rPr>
          <w:t xml:space="preserve"> based on </w:t>
        </w:r>
      </w:ins>
      <w:ins w:id="1731" w:author="Bale,Cameron" w:date="2023-01-24T23:04:00Z">
        <w:r w:rsidR="00552451">
          <w:rPr>
            <w:rFonts w:ascii="Cambria" w:hAnsi="Cambria"/>
          </w:rPr>
          <w:t>the</w:t>
        </w:r>
      </w:ins>
      <w:ins w:id="1732" w:author="Bale,Cameron" w:date="2023-01-24T23:20:00Z">
        <w:r>
          <w:rPr>
            <w:rFonts w:ascii="Cambria" w:hAnsi="Cambria"/>
          </w:rPr>
          <w:t xml:space="preserve"> average </w:t>
        </w:r>
      </w:ins>
      <w:ins w:id="1733" w:author="Bale,Cameron" w:date="2023-01-24T23:04:00Z">
        <w:r w:rsidR="00552451">
          <w:rPr>
            <w:rFonts w:ascii="Cambria" w:hAnsi="Cambria"/>
          </w:rPr>
          <w:t>elimination order</w:t>
        </w:r>
      </w:ins>
      <w:ins w:id="1734" w:author="Bale,Cameron" w:date="2023-01-24T23:20:00Z">
        <w:r>
          <w:rPr>
            <w:rFonts w:ascii="Cambria" w:hAnsi="Cambria"/>
          </w:rPr>
          <w:t xml:space="preserve"> of the features</w:t>
        </w:r>
      </w:ins>
      <w:ins w:id="1735" w:author="Bale,Cameron" w:date="2023-01-24T23:04:00Z">
        <w:r w:rsidR="00552451">
          <w:rPr>
            <w:rFonts w:ascii="Cambria" w:hAnsi="Cambria"/>
          </w:rPr>
          <w:t xml:space="preserve"> </w:t>
        </w:r>
      </w:ins>
      <w:ins w:id="1736" w:author="Bale,Cameron" w:date="2023-01-24T23:20:00Z">
        <w:r>
          <w:rPr>
            <w:rFonts w:ascii="Cambria" w:hAnsi="Cambria"/>
          </w:rPr>
          <w:t>across</w:t>
        </w:r>
      </w:ins>
      <w:ins w:id="1737" w:author="Bale,Cameron" w:date="2023-01-24T23:04:00Z">
        <w:r w:rsidR="00552451">
          <w:rPr>
            <w:rFonts w:ascii="Cambria" w:hAnsi="Cambria"/>
          </w:rPr>
          <w:t xml:space="preserve"> </w:t>
        </w:r>
      </w:ins>
      <m:oMath>
        <m:sSub>
          <m:sSubPr>
            <m:ctrlPr>
              <w:ins w:id="1738" w:author="Bale,Cameron" w:date="2023-01-24T23:04:00Z">
                <w:rPr>
                  <w:rFonts w:ascii="Cambria Math" w:hAnsi="Cambria Math"/>
                  <w:i/>
                </w:rPr>
              </w:ins>
            </m:ctrlPr>
          </m:sSubPr>
          <m:e>
            <m:r>
              <w:ins w:id="1739" w:author="Bale,Cameron" w:date="2023-01-24T23:04:00Z">
                <w:rPr>
                  <w:rFonts w:ascii="Cambria Math" w:hAnsi="Cambria Math"/>
                </w:rPr>
                <m:t>N</m:t>
              </w:ins>
            </m:r>
          </m:e>
          <m:sub>
            <m:r>
              <w:ins w:id="1740" w:author="Bale,Cameron" w:date="2023-01-24T23:04:00Z">
                <w:rPr>
                  <w:rFonts w:ascii="Cambria Math" w:hAnsi="Cambria Math"/>
                </w:rPr>
                <m:t>rfe</m:t>
              </w:ins>
            </m:r>
          </m:sub>
        </m:sSub>
      </m:oMath>
      <w:ins w:id="1741" w:author="Bale,Cameron" w:date="2023-01-24T23:04:00Z">
        <w:r w:rsidR="00552451">
          <w:rPr>
            <w:rFonts w:ascii="Cambria" w:eastAsiaTheme="minorEastAsia" w:hAnsi="Cambria"/>
          </w:rPr>
          <w:t xml:space="preserve"> repetitions</w:t>
        </w:r>
      </w:ins>
      <w:ins w:id="1742" w:author="Bale,Cameron" w:date="2023-01-24T23:20:00Z">
        <w:r>
          <w:rPr>
            <w:rFonts w:ascii="Cambria" w:eastAsiaTheme="minorEastAsia" w:hAnsi="Cambria"/>
          </w:rPr>
          <w:t xml:space="preserve"> of the RFE algorithm.</w:t>
        </w:r>
      </w:ins>
      <w:ins w:id="1743" w:author="Bale,Cameron" w:date="2023-01-24T23:04:00Z">
        <w:r w:rsidR="00552451">
          <w:rPr>
            <w:rFonts w:ascii="Cambria" w:hAnsi="Cambria"/>
          </w:rPr>
          <w:t xml:space="preserve"> </w:t>
        </w:r>
      </w:ins>
      <w:ins w:id="1744" w:author="Bale,Cameron" w:date="2023-01-24T23:21:00Z">
        <w:r>
          <w:rPr>
            <w:rFonts w:ascii="Cambria" w:hAnsi="Cambria"/>
          </w:rPr>
          <w:t>In each iteration of the RFE algorithm, a random forest is used to predict forecast errors using the current subset of time series features. The OOB</w:t>
        </w:r>
      </w:ins>
      <w:ins w:id="1745" w:author="Bale,Cameron" w:date="2023-01-24T23:22:00Z">
        <w:r>
          <w:rPr>
            <w:rFonts w:ascii="Cambria" w:hAnsi="Cambria"/>
          </w:rPr>
          <w:t xml:space="preserve"> </w:t>
        </w:r>
      </w:ins>
      <w:ins w:id="1746" w:author="Bale,Cameron" w:date="2023-01-24T23:21:00Z">
        <w:r>
          <w:rPr>
            <w:rFonts w:ascii="Cambria" w:hAnsi="Cambria"/>
          </w:rPr>
          <w:t>MSE and permutation-based feature importance values are saved,</w:t>
        </w:r>
        <w:r>
          <w:rPr>
            <w:rFonts w:ascii="Cambria" w:eastAsiaTheme="minorEastAsia" w:hAnsi="Cambria"/>
          </w:rPr>
          <w:t xml:space="preserve"> the least important feature is removed, and the model is retrained for the next iteration. These steps repeat until one feature remains.</w:t>
        </w:r>
      </w:ins>
      <w:ins w:id="1747" w:author="Bale,Cameron" w:date="2023-01-24T23:25:00Z">
        <w:r w:rsidR="008E5D3D">
          <w:rPr>
            <w:rFonts w:ascii="Cambria" w:eastAsiaTheme="minorEastAsia" w:hAnsi="Cambria"/>
          </w:rPr>
          <w:t xml:space="preserve"> The value </w:t>
        </w:r>
      </w:ins>
      <m:oMath>
        <m:sSup>
          <m:sSupPr>
            <m:ctrlPr>
              <w:ins w:id="1748" w:author="Bale,Cameron" w:date="2023-01-24T23:25:00Z">
                <w:rPr>
                  <w:rFonts w:ascii="Cambria Math" w:eastAsiaTheme="minorEastAsia" w:hAnsi="Cambria Math"/>
                  <w:i/>
                </w:rPr>
              </w:ins>
            </m:ctrlPr>
          </m:sSupPr>
          <m:e>
            <m:r>
              <w:ins w:id="1749" w:author="Bale,Cameron" w:date="2023-01-24T23:25:00Z">
                <w:rPr>
                  <w:rFonts w:ascii="Cambria Math" w:eastAsiaTheme="minorEastAsia" w:hAnsi="Cambria Math"/>
                </w:rPr>
                <m:t>p</m:t>
              </w:ins>
            </m:r>
          </m:e>
          <m:sup>
            <m:r>
              <w:ins w:id="1750" w:author="Bale,Cameron" w:date="2023-01-24T23:25:00Z">
                <w:rPr>
                  <w:rFonts w:ascii="Cambria Math" w:eastAsiaTheme="minorEastAsia" w:hAnsi="Cambria Math"/>
                </w:rPr>
                <m:t>*</m:t>
              </w:ins>
            </m:r>
          </m:sup>
        </m:sSup>
      </m:oMath>
      <w:ins w:id="1751" w:author="Bale,Cameron" w:date="2023-01-24T23:25:00Z">
        <w:r w:rsidR="008E5D3D">
          <w:rPr>
            <w:rFonts w:ascii="Cambria" w:eastAsiaTheme="minorEastAsia" w:hAnsi="Cambria"/>
          </w:rPr>
          <w:t xml:space="preserve"> is calculated using the average</w:t>
        </w:r>
      </w:ins>
      <w:ins w:id="1752" w:author="Bale,Cameron" w:date="2023-01-24T23:26:00Z">
        <w:r w:rsidR="008E5D3D">
          <w:rPr>
            <w:rFonts w:ascii="Cambria" w:eastAsiaTheme="minorEastAsia" w:hAnsi="Cambria"/>
          </w:rPr>
          <w:t>s</w:t>
        </w:r>
      </w:ins>
      <w:ins w:id="1753" w:author="Bale,Cameron" w:date="2023-01-24T23:25:00Z">
        <w:r w:rsidR="008E5D3D">
          <w:rPr>
            <w:rFonts w:ascii="Cambria" w:eastAsiaTheme="minorEastAsia" w:hAnsi="Cambria"/>
          </w:rPr>
          <w:t xml:space="preserve"> of the OOB MSE</w:t>
        </w:r>
      </w:ins>
      <w:ins w:id="1754" w:author="Bale,Cameron" w:date="2023-01-24T23:26:00Z">
        <w:r w:rsidR="008E5D3D">
          <w:rPr>
            <w:rFonts w:ascii="Cambria" w:eastAsiaTheme="minorEastAsia" w:hAnsi="Cambria"/>
          </w:rPr>
          <w:t xml:space="preserve"> across the </w:t>
        </w:r>
      </w:ins>
      <m:oMath>
        <m:sSub>
          <m:sSubPr>
            <m:ctrlPr>
              <w:ins w:id="1755" w:author="Bale,Cameron" w:date="2023-01-24T23:26:00Z">
                <w:rPr>
                  <w:rFonts w:ascii="Cambria Math" w:eastAsiaTheme="minorEastAsia" w:hAnsi="Cambria Math"/>
                  <w:i/>
                </w:rPr>
              </w:ins>
            </m:ctrlPr>
          </m:sSubPr>
          <m:e>
            <m:r>
              <w:ins w:id="1756" w:author="Bale,Cameron" w:date="2023-01-24T23:26:00Z">
                <w:rPr>
                  <w:rFonts w:ascii="Cambria Math" w:eastAsiaTheme="minorEastAsia" w:hAnsi="Cambria Math"/>
                </w:rPr>
                <m:t>N</m:t>
              </w:ins>
            </m:r>
          </m:e>
          <m:sub>
            <m:r>
              <w:ins w:id="1757" w:author="Bale,Cameron" w:date="2023-01-24T23:26:00Z">
                <w:rPr>
                  <w:rFonts w:ascii="Cambria Math" w:eastAsiaTheme="minorEastAsia" w:hAnsi="Cambria Math"/>
                </w:rPr>
                <m:t>rfe</m:t>
              </w:ins>
            </m:r>
          </m:sub>
        </m:sSub>
      </m:oMath>
      <w:ins w:id="1758" w:author="Bale,Cameron" w:date="2023-01-24T23:26:00Z">
        <w:r w:rsidR="008E5D3D">
          <w:rPr>
            <w:rFonts w:ascii="Cambria" w:eastAsiaTheme="minorEastAsia" w:hAnsi="Cambria"/>
          </w:rPr>
          <w:t xml:space="preserve"> repetitions for each </w:t>
        </w:r>
      </w:ins>
      <m:oMath>
        <m:r>
          <w:ins w:id="1759" w:author="Bale,Cameron" w:date="2023-01-24T23:26:00Z">
            <w:rPr>
              <w:rFonts w:ascii="Cambria Math" w:eastAsiaTheme="minorEastAsia" w:hAnsi="Cambria Math"/>
            </w:rPr>
            <m:t>p = 1,…,P</m:t>
          </w:ins>
        </m:r>
      </m:oMath>
      <w:ins w:id="1760" w:author="Bale,Cameron" w:date="2023-01-24T23:26:00Z">
        <w:r w:rsidR="008E5D3D">
          <w:rPr>
            <w:rFonts w:ascii="Cambria" w:eastAsiaTheme="minorEastAsia" w:hAnsi="Cambria"/>
          </w:rPr>
          <w:t>.</w:t>
        </w:r>
      </w:ins>
      <w:ins w:id="1761" w:author="Bale,Cameron" w:date="2023-01-24T23:27:00Z">
        <w:r w:rsidR="008E5D3D">
          <w:rPr>
            <w:rFonts w:ascii="Cambria" w:eastAsiaTheme="minorEastAsia" w:hAnsi="Cambria"/>
          </w:rPr>
          <w:t xml:space="preserve"> </w:t>
        </w:r>
      </w:ins>
      <w:ins w:id="1762" w:author="Bale,Cameron" w:date="2023-01-24T23:04:00Z">
        <w:r w:rsidR="00552451">
          <w:rPr>
            <w:rFonts w:ascii="Cambria" w:eastAsiaTheme="minorEastAsia" w:hAnsi="Cambria"/>
          </w:rPr>
          <w:t xml:space="preserve">We include the </w:t>
        </w:r>
      </w:ins>
      <m:oMath>
        <m:sSup>
          <m:sSupPr>
            <m:ctrlPr>
              <w:ins w:id="1763" w:author="Bale,Cameron" w:date="2023-01-24T23:04:00Z">
                <w:rPr>
                  <w:rFonts w:ascii="Cambria Math" w:eastAsiaTheme="minorEastAsia" w:hAnsi="Cambria Math"/>
                  <w:i/>
                </w:rPr>
              </w:ins>
            </m:ctrlPr>
          </m:sSupPr>
          <m:e>
            <m:r>
              <w:ins w:id="1764" w:author="Bale,Cameron" w:date="2023-01-24T23:04:00Z">
                <w:rPr>
                  <w:rFonts w:ascii="Cambria Math" w:eastAsiaTheme="minorEastAsia" w:hAnsi="Cambria Math"/>
                </w:rPr>
                <m:t>p</m:t>
              </w:ins>
            </m:r>
          </m:e>
          <m:sup>
            <m:r>
              <w:ins w:id="1765" w:author="Bale,Cameron" w:date="2023-01-24T23:04:00Z">
                <w:rPr>
                  <w:rFonts w:ascii="Cambria Math" w:eastAsiaTheme="minorEastAsia" w:hAnsi="Cambria Math"/>
                </w:rPr>
                <m:t>*</m:t>
              </w:ins>
            </m:r>
          </m:sup>
        </m:sSup>
      </m:oMath>
      <w:ins w:id="1766" w:author="Bale,Cameron" w:date="2023-01-24T23:04:00Z">
        <w:r w:rsidR="00552451">
          <w:rPr>
            <w:rFonts w:ascii="Cambria" w:eastAsiaTheme="minorEastAsia" w:hAnsi="Cambria"/>
          </w:rPr>
          <w:t xml:space="preserve"> features with the highest average ranks in the </w:t>
        </w:r>
        <w:r w:rsidR="00552451">
          <w:rPr>
            <w:rFonts w:ascii="Cambria" w:eastAsiaTheme="minorEastAsia" w:hAnsi="Cambria"/>
            <w:i/>
            <w:iCs/>
          </w:rPr>
          <w:t>k</w:t>
        </w:r>
        <w:r w:rsidR="00552451">
          <w:rPr>
            <w:rFonts w:ascii="Cambria" w:eastAsiaTheme="minorEastAsia" w:hAnsi="Cambria"/>
          </w:rPr>
          <w:t>-</w:t>
        </w:r>
        <w:proofErr w:type="spellStart"/>
        <w:r w:rsidR="00552451">
          <w:rPr>
            <w:rFonts w:ascii="Cambria" w:eastAsiaTheme="minorEastAsia" w:hAnsi="Cambria"/>
          </w:rPr>
          <w:t>nTS</w:t>
        </w:r>
        <w:proofErr w:type="spellEnd"/>
        <w:r w:rsidR="00552451">
          <w:rPr>
            <w:rFonts w:ascii="Cambria" w:eastAsiaTheme="minorEastAsia" w:hAnsi="Cambria"/>
          </w:rPr>
          <w:t>+ swapping method.</w:t>
        </w:r>
      </w:ins>
    </w:p>
    <w:p w14:paraId="12BAB6FB" w14:textId="77777777" w:rsidR="00F503C2" w:rsidRDefault="00F503C2" w:rsidP="001546D0">
      <w:pPr>
        <w:rPr>
          <w:rFonts w:ascii="Cambria" w:hAnsi="Cambria"/>
        </w:rPr>
      </w:pPr>
    </w:p>
    <w:p w14:paraId="0A929D19" w14:textId="496504BC" w:rsidR="006E2708" w:rsidRPr="00634890" w:rsidDel="00DF72DD" w:rsidRDefault="00F503C2" w:rsidP="001546D0">
      <w:pPr>
        <w:rPr>
          <w:del w:id="1767" w:author="Bale,Cameron" w:date="2023-01-24T23:21:00Z"/>
          <w:rFonts w:ascii="Cambria" w:hAnsi="Cambria"/>
          <w:rPrChange w:id="1768" w:author="Bale,Cameron" w:date="2023-01-24T22:51:00Z">
            <w:rPr>
              <w:del w:id="1769" w:author="Bale,Cameron" w:date="2023-01-24T23:21:00Z"/>
              <w:rFonts w:ascii="Cambria" w:eastAsiaTheme="minorEastAsia" w:hAnsi="Cambria"/>
            </w:rPr>
          </w:rPrChange>
        </w:rPr>
      </w:pPr>
      <w:del w:id="1770" w:author="Bale,Cameron" w:date="2023-01-24T23:21:00Z">
        <w:r w:rsidDel="00DF72DD">
          <w:rPr>
            <w:rFonts w:ascii="Cambria" w:hAnsi="Cambria"/>
          </w:rPr>
          <w:delText xml:space="preserve">In each iteration of the RFE algorithm, </w:delText>
        </w:r>
      </w:del>
      <w:del w:id="1771" w:author="Bale,Cameron" w:date="2023-01-24T22:51:00Z">
        <w:r w:rsidDel="00634890">
          <w:rPr>
            <w:rFonts w:ascii="Cambria" w:hAnsi="Cambria"/>
          </w:rPr>
          <w:delText>we store t</w:delText>
        </w:r>
      </w:del>
      <w:del w:id="1772" w:author="Bale,Cameron" w:date="2023-01-24T23:21:00Z">
        <w:r w:rsidDel="00DF72DD">
          <w:rPr>
            <w:rFonts w:ascii="Cambria" w:hAnsi="Cambria"/>
          </w:rPr>
          <w:delText>he out-of-bag (</w:delText>
        </w:r>
      </w:del>
      <w:del w:id="1773" w:author="Bale,Cameron" w:date="2023-01-24T22:49:00Z">
        <w:r w:rsidDel="00A44CB5">
          <w:rPr>
            <w:rFonts w:ascii="Cambria" w:hAnsi="Cambria"/>
          </w:rPr>
          <w:delText>oob</w:delText>
        </w:r>
      </w:del>
      <w:del w:id="1774" w:author="Bale,Cameron" w:date="2023-01-24T23:21:00Z">
        <w:r w:rsidDel="00DF72DD">
          <w:rPr>
            <w:rFonts w:ascii="Cambria" w:hAnsi="Cambria"/>
          </w:rPr>
          <w:delText>) mean-squared error (MSE) and permutation-based feature importance values</w:delText>
        </w:r>
      </w:del>
      <w:del w:id="1775" w:author="Bale,Cameron" w:date="2023-01-24T22:51:00Z">
        <w:r w:rsidDel="00634890">
          <w:rPr>
            <w:rFonts w:ascii="Cambria" w:hAnsi="Cambria"/>
          </w:rPr>
          <w:delText xml:space="preserve"> from a </w:delText>
        </w:r>
        <w:r w:rsidR="006E2708" w:rsidDel="00634890">
          <w:rPr>
            <w:rFonts w:ascii="Cambria" w:eastAsiaTheme="minorEastAsia" w:hAnsi="Cambria"/>
          </w:rPr>
          <w:delText xml:space="preserve">random forest </w:delText>
        </w:r>
        <w:r w:rsidDel="00634890">
          <w:rPr>
            <w:rFonts w:ascii="Cambria" w:eastAsiaTheme="minorEastAsia" w:hAnsi="Cambria"/>
          </w:rPr>
          <w:delText>used to predict the accuracy of the forecasts for each original and protected time series using the time series features</w:delText>
        </w:r>
      </w:del>
      <w:del w:id="1776" w:author="Bale,Cameron" w:date="2023-01-24T22:52:00Z">
        <w:r w:rsidDel="00634890">
          <w:rPr>
            <w:rFonts w:ascii="Cambria" w:eastAsiaTheme="minorEastAsia" w:hAnsi="Cambria"/>
          </w:rPr>
          <w:delText>.</w:delText>
        </w:r>
        <w:r w:rsidR="006E2708" w:rsidDel="00634890">
          <w:rPr>
            <w:rFonts w:ascii="Cambria" w:eastAsiaTheme="minorEastAsia" w:hAnsi="Cambria"/>
          </w:rPr>
          <w:delText xml:space="preserve"> T</w:delText>
        </w:r>
      </w:del>
      <w:del w:id="1777" w:author="Bale,Cameron" w:date="2023-01-24T23:21:00Z">
        <w:r w:rsidR="006E2708" w:rsidDel="00DF72DD">
          <w:rPr>
            <w:rFonts w:ascii="Cambria" w:eastAsiaTheme="minorEastAsia" w:hAnsi="Cambria"/>
          </w:rPr>
          <w:delText xml:space="preserve">he least important feature is removed, and the model is </w:delText>
        </w:r>
      </w:del>
      <w:del w:id="1778" w:author="Bale,Cameron" w:date="2023-01-24T22:52:00Z">
        <w:r w:rsidR="006E2708" w:rsidDel="00634890">
          <w:rPr>
            <w:rFonts w:ascii="Cambria" w:eastAsiaTheme="minorEastAsia" w:hAnsi="Cambria"/>
          </w:rPr>
          <w:delText xml:space="preserve">then </w:delText>
        </w:r>
      </w:del>
      <w:del w:id="1779" w:author="Bale,Cameron" w:date="2023-01-24T23:21:00Z">
        <w:r w:rsidR="006E2708" w:rsidDel="00DF72DD">
          <w:rPr>
            <w:rFonts w:ascii="Cambria" w:eastAsiaTheme="minorEastAsia" w:hAnsi="Cambria"/>
          </w:rPr>
          <w:delText>retrained</w:delText>
        </w:r>
        <w:r w:rsidDel="00DF72DD">
          <w:rPr>
            <w:rFonts w:ascii="Cambria" w:eastAsiaTheme="minorEastAsia" w:hAnsi="Cambria"/>
          </w:rPr>
          <w:delText xml:space="preserve"> for the next iteration</w:delText>
        </w:r>
        <w:r w:rsidR="006E2708" w:rsidDel="00DF72DD">
          <w:rPr>
            <w:rFonts w:ascii="Cambria" w:eastAsiaTheme="minorEastAsia" w:hAnsi="Cambria"/>
          </w:rPr>
          <w:delText xml:space="preserve">. These steps </w:delText>
        </w:r>
      </w:del>
      <w:del w:id="1780" w:author="Bale,Cameron" w:date="2023-01-24T22:53:00Z">
        <w:r w:rsidR="006E2708" w:rsidDel="00634890">
          <w:rPr>
            <w:rFonts w:ascii="Cambria" w:eastAsiaTheme="minorEastAsia" w:hAnsi="Cambria"/>
          </w:rPr>
          <w:delText xml:space="preserve">continue recursively </w:delText>
        </w:r>
      </w:del>
      <w:del w:id="1781" w:author="Bale,Cameron" w:date="2023-01-24T23:21:00Z">
        <w:r w:rsidR="006E2708" w:rsidDel="00DF72DD">
          <w:rPr>
            <w:rFonts w:ascii="Cambria" w:eastAsiaTheme="minorEastAsia" w:hAnsi="Cambria"/>
          </w:rPr>
          <w:delText xml:space="preserve">until </w:delText>
        </w:r>
      </w:del>
      <w:del w:id="1782" w:author="Bale,Cameron" w:date="2023-01-24T22:53:00Z">
        <w:r w:rsidR="006E2708" w:rsidDel="00634890">
          <w:rPr>
            <w:rFonts w:ascii="Cambria" w:eastAsiaTheme="minorEastAsia" w:hAnsi="Cambria"/>
          </w:rPr>
          <w:delText xml:space="preserve">only </w:delText>
        </w:r>
      </w:del>
      <w:del w:id="1783" w:author="Bale,Cameron" w:date="2023-01-24T23:21:00Z">
        <w:r w:rsidR="007835D7" w:rsidDel="00DF72DD">
          <w:rPr>
            <w:rFonts w:ascii="Cambria" w:eastAsiaTheme="minorEastAsia" w:hAnsi="Cambria"/>
          </w:rPr>
          <w:delText>one feature remains.</w:delText>
        </w:r>
        <w:r w:rsidR="00990FF9" w:rsidDel="00DF72DD">
          <w:rPr>
            <w:rFonts w:ascii="Cambria" w:eastAsiaTheme="minorEastAsia" w:hAnsi="Cambria"/>
          </w:rPr>
          <w:delText xml:space="preserve"> The </w:delText>
        </w:r>
      </w:del>
      <w:del w:id="1784" w:author="Bale,Cameron" w:date="2023-01-24T22:53:00Z">
        <w:r w:rsidR="00990FF9" w:rsidDel="00634890">
          <w:rPr>
            <w:rFonts w:ascii="Cambria" w:eastAsiaTheme="minorEastAsia" w:hAnsi="Cambria"/>
          </w:rPr>
          <w:delText xml:space="preserve">full </w:delText>
        </w:r>
      </w:del>
      <w:del w:id="1785" w:author="Bale,Cameron" w:date="2023-01-24T23:21:00Z">
        <w:r w:rsidR="00990FF9" w:rsidDel="00DF72DD">
          <w:rPr>
            <w:rFonts w:ascii="Cambria" w:eastAsiaTheme="minorEastAsia" w:hAnsi="Cambria"/>
          </w:rPr>
          <w:delText xml:space="preserve">RFE algorithm is repeated </w:delText>
        </w:r>
      </w:del>
      <m:oMath>
        <m:sSub>
          <m:sSubPr>
            <m:ctrlPr>
              <w:del w:id="1786" w:author="Bale,Cameron" w:date="2023-01-24T23:21:00Z">
                <w:rPr>
                  <w:rFonts w:ascii="Cambria Math" w:eastAsiaTheme="minorEastAsia" w:hAnsi="Cambria Math"/>
                  <w:i/>
                </w:rPr>
              </w:del>
            </m:ctrlPr>
          </m:sSubPr>
          <m:e>
            <m:r>
              <w:del w:id="1787" w:author="Bale,Cameron" w:date="2023-01-24T23:21:00Z">
                <w:rPr>
                  <w:rFonts w:ascii="Cambria Math" w:eastAsiaTheme="minorEastAsia" w:hAnsi="Cambria Math"/>
                </w:rPr>
                <m:t>N</m:t>
              </w:del>
            </m:r>
          </m:e>
          <m:sub>
            <m:r>
              <w:del w:id="1788" w:author="Bale,Cameron" w:date="2023-01-24T23:21:00Z">
                <w:rPr>
                  <w:rFonts w:ascii="Cambria Math" w:eastAsiaTheme="minorEastAsia" w:hAnsi="Cambria Math"/>
                </w:rPr>
                <m:t>rfe</m:t>
              </w:del>
            </m:r>
          </m:sub>
        </m:sSub>
      </m:oMath>
      <w:del w:id="1789" w:author="Bale,Cameron" w:date="2023-01-24T23:21:00Z">
        <w:r w:rsidR="00990FF9" w:rsidDel="00DF72DD">
          <w:rPr>
            <w:rFonts w:ascii="Cambria" w:eastAsiaTheme="minorEastAsia" w:hAnsi="Cambria"/>
          </w:rPr>
          <w:delText xml:space="preserve"> times</w:delText>
        </w:r>
      </w:del>
      <w:del w:id="1790" w:author="Bale,Cameron" w:date="2023-01-24T22:54:00Z">
        <w:r w:rsidR="00990FF9" w:rsidDel="00634890">
          <w:rPr>
            <w:rFonts w:ascii="Cambria" w:eastAsiaTheme="minorEastAsia" w:hAnsi="Cambria"/>
          </w:rPr>
          <w:delText>.</w:delText>
        </w:r>
      </w:del>
    </w:p>
    <w:p w14:paraId="04F9A9A8" w14:textId="77777777" w:rsidR="006E2708" w:rsidDel="00DF72DD" w:rsidRDefault="006E2708" w:rsidP="001546D0">
      <w:pPr>
        <w:rPr>
          <w:del w:id="1791" w:author="Bale,Cameron" w:date="2023-01-24T23:23:00Z"/>
          <w:rFonts w:ascii="Cambria" w:hAnsi="Cambria"/>
        </w:rPr>
      </w:pPr>
    </w:p>
    <w:p w14:paraId="1CD2C6CC" w14:textId="62DD875A" w:rsidR="007655CB" w:rsidRPr="00634890" w:rsidDel="00552451" w:rsidRDefault="006E2708" w:rsidP="001546D0">
      <w:pPr>
        <w:rPr>
          <w:del w:id="1792" w:author="Bale,Cameron" w:date="2023-01-24T23:04:00Z"/>
          <w:rFonts w:ascii="Cambria" w:eastAsiaTheme="minorEastAsia" w:hAnsi="Cambria"/>
        </w:rPr>
      </w:pPr>
      <w:del w:id="1793" w:author="Bale,Cameron" w:date="2023-01-24T22:55:00Z">
        <w:r w:rsidDel="00634890">
          <w:rPr>
            <w:rFonts w:ascii="Cambria" w:hAnsi="Cambria"/>
          </w:rPr>
          <w:delText xml:space="preserve">We compute the </w:delText>
        </w:r>
        <w:r w:rsidR="001C5469" w:rsidDel="00634890">
          <w:rPr>
            <w:rFonts w:ascii="Cambria" w:hAnsi="Cambria"/>
          </w:rPr>
          <w:delText>average MSE</w:delText>
        </w:r>
        <w:r w:rsidDel="00634890">
          <w:rPr>
            <w:rFonts w:ascii="Cambria" w:hAnsi="Cambria"/>
          </w:rPr>
          <w:delText xml:space="preserve"> of the</w:delText>
        </w:r>
        <w:r w:rsidR="001C5469" w:rsidDel="00634890">
          <w:rPr>
            <w:rFonts w:ascii="Cambria" w:hAnsi="Cambria"/>
          </w:rPr>
          <w:delText xml:space="preserve"> </w:delText>
        </w:r>
      </w:del>
      <w:del w:id="1794" w:author="Bale,Cameron" w:date="2023-01-24T22:54:00Z">
        <w:r w:rsidR="001C5469" w:rsidDel="00634890">
          <w:rPr>
            <w:rFonts w:ascii="Cambria" w:hAnsi="Cambria"/>
          </w:rPr>
          <w:delText>oob</w:delText>
        </w:r>
        <w:r w:rsidDel="00634890">
          <w:rPr>
            <w:rFonts w:ascii="Cambria" w:hAnsi="Cambria"/>
          </w:rPr>
          <w:delText xml:space="preserve"> </w:delText>
        </w:r>
      </w:del>
      <w:del w:id="1795" w:author="Bale,Cameron" w:date="2023-01-24T22:55:00Z">
        <w:r w:rsidDel="00634890">
          <w:rPr>
            <w:rFonts w:ascii="Cambria" w:hAnsi="Cambria"/>
          </w:rPr>
          <w:delText>predictions for each feature subset size</w:delText>
        </w:r>
        <w:r w:rsidR="001C5469" w:rsidDel="00634890">
          <w:rPr>
            <w:rFonts w:ascii="Cambria" w:hAnsi="Cambria"/>
          </w:rPr>
          <w:delText xml:space="preserve"> across the </w:delText>
        </w:r>
      </w:del>
      <m:oMath>
        <m:sSub>
          <m:sSubPr>
            <m:ctrlPr>
              <w:del w:id="1796" w:author="Bale,Cameron" w:date="2023-01-24T22:55:00Z">
                <w:rPr>
                  <w:rFonts w:ascii="Cambria Math" w:hAnsi="Cambria Math"/>
                  <w:i/>
                </w:rPr>
              </w:del>
            </m:ctrlPr>
          </m:sSubPr>
          <m:e>
            <m:r>
              <w:del w:id="1797" w:author="Bale,Cameron" w:date="2023-01-24T22:55:00Z">
                <w:rPr>
                  <w:rFonts w:ascii="Cambria Math" w:hAnsi="Cambria Math"/>
                </w:rPr>
                <m:t>N</m:t>
              </w:del>
            </m:r>
          </m:e>
          <m:sub>
            <m:r>
              <w:del w:id="1798" w:author="Bale,Cameron" w:date="2023-01-24T22:55:00Z">
                <w:rPr>
                  <w:rFonts w:ascii="Cambria Math" w:hAnsi="Cambria Math"/>
                </w:rPr>
                <m:t>rfe</m:t>
              </w:del>
            </m:r>
          </m:sub>
        </m:sSub>
      </m:oMath>
      <w:del w:id="1799" w:author="Bale,Cameron" w:date="2023-01-24T22:55:00Z">
        <w:r w:rsidR="001C5469" w:rsidDel="00634890">
          <w:rPr>
            <w:rFonts w:ascii="Cambria" w:eastAsiaTheme="minorEastAsia" w:hAnsi="Cambria"/>
          </w:rPr>
          <w:delText xml:space="preserve"> repetitions of RFE. </w:delText>
        </w:r>
        <w:r w:rsidDel="00634890">
          <w:rPr>
            <w:rFonts w:ascii="Cambria" w:hAnsi="Cambria"/>
          </w:rPr>
          <w:delText xml:space="preserve">Similarly, for </w:delText>
        </w:r>
        <w:r w:rsidR="001C5469" w:rsidDel="00634890">
          <w:rPr>
            <w:rFonts w:ascii="Cambria" w:hAnsi="Cambria"/>
          </w:rPr>
          <w:delText>each repetition</w:delText>
        </w:r>
        <w:r w:rsidDel="00634890">
          <w:rPr>
            <w:rFonts w:ascii="Cambria" w:hAnsi="Cambria"/>
          </w:rPr>
          <w:delText>, we</w:delText>
        </w:r>
      </w:del>
      <w:del w:id="1800" w:author="Bale,Cameron" w:date="2023-01-24T22:57:00Z">
        <w:r w:rsidDel="00F819C9">
          <w:rPr>
            <w:rFonts w:ascii="Cambria" w:hAnsi="Cambria"/>
          </w:rPr>
          <w:delText xml:space="preserve"> rank </w:delText>
        </w:r>
      </w:del>
      <w:del w:id="1801" w:author="Bale,Cameron" w:date="2023-01-24T22:56:00Z">
        <w:r w:rsidDel="00634890">
          <w:rPr>
            <w:rFonts w:ascii="Cambria" w:hAnsi="Cambria"/>
          </w:rPr>
          <w:delText xml:space="preserve">the </w:delText>
        </w:r>
      </w:del>
      <w:del w:id="1802" w:author="Bale,Cameron" w:date="2023-01-24T22:57:00Z">
        <w:r w:rsidDel="00F819C9">
          <w:rPr>
            <w:rFonts w:ascii="Cambria" w:hAnsi="Cambria"/>
          </w:rPr>
          <w:delText xml:space="preserve">features based on the inverse </w:delText>
        </w:r>
      </w:del>
      <w:del w:id="1803" w:author="Bale,Cameron" w:date="2023-01-24T22:56:00Z">
        <w:r w:rsidDel="00634890">
          <w:rPr>
            <w:rFonts w:ascii="Cambria" w:hAnsi="Cambria"/>
          </w:rPr>
          <w:delText>of the order in which they were eliminated</w:delText>
        </w:r>
      </w:del>
      <w:del w:id="1804" w:author="Bale,Cameron" w:date="2023-01-24T22:55:00Z">
        <w:r w:rsidDel="00634890">
          <w:rPr>
            <w:rFonts w:ascii="Cambria" w:hAnsi="Cambria"/>
          </w:rPr>
          <w:delText xml:space="preserve"> </w:delText>
        </w:r>
      </w:del>
      <w:del w:id="1805" w:author="Bale,Cameron" w:date="2023-01-24T22:57:00Z">
        <w:r w:rsidDel="00F819C9">
          <w:rPr>
            <w:rFonts w:ascii="Cambria" w:hAnsi="Cambria"/>
          </w:rPr>
          <w:delText>and average these ranks.</w:delText>
        </w:r>
        <w:r w:rsidR="00144064" w:rsidDel="00F819C9">
          <w:rPr>
            <w:rFonts w:ascii="Cambria" w:hAnsi="Cambria"/>
          </w:rPr>
          <w:delText xml:space="preserve"> </w:delText>
        </w:r>
      </w:del>
      <w:del w:id="1806" w:author="Bale,Cameron" w:date="2023-01-24T23:04:00Z">
        <w:r w:rsidR="00144064" w:rsidDel="00552451">
          <w:rPr>
            <w:rFonts w:ascii="Cambria" w:hAnsi="Cambria"/>
          </w:rPr>
          <w:delText xml:space="preserve">Let </w:delText>
        </w:r>
      </w:del>
      <m:oMath>
        <m:sSub>
          <m:sSubPr>
            <m:ctrlPr>
              <w:del w:id="1807" w:author="Bale,Cameron" w:date="2023-01-24T23:04:00Z">
                <w:rPr>
                  <w:rFonts w:ascii="Cambria Math" w:hAnsi="Cambria Math"/>
                  <w:i/>
                </w:rPr>
              </w:del>
            </m:ctrlPr>
          </m:sSubPr>
          <m:e>
            <m:r>
              <w:del w:id="1808" w:author="Bale,Cameron" w:date="2023-01-24T23:04:00Z">
                <w:rPr>
                  <w:rFonts w:ascii="Cambria Math" w:hAnsi="Cambria Math"/>
                </w:rPr>
                <m:t>p</m:t>
              </w:del>
            </m:r>
          </m:e>
          <m:sub>
            <m:r>
              <w:del w:id="1809" w:author="Bale,Cameron" w:date="2023-01-24T23:04:00Z">
                <w:rPr>
                  <w:rFonts w:ascii="Cambria Math" w:hAnsi="Cambria Math"/>
                </w:rPr>
                <m:t>min</m:t>
              </w:del>
            </m:r>
          </m:sub>
        </m:sSub>
      </m:oMath>
      <w:del w:id="1810" w:author="Bale,Cameron" w:date="2023-01-24T23:04:00Z">
        <w:r w:rsidR="00144064" w:rsidDel="00552451">
          <w:rPr>
            <w:rFonts w:ascii="Cambria" w:eastAsiaTheme="minorEastAsia" w:hAnsi="Cambria"/>
          </w:rPr>
          <w:delText xml:space="preserve"> denote the </w:delText>
        </w:r>
      </w:del>
      <w:del w:id="1811" w:author="Bale,Cameron" w:date="2023-01-24T22:59:00Z">
        <w:r w:rsidR="00144064" w:rsidDel="007655CB">
          <w:rPr>
            <w:rFonts w:ascii="Cambria" w:eastAsiaTheme="minorEastAsia" w:hAnsi="Cambria"/>
          </w:rPr>
          <w:delText xml:space="preserve">subset size with </w:delText>
        </w:r>
      </w:del>
      <w:del w:id="1812" w:author="Bale,Cameron" w:date="2023-01-24T23:04:00Z">
        <w:r w:rsidR="00144064" w:rsidDel="00552451">
          <w:rPr>
            <w:rFonts w:ascii="Cambria" w:eastAsiaTheme="minorEastAsia" w:hAnsi="Cambria"/>
          </w:rPr>
          <w:delText xml:space="preserve">the minimum average MSE across </w:delText>
        </w:r>
        <w:r w:rsidR="00FC4840" w:rsidDel="00552451">
          <w:rPr>
            <w:rFonts w:ascii="Cambria" w:eastAsiaTheme="minorEastAsia" w:hAnsi="Cambria"/>
          </w:rPr>
          <w:delText>repetitions</w:delText>
        </w:r>
        <w:r w:rsidR="00370F45" w:rsidDel="00552451">
          <w:rPr>
            <w:rFonts w:ascii="Cambria" w:eastAsiaTheme="minorEastAsia" w:hAnsi="Cambria"/>
          </w:rPr>
          <w:delText xml:space="preserve"> </w:delText>
        </w:r>
        <w:r w:rsidR="00144064" w:rsidDel="00552451">
          <w:rPr>
            <w:rFonts w:ascii="Cambria" w:eastAsiaTheme="minorEastAsia" w:hAnsi="Cambria"/>
          </w:rPr>
          <w:delText xml:space="preserve">and let </w:delText>
        </w:r>
      </w:del>
      <m:oMath>
        <m:r>
          <w:del w:id="1813" w:author="Bale,Cameron" w:date="2023-01-24T23:04:00Z">
            <w:rPr>
              <w:rFonts w:ascii="Cambria Math" w:eastAsiaTheme="minorEastAsia" w:hAnsi="Cambria Math"/>
            </w:rPr>
            <m:t>MS</m:t>
          </w:del>
        </m:r>
        <m:sSub>
          <m:sSubPr>
            <m:ctrlPr>
              <w:del w:id="1814" w:author="Bale,Cameron" w:date="2023-01-24T23:04:00Z">
                <w:rPr>
                  <w:rFonts w:ascii="Cambria Math" w:eastAsiaTheme="minorEastAsia" w:hAnsi="Cambria Math"/>
                  <w:i/>
                </w:rPr>
              </w:del>
            </m:ctrlPr>
          </m:sSubPr>
          <m:e>
            <m:r>
              <w:del w:id="1815" w:author="Bale,Cameron" w:date="2023-01-24T23:04:00Z">
                <w:rPr>
                  <w:rFonts w:ascii="Cambria Math" w:eastAsiaTheme="minorEastAsia" w:hAnsi="Cambria Math"/>
                </w:rPr>
                <m:t>E</m:t>
              </w:del>
            </m:r>
          </m:e>
          <m:sub>
            <m:r>
              <w:del w:id="1816" w:author="Bale,Cameron" w:date="2023-01-24T23:04:00Z">
                <w:rPr>
                  <w:rFonts w:ascii="Cambria Math" w:eastAsiaTheme="minorEastAsia" w:hAnsi="Cambria Math"/>
                </w:rPr>
                <m:t>min</m:t>
              </w:del>
            </m:r>
          </m:sub>
        </m:sSub>
      </m:oMath>
      <w:del w:id="1817" w:author="Bale,Cameron" w:date="2023-01-24T23:04:00Z">
        <w:r w:rsidR="00144064" w:rsidDel="00552451">
          <w:rPr>
            <w:rFonts w:ascii="Cambria" w:eastAsiaTheme="minorEastAsia" w:hAnsi="Cambria"/>
          </w:rPr>
          <w:delText xml:space="preserve"> denote that minimum average MSE. Ou</w:delText>
        </w:r>
      </w:del>
      <w:del w:id="1818" w:author="Bale,Cameron" w:date="2023-01-24T23:00:00Z">
        <w:r w:rsidR="00144064" w:rsidDel="007655CB">
          <w:rPr>
            <w:rFonts w:ascii="Cambria" w:eastAsiaTheme="minorEastAsia" w:hAnsi="Cambria"/>
          </w:rPr>
          <w:delText xml:space="preserve">r </w:delText>
        </w:r>
        <w:r w:rsidR="00B058CE" w:rsidDel="007655CB">
          <w:rPr>
            <w:rFonts w:ascii="Cambria" w:eastAsiaTheme="minorEastAsia" w:hAnsi="Cambria"/>
          </w:rPr>
          <w:delText>final</w:delText>
        </w:r>
        <w:r w:rsidR="00144064" w:rsidDel="007655CB">
          <w:rPr>
            <w:rFonts w:ascii="Cambria" w:eastAsiaTheme="minorEastAsia" w:hAnsi="Cambria"/>
          </w:rPr>
          <w:delText xml:space="preserve"> subset size</w:delText>
        </w:r>
      </w:del>
      <w:del w:id="1819" w:author="Bale,Cameron" w:date="2023-01-24T23:04:00Z">
        <w:r w:rsidR="00144064" w:rsidDel="00552451">
          <w:rPr>
            <w:rFonts w:ascii="Cambria" w:eastAsiaTheme="minorEastAsia" w:hAnsi="Cambria"/>
          </w:rPr>
          <w:delText xml:space="preserve"> </w:delText>
        </w:r>
      </w:del>
      <m:oMath>
        <m:sSup>
          <m:sSupPr>
            <m:ctrlPr>
              <w:del w:id="1820" w:author="Bale,Cameron" w:date="2023-01-24T23:04:00Z">
                <w:rPr>
                  <w:rFonts w:ascii="Cambria Math" w:eastAsiaTheme="minorEastAsia" w:hAnsi="Cambria Math"/>
                  <w:i/>
                </w:rPr>
              </w:del>
            </m:ctrlPr>
          </m:sSupPr>
          <m:e>
            <m:r>
              <w:del w:id="1821" w:author="Bale,Cameron" w:date="2023-01-24T23:04:00Z">
                <w:rPr>
                  <w:rFonts w:ascii="Cambria Math" w:eastAsiaTheme="minorEastAsia" w:hAnsi="Cambria Math"/>
                </w:rPr>
                <m:t>p</m:t>
              </w:del>
            </m:r>
          </m:e>
          <m:sup>
            <m:r>
              <w:del w:id="1822" w:author="Bale,Cameron" w:date="2023-01-24T23:04:00Z">
                <w:rPr>
                  <w:rFonts w:ascii="Cambria Math" w:eastAsiaTheme="minorEastAsia" w:hAnsi="Cambria Math"/>
                </w:rPr>
                <m:t>*</m:t>
              </w:del>
            </m:r>
          </m:sup>
        </m:sSup>
      </m:oMath>
      <w:del w:id="1823" w:author="Bale,Cameron" w:date="2023-01-24T23:04:00Z">
        <w:r w:rsidR="00144064" w:rsidDel="00552451">
          <w:rPr>
            <w:rFonts w:ascii="Cambria" w:eastAsiaTheme="minorEastAsia" w:hAnsi="Cambria"/>
          </w:rPr>
          <w:delText xml:space="preserve"> is </w:delText>
        </w:r>
      </w:del>
      <w:del w:id="1824" w:author="Bale,Cameron" w:date="2023-01-24T23:00:00Z">
        <w:r w:rsidR="00144064" w:rsidDel="007655CB">
          <w:rPr>
            <w:rFonts w:ascii="Cambria" w:eastAsiaTheme="minorEastAsia" w:hAnsi="Cambria"/>
          </w:rPr>
          <w:delText xml:space="preserve">chosen </w:delText>
        </w:r>
      </w:del>
      <w:del w:id="1825" w:author="Bale,Cameron" w:date="2023-01-24T23:04:00Z">
        <w:r w:rsidR="00144064" w:rsidDel="00552451">
          <w:rPr>
            <w:rFonts w:ascii="Cambria" w:eastAsiaTheme="minorEastAsia" w:hAnsi="Cambria"/>
          </w:rPr>
          <w:delText>as follows,</w:delText>
        </w:r>
      </w:del>
    </w:p>
    <w:p w14:paraId="019E2B05" w14:textId="679E6FD8" w:rsidR="00144064" w:rsidDel="00552451" w:rsidRDefault="00144064" w:rsidP="001546D0">
      <w:pPr>
        <w:rPr>
          <w:del w:id="1826" w:author="Bale,Cameron" w:date="2023-01-24T23:04:00Z"/>
          <w:rFonts w:ascii="Cambria" w:eastAsiaTheme="minorEastAsia" w:hAnsi="Cambria"/>
        </w:rPr>
      </w:pPr>
    </w:p>
    <w:p w14:paraId="20621C58" w14:textId="67E226F8" w:rsidR="00144064" w:rsidRPr="00251DAA" w:rsidDel="00552451" w:rsidRDefault="00000000" w:rsidP="001546D0">
      <w:pPr>
        <w:rPr>
          <w:del w:id="1827" w:author="Bale,Cameron" w:date="2023-01-24T23:04:00Z"/>
          <w:rFonts w:ascii="Cambria" w:eastAsiaTheme="minorEastAsia" w:hAnsi="Cambria"/>
          <w:iCs/>
        </w:rPr>
      </w:pPr>
      <m:oMathPara>
        <m:oMath>
          <m:sSup>
            <m:sSupPr>
              <m:ctrlPr>
                <w:del w:id="1828" w:author="Bale,Cameron" w:date="2023-01-24T23:04:00Z">
                  <w:rPr>
                    <w:rFonts w:ascii="Cambria Math" w:eastAsiaTheme="minorEastAsia" w:hAnsi="Cambria Math"/>
                    <w:i/>
                  </w:rPr>
                </w:del>
              </m:ctrlPr>
            </m:sSupPr>
            <m:e>
              <m:r>
                <w:del w:id="1829" w:author="Bale,Cameron" w:date="2023-01-24T23:04:00Z">
                  <w:rPr>
                    <w:rFonts w:ascii="Cambria Math" w:eastAsiaTheme="minorEastAsia" w:hAnsi="Cambria Math"/>
                  </w:rPr>
                  <m:t>p</m:t>
                </w:del>
              </m:r>
            </m:e>
            <m:sup>
              <m:r>
                <w:del w:id="1830" w:author="Bale,Cameron" w:date="2023-01-24T23:04:00Z">
                  <w:rPr>
                    <w:rFonts w:ascii="Cambria Math" w:eastAsiaTheme="minorEastAsia" w:hAnsi="Cambria Math"/>
                  </w:rPr>
                  <m:t>*</m:t>
                </w:del>
              </m:r>
            </m:sup>
          </m:sSup>
          <m:r>
            <w:del w:id="1831" w:author="Bale,Cameron" w:date="2023-01-24T23:04:00Z">
              <w:rPr>
                <w:rFonts w:ascii="Cambria Math" w:eastAsiaTheme="minorEastAsia" w:hAnsi="Cambria Math"/>
              </w:rPr>
              <m:t>=</m:t>
            </w:del>
          </m:r>
          <m:r>
            <w:del w:id="1832" w:author="Bale,Cameron" w:date="2023-01-24T23:04:00Z">
              <m:rPr>
                <m:sty m:val="p"/>
              </m:rPr>
              <w:rPr>
                <w:rFonts w:ascii="Cambria Math" w:eastAsiaTheme="minorEastAsia" w:hAnsi="Cambria Math"/>
              </w:rPr>
              <m:t xml:space="preserve"> min p,  p = 1,…,P</m:t>
            </w:del>
          </m:r>
        </m:oMath>
      </m:oMathPara>
    </w:p>
    <w:p w14:paraId="370E6626" w14:textId="4ADB7EF1" w:rsidR="00144064" w:rsidRPr="00251DAA" w:rsidDel="00552451" w:rsidRDefault="00144064" w:rsidP="001546D0">
      <w:pPr>
        <w:rPr>
          <w:del w:id="1833" w:author="Bale,Cameron" w:date="2023-01-24T23:04:00Z"/>
          <w:rFonts w:ascii="Cambria" w:eastAsiaTheme="minorEastAsia" w:hAnsi="Cambria"/>
        </w:rPr>
      </w:pPr>
      <m:oMathPara>
        <m:oMath>
          <m:r>
            <w:del w:id="1834" w:author="Bale,Cameron" w:date="2023-01-24T23:04:00Z">
              <w:rPr>
                <w:rFonts w:ascii="Cambria Math" w:eastAsiaTheme="minorEastAsia" w:hAnsi="Cambria Math"/>
              </w:rPr>
              <m:t xml:space="preserve">  </m:t>
            </w:del>
          </m:r>
        </m:oMath>
      </m:oMathPara>
    </w:p>
    <w:p w14:paraId="69E20504" w14:textId="469E28D0" w:rsidR="00144064" w:rsidRPr="00251DAA" w:rsidDel="00552451" w:rsidRDefault="00B058CE" w:rsidP="00251DAA">
      <w:pPr>
        <w:jc w:val="center"/>
        <w:rPr>
          <w:del w:id="1835" w:author="Bale,Cameron" w:date="2023-01-24T23:04:00Z"/>
          <w:rFonts w:ascii="Cambria" w:eastAsiaTheme="minorEastAsia" w:hAnsi="Cambria"/>
        </w:rPr>
      </w:pPr>
      <m:oMath>
        <m:r>
          <w:del w:id="1836" w:author="Bale,Cameron" w:date="2023-01-24T23:04:00Z">
            <w:rPr>
              <w:rFonts w:ascii="Cambria Math" w:eastAsiaTheme="minorEastAsia" w:hAnsi="Cambria Math"/>
            </w:rPr>
            <m:t>s.t.</m:t>
          </w:del>
        </m:r>
        <m:d>
          <m:dPr>
            <m:ctrlPr>
              <w:del w:id="1837" w:author="Bale,Cameron" w:date="2023-01-24T23:04:00Z">
                <w:rPr>
                  <w:rFonts w:ascii="Cambria Math" w:eastAsiaTheme="minorEastAsia" w:hAnsi="Cambria Math"/>
                  <w:i/>
                </w:rPr>
              </w:del>
            </m:ctrlPr>
          </m:dPr>
          <m:e>
            <m:r>
              <w:del w:id="1838" w:author="Bale,Cameron" w:date="2023-01-24T23:04:00Z">
                <w:rPr>
                  <w:rFonts w:ascii="Cambria Math" w:eastAsiaTheme="minorEastAsia" w:hAnsi="Cambria Math"/>
                </w:rPr>
                <m:t>RMS</m:t>
              </w:del>
            </m:r>
            <m:sSub>
              <m:sSubPr>
                <m:ctrlPr>
                  <w:del w:id="1839" w:author="Bale,Cameron" w:date="2023-01-24T23:04:00Z">
                    <w:rPr>
                      <w:rFonts w:ascii="Cambria Math" w:eastAsiaTheme="minorEastAsia" w:hAnsi="Cambria Math"/>
                      <w:i/>
                    </w:rPr>
                  </w:del>
                </m:ctrlPr>
              </m:sSubPr>
              <m:e>
                <m:r>
                  <w:del w:id="1840" w:author="Bale,Cameron" w:date="2023-01-24T23:04:00Z">
                    <w:rPr>
                      <w:rFonts w:ascii="Cambria Math" w:eastAsiaTheme="minorEastAsia" w:hAnsi="Cambria Math"/>
                    </w:rPr>
                    <m:t>E</m:t>
                  </w:del>
                </m:r>
              </m:e>
              <m:sub>
                <m:r>
                  <w:del w:id="1841" w:author="Bale,Cameron" w:date="2023-01-24T23:04:00Z">
                    <w:rPr>
                      <w:rFonts w:ascii="Cambria Math" w:eastAsiaTheme="minorEastAsia" w:hAnsi="Cambria Math"/>
                    </w:rPr>
                    <m:t>p</m:t>
                  </w:del>
                </m:r>
              </m:sub>
            </m:sSub>
            <m:r>
              <w:del w:id="1842" w:author="Bale,Cameron" w:date="2023-01-24T23:04:00Z">
                <w:rPr>
                  <w:rFonts w:ascii="Cambria Math" w:eastAsiaTheme="minorEastAsia" w:hAnsi="Cambria Math"/>
                </w:rPr>
                <m:t>-RMS</m:t>
              </w:del>
            </m:r>
            <m:sSub>
              <m:sSubPr>
                <m:ctrlPr>
                  <w:del w:id="1843" w:author="Bale,Cameron" w:date="2023-01-24T23:04:00Z">
                    <w:rPr>
                      <w:rFonts w:ascii="Cambria Math" w:eastAsiaTheme="minorEastAsia" w:hAnsi="Cambria Math"/>
                      <w:i/>
                    </w:rPr>
                  </w:del>
                </m:ctrlPr>
              </m:sSubPr>
              <m:e>
                <m:r>
                  <w:del w:id="1844" w:author="Bale,Cameron" w:date="2023-01-24T23:04:00Z">
                    <w:rPr>
                      <w:rFonts w:ascii="Cambria Math" w:eastAsiaTheme="minorEastAsia" w:hAnsi="Cambria Math"/>
                    </w:rPr>
                    <m:t>E</m:t>
                  </w:del>
                </m:r>
              </m:e>
              <m:sub>
                <m:r>
                  <w:del w:id="1845" w:author="Bale,Cameron" w:date="2023-01-24T23:04:00Z">
                    <w:rPr>
                      <w:rFonts w:ascii="Cambria Math" w:eastAsiaTheme="minorEastAsia" w:hAnsi="Cambria Math"/>
                    </w:rPr>
                    <m:t>min</m:t>
                  </w:del>
                </m:r>
              </m:sub>
            </m:sSub>
            <m:ctrlPr>
              <w:del w:id="1846" w:author="Bale,Cameron" w:date="2023-01-24T23:04:00Z">
                <w:rPr>
                  <w:rFonts w:ascii="Cambria Math" w:eastAsiaTheme="minorEastAsia" w:hAnsi="Cambria Math"/>
                </w:rPr>
              </w:del>
            </m:ctrlPr>
          </m:e>
        </m:d>
        <m:r>
          <w:del w:id="1847" w:author="Bale,Cameron" w:date="2023-01-24T23:04:00Z">
            <m:rPr>
              <m:lit/>
              <m:sty m:val="p"/>
            </m:rPr>
            <w:rPr>
              <w:rFonts w:ascii="Cambria Math" w:eastAsiaTheme="minorEastAsia" w:hAnsi="Cambria Math"/>
            </w:rPr>
            <m:t>/</m:t>
          </w:del>
        </m:r>
        <m:r>
          <w:del w:id="1848" w:author="Bale,Cameron" w:date="2023-01-24T23:04:00Z">
            <m:rPr>
              <m:sty m:val="p"/>
            </m:rPr>
            <w:rPr>
              <w:rFonts w:ascii="Cambria Math" w:eastAsiaTheme="minorEastAsia" w:hAnsi="Cambria Math"/>
            </w:rPr>
            <m:t>RMS</m:t>
          </w:del>
        </m:r>
        <m:sSub>
          <m:sSubPr>
            <m:ctrlPr>
              <w:del w:id="1849" w:author="Bale,Cameron" w:date="2023-01-24T23:04:00Z">
                <w:rPr>
                  <w:rFonts w:ascii="Cambria Math" w:eastAsiaTheme="minorEastAsia" w:hAnsi="Cambria Math"/>
                </w:rPr>
              </w:del>
            </m:ctrlPr>
          </m:sSubPr>
          <m:e>
            <m:r>
              <w:del w:id="1850" w:author="Bale,Cameron" w:date="2023-01-24T23:04:00Z">
                <m:rPr>
                  <m:sty m:val="p"/>
                </m:rPr>
                <w:rPr>
                  <w:rFonts w:ascii="Cambria Math" w:eastAsiaTheme="minorEastAsia" w:hAnsi="Cambria Math"/>
                </w:rPr>
                <m:t>E</m:t>
              </w:del>
            </m:r>
          </m:e>
          <m:sub>
            <m:r>
              <w:del w:id="1851" w:author="Bale,Cameron" w:date="2023-01-24T23:04:00Z">
                <m:rPr>
                  <m:sty m:val="p"/>
                </m:rPr>
                <w:rPr>
                  <w:rFonts w:ascii="Cambria Math" w:eastAsiaTheme="minorEastAsia" w:hAnsi="Cambria Math"/>
                </w:rPr>
                <m:t>min</m:t>
              </w:del>
            </m:r>
          </m:sub>
        </m:sSub>
        <m:r>
          <w:del w:id="1852" w:author="Bale,Cameron" w:date="2023-01-24T23:04:00Z">
            <m:rPr>
              <m:sty m:val="p"/>
            </m:rPr>
            <w:rPr>
              <w:rFonts w:ascii="Cambria Math" w:eastAsiaTheme="minorEastAsia" w:hAnsi="Cambria Math"/>
            </w:rPr>
            <m:t>≤</m:t>
          </w:del>
        </m:r>
        <m:r>
          <w:del w:id="1853" w:author="Bale,Cameron" w:date="2023-01-24T23:04:00Z">
            <w:rPr>
              <w:rFonts w:ascii="Cambria Math" w:eastAsiaTheme="minorEastAsia" w:hAnsi="Cambria Math"/>
            </w:rPr>
            <m:t xml:space="preserve"> </m:t>
          </w:del>
        </m:r>
        <m:r>
          <w:del w:id="1854" w:author="Bale,Cameron" w:date="2023-01-24T23:04:00Z">
            <m:rPr>
              <m:sty m:val="p"/>
            </m:rPr>
            <w:rPr>
              <w:rFonts w:ascii="Cambria Math" w:eastAsiaTheme="minorEastAsia" w:hAnsi="Cambria Math"/>
            </w:rPr>
            <m:t>τ</m:t>
          </w:del>
        </m:r>
      </m:oMath>
      <w:del w:id="1855" w:author="Bale,Cameron" w:date="2023-01-24T23:04:00Z">
        <w:r w:rsidDel="00552451">
          <w:rPr>
            <w:rFonts w:ascii="Cambria" w:eastAsiaTheme="minorEastAsia" w:hAnsi="Cambria"/>
          </w:rPr>
          <w:delText>,</w:delText>
        </w:r>
      </w:del>
    </w:p>
    <w:p w14:paraId="7F97AC59" w14:textId="3C908828" w:rsidR="00144064" w:rsidRPr="00251DAA" w:rsidDel="00552451" w:rsidRDefault="00144064" w:rsidP="001546D0">
      <w:pPr>
        <w:rPr>
          <w:del w:id="1856" w:author="Bale,Cameron" w:date="2023-01-24T23:04:00Z"/>
          <w:rFonts w:ascii="Cambria" w:eastAsiaTheme="minorEastAsia" w:hAnsi="Cambria"/>
        </w:rPr>
      </w:pPr>
    </w:p>
    <w:p w14:paraId="7BB5EE99" w14:textId="4639381C" w:rsidR="006E2708" w:rsidRPr="007655CB" w:rsidDel="00552451" w:rsidRDefault="00B058CE" w:rsidP="001546D0">
      <w:pPr>
        <w:rPr>
          <w:del w:id="1857" w:author="Bale,Cameron" w:date="2023-01-24T23:04:00Z"/>
          <w:rFonts w:ascii="Cambria" w:eastAsiaTheme="minorEastAsia" w:hAnsi="Cambria"/>
        </w:rPr>
      </w:pPr>
      <w:del w:id="1858" w:author="Bale,Cameron" w:date="2023-01-24T23:00:00Z">
        <w:r w:rsidDel="007655CB">
          <w:rPr>
            <w:rFonts w:ascii="Cambria" w:eastAsiaTheme="minorEastAsia" w:hAnsi="Cambria"/>
          </w:rPr>
          <w:delText>W</w:delText>
        </w:r>
      </w:del>
      <w:del w:id="1859" w:author="Bale,Cameron" w:date="2023-01-24T23:04:00Z">
        <w:r w:rsidR="00144064" w:rsidDel="00552451">
          <w:rPr>
            <w:rFonts w:ascii="Cambria" w:eastAsiaTheme="minorEastAsia" w:hAnsi="Cambria"/>
          </w:rPr>
          <w:delText>here</w:delText>
        </w:r>
        <w:r w:rsidDel="00552451">
          <w:rPr>
            <w:rFonts w:ascii="Cambria" w:eastAsiaTheme="minorEastAsia" w:hAnsi="Cambria"/>
          </w:rPr>
          <w:delText xml:space="preserve"> </w:delText>
        </w:r>
      </w:del>
      <m:oMath>
        <m:r>
          <w:del w:id="1860" w:author="Bale,Cameron" w:date="2023-01-24T23:04:00Z">
            <m:rPr>
              <m:sty m:val="p"/>
            </m:rPr>
            <w:rPr>
              <w:rFonts w:ascii="Cambria Math" w:eastAsiaTheme="minorEastAsia" w:hAnsi="Cambria Math"/>
            </w:rPr>
            <m:t>τ</m:t>
          </w:del>
        </m:r>
      </m:oMath>
      <w:del w:id="1861" w:author="Bale,Cameron" w:date="2023-01-24T23:04:00Z">
        <w:r w:rsidDel="00552451">
          <w:rPr>
            <w:rFonts w:ascii="Cambria" w:eastAsiaTheme="minorEastAsia" w:hAnsi="Cambria"/>
          </w:rPr>
          <w:delText xml:space="preserve"> </w:delText>
        </w:r>
        <w:r w:rsidR="00144064" w:rsidDel="00552451">
          <w:rPr>
            <w:rFonts w:ascii="Cambria" w:eastAsiaTheme="minorEastAsia" w:hAnsi="Cambria"/>
          </w:rPr>
          <w:delText xml:space="preserve">is </w:delText>
        </w:r>
        <w:r w:rsidDel="00552451">
          <w:rPr>
            <w:rFonts w:ascii="Cambria" w:eastAsiaTheme="minorEastAsia" w:hAnsi="Cambria"/>
          </w:rPr>
          <w:delText>the maximum percentage difference between the minimum MSE and the MSE</w:delText>
        </w:r>
      </w:del>
      <w:del w:id="1862" w:author="Bale,Cameron" w:date="2023-01-24T23:00:00Z">
        <w:r w:rsidDel="007655CB">
          <w:rPr>
            <w:rFonts w:ascii="Cambria" w:eastAsiaTheme="minorEastAsia" w:hAnsi="Cambria"/>
          </w:rPr>
          <w:delText xml:space="preserve"> of our chosen subset size</w:delText>
        </w:r>
      </w:del>
      <w:del w:id="1863" w:author="Bale,Cameron" w:date="2023-01-24T23:04:00Z">
        <w:r w:rsidR="00144064" w:rsidDel="00552451">
          <w:rPr>
            <w:rFonts w:ascii="Cambria" w:eastAsiaTheme="minorEastAsia" w:hAnsi="Cambria"/>
          </w:rPr>
          <w:delText xml:space="preserve">. </w:delText>
        </w:r>
      </w:del>
      <w:del w:id="1864" w:author="Bale,Cameron" w:date="2023-01-24T23:01:00Z">
        <w:r w:rsidDel="007655CB">
          <w:rPr>
            <w:rFonts w:ascii="Cambria" w:eastAsiaTheme="minorEastAsia" w:hAnsi="Cambria"/>
          </w:rPr>
          <w:delText>T</w:delText>
        </w:r>
      </w:del>
      <w:del w:id="1865" w:author="Bale,Cameron" w:date="2023-01-24T23:04:00Z">
        <w:r w:rsidDel="00552451">
          <w:rPr>
            <w:rFonts w:ascii="Cambria" w:eastAsiaTheme="minorEastAsia" w:hAnsi="Cambria"/>
          </w:rPr>
          <w:delText xml:space="preserve">he </w:delText>
        </w:r>
      </w:del>
      <w:del w:id="1866" w:author="Bale,Cameron" w:date="2023-01-24T23:01:00Z">
        <w:r w:rsidR="00144064" w:rsidDel="007655CB">
          <w:rPr>
            <w:rFonts w:ascii="Cambria" w:eastAsiaTheme="minorEastAsia" w:hAnsi="Cambria"/>
          </w:rPr>
          <w:delText>chosen subset size</w:delText>
        </w:r>
      </w:del>
      <w:del w:id="1867" w:author="Bale,Cameron" w:date="2023-01-24T23:04:00Z">
        <w:r w:rsidR="00144064" w:rsidDel="00552451">
          <w:rPr>
            <w:rFonts w:ascii="Cambria" w:eastAsiaTheme="minorEastAsia" w:hAnsi="Cambria"/>
          </w:rPr>
          <w:delText xml:space="preserve"> is the smallest number of features </w:delText>
        </w:r>
      </w:del>
      <w:del w:id="1868" w:author="Bale,Cameron" w:date="2023-01-24T23:02:00Z">
        <w:r w:rsidR="00144064" w:rsidDel="007655CB">
          <w:rPr>
            <w:rFonts w:ascii="Cambria" w:eastAsiaTheme="minorEastAsia" w:hAnsi="Cambria"/>
          </w:rPr>
          <w:delText xml:space="preserve">which offers an average predictive accuracy </w:delText>
        </w:r>
        <w:r w:rsidDel="007655CB">
          <w:rPr>
            <w:rFonts w:ascii="Cambria" w:eastAsiaTheme="minorEastAsia" w:hAnsi="Cambria"/>
          </w:rPr>
          <w:delText>with</w:delText>
        </w:r>
      </w:del>
      <w:del w:id="1869" w:author="Bale,Cameron" w:date="2023-01-24T23:04:00Z">
        <w:r w:rsidDel="00552451">
          <w:rPr>
            <w:rFonts w:ascii="Cambria" w:eastAsiaTheme="minorEastAsia" w:hAnsi="Cambria"/>
          </w:rPr>
          <w:delText xml:space="preserve"> similar performance to the</w:delText>
        </w:r>
        <w:r w:rsidR="00144064" w:rsidDel="00552451">
          <w:rPr>
            <w:rFonts w:ascii="Cambria" w:eastAsiaTheme="minorEastAsia" w:hAnsi="Cambria"/>
          </w:rPr>
          <w:delText xml:space="preserve"> subset size with the best average accuracy. We include the </w:delText>
        </w:r>
      </w:del>
      <m:oMath>
        <m:sSup>
          <m:sSupPr>
            <m:ctrlPr>
              <w:del w:id="1870" w:author="Bale,Cameron" w:date="2023-01-24T23:04:00Z">
                <w:rPr>
                  <w:rFonts w:ascii="Cambria Math" w:eastAsiaTheme="minorEastAsia" w:hAnsi="Cambria Math"/>
                  <w:i/>
                </w:rPr>
              </w:del>
            </m:ctrlPr>
          </m:sSupPr>
          <m:e>
            <m:r>
              <w:del w:id="1871" w:author="Bale,Cameron" w:date="2023-01-24T23:04:00Z">
                <w:rPr>
                  <w:rFonts w:ascii="Cambria Math" w:eastAsiaTheme="minorEastAsia" w:hAnsi="Cambria Math"/>
                </w:rPr>
                <m:t>p</m:t>
              </w:del>
            </m:r>
          </m:e>
          <m:sup>
            <m:r>
              <w:del w:id="1872" w:author="Bale,Cameron" w:date="2023-01-24T23:04:00Z">
                <w:rPr>
                  <w:rFonts w:ascii="Cambria Math" w:eastAsiaTheme="minorEastAsia" w:hAnsi="Cambria Math"/>
                </w:rPr>
                <m:t>*</m:t>
              </w:del>
            </m:r>
          </m:sup>
        </m:sSup>
      </m:oMath>
      <w:del w:id="1873" w:author="Bale,Cameron" w:date="2023-01-24T23:04:00Z">
        <w:r w:rsidR="00144064" w:rsidDel="00552451">
          <w:rPr>
            <w:rFonts w:ascii="Cambria" w:eastAsiaTheme="minorEastAsia" w:hAnsi="Cambria"/>
          </w:rPr>
          <w:delText xml:space="preserve"> features with the highest average ranks in the </w:delText>
        </w:r>
        <w:r w:rsidR="00144064" w:rsidDel="00552451">
          <w:rPr>
            <w:rFonts w:ascii="Cambria" w:eastAsiaTheme="minorEastAsia" w:hAnsi="Cambria"/>
            <w:i/>
            <w:iCs/>
          </w:rPr>
          <w:delText>k</w:delText>
        </w:r>
        <w:r w:rsidR="00144064" w:rsidDel="00552451">
          <w:rPr>
            <w:rFonts w:ascii="Cambria" w:eastAsiaTheme="minorEastAsia" w:hAnsi="Cambria"/>
          </w:rPr>
          <w:delText>-nTS+ swapping method.</w:delText>
        </w:r>
      </w:del>
    </w:p>
    <w:p w14:paraId="2275A271" w14:textId="77777777" w:rsidR="00802941" w:rsidRDefault="00802941" w:rsidP="001546D0">
      <w:pPr>
        <w:rPr>
          <w:rFonts w:ascii="Cambria" w:hAnsi="Cambria"/>
        </w:rPr>
      </w:pPr>
    </w:p>
    <w:p w14:paraId="20618A2E" w14:textId="1FBA2CD1" w:rsidR="00871755" w:rsidRDefault="00871755" w:rsidP="001546D0">
      <w:pPr>
        <w:rPr>
          <w:rFonts w:ascii="Cambria" w:hAnsi="Cambria"/>
          <w:b/>
          <w:bCs/>
          <w:u w:val="single"/>
        </w:rPr>
      </w:pPr>
      <w:r w:rsidRPr="00251DAA">
        <w:rPr>
          <w:rFonts w:ascii="Cambria" w:hAnsi="Cambria"/>
          <w:b/>
          <w:bCs/>
          <w:u w:val="single"/>
        </w:rPr>
        <w:t>Algorithm</w:t>
      </w:r>
      <w:ins w:id="1874" w:author="Bale,Cameron" w:date="2023-01-24T23:03:00Z">
        <w:r w:rsidR="00C04C9C">
          <w:rPr>
            <w:rFonts w:ascii="Cambria" w:hAnsi="Cambria"/>
            <w:b/>
            <w:bCs/>
            <w:u w:val="single"/>
          </w:rPr>
          <w:t xml:space="preserve"> 2</w:t>
        </w:r>
      </w:ins>
      <w:r w:rsidRPr="00251DAA">
        <w:rPr>
          <w:rFonts w:ascii="Cambria" w:hAnsi="Cambria"/>
          <w:b/>
          <w:bCs/>
          <w:u w:val="single"/>
        </w:rPr>
        <w:t xml:space="preserve">: RFE for </w:t>
      </w:r>
      <w:r w:rsidRPr="00251DAA">
        <w:rPr>
          <w:rFonts w:ascii="Cambria" w:hAnsi="Cambria"/>
          <w:b/>
          <w:bCs/>
          <w:i/>
          <w:iCs/>
          <w:u w:val="single"/>
        </w:rPr>
        <w:t>k</w:t>
      </w:r>
      <w:r w:rsidRPr="00251DAA">
        <w:rPr>
          <w:rFonts w:ascii="Cambria" w:hAnsi="Cambria"/>
          <w:b/>
          <w:bCs/>
          <w:u w:val="single"/>
        </w:rPr>
        <w:t>-</w:t>
      </w:r>
      <w:proofErr w:type="spellStart"/>
      <w:r w:rsidRPr="00251DAA">
        <w:rPr>
          <w:rFonts w:ascii="Cambria" w:hAnsi="Cambria"/>
          <w:b/>
          <w:bCs/>
          <w:u w:val="single"/>
        </w:rPr>
        <w:t>nTS</w:t>
      </w:r>
      <w:proofErr w:type="spellEnd"/>
      <w:r w:rsidRPr="00251DAA">
        <w:rPr>
          <w:rFonts w:ascii="Cambria" w:hAnsi="Cambria"/>
          <w:b/>
          <w:bCs/>
          <w:u w:val="single"/>
        </w:rPr>
        <w:t>+ Using Random Forest</w:t>
      </w:r>
    </w:p>
    <w:p w14:paraId="19728D35" w14:textId="7475BBD2" w:rsidR="00871755" w:rsidRPr="00B058CE" w:rsidRDefault="00871755" w:rsidP="001546D0">
      <w:pPr>
        <w:rPr>
          <w:rFonts w:ascii="Cambria" w:eastAsiaTheme="minorEastAsia" w:hAnsi="Cambria"/>
        </w:rPr>
      </w:pPr>
      <w:r>
        <w:rPr>
          <w:rFonts w:ascii="Cambria" w:hAnsi="Cambria"/>
          <w:b/>
          <w:bCs/>
        </w:rPr>
        <w:t>for</w:t>
      </w:r>
      <w:r w:rsidR="00B058CE">
        <w:rPr>
          <w:rFonts w:ascii="Cambria" w:hAnsi="Cambria"/>
          <w:b/>
          <w:bCs/>
        </w:rPr>
        <w:t xml:space="preserve"> </w:t>
      </w:r>
      <w:proofErr w:type="spellStart"/>
      <w:r w:rsidR="00B058CE">
        <w:rPr>
          <w:rFonts w:ascii="Cambria" w:hAnsi="Cambria"/>
        </w:rPr>
        <w:t>i</w:t>
      </w:r>
      <w:proofErr w:type="spellEnd"/>
      <m:oMath>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w:t>
      </w:r>
    </w:p>
    <w:p w14:paraId="5955A139" w14:textId="7DB26CC0" w:rsidR="00871755" w:rsidRPr="00251DAA" w:rsidRDefault="00871755" w:rsidP="00871755">
      <w:pPr>
        <w:pStyle w:val="ListParagraph"/>
        <w:numPr>
          <w:ilvl w:val="0"/>
          <w:numId w:val="21"/>
        </w:numPr>
        <w:rPr>
          <w:rFonts w:ascii="Cambria" w:eastAsiaTheme="minorEastAsia" w:hAnsi="Cambria"/>
        </w:rPr>
      </w:pPr>
      <w:r>
        <w:rPr>
          <w:rFonts w:ascii="Cambria" w:eastAsiaTheme="minorEastAsia" w:hAnsi="Cambria"/>
        </w:rPr>
        <w:t>Train random forest</w:t>
      </w:r>
      <w:r w:rsidR="00B058CE" w:rsidRPr="00871755" w:rsidDel="002F71D6">
        <w:rPr>
          <w:rFonts w:ascii="Cambria Math" w:eastAsiaTheme="minorEastAsia" w:hAnsi="Cambria Math"/>
        </w:rPr>
        <w:t xml:space="preserve"> </w:t>
      </w:r>
    </w:p>
    <w:p w14:paraId="04A2BD1C" w14:textId="23FF177B" w:rsidR="00871755" w:rsidRPr="00251DAA" w:rsidRDefault="00B058CE" w:rsidP="00871755">
      <w:pPr>
        <w:pStyle w:val="ListParagraph"/>
        <w:numPr>
          <w:ilvl w:val="0"/>
          <w:numId w:val="21"/>
        </w:numPr>
        <w:rPr>
          <w:rFonts w:ascii="Cambria" w:eastAsiaTheme="minorEastAsia" w:hAnsi="Cambria"/>
        </w:rPr>
      </w:pPr>
      <w:r>
        <w:rPr>
          <w:rFonts w:ascii="Cambria" w:eastAsiaTheme="minorEastAsia" w:hAnsi="Cambria"/>
        </w:rPr>
        <w:t>C</w:t>
      </w:r>
      <w:r w:rsidR="002F71D6">
        <w:rPr>
          <w:rFonts w:ascii="Cambria" w:eastAsiaTheme="minorEastAsia" w:hAnsi="Cambria"/>
        </w:rPr>
        <w:t xml:space="preserve">alculate MSE of </w:t>
      </w:r>
      <w:del w:id="1875" w:author="Bale,Cameron" w:date="2023-01-24T23:27:00Z">
        <w:r w:rsidDel="008E5D3D">
          <w:rPr>
            <w:rFonts w:ascii="Cambria" w:eastAsiaTheme="minorEastAsia" w:hAnsi="Cambria"/>
          </w:rPr>
          <w:delText xml:space="preserve">oob </w:delText>
        </w:r>
      </w:del>
      <w:ins w:id="1876" w:author="Bale,Cameron" w:date="2023-01-24T23:27:00Z">
        <w:r w:rsidR="008E5D3D">
          <w:rPr>
            <w:rFonts w:ascii="Cambria" w:eastAsiaTheme="minorEastAsia" w:hAnsi="Cambria"/>
          </w:rPr>
          <w:t>OOB</w:t>
        </w:r>
        <w:r w:rsidR="008E5D3D">
          <w:rPr>
            <w:rFonts w:ascii="Cambria" w:eastAsiaTheme="minorEastAsia" w:hAnsi="Cambria"/>
          </w:rPr>
          <w:t xml:space="preserve"> </w:t>
        </w:r>
      </w:ins>
      <w:r w:rsidR="002F71D6">
        <w:rPr>
          <w:rFonts w:ascii="Cambria" w:eastAsiaTheme="minorEastAsia" w:hAnsi="Cambria"/>
        </w:rPr>
        <w:t>predictions</w:t>
      </w:r>
    </w:p>
    <w:p w14:paraId="4E55F01C" w14:textId="3F2292D0" w:rsidR="00871755" w:rsidRDefault="00871755" w:rsidP="00871755">
      <w:pPr>
        <w:pStyle w:val="ListParagraph"/>
        <w:numPr>
          <w:ilvl w:val="0"/>
          <w:numId w:val="21"/>
        </w:numPr>
        <w:rPr>
          <w:rFonts w:ascii="Cambria" w:eastAsiaTheme="minorEastAsia" w:hAnsi="Cambria"/>
        </w:rPr>
      </w:pPr>
      <w:r>
        <w:rPr>
          <w:rFonts w:ascii="Cambria" w:eastAsiaTheme="minorEastAsia" w:hAnsi="Cambria"/>
        </w:rPr>
        <w:t>Calculate permutation</w:t>
      </w:r>
      <w:r w:rsidR="002F71D6">
        <w:rPr>
          <w:rFonts w:ascii="Cambria" w:eastAsiaTheme="minorEastAsia" w:hAnsi="Cambria"/>
        </w:rPr>
        <w:t>-</w:t>
      </w:r>
      <w:r>
        <w:rPr>
          <w:rFonts w:ascii="Cambria" w:eastAsiaTheme="minorEastAsia" w:hAnsi="Cambria"/>
        </w:rPr>
        <w:t>based feature importance</w:t>
      </w:r>
    </w:p>
    <w:p w14:paraId="10660DC7" w14:textId="06348704" w:rsidR="00871755" w:rsidRDefault="002F71D6" w:rsidP="002F71D6">
      <w:pPr>
        <w:ind w:left="360"/>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subset size </w:t>
      </w:r>
      <m:oMath>
        <m:r>
          <w:rPr>
            <w:rFonts w:ascii="Cambria Math" w:eastAsiaTheme="minorEastAsia" w:hAnsi="Cambria Math"/>
          </w:rPr>
          <m:t>p,  p=P-1,…,1</m:t>
        </m:r>
      </m:oMath>
      <w:r>
        <w:rPr>
          <w:rFonts w:ascii="Cambria" w:eastAsiaTheme="minorEastAsia" w:hAnsi="Cambria"/>
        </w:rPr>
        <w:t>:</w:t>
      </w:r>
    </w:p>
    <w:p w14:paraId="20FED00F" w14:textId="1805E8FB"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Keep the </w:t>
      </w:r>
      <m:oMath>
        <m:r>
          <w:rPr>
            <w:rFonts w:ascii="Cambria Math" w:eastAsiaTheme="minorEastAsia" w:hAnsi="Cambria Math"/>
          </w:rPr>
          <m:t>p</m:t>
        </m:r>
      </m:oMath>
      <w:r>
        <w:rPr>
          <w:rFonts w:ascii="Cambria" w:eastAsiaTheme="minorEastAsia" w:hAnsi="Cambria"/>
        </w:rPr>
        <w:t xml:space="preserve"> most important features</w:t>
      </w:r>
    </w:p>
    <w:p w14:paraId="0EEAEECD" w14:textId="07D44EB0" w:rsidR="002F71D6" w:rsidRPr="00251DAA" w:rsidRDefault="009D2E51" w:rsidP="002F71D6">
      <w:pPr>
        <w:pStyle w:val="ListParagraph"/>
        <w:numPr>
          <w:ilvl w:val="1"/>
          <w:numId w:val="21"/>
        </w:numPr>
        <w:rPr>
          <w:rFonts w:ascii="Cambria" w:eastAsiaTheme="minorEastAsia" w:hAnsi="Cambria"/>
        </w:rPr>
      </w:pPr>
      <w:r>
        <w:rPr>
          <w:rFonts w:ascii="Cambria" w:eastAsiaTheme="minorEastAsia" w:hAnsi="Cambria"/>
        </w:rPr>
        <w:t>Ret</w:t>
      </w:r>
      <w:r w:rsidR="002F71D6">
        <w:rPr>
          <w:rFonts w:ascii="Cambria" w:eastAsiaTheme="minorEastAsia" w:hAnsi="Cambria"/>
        </w:rPr>
        <w:t xml:space="preserve">rain random forest </w:t>
      </w:r>
      <w:r>
        <w:rPr>
          <w:rFonts w:ascii="Cambria" w:eastAsiaTheme="minorEastAsia" w:hAnsi="Cambria"/>
        </w:rPr>
        <w:t xml:space="preserve">using </w:t>
      </w:r>
      <w:r w:rsidR="002F71D6">
        <w:rPr>
          <w:rFonts w:ascii="Cambria" w:eastAsiaTheme="minorEastAsia" w:hAnsi="Cambria"/>
        </w:rPr>
        <w:t xml:space="preserve">only the </w:t>
      </w:r>
      <m:oMath>
        <m:r>
          <w:rPr>
            <w:rFonts w:ascii="Cambria Math" w:eastAsiaTheme="minorEastAsia" w:hAnsi="Cambria Math"/>
          </w:rPr>
          <m:t>p</m:t>
        </m:r>
      </m:oMath>
      <w:r w:rsidR="002F71D6">
        <w:rPr>
          <w:rFonts w:ascii="Cambria" w:eastAsiaTheme="minorEastAsia" w:hAnsi="Cambria"/>
        </w:rPr>
        <w:t xml:space="preserve"> most important features</w:t>
      </w:r>
    </w:p>
    <w:p w14:paraId="215FCE28" w14:textId="5F7BE59C" w:rsidR="002F71D6" w:rsidRPr="00AE6BF2" w:rsidRDefault="00B5581D" w:rsidP="00251DAA">
      <w:pPr>
        <w:pStyle w:val="ListParagraph"/>
        <w:numPr>
          <w:ilvl w:val="1"/>
          <w:numId w:val="21"/>
        </w:numPr>
        <w:rPr>
          <w:rFonts w:ascii="Cambria" w:eastAsiaTheme="minorEastAsia" w:hAnsi="Cambria"/>
        </w:rPr>
      </w:pPr>
      <w:r>
        <w:rPr>
          <w:rFonts w:ascii="Cambria" w:eastAsiaTheme="minorEastAsia" w:hAnsi="Cambria"/>
        </w:rPr>
        <w:t>Calculate</w:t>
      </w:r>
      <w:r w:rsidR="002F71D6">
        <w:rPr>
          <w:rFonts w:ascii="Cambria" w:eastAsiaTheme="minorEastAsia" w:hAnsi="Cambria"/>
        </w:rPr>
        <w:t xml:space="preserve"> MSE of </w:t>
      </w:r>
      <w:del w:id="1877" w:author="Bale,Cameron" w:date="2023-01-24T23:27:00Z">
        <w:r w:rsidDel="008E5D3D">
          <w:rPr>
            <w:rFonts w:ascii="Cambria" w:eastAsiaTheme="minorEastAsia" w:hAnsi="Cambria"/>
          </w:rPr>
          <w:delText xml:space="preserve">oob </w:delText>
        </w:r>
      </w:del>
      <w:ins w:id="1878" w:author="Bale,Cameron" w:date="2023-01-24T23:27:00Z">
        <w:r w:rsidR="008E5D3D">
          <w:rPr>
            <w:rFonts w:ascii="Cambria" w:eastAsiaTheme="minorEastAsia" w:hAnsi="Cambria"/>
          </w:rPr>
          <w:t>OOB</w:t>
        </w:r>
        <w:r w:rsidR="008E5D3D">
          <w:rPr>
            <w:rFonts w:ascii="Cambria" w:eastAsiaTheme="minorEastAsia" w:hAnsi="Cambria"/>
          </w:rPr>
          <w:t xml:space="preserve"> </w:t>
        </w:r>
      </w:ins>
      <w:r w:rsidR="002F71D6">
        <w:rPr>
          <w:rFonts w:ascii="Cambria" w:eastAsiaTheme="minorEastAsia" w:hAnsi="Cambria"/>
        </w:rPr>
        <w:t>predictions</w:t>
      </w:r>
    </w:p>
    <w:p w14:paraId="0699BC36" w14:textId="41D34490"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Calculate permutation-based feature importance</w:t>
      </w:r>
    </w:p>
    <w:p w14:paraId="60FA22AD" w14:textId="1B6A735F" w:rsidR="002F71D6" w:rsidRDefault="002F71D6" w:rsidP="002F71D6">
      <w:pPr>
        <w:rPr>
          <w:rFonts w:ascii="Cambria" w:eastAsiaTheme="minorEastAsia" w:hAnsi="Cambria"/>
          <w:b/>
          <w:bCs/>
        </w:rPr>
      </w:pPr>
      <w:r>
        <w:rPr>
          <w:rFonts w:ascii="Cambria" w:eastAsiaTheme="minorEastAsia" w:hAnsi="Cambria"/>
        </w:rPr>
        <w:t xml:space="preserve">       </w:t>
      </w:r>
      <w:r>
        <w:rPr>
          <w:rFonts w:ascii="Cambria" w:eastAsiaTheme="minorEastAsia" w:hAnsi="Cambria"/>
          <w:b/>
          <w:bCs/>
        </w:rPr>
        <w:t>end</w:t>
      </w:r>
    </w:p>
    <w:p w14:paraId="5DD8D5EE" w14:textId="7DDFB419" w:rsidR="002F71D6" w:rsidRDefault="002F71D6" w:rsidP="002F71D6">
      <w:pPr>
        <w:rPr>
          <w:rFonts w:ascii="Cambria" w:eastAsiaTheme="minorEastAsia" w:hAnsi="Cambria"/>
          <w:b/>
          <w:bCs/>
        </w:rPr>
      </w:pPr>
      <w:r>
        <w:rPr>
          <w:rFonts w:ascii="Cambria" w:eastAsiaTheme="minorEastAsia" w:hAnsi="Cambria"/>
          <w:b/>
          <w:bCs/>
        </w:rPr>
        <w:t>end</w:t>
      </w:r>
    </w:p>
    <w:p w14:paraId="0A0D16A0" w14:textId="77777777" w:rsidR="00C95199" w:rsidRDefault="00C95199" w:rsidP="002F71D6">
      <w:pPr>
        <w:rPr>
          <w:rFonts w:ascii="Cambria" w:eastAsiaTheme="minorEastAsia" w:hAnsi="Cambria"/>
          <w:b/>
          <w:bCs/>
        </w:rPr>
      </w:pPr>
    </w:p>
    <w:p w14:paraId="2BD128F2" w14:textId="3DFE1EA0" w:rsidR="002F71D6" w:rsidRDefault="002F71D6" w:rsidP="002F71D6">
      <w:pPr>
        <w:rPr>
          <w:rFonts w:ascii="Cambria" w:eastAsiaTheme="minorEastAsia" w:hAnsi="Cambria"/>
        </w:rPr>
      </w:pPr>
      <w:r>
        <w:rPr>
          <w:rFonts w:ascii="Cambria" w:eastAsiaTheme="minorEastAsia" w:hAnsi="Cambria"/>
        </w:rPr>
        <w:t xml:space="preserve">Calculate the average </w:t>
      </w:r>
      <w:r w:rsidR="001E7871">
        <w:rPr>
          <w:rFonts w:ascii="Cambria" w:eastAsiaTheme="minorEastAsia" w:hAnsi="Cambria"/>
        </w:rPr>
        <w:t>MSE</w:t>
      </w:r>
      <w:r>
        <w:rPr>
          <w:rFonts w:ascii="Cambria" w:eastAsiaTheme="minorEastAsia" w:hAnsi="Cambria"/>
        </w:rPr>
        <w:t xml:space="preserve"> for each subset size across </w:t>
      </w:r>
      <w:r w:rsidR="001E7871">
        <w:rPr>
          <w:rFonts w:ascii="Cambria" w:eastAsiaTheme="minorEastAsia" w:hAnsi="Cambria"/>
        </w:rPr>
        <w:t>all iterations.</w:t>
      </w:r>
    </w:p>
    <w:p w14:paraId="317FC789" w14:textId="77777777" w:rsidR="00C95199" w:rsidRDefault="00C95199" w:rsidP="002F71D6">
      <w:pPr>
        <w:rPr>
          <w:rFonts w:ascii="Cambria" w:eastAsiaTheme="minorEastAsia" w:hAnsi="Cambria"/>
        </w:rPr>
      </w:pPr>
    </w:p>
    <w:p w14:paraId="3D6C2CB7" w14:textId="78B058E9" w:rsidR="002F71D6" w:rsidRDefault="002F71D6" w:rsidP="002F71D6">
      <w:pPr>
        <w:rPr>
          <w:rFonts w:ascii="Cambria" w:eastAsiaTheme="minorEastAsia" w:hAnsi="Cambria"/>
        </w:rPr>
      </w:pPr>
      <w:r>
        <w:rPr>
          <w:rFonts w:ascii="Cambria" w:eastAsiaTheme="minorEastAsia" w:hAnsi="Cambria"/>
        </w:rPr>
        <w:t>Calculate the rank of each feature as the average of the elimination orders from each it</w:t>
      </w:r>
      <w:r w:rsidR="00C95199">
        <w:rPr>
          <w:rFonts w:ascii="Cambria" w:eastAsiaTheme="minorEastAsia" w:hAnsi="Cambria"/>
        </w:rPr>
        <w:t>eration</w:t>
      </w:r>
      <w:r w:rsidR="001E7871">
        <w:rPr>
          <w:rFonts w:ascii="Cambria" w:eastAsiaTheme="minorEastAsia" w:hAnsi="Cambria"/>
        </w:rPr>
        <w:t>.</w:t>
      </w:r>
    </w:p>
    <w:p w14:paraId="4E812CCB" w14:textId="77777777" w:rsidR="00C95199" w:rsidRDefault="00C95199" w:rsidP="002F71D6">
      <w:pPr>
        <w:rPr>
          <w:rFonts w:ascii="Cambria" w:eastAsiaTheme="minorEastAsia" w:hAnsi="Cambria"/>
        </w:rPr>
      </w:pPr>
    </w:p>
    <w:p w14:paraId="569622D9" w14:textId="40D20FCA" w:rsidR="00B56B21" w:rsidRPr="00B56B21" w:rsidRDefault="00C95199" w:rsidP="002F71D6">
      <w:pPr>
        <w:rPr>
          <w:rFonts w:ascii="Cambria" w:eastAsiaTheme="minorEastAsia" w:hAnsi="Cambria"/>
        </w:rPr>
      </w:pPr>
      <w:r>
        <w:rPr>
          <w:rFonts w:ascii="Cambria" w:eastAsiaTheme="minorEastAsia" w:hAnsi="Cambria"/>
        </w:rPr>
        <w:t>Calculate the desired number of features</w:t>
      </w:r>
      <w:r w:rsidR="00B56B21">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as the minimum number of features with an average prediction error within </w:t>
      </w:r>
      <m:oMath>
        <m:r>
          <m:rPr>
            <m:sty m:val="p"/>
          </m:rPr>
          <w:rPr>
            <w:rFonts w:ascii="Cambria Math" w:eastAsiaTheme="minorEastAsia" w:hAnsi="Cambria Math"/>
          </w:rPr>
          <m:t>τ</m:t>
        </m:r>
        <m:r>
          <w:rPr>
            <w:rFonts w:ascii="Cambria Math" w:eastAsiaTheme="minorEastAsia" w:hAnsi="Cambria Math"/>
          </w:rPr>
          <m:t>%</m:t>
        </m:r>
      </m:oMath>
      <w:r w:rsidR="00A26683">
        <w:rPr>
          <w:rFonts w:ascii="Cambria" w:eastAsiaTheme="minorEastAsia" w:hAnsi="Cambria"/>
        </w:rPr>
        <w:t xml:space="preserve"> </w:t>
      </w:r>
      <w:r>
        <w:rPr>
          <w:rFonts w:ascii="Cambria" w:eastAsiaTheme="minorEastAsia" w:hAnsi="Cambria"/>
        </w:rPr>
        <w:t>of the minimum average prediction error.</w:t>
      </w:r>
    </w:p>
    <w:p w14:paraId="0E859CC7" w14:textId="75314277" w:rsidR="00C95199" w:rsidRDefault="00C95199" w:rsidP="002F71D6">
      <w:pPr>
        <w:rPr>
          <w:rFonts w:ascii="Cambria" w:eastAsiaTheme="minorEastAsia" w:hAnsi="Cambria"/>
        </w:rPr>
      </w:pPr>
      <w:r>
        <w:rPr>
          <w:rFonts w:ascii="Cambria" w:eastAsiaTheme="minorEastAsia" w:hAnsi="Cambria"/>
        </w:rPr>
        <w:t>----------------------------------------------------------------</w:t>
      </w:r>
    </w:p>
    <w:p w14:paraId="00B7D8AC" w14:textId="77777777" w:rsidR="001546D0" w:rsidRDefault="001546D0" w:rsidP="001546D0">
      <w:pPr>
        <w:rPr>
          <w:rFonts w:ascii="Cambria" w:eastAsiaTheme="minorEastAsia" w:hAnsi="Cambria"/>
        </w:rPr>
      </w:pPr>
    </w:p>
    <w:p w14:paraId="7F75CC01" w14:textId="032BCBD0" w:rsidR="003A68B4" w:rsidRDefault="001546D0" w:rsidP="001546D0">
      <w:pPr>
        <w:rPr>
          <w:rFonts w:ascii="Cambria" w:eastAsiaTheme="minorEastAsia" w:hAnsi="Cambria"/>
        </w:rPr>
      </w:pPr>
      <w:r>
        <w:rPr>
          <w:rFonts w:ascii="Cambria" w:eastAsiaTheme="minorEastAsia" w:hAnsi="Cambria"/>
        </w:rPr>
        <w:t xml:space="preserve">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algorithm can be used collaboratively between the data controller and the forecaster. If, for example, the forecaster specifies their preferred forecasting mode</w:t>
      </w:r>
      <w:r w:rsidR="00816C24">
        <w:rPr>
          <w:rFonts w:ascii="Cambria" w:eastAsiaTheme="minorEastAsia" w:hAnsi="Cambria"/>
        </w:rPr>
        <w:t>l</w:t>
      </w:r>
      <w:r>
        <w:rPr>
          <w:rFonts w:ascii="Cambria" w:eastAsiaTheme="minorEastAsia" w:hAnsi="Cambria"/>
        </w:rPr>
        <w:t xml:space="preserve">, the data controller can apply the model to the original and protected data up through time period </w:t>
      </w:r>
      <w:r>
        <w:rPr>
          <w:rFonts w:ascii="Cambria" w:eastAsiaTheme="minorEastAsia" w:hAnsi="Cambria"/>
          <w:i/>
          <w:iCs/>
        </w:rPr>
        <w:t>T – 1</w:t>
      </w:r>
      <w:r>
        <w:rPr>
          <w:rFonts w:ascii="Cambria" w:eastAsiaTheme="minorEastAsia" w:hAnsi="Cambria"/>
        </w:rPr>
        <w:t xml:space="preserve">, assess which </w:t>
      </w:r>
      <w:del w:id="1879" w:author="Bale,Cameron" w:date="2023-01-24T23:29:00Z">
        <w:r w:rsidDel="00066184">
          <w:rPr>
            <w:rFonts w:ascii="Cambria" w:eastAsiaTheme="minorEastAsia" w:hAnsi="Cambria"/>
          </w:rPr>
          <w:delText xml:space="preserve">changes in </w:delText>
        </w:r>
      </w:del>
      <w:r>
        <w:rPr>
          <w:rFonts w:ascii="Cambria" w:eastAsiaTheme="minorEastAsia" w:hAnsi="Cambria"/>
        </w:rPr>
        <w:t xml:space="preserve">features are most predictive of </w:t>
      </w:r>
      <w:del w:id="1880" w:author="Bale,Cameron" w:date="2023-01-24T23:29:00Z">
        <w:r w:rsidDel="00066184">
          <w:rPr>
            <w:rFonts w:ascii="Cambria" w:eastAsiaTheme="minorEastAsia" w:hAnsi="Cambria"/>
          </w:rPr>
          <w:delText xml:space="preserve">changes in </w:delText>
        </w:r>
      </w:del>
      <w:r>
        <w:rPr>
          <w:rFonts w:ascii="Cambria" w:eastAsiaTheme="minorEastAsia" w:hAnsi="Cambria"/>
        </w:rPr>
        <w:t xml:space="preserve">accuracy for the specified model, and release data to the forecaster using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based on these features up through time period </w:t>
      </w:r>
      <m:oMath>
        <m:r>
          <w:rPr>
            <w:rFonts w:ascii="Cambria Math" w:eastAsiaTheme="minorEastAsia" w:hAnsi="Cambria Math"/>
          </w:rPr>
          <m:t>T</m:t>
        </m:r>
      </m:oMath>
      <w:r>
        <w:rPr>
          <w:rFonts w:ascii="Cambria" w:eastAsiaTheme="minorEastAsia" w:hAnsi="Cambria"/>
        </w:rPr>
        <w:t>.</w:t>
      </w:r>
    </w:p>
    <w:p w14:paraId="472B8F34" w14:textId="34A77DBB" w:rsidR="00753A36" w:rsidDel="00066184" w:rsidRDefault="00753A36" w:rsidP="00753A36">
      <w:pPr>
        <w:rPr>
          <w:del w:id="1881" w:author="Bale,Cameron" w:date="2023-01-24T23:29:00Z"/>
          <w:rFonts w:ascii="Cambria" w:hAnsi="Cambria"/>
        </w:rPr>
      </w:pPr>
    </w:p>
    <w:p w14:paraId="188F4208" w14:textId="4AE4F13E" w:rsidR="00DE70D0" w:rsidDel="00066184" w:rsidRDefault="00DE70D0" w:rsidP="00753A36">
      <w:pPr>
        <w:rPr>
          <w:del w:id="1882" w:author="Bale,Cameron" w:date="2023-01-24T23:29:00Z"/>
          <w:rFonts w:ascii="Cambria" w:hAnsi="Cambria"/>
        </w:rPr>
      </w:pPr>
    </w:p>
    <w:p w14:paraId="4C07A42D" w14:textId="77777777" w:rsidR="00DE70D0" w:rsidRDefault="00DE70D0" w:rsidP="00753A36">
      <w:pPr>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5F7E8CC3" w14:textId="28B63D3F" w:rsidR="00706D8E" w:rsidRDefault="00706D8E" w:rsidP="0053699F">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(Spiliotis et al., 2020)</w:t>
      </w:r>
      <w:r>
        <w:rPr>
          <w:rFonts w:ascii="Cambria" w:hAnsi="Cambria"/>
        </w:rPr>
        <w:fldChar w:fldCharType="end"/>
      </w:r>
      <w:r>
        <w:rPr>
          <w:rFonts w:ascii="Cambria" w:hAnsi="Cambria"/>
        </w:rPr>
        <w:t xml:space="preserve"> showed that the M3 competition data are representative of the real world </w:t>
      </w:r>
      <w:del w:id="1883" w:author="Bale,Cameron" w:date="2023-01-24T23:29:00Z">
        <w:r w:rsidDel="00D536D8">
          <w:rPr>
            <w:rFonts w:ascii="Cambria" w:hAnsi="Cambria"/>
          </w:rPr>
          <w:delText>on the basis of</w:delText>
        </w:r>
      </w:del>
      <w:ins w:id="1884" w:author="Bale,Cameron" w:date="2023-01-24T23:29:00Z">
        <w:r w:rsidR="00D536D8">
          <w:rPr>
            <w:rFonts w:ascii="Cambria" w:hAnsi="Cambria"/>
          </w:rPr>
          <w:t>based on</w:t>
        </w:r>
      </w:ins>
      <w:r>
        <w:rPr>
          <w:rFonts w:ascii="Cambria" w:hAnsi="Cambria"/>
        </w:rPr>
        <w:t xml:space="preserve"> time series </w:t>
      </w:r>
      <w:r w:rsidR="006A1297">
        <w:rPr>
          <w:rFonts w:ascii="Cambria" w:hAnsi="Cambria"/>
        </w:rPr>
        <w:t xml:space="preserve">features. Further, since the M3 competition data is publicly available, </w:t>
      </w:r>
      <w:del w:id="1885" w:author="Bale,Cameron" w:date="2023-01-24T23:30:00Z">
        <w:r w:rsidR="006A1297" w:rsidDel="00D536D8">
          <w:rPr>
            <w:rFonts w:ascii="Cambria" w:hAnsi="Cambria"/>
          </w:rPr>
          <w:delText>it will enable researchers to</w:delText>
        </w:r>
      </w:del>
      <w:ins w:id="1886" w:author="Bale,Cameron" w:date="2023-01-24T23:30:00Z">
        <w:r w:rsidR="00D536D8">
          <w:rPr>
            <w:rFonts w:ascii="Cambria" w:hAnsi="Cambria"/>
          </w:rPr>
          <w:t>researchers can</w:t>
        </w:r>
      </w:ins>
      <w:r w:rsidR="006A1297">
        <w:rPr>
          <w:rFonts w:ascii="Cambria" w:hAnsi="Cambria"/>
        </w:rPr>
        <w:t xml:space="preserve"> easily compare future privacy methods applied to the same data.</w:t>
      </w:r>
      <w:ins w:id="1887" w:author="Bale,Cameron" w:date="2023-01-24T23:30:00Z">
        <w:r w:rsidR="00D536D8">
          <w:rPr>
            <w:rFonts w:ascii="Cambria" w:hAnsi="Cambria"/>
          </w:rPr>
          <w:t xml:space="preserve"> C</w:t>
        </w:r>
      </w:ins>
      <w:del w:id="1888" w:author="Bale,Cameron" w:date="2023-01-24T23:30:00Z">
        <w:r w:rsidR="00111CD5" w:rsidDel="00D536D8">
          <w:rPr>
            <w:rFonts w:ascii="Cambria" w:hAnsi="Cambria"/>
          </w:rPr>
          <w:delText xml:space="preserve"> It is also known that c</w:delText>
        </w:r>
      </w:del>
      <w:r>
        <w:rPr>
          <w:rFonts w:ascii="Cambria" w:hAnsi="Cambria"/>
        </w:rPr>
        <w:t>omplex</w:t>
      </w:r>
      <w:r w:rsidRPr="00D76DF4">
        <w:rPr>
          <w:rFonts w:ascii="Cambria" w:hAnsi="Cambria"/>
        </w:rPr>
        <w:t xml:space="preserve"> forecasting models</w:t>
      </w:r>
      <w:ins w:id="1889" w:author="Bale,Cameron" w:date="2023-01-24T23:30:00Z">
        <w:r w:rsidR="00D536D8">
          <w:rPr>
            <w:rFonts w:ascii="Cambria" w:hAnsi="Cambria"/>
          </w:rPr>
          <w:t xml:space="preserve"> are known to</w:t>
        </w:r>
      </w:ins>
      <w:r w:rsidRPr="00D76DF4">
        <w:rPr>
          <w:rFonts w:ascii="Cambria" w:hAnsi="Cambria"/>
        </w:rPr>
        <w:t xml:space="preserve"> forecast more accurately than simple models using the M3 competition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Pr>
          <w:rFonts w:ascii="Cambria" w:hAnsi="Cambria"/>
        </w:rPr>
        <w:t xml:space="preserve">, </w:t>
      </w:r>
      <w:r w:rsidRPr="00D76DF4">
        <w:rPr>
          <w:rFonts w:ascii="Cambria" w:hAnsi="Cambria"/>
        </w:rPr>
        <w:t>and models that explicitly capture trend and seasonality performed the best in the overall M3 competition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D76DF4">
        <w:rPr>
          <w:rFonts w:ascii="Cambria" w:hAnsi="Cambria"/>
        </w:rPr>
        <w:t>(Makridakis &amp; Hibon, 2000)</w:t>
      </w:r>
      <w:r>
        <w:rPr>
          <w:rFonts w:ascii="Cambria" w:hAnsi="Cambria"/>
        </w:rPr>
        <w:fldChar w:fldCharType="end"/>
      </w:r>
      <w:r>
        <w:rPr>
          <w:rFonts w:ascii="Cambria" w:hAnsi="Cambria"/>
        </w:rPr>
        <w:t>.</w:t>
      </w:r>
      <w:r w:rsidR="00111CD5">
        <w:rPr>
          <w:rFonts w:ascii="Cambria" w:hAnsi="Cambria"/>
        </w:rPr>
        <w:t xml:space="preserve"> We</w:t>
      </w:r>
      <w:ins w:id="1890" w:author="Bale,Cameron" w:date="2023-01-24T23:31:00Z">
        <w:r w:rsidR="00DD7097">
          <w:rPr>
            <w:rFonts w:ascii="Cambria" w:hAnsi="Cambria"/>
          </w:rPr>
          <w:t xml:space="preserve"> </w:t>
        </w:r>
        <w:r w:rsidR="00DD7097">
          <w:rPr>
            <w:rFonts w:ascii="Cambria" w:hAnsi="Cambria"/>
          </w:rPr>
          <w:lastRenderedPageBreak/>
          <w:t xml:space="preserve">examine </w:t>
        </w:r>
      </w:ins>
      <w:del w:id="1891" w:author="Bale,Cameron" w:date="2023-01-24T23:31:00Z">
        <w:r w:rsidR="00111CD5" w:rsidDel="00DD7097">
          <w:rPr>
            <w:rFonts w:ascii="Cambria" w:hAnsi="Cambria"/>
          </w:rPr>
          <w:delText xml:space="preserve"> test </w:delText>
        </w:r>
      </w:del>
      <w:r w:rsidR="00111CD5">
        <w:rPr>
          <w:rFonts w:ascii="Cambria" w:hAnsi="Cambria"/>
        </w:rPr>
        <w:t>whether</w:t>
      </w:r>
      <w:r w:rsidRPr="00D76DF4">
        <w:rPr>
          <w:rFonts w:ascii="Cambria" w:hAnsi="Cambria"/>
        </w:rPr>
        <w:t xml:space="preserve"> these results hold when forecasting using protected versions of the data. For our analyses, we use the monthly micro dataset from the M3 competition, which includes 474 strictly positive time series with values ranging from 120 to 18,100</w:t>
      </w:r>
      <w:r>
        <w:rPr>
          <w:rFonts w:ascii="Cambria" w:hAnsi="Cambria"/>
        </w:rPr>
        <w:t xml:space="preserve">. </w:t>
      </w:r>
      <w:r w:rsidRPr="00D76DF4">
        <w:rPr>
          <w:rFonts w:ascii="Cambria" w:hAnsi="Cambria"/>
        </w:rPr>
        <w:t>Of the 474 series, 18 consist of 67 time periods, 259 consist of 68 time periods, and 197 consist of 125 time periods.</w:t>
      </w:r>
    </w:p>
    <w:p w14:paraId="70407A6B" w14:textId="4DB8D81D" w:rsidR="00B569FE" w:rsidRDefault="00B569FE" w:rsidP="0053699F">
      <w:pPr>
        <w:tabs>
          <w:tab w:val="left" w:pos="1152"/>
        </w:tabs>
        <w:rPr>
          <w:rFonts w:ascii="Cambria" w:hAnsi="Cambria"/>
        </w:rPr>
      </w:pPr>
    </w:p>
    <w:p w14:paraId="0E1A9C75" w14:textId="1936517F" w:rsidR="00B569FE" w:rsidRPr="00134519" w:rsidRDefault="00B569FE" w:rsidP="00134519">
      <w:pPr>
        <w:pStyle w:val="ListParagraph"/>
        <w:numPr>
          <w:ilvl w:val="1"/>
          <w:numId w:val="1"/>
        </w:numPr>
        <w:tabs>
          <w:tab w:val="left" w:pos="1152"/>
        </w:tabs>
        <w:rPr>
          <w:rFonts w:ascii="Cambria" w:hAnsi="Cambria"/>
          <w:i/>
          <w:iCs/>
        </w:rPr>
      </w:pPr>
      <w:r w:rsidRPr="00134519">
        <w:rPr>
          <w:rFonts w:ascii="Cambria" w:hAnsi="Cambria"/>
          <w:i/>
          <w:iCs/>
        </w:rPr>
        <w:t>Forecasting Models</w:t>
      </w:r>
    </w:p>
    <w:p w14:paraId="2DF0E68F" w14:textId="77777777" w:rsidR="00B569FE" w:rsidRDefault="00B569FE" w:rsidP="00B569FE">
      <w:pPr>
        <w:tabs>
          <w:tab w:val="left" w:pos="1152"/>
        </w:tabs>
        <w:rPr>
          <w:rFonts w:ascii="Cambria" w:hAnsi="Cambria"/>
          <w:i/>
          <w:iCs/>
        </w:rPr>
      </w:pPr>
    </w:p>
    <w:p w14:paraId="0DC9BC51" w14:textId="686711FA" w:rsidR="00B569FE" w:rsidRDefault="00B569FE" w:rsidP="00B569FE">
      <w:pPr>
        <w:tabs>
          <w:tab w:val="left" w:pos="1152"/>
        </w:tabs>
        <w:rPr>
          <w:rFonts w:ascii="Cambria" w:hAnsi="Cambria"/>
        </w:rPr>
      </w:pPr>
      <w:del w:id="1892" w:author="Bale,Cameron" w:date="2023-01-24T23:31:00Z">
        <w:r w:rsidRPr="006C5487" w:rsidDel="00DD7097">
          <w:rPr>
            <w:rFonts w:ascii="Cambria" w:hAnsi="Cambria"/>
          </w:rPr>
          <w:delText xml:space="preserve">The </w:delText>
        </w:r>
        <w:r w:rsidDel="00DD7097">
          <w:rPr>
            <w:rFonts w:ascii="Cambria" w:hAnsi="Cambria"/>
          </w:rPr>
          <w:delText>forecasting models under study</w:delText>
        </w:r>
        <w:r w:rsidRPr="006C5487" w:rsidDel="00DD7097">
          <w:rPr>
            <w:rFonts w:ascii="Cambria" w:hAnsi="Cambria"/>
          </w:rPr>
          <w:delText xml:space="preserve"> are separated into</w:delText>
        </w:r>
        <w:r w:rsidDel="00DD7097">
          <w:rPr>
            <w:rFonts w:ascii="Cambria" w:hAnsi="Cambria"/>
          </w:rPr>
          <w:delText xml:space="preserve"> </w:delText>
        </w:r>
      </w:del>
      <w:del w:id="1893" w:author="Bale,Cameron" w:date="2023-01-24T10:19:00Z">
        <w:r w:rsidDel="002B3ACA">
          <w:rPr>
            <w:rFonts w:ascii="Cambria" w:hAnsi="Cambria"/>
          </w:rPr>
          <w:delText>“</w:delText>
        </w:r>
      </w:del>
      <w:del w:id="1894" w:author="Bale,Cameron" w:date="2023-01-24T23:31:00Z">
        <w:r w:rsidDel="00DD7097">
          <w:rPr>
            <w:rFonts w:ascii="Cambria" w:hAnsi="Cambria"/>
          </w:rPr>
          <w:delText>simple</w:delText>
        </w:r>
      </w:del>
      <w:del w:id="1895" w:author="Bale,Cameron" w:date="2023-01-24T10:19:00Z">
        <w:r w:rsidDel="002B3ACA">
          <w:rPr>
            <w:rFonts w:ascii="Cambria" w:hAnsi="Cambria"/>
          </w:rPr>
          <w:delText xml:space="preserve">” </w:delText>
        </w:r>
      </w:del>
      <w:del w:id="1896" w:author="Bale,Cameron" w:date="2023-01-24T23:31:00Z">
        <w:r w:rsidRPr="006C5487" w:rsidDel="00DD7097">
          <w:rPr>
            <w:rFonts w:ascii="Cambria" w:hAnsi="Cambria"/>
          </w:rPr>
          <w:delText>models which are trained to forecast one series at a time, and</w:delText>
        </w:r>
        <w:r w:rsidDel="00DD7097">
          <w:rPr>
            <w:rFonts w:ascii="Cambria" w:hAnsi="Cambria"/>
          </w:rPr>
          <w:delText xml:space="preserve"> </w:delText>
        </w:r>
      </w:del>
      <w:del w:id="1897" w:author="Bale,Cameron" w:date="2023-01-24T10:19:00Z">
        <w:r w:rsidDel="002B3ACA">
          <w:rPr>
            <w:rFonts w:ascii="Cambria" w:hAnsi="Cambria"/>
          </w:rPr>
          <w:delText>“</w:delText>
        </w:r>
      </w:del>
      <w:del w:id="1898" w:author="Bale,Cameron" w:date="2023-01-24T23:31:00Z">
        <w:r w:rsidDel="00DD7097">
          <w:rPr>
            <w:rFonts w:ascii="Cambria" w:hAnsi="Cambria"/>
          </w:rPr>
          <w:delText>complex</w:delText>
        </w:r>
      </w:del>
      <w:del w:id="1899" w:author="Bale,Cameron" w:date="2023-01-24T10:19:00Z">
        <w:r w:rsidDel="002B3ACA">
          <w:rPr>
            <w:rFonts w:ascii="Cambria" w:hAnsi="Cambria"/>
          </w:rPr>
          <w:delText xml:space="preserve">” </w:delText>
        </w:r>
      </w:del>
      <w:del w:id="1900" w:author="Bale,Cameron" w:date="2023-01-24T23:31:00Z">
        <w:r w:rsidRPr="006C5487" w:rsidDel="00DD7097">
          <w:rPr>
            <w:rFonts w:ascii="Cambria" w:hAnsi="Cambria"/>
          </w:rPr>
          <w:delText xml:space="preserve">models which are trained to generate forecasts for multiple series. </w:delText>
        </w:r>
        <w:r w:rsidDel="00DD7097">
          <w:rPr>
            <w:rFonts w:ascii="Cambria" w:hAnsi="Cambria"/>
          </w:rPr>
          <w:delText>We</w:delText>
        </w:r>
        <w:r w:rsidRPr="006C5487" w:rsidDel="00DD7097">
          <w:rPr>
            <w:rFonts w:ascii="Cambria" w:hAnsi="Cambria"/>
          </w:rPr>
          <w:delText xml:space="preserve"> perform minimal data pre-processing and allow the models to capture the important components of the series. Our goal is to assess the effects of privacy protection on the accuracy of popular forecasting models which are readily available to implement in R and/or Python and have served as benchmarks or winners in recent forecasting competition</w:delText>
        </w:r>
      </w:del>
      <w:ins w:id="1901" w:author="Bale,Cameron" w:date="2023-01-24T23:31:00Z">
        <w:r w:rsidR="00DD7097">
          <w:rPr>
            <w:rFonts w:ascii="Cambria" w:hAnsi="Cambria"/>
          </w:rPr>
          <w:t>Our goal is to assess the effects of privacy protection on the accuracy of popular forecasting models which are readily available to implement in R or Python and have served as benchmarks or winners in recent forecasting competitions. The forecasting models under study are separated into "simple" models which are trained to forecast one series at a time, and "complex" models which are trained to generate forecasts for multiple series. We perform minimal data pre-processing and allow the models to capture the important components of the serie</w:t>
        </w:r>
      </w:ins>
      <w:r w:rsidRPr="006C5487">
        <w:rPr>
          <w:rFonts w:ascii="Cambria" w:hAnsi="Cambria"/>
        </w:rPr>
        <w:t>s.</w:t>
      </w:r>
    </w:p>
    <w:p w14:paraId="0F4A2407" w14:textId="77777777" w:rsidR="00B569FE" w:rsidRDefault="00B569FE" w:rsidP="00B569FE">
      <w:pPr>
        <w:tabs>
          <w:tab w:val="left" w:pos="1152"/>
        </w:tabs>
        <w:rPr>
          <w:rFonts w:ascii="Cambria" w:hAnsi="Cambria"/>
        </w:rPr>
      </w:pPr>
    </w:p>
    <w:p w14:paraId="2A54E7A7" w14:textId="6FFBEB1E" w:rsidR="00B569FE" w:rsidRPr="0053699F" w:rsidRDefault="00B569FE" w:rsidP="00B569FE">
      <w:pPr>
        <w:tabs>
          <w:tab w:val="left" w:pos="1152"/>
        </w:tabs>
        <w:rPr>
          <w:rFonts w:ascii="Cambria" w:hAnsi="Cambria"/>
          <w:b/>
          <w:bCs/>
        </w:rPr>
      </w:pPr>
      <w:r>
        <w:rPr>
          <w:rFonts w:ascii="Cambria" w:hAnsi="Cambria"/>
          <w:b/>
          <w:bCs/>
        </w:rPr>
        <w:t xml:space="preserve">Table </w:t>
      </w:r>
      <w:r w:rsidR="001666ED">
        <w:rPr>
          <w:rFonts w:ascii="Cambria" w:hAnsi="Cambria"/>
          <w:b/>
          <w:bCs/>
        </w:rPr>
        <w:t>2</w:t>
      </w:r>
      <w:r>
        <w:rPr>
          <w:rFonts w:ascii="Cambria" w:hAnsi="Cambria"/>
          <w:b/>
          <w:bCs/>
        </w:rPr>
        <w:t xml:space="preserve">: forecasting models under study. Includes relevant information for the </w:t>
      </w:r>
      <w:del w:id="1902" w:author="Bale,Cameron" w:date="2023-01-24T23:32:00Z">
        <w:r w:rsidDel="00DD7097">
          <w:rPr>
            <w:rFonts w:ascii="Cambria" w:hAnsi="Cambria"/>
            <w:b/>
            <w:bCs/>
          </w:rPr>
          <w:delText>variant of model</w:delText>
        </w:r>
      </w:del>
      <w:ins w:id="1903" w:author="Bale,Cameron" w:date="2023-01-24T23:32:00Z">
        <w:r w:rsidR="00DD7097">
          <w:rPr>
            <w:rFonts w:ascii="Cambria" w:hAnsi="Cambria"/>
            <w:b/>
            <w:bCs/>
          </w:rPr>
          <w:t>model variant</w:t>
        </w:r>
      </w:ins>
      <w:r>
        <w:rPr>
          <w:rFonts w:ascii="Cambria" w:hAnsi="Cambria"/>
          <w:b/>
          <w:bCs/>
        </w:rPr>
        <w:t xml:space="preserve"> and whether it is a local or global forecasting model.</w:t>
      </w:r>
    </w:p>
    <w:p w14:paraId="1647B39C" w14:textId="77777777" w:rsidR="00B569FE" w:rsidRDefault="00B569FE" w:rsidP="00B569FE">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gridCol w:w="1885"/>
      </w:tblGrid>
      <w:tr w:rsidR="00B569FE" w14:paraId="54357533" w14:textId="77777777" w:rsidTr="00F675C9">
        <w:tc>
          <w:tcPr>
            <w:tcW w:w="2337" w:type="dxa"/>
          </w:tcPr>
          <w:p w14:paraId="57C21527" w14:textId="77777777" w:rsidR="00B569FE" w:rsidRPr="0053699F" w:rsidRDefault="00B569FE" w:rsidP="00F675C9">
            <w:pPr>
              <w:tabs>
                <w:tab w:val="left" w:pos="1027"/>
              </w:tabs>
              <w:rPr>
                <w:rFonts w:ascii="Cambria" w:eastAsiaTheme="minorEastAsia" w:hAnsi="Cambria"/>
                <w:b/>
                <w:bCs/>
              </w:rPr>
            </w:pPr>
          </w:p>
        </w:tc>
        <w:tc>
          <w:tcPr>
            <w:tcW w:w="2337" w:type="dxa"/>
          </w:tcPr>
          <w:p w14:paraId="4BB25CD2" w14:textId="77777777" w:rsidR="00B569FE" w:rsidRPr="0053699F" w:rsidRDefault="00B569FE" w:rsidP="00F675C9">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149FD476"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Variant</w:t>
            </w:r>
          </w:p>
        </w:tc>
        <w:tc>
          <w:tcPr>
            <w:tcW w:w="1885" w:type="dxa"/>
          </w:tcPr>
          <w:p w14:paraId="52A6631F"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Global (Yes/No)</w:t>
            </w:r>
          </w:p>
        </w:tc>
      </w:tr>
      <w:tr w:rsidR="00B569FE" w14:paraId="10764033" w14:textId="77777777" w:rsidTr="00F675C9">
        <w:tc>
          <w:tcPr>
            <w:tcW w:w="2337" w:type="dxa"/>
          </w:tcPr>
          <w:p w14:paraId="21DE16AC" w14:textId="77777777" w:rsidR="00B569FE" w:rsidRDefault="00B569FE" w:rsidP="00F675C9">
            <w:pPr>
              <w:tabs>
                <w:tab w:val="left" w:pos="1027"/>
              </w:tabs>
              <w:rPr>
                <w:rFonts w:ascii="Cambria" w:eastAsiaTheme="minorEastAsia" w:hAnsi="Cambria"/>
              </w:rPr>
            </w:pPr>
            <w:r>
              <w:rPr>
                <w:rFonts w:ascii="Cambria" w:eastAsiaTheme="minorEastAsia" w:hAnsi="Cambria"/>
              </w:rPr>
              <w:t>Simple Models</w:t>
            </w:r>
          </w:p>
        </w:tc>
        <w:tc>
          <w:tcPr>
            <w:tcW w:w="2337" w:type="dxa"/>
          </w:tcPr>
          <w:p w14:paraId="60188299" w14:textId="77777777" w:rsidR="00B569FE" w:rsidRDefault="00B569FE" w:rsidP="00F675C9">
            <w:pPr>
              <w:tabs>
                <w:tab w:val="left" w:pos="1027"/>
              </w:tabs>
              <w:rPr>
                <w:rFonts w:ascii="Cambria" w:eastAsiaTheme="minorEastAsia" w:hAnsi="Cambria"/>
              </w:rPr>
            </w:pPr>
            <w:r>
              <w:rPr>
                <w:rFonts w:ascii="Cambria" w:eastAsiaTheme="minorEastAsia" w:hAnsi="Cambria"/>
              </w:rPr>
              <w:t>SES</w:t>
            </w:r>
          </w:p>
        </w:tc>
        <w:tc>
          <w:tcPr>
            <w:tcW w:w="2791" w:type="dxa"/>
          </w:tcPr>
          <w:p w14:paraId="275717AD"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5334177F"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04B61D4D" w14:textId="77777777" w:rsidTr="00F675C9">
        <w:tc>
          <w:tcPr>
            <w:tcW w:w="2337" w:type="dxa"/>
          </w:tcPr>
          <w:p w14:paraId="2389AEEF" w14:textId="77777777" w:rsidR="00B569FE" w:rsidRDefault="00B569FE" w:rsidP="00F675C9">
            <w:pPr>
              <w:tabs>
                <w:tab w:val="left" w:pos="1027"/>
              </w:tabs>
              <w:rPr>
                <w:rFonts w:ascii="Cambria" w:eastAsiaTheme="minorEastAsia" w:hAnsi="Cambria"/>
              </w:rPr>
            </w:pPr>
          </w:p>
        </w:tc>
        <w:tc>
          <w:tcPr>
            <w:tcW w:w="2337" w:type="dxa"/>
          </w:tcPr>
          <w:p w14:paraId="7408C875" w14:textId="77777777" w:rsidR="00B569FE" w:rsidRDefault="00B569FE" w:rsidP="00F675C9">
            <w:pPr>
              <w:tabs>
                <w:tab w:val="left" w:pos="1027"/>
              </w:tabs>
              <w:rPr>
                <w:rFonts w:ascii="Cambria" w:eastAsiaTheme="minorEastAsia" w:hAnsi="Cambria"/>
              </w:rPr>
            </w:pPr>
            <w:r>
              <w:rPr>
                <w:rFonts w:ascii="Cambria" w:eastAsiaTheme="minorEastAsia" w:hAnsi="Cambria"/>
              </w:rPr>
              <w:t>DES</w:t>
            </w:r>
          </w:p>
        </w:tc>
        <w:tc>
          <w:tcPr>
            <w:tcW w:w="2791" w:type="dxa"/>
          </w:tcPr>
          <w:p w14:paraId="0FFF3535"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w:t>
            </w:r>
          </w:p>
        </w:tc>
        <w:tc>
          <w:tcPr>
            <w:tcW w:w="1885" w:type="dxa"/>
          </w:tcPr>
          <w:p w14:paraId="4CA8D9BE"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54284ECB" w14:textId="77777777" w:rsidTr="00F675C9">
        <w:tc>
          <w:tcPr>
            <w:tcW w:w="2337" w:type="dxa"/>
          </w:tcPr>
          <w:p w14:paraId="598ECD31" w14:textId="77777777" w:rsidR="00B569FE" w:rsidRDefault="00B569FE" w:rsidP="00F675C9">
            <w:pPr>
              <w:tabs>
                <w:tab w:val="left" w:pos="1027"/>
              </w:tabs>
              <w:rPr>
                <w:rFonts w:ascii="Cambria" w:eastAsiaTheme="minorEastAsia" w:hAnsi="Cambria"/>
              </w:rPr>
            </w:pPr>
          </w:p>
        </w:tc>
        <w:tc>
          <w:tcPr>
            <w:tcW w:w="2337" w:type="dxa"/>
          </w:tcPr>
          <w:p w14:paraId="5662AFCF" w14:textId="77777777" w:rsidR="00B569FE" w:rsidRDefault="00B569FE" w:rsidP="00F675C9">
            <w:pPr>
              <w:tabs>
                <w:tab w:val="left" w:pos="1027"/>
              </w:tabs>
              <w:rPr>
                <w:rFonts w:ascii="Cambria" w:eastAsiaTheme="minorEastAsia" w:hAnsi="Cambria"/>
              </w:rPr>
            </w:pPr>
            <w:r>
              <w:rPr>
                <w:rFonts w:ascii="Cambria" w:eastAsiaTheme="minorEastAsia" w:hAnsi="Cambria"/>
              </w:rPr>
              <w:t>TES</w:t>
            </w:r>
          </w:p>
        </w:tc>
        <w:tc>
          <w:tcPr>
            <w:tcW w:w="2791" w:type="dxa"/>
          </w:tcPr>
          <w:p w14:paraId="22FF7E54"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trend/seasonality</w:t>
            </w:r>
          </w:p>
        </w:tc>
        <w:tc>
          <w:tcPr>
            <w:tcW w:w="1885" w:type="dxa"/>
          </w:tcPr>
          <w:p w14:paraId="3E9E2618"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4226255B" w14:textId="77777777" w:rsidTr="00F675C9">
        <w:tc>
          <w:tcPr>
            <w:tcW w:w="2337" w:type="dxa"/>
          </w:tcPr>
          <w:p w14:paraId="2963A70D" w14:textId="77777777" w:rsidR="00B569FE" w:rsidRDefault="00B569FE" w:rsidP="00F675C9">
            <w:pPr>
              <w:tabs>
                <w:tab w:val="left" w:pos="1027"/>
              </w:tabs>
              <w:rPr>
                <w:rFonts w:ascii="Cambria" w:eastAsiaTheme="minorEastAsia" w:hAnsi="Cambria"/>
              </w:rPr>
            </w:pPr>
          </w:p>
        </w:tc>
        <w:tc>
          <w:tcPr>
            <w:tcW w:w="2337" w:type="dxa"/>
          </w:tcPr>
          <w:p w14:paraId="6F0C6760" w14:textId="77777777" w:rsidR="00B569FE" w:rsidRDefault="00B569FE" w:rsidP="00F675C9">
            <w:pPr>
              <w:tabs>
                <w:tab w:val="left" w:pos="1027"/>
              </w:tabs>
              <w:rPr>
                <w:rFonts w:ascii="Cambria" w:eastAsiaTheme="minorEastAsia" w:hAnsi="Cambria"/>
              </w:rPr>
            </w:pPr>
            <w:r>
              <w:rPr>
                <w:rFonts w:ascii="Cambria" w:eastAsiaTheme="minorEastAsia" w:hAnsi="Cambria"/>
              </w:rPr>
              <w:t>Auto-ARIMA</w:t>
            </w:r>
          </w:p>
        </w:tc>
        <w:tc>
          <w:tcPr>
            <w:tcW w:w="2791" w:type="dxa"/>
          </w:tcPr>
          <w:p w14:paraId="49E6BCEB" w14:textId="77777777" w:rsidR="00B569FE" w:rsidRDefault="00B569FE" w:rsidP="00F675C9">
            <w:pPr>
              <w:tabs>
                <w:tab w:val="left" w:pos="1027"/>
              </w:tabs>
              <w:rPr>
                <w:rFonts w:ascii="Cambria" w:eastAsiaTheme="minorEastAsia" w:hAnsi="Cambria"/>
              </w:rPr>
            </w:pPr>
            <w:r>
              <w:rPr>
                <w:rFonts w:ascii="Cambria" w:eastAsiaTheme="minorEastAsia" w:hAnsi="Cambria"/>
              </w:rPr>
              <w:t>seasonal</w:t>
            </w:r>
          </w:p>
        </w:tc>
        <w:tc>
          <w:tcPr>
            <w:tcW w:w="1885" w:type="dxa"/>
          </w:tcPr>
          <w:p w14:paraId="33EA64B4"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329B11F7" w14:textId="77777777" w:rsidTr="00F675C9">
        <w:tc>
          <w:tcPr>
            <w:tcW w:w="2337" w:type="dxa"/>
          </w:tcPr>
          <w:p w14:paraId="4C73F757" w14:textId="77777777" w:rsidR="00B569FE" w:rsidRDefault="00B569FE" w:rsidP="00F675C9">
            <w:pPr>
              <w:tabs>
                <w:tab w:val="left" w:pos="1027"/>
              </w:tabs>
              <w:rPr>
                <w:rFonts w:ascii="Cambria" w:eastAsiaTheme="minorEastAsia" w:hAnsi="Cambria"/>
              </w:rPr>
            </w:pPr>
            <w:r>
              <w:rPr>
                <w:rFonts w:ascii="Cambria" w:eastAsiaTheme="minorEastAsia" w:hAnsi="Cambria"/>
              </w:rPr>
              <w:t>Complex Models</w:t>
            </w:r>
          </w:p>
        </w:tc>
        <w:tc>
          <w:tcPr>
            <w:tcW w:w="2337" w:type="dxa"/>
          </w:tcPr>
          <w:p w14:paraId="17E491EF" w14:textId="77777777" w:rsidR="00B569FE" w:rsidRDefault="00B569FE" w:rsidP="00F675C9">
            <w:pPr>
              <w:tabs>
                <w:tab w:val="left" w:pos="1027"/>
              </w:tabs>
              <w:rPr>
                <w:rFonts w:ascii="Cambria" w:eastAsiaTheme="minorEastAsia" w:hAnsi="Cambria"/>
              </w:rPr>
            </w:pPr>
            <w:r>
              <w:rPr>
                <w:rFonts w:ascii="Cambria" w:eastAsiaTheme="minorEastAsia" w:hAnsi="Cambria"/>
              </w:rPr>
              <w:t>VAR</w:t>
            </w:r>
          </w:p>
        </w:tc>
        <w:tc>
          <w:tcPr>
            <w:tcW w:w="2791" w:type="dxa"/>
          </w:tcPr>
          <w:p w14:paraId="36BF42AF"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26E0AA4" w14:textId="146E3B22" w:rsidR="00B569FE" w:rsidRDefault="00625BD3" w:rsidP="00F675C9">
            <w:pPr>
              <w:tabs>
                <w:tab w:val="left" w:pos="1027"/>
              </w:tabs>
              <w:rPr>
                <w:rFonts w:ascii="Cambria" w:eastAsiaTheme="minorEastAsia" w:hAnsi="Cambria"/>
              </w:rPr>
            </w:pPr>
            <w:r>
              <w:rPr>
                <w:rFonts w:ascii="Cambria" w:eastAsiaTheme="minorEastAsia" w:hAnsi="Cambria"/>
              </w:rPr>
              <w:t>N</w:t>
            </w:r>
          </w:p>
        </w:tc>
      </w:tr>
      <w:tr w:rsidR="00B569FE" w14:paraId="5CFD2A2D" w14:textId="77777777" w:rsidTr="00F675C9">
        <w:tc>
          <w:tcPr>
            <w:tcW w:w="2337" w:type="dxa"/>
          </w:tcPr>
          <w:p w14:paraId="020D0926" w14:textId="77777777" w:rsidR="00B569FE" w:rsidRDefault="00B569FE" w:rsidP="00F675C9">
            <w:pPr>
              <w:tabs>
                <w:tab w:val="left" w:pos="1027"/>
              </w:tabs>
              <w:rPr>
                <w:rFonts w:ascii="Cambria" w:eastAsiaTheme="minorEastAsia" w:hAnsi="Cambria"/>
              </w:rPr>
            </w:pPr>
          </w:p>
        </w:tc>
        <w:tc>
          <w:tcPr>
            <w:tcW w:w="2337" w:type="dxa"/>
          </w:tcPr>
          <w:p w14:paraId="4924B72B" w14:textId="77777777" w:rsidR="00B569FE" w:rsidRDefault="00B569FE" w:rsidP="00F675C9">
            <w:pPr>
              <w:tabs>
                <w:tab w:val="left" w:pos="1027"/>
              </w:tabs>
              <w:rPr>
                <w:rFonts w:ascii="Cambria" w:eastAsiaTheme="minorEastAsia" w:hAnsi="Cambria"/>
              </w:rPr>
            </w:pPr>
            <w:r>
              <w:rPr>
                <w:rFonts w:ascii="Cambria" w:eastAsiaTheme="minorEastAsia" w:hAnsi="Cambria"/>
              </w:rPr>
              <w:t>LGBM</w:t>
            </w:r>
          </w:p>
        </w:tc>
        <w:tc>
          <w:tcPr>
            <w:tcW w:w="2791" w:type="dxa"/>
          </w:tcPr>
          <w:p w14:paraId="2093C797"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05CA39A"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r w:rsidR="00B569FE" w14:paraId="2F61DA3E" w14:textId="77777777" w:rsidTr="00F675C9">
        <w:tc>
          <w:tcPr>
            <w:tcW w:w="2337" w:type="dxa"/>
          </w:tcPr>
          <w:p w14:paraId="7747FB60" w14:textId="77777777" w:rsidR="00B569FE" w:rsidRDefault="00B569FE" w:rsidP="00F675C9">
            <w:pPr>
              <w:tabs>
                <w:tab w:val="left" w:pos="1027"/>
              </w:tabs>
              <w:rPr>
                <w:rFonts w:ascii="Cambria" w:eastAsiaTheme="minorEastAsia" w:hAnsi="Cambria"/>
              </w:rPr>
            </w:pPr>
          </w:p>
        </w:tc>
        <w:tc>
          <w:tcPr>
            <w:tcW w:w="2337" w:type="dxa"/>
          </w:tcPr>
          <w:p w14:paraId="1F839BD2" w14:textId="77777777" w:rsidR="00B569FE" w:rsidRDefault="00B569FE" w:rsidP="00F675C9">
            <w:pPr>
              <w:tabs>
                <w:tab w:val="left" w:pos="1027"/>
              </w:tabs>
              <w:rPr>
                <w:rFonts w:ascii="Cambria" w:eastAsiaTheme="minorEastAsia" w:hAnsi="Cambria"/>
              </w:rPr>
            </w:pPr>
            <w:r>
              <w:rPr>
                <w:rFonts w:ascii="Cambria" w:eastAsiaTheme="minorEastAsia" w:hAnsi="Cambria"/>
              </w:rPr>
              <w:t>RNN</w:t>
            </w:r>
          </w:p>
        </w:tc>
        <w:tc>
          <w:tcPr>
            <w:tcW w:w="2791" w:type="dxa"/>
          </w:tcPr>
          <w:p w14:paraId="16FD8A34" w14:textId="77777777" w:rsidR="00B569FE" w:rsidRDefault="00B569FE" w:rsidP="00F675C9">
            <w:pPr>
              <w:tabs>
                <w:tab w:val="left" w:pos="1027"/>
              </w:tabs>
              <w:rPr>
                <w:rFonts w:ascii="Cambria" w:eastAsiaTheme="minorEastAsia" w:hAnsi="Cambria"/>
              </w:rPr>
            </w:pPr>
            <w:r>
              <w:rPr>
                <w:rFonts w:ascii="Cambria" w:eastAsiaTheme="minorEastAsia" w:hAnsi="Cambria"/>
              </w:rPr>
              <w:t>LSTM</w:t>
            </w:r>
          </w:p>
        </w:tc>
        <w:tc>
          <w:tcPr>
            <w:tcW w:w="1885" w:type="dxa"/>
          </w:tcPr>
          <w:p w14:paraId="17ABA83D"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bl>
    <w:p w14:paraId="6B385C9B" w14:textId="64C78803" w:rsidR="00753A36" w:rsidRDefault="00753A36" w:rsidP="00753A36">
      <w:pPr>
        <w:rPr>
          <w:rFonts w:ascii="Cambria" w:hAnsi="Cambria"/>
          <w:b/>
          <w:bCs/>
        </w:rPr>
      </w:pPr>
    </w:p>
    <w:p w14:paraId="55B9CB1B" w14:textId="53B1B9DA" w:rsidR="00856BB6" w:rsidDel="00DD7097" w:rsidRDefault="00856BB6" w:rsidP="00753A36">
      <w:pPr>
        <w:rPr>
          <w:del w:id="1904" w:author="Bale,Cameron" w:date="2023-01-24T23:32:00Z"/>
          <w:rFonts w:ascii="Cambria" w:hAnsi="Cambria"/>
          <w:b/>
          <w:bCs/>
        </w:rPr>
      </w:pPr>
    </w:p>
    <w:p w14:paraId="6433C160" w14:textId="308E7045" w:rsidR="00856BB6" w:rsidDel="00DD7097" w:rsidRDefault="00856BB6" w:rsidP="00753A36">
      <w:pPr>
        <w:rPr>
          <w:del w:id="1905" w:author="Bale,Cameron" w:date="2023-01-24T23:32:00Z"/>
          <w:rFonts w:ascii="Cambria" w:hAnsi="Cambria"/>
          <w:b/>
          <w:bCs/>
        </w:rPr>
      </w:pPr>
    </w:p>
    <w:p w14:paraId="6375CC39" w14:textId="392899A6" w:rsidR="00856BB6" w:rsidDel="00DD7097" w:rsidRDefault="00856BB6" w:rsidP="00753A36">
      <w:pPr>
        <w:rPr>
          <w:del w:id="1906" w:author="Bale,Cameron" w:date="2023-01-24T23:32:00Z"/>
          <w:rFonts w:ascii="Cambria" w:hAnsi="Cambria"/>
          <w:b/>
          <w:bCs/>
        </w:rPr>
      </w:pPr>
    </w:p>
    <w:p w14:paraId="659B4135" w14:textId="1021682C" w:rsidR="00856BB6" w:rsidDel="00DD7097" w:rsidRDefault="00856BB6" w:rsidP="00753A36">
      <w:pPr>
        <w:rPr>
          <w:del w:id="1907" w:author="Bale,Cameron" w:date="2023-01-24T23:32:00Z"/>
          <w:rFonts w:ascii="Cambria" w:hAnsi="Cambria"/>
          <w:b/>
          <w:bCs/>
        </w:rPr>
      </w:pPr>
    </w:p>
    <w:p w14:paraId="6CA61242" w14:textId="3A17699C" w:rsidR="00856BB6" w:rsidDel="00DD7097" w:rsidRDefault="00856BB6" w:rsidP="00753A36">
      <w:pPr>
        <w:rPr>
          <w:del w:id="1908" w:author="Bale,Cameron" w:date="2023-01-24T23:32:00Z"/>
          <w:rFonts w:ascii="Cambria" w:hAnsi="Cambria"/>
          <w:b/>
          <w:bCs/>
        </w:rPr>
      </w:pPr>
    </w:p>
    <w:p w14:paraId="2F3B546C" w14:textId="12228968" w:rsidR="00856BB6" w:rsidDel="00DD7097" w:rsidRDefault="00856BB6" w:rsidP="00753A36">
      <w:pPr>
        <w:rPr>
          <w:del w:id="1909" w:author="Bale,Cameron" w:date="2023-01-24T23:32:00Z"/>
          <w:rFonts w:ascii="Cambria" w:hAnsi="Cambria"/>
          <w:b/>
          <w:bCs/>
        </w:rPr>
      </w:pPr>
    </w:p>
    <w:p w14:paraId="51FE09E9" w14:textId="19CF1327" w:rsidR="00856BB6" w:rsidDel="00DD7097" w:rsidRDefault="00856BB6" w:rsidP="00753A36">
      <w:pPr>
        <w:rPr>
          <w:del w:id="1910" w:author="Bale,Cameron" w:date="2023-01-24T23:32:00Z"/>
          <w:rFonts w:ascii="Cambria" w:hAnsi="Cambria"/>
          <w:b/>
          <w:bCs/>
        </w:rPr>
      </w:pPr>
    </w:p>
    <w:p w14:paraId="381E7B09" w14:textId="0462E722" w:rsidR="00856BB6" w:rsidDel="00DD7097" w:rsidRDefault="00856BB6" w:rsidP="00753A36">
      <w:pPr>
        <w:rPr>
          <w:del w:id="1911" w:author="Bale,Cameron" w:date="2023-01-24T23:32:00Z"/>
          <w:rFonts w:ascii="Cambria" w:hAnsi="Cambria"/>
          <w:b/>
          <w:bCs/>
        </w:rPr>
      </w:pPr>
    </w:p>
    <w:p w14:paraId="6149B52D" w14:textId="63B87788" w:rsidR="00856BB6" w:rsidDel="00DD7097" w:rsidRDefault="00856BB6" w:rsidP="00753A36">
      <w:pPr>
        <w:rPr>
          <w:del w:id="1912" w:author="Bale,Cameron" w:date="2023-01-24T23:32:00Z"/>
          <w:rFonts w:ascii="Cambria" w:hAnsi="Cambria"/>
          <w:b/>
          <w:bCs/>
        </w:rPr>
      </w:pPr>
    </w:p>
    <w:p w14:paraId="36CE83BC" w14:textId="2BA08948" w:rsidR="00856BB6" w:rsidDel="00DD7097" w:rsidRDefault="00856BB6" w:rsidP="00753A36">
      <w:pPr>
        <w:rPr>
          <w:del w:id="1913" w:author="Bale,Cameron" w:date="2023-01-24T23:32:00Z"/>
          <w:rFonts w:ascii="Cambria" w:hAnsi="Cambria"/>
          <w:b/>
          <w:bCs/>
        </w:rPr>
      </w:pPr>
    </w:p>
    <w:p w14:paraId="48BF5BA8" w14:textId="702C2753" w:rsidR="00856BB6" w:rsidDel="00DD7097" w:rsidRDefault="00856BB6" w:rsidP="00753A36">
      <w:pPr>
        <w:rPr>
          <w:del w:id="1914" w:author="Bale,Cameron" w:date="2023-01-24T23:32:00Z"/>
          <w:rFonts w:ascii="Cambria" w:hAnsi="Cambria"/>
          <w:b/>
          <w:bCs/>
        </w:rPr>
      </w:pPr>
    </w:p>
    <w:p w14:paraId="68ED9F8C" w14:textId="77777777" w:rsidR="00856BB6" w:rsidRDefault="00856BB6" w:rsidP="00753A36">
      <w:pPr>
        <w:rPr>
          <w:rFonts w:ascii="Cambria" w:hAnsi="Cambria"/>
          <w:b/>
          <w:bCs/>
        </w:rPr>
      </w:pPr>
    </w:p>
    <w:p w14:paraId="29049901" w14:textId="0442B859" w:rsidR="00EF40B0" w:rsidRDefault="00D76DF4" w:rsidP="00134519">
      <w:pPr>
        <w:pStyle w:val="ListParagraph"/>
        <w:numPr>
          <w:ilvl w:val="1"/>
          <w:numId w:val="1"/>
        </w:numPr>
        <w:rPr>
          <w:rFonts w:ascii="Cambria" w:hAnsi="Cambria"/>
          <w:i/>
          <w:iCs/>
        </w:rPr>
      </w:pPr>
      <w:r>
        <w:rPr>
          <w:rFonts w:ascii="Cambria" w:hAnsi="Cambria"/>
          <w:i/>
          <w:iCs/>
        </w:rPr>
        <w:t>Privacy Methods</w:t>
      </w:r>
    </w:p>
    <w:p w14:paraId="39112AB0" w14:textId="0A3FFFE1" w:rsidR="002610ED" w:rsidRDefault="002610ED" w:rsidP="002610ED">
      <w:pPr>
        <w:rPr>
          <w:rFonts w:ascii="Cambria" w:hAnsi="Cambria"/>
          <w:i/>
          <w:iCs/>
        </w:rPr>
      </w:pPr>
    </w:p>
    <w:p w14:paraId="579D3C89" w14:textId="5C74D63B" w:rsidR="002610ED" w:rsidRDefault="002610ED" w:rsidP="002610ED">
      <w:pPr>
        <w:tabs>
          <w:tab w:val="left" w:pos="1027"/>
        </w:tabs>
        <w:rPr>
          <w:rFonts w:ascii="Cambria" w:eastAsiaTheme="minorEastAsia" w:hAnsi="Cambria"/>
        </w:rPr>
      </w:pPr>
      <w:r>
        <w:rPr>
          <w:rFonts w:ascii="Cambria" w:eastAsiaTheme="minorEastAsia" w:hAnsi="Cambria"/>
        </w:rPr>
        <w:t xml:space="preserve">We apply each </w:t>
      </w:r>
      <w:del w:id="1915" w:author="Bale,Cameron" w:date="2023-01-24T23:33:00Z">
        <w:r w:rsidDel="00C32C49">
          <w:rPr>
            <w:rFonts w:ascii="Cambria" w:eastAsiaTheme="minorEastAsia" w:hAnsi="Cambria"/>
          </w:rPr>
          <w:delText xml:space="preserve">of the </w:delText>
        </w:r>
      </w:del>
      <w:r>
        <w:rPr>
          <w:rFonts w:ascii="Cambria" w:eastAsiaTheme="minorEastAsia" w:hAnsi="Cambria"/>
        </w:rPr>
        <w:t>privacy method</w:t>
      </w:r>
      <w:del w:id="1916" w:author="Bale,Cameron" w:date="2023-01-24T23:33:00Z">
        <w:r w:rsidDel="00C32C49">
          <w:rPr>
            <w:rFonts w:ascii="Cambria" w:eastAsiaTheme="minorEastAsia" w:hAnsi="Cambria"/>
          </w:rPr>
          <w:delText>s</w:delText>
        </w:r>
      </w:del>
      <w:r>
        <w:rPr>
          <w:rFonts w:ascii="Cambria" w:eastAsiaTheme="minorEastAsia" w:hAnsi="Cambria"/>
        </w:rPr>
        <w:t xml:space="preserve"> shown in Table 3 </w:t>
      </w:r>
      <w:del w:id="1917" w:author="Bale,Cameron" w:date="2023-01-24T23:33:00Z">
        <w:r w:rsidDel="00C32C49">
          <w:rPr>
            <w:rFonts w:ascii="Cambria" w:eastAsiaTheme="minorEastAsia" w:hAnsi="Cambria"/>
          </w:rPr>
          <w:delText xml:space="preserve">below </w:delText>
        </w:r>
      </w:del>
      <w:r>
        <w:rPr>
          <w:rFonts w:ascii="Cambria" w:eastAsiaTheme="minorEastAsia" w:hAnsi="Cambria"/>
        </w:rPr>
        <w:t xml:space="preserve">to the original M3 monthly micro data for each </w:t>
      </w:r>
      <w:del w:id="1918" w:author="Bale,Cameron" w:date="2023-01-24T23:33:00Z">
        <w:r w:rsidDel="00C32C49">
          <w:rPr>
            <w:rFonts w:ascii="Cambria" w:eastAsiaTheme="minorEastAsia" w:hAnsi="Cambria"/>
          </w:rPr>
          <w:delText>of the displayed parameter values</w:delText>
        </w:r>
      </w:del>
      <w:ins w:id="1919" w:author="Bale,Cameron" w:date="2023-01-24T23:33:00Z">
        <w:r w:rsidR="00C32C49">
          <w:rPr>
            <w:rFonts w:ascii="Cambria" w:eastAsiaTheme="minorEastAsia" w:hAnsi="Cambria"/>
          </w:rPr>
          <w:t>displayed parameter value</w:t>
        </w:r>
      </w:ins>
      <w:r>
        <w:rPr>
          <w:rFonts w:ascii="Cambria" w:eastAsiaTheme="minorEastAsia" w:hAnsi="Cambria"/>
        </w:rPr>
        <w:t xml:space="preserve">. </w:t>
      </w:r>
    </w:p>
    <w:p w14:paraId="6B440AE3" w14:textId="77777777" w:rsidR="00816887" w:rsidRDefault="00816887" w:rsidP="002610ED">
      <w:pPr>
        <w:tabs>
          <w:tab w:val="left" w:pos="1027"/>
        </w:tabs>
        <w:rPr>
          <w:rFonts w:ascii="Cambria" w:eastAsiaTheme="minorEastAsia" w:hAnsi="Cambria"/>
        </w:rPr>
      </w:pPr>
    </w:p>
    <w:p w14:paraId="0DE9312B" w14:textId="1A489934" w:rsidR="002610ED" w:rsidRPr="0053699F" w:rsidRDefault="002610ED" w:rsidP="002610ED">
      <w:pPr>
        <w:tabs>
          <w:tab w:val="left" w:pos="1027"/>
        </w:tabs>
        <w:rPr>
          <w:rFonts w:ascii="Cambria" w:eastAsiaTheme="minorEastAsia" w:hAnsi="Cambria"/>
          <w:b/>
          <w:bCs/>
        </w:rPr>
      </w:pPr>
      <w:r>
        <w:rPr>
          <w:rFonts w:ascii="Cambria" w:eastAsiaTheme="minorEastAsia" w:hAnsi="Cambria"/>
          <w:b/>
          <w:bCs/>
        </w:rPr>
        <w:t xml:space="preserve">Table 3: privacy methods, and their parameter values, which we apply to the m3 monthly micro data. Values are arranged in order of </w:t>
      </w:r>
      <w:ins w:id="1920" w:author="Bale,Cameron" w:date="2023-01-24T23:33:00Z">
        <w:r w:rsidR="00C32C49">
          <w:rPr>
            <w:rFonts w:ascii="Cambria" w:eastAsiaTheme="minorEastAsia" w:hAnsi="Cambria"/>
            <w:b/>
            <w:bCs/>
          </w:rPr>
          <w:t xml:space="preserve">increasing </w:t>
        </w:r>
      </w:ins>
      <w:r>
        <w:rPr>
          <w:rFonts w:ascii="Cambria" w:eastAsiaTheme="minorEastAsia" w:hAnsi="Cambria"/>
          <w:b/>
          <w:bCs/>
        </w:rPr>
        <w:t>strength of privacy protection.</w:t>
      </w:r>
    </w:p>
    <w:p w14:paraId="460FEB47" w14:textId="77777777" w:rsidR="002610ED" w:rsidRDefault="002610ED" w:rsidP="002610ED">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3116"/>
        <w:gridCol w:w="3117"/>
        <w:gridCol w:w="3117"/>
      </w:tblGrid>
      <w:tr w:rsidR="002610ED" w14:paraId="0A3A3546" w14:textId="77777777" w:rsidTr="00F675C9">
        <w:tc>
          <w:tcPr>
            <w:tcW w:w="3116" w:type="dxa"/>
          </w:tcPr>
          <w:p w14:paraId="6BC1E68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Privacy Method</w:t>
            </w:r>
          </w:p>
        </w:tc>
        <w:tc>
          <w:tcPr>
            <w:tcW w:w="3117" w:type="dxa"/>
          </w:tcPr>
          <w:p w14:paraId="08B5737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Parameter</w:t>
            </w:r>
          </w:p>
        </w:tc>
        <w:tc>
          <w:tcPr>
            <w:tcW w:w="3117" w:type="dxa"/>
          </w:tcPr>
          <w:p w14:paraId="341AFBCA"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Values</w:t>
            </w:r>
          </w:p>
        </w:tc>
      </w:tr>
      <w:tr w:rsidR="002610ED" w14:paraId="0BCEF470" w14:textId="77777777" w:rsidTr="00F675C9">
        <w:tc>
          <w:tcPr>
            <w:tcW w:w="3116" w:type="dxa"/>
          </w:tcPr>
          <w:p w14:paraId="761A7D71" w14:textId="77777777" w:rsidR="002610ED" w:rsidRDefault="002610ED" w:rsidP="00F675C9">
            <w:pPr>
              <w:tabs>
                <w:tab w:val="left" w:pos="1027"/>
              </w:tabs>
              <w:rPr>
                <w:rFonts w:ascii="Cambria" w:eastAsiaTheme="minorEastAsia" w:hAnsi="Cambria"/>
              </w:rPr>
            </w:pPr>
            <w:r>
              <w:rPr>
                <w:rFonts w:ascii="Cambria" w:eastAsiaTheme="minorEastAsia" w:hAnsi="Cambria"/>
              </w:rPr>
              <w:t>Additive Noise</w:t>
            </w:r>
          </w:p>
        </w:tc>
        <w:tc>
          <w:tcPr>
            <w:tcW w:w="3117" w:type="dxa"/>
          </w:tcPr>
          <w:p w14:paraId="714B4F09"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s</m:t>
                </m:r>
              </m:oMath>
            </m:oMathPara>
          </w:p>
        </w:tc>
        <w:tc>
          <w:tcPr>
            <w:tcW w:w="3117" w:type="dxa"/>
          </w:tcPr>
          <w:p w14:paraId="7123F731" w14:textId="77777777" w:rsidR="002610ED" w:rsidRDefault="002610ED" w:rsidP="00F675C9">
            <w:pPr>
              <w:tabs>
                <w:tab w:val="left" w:pos="1027"/>
              </w:tabs>
              <w:rPr>
                <w:rFonts w:ascii="Cambria" w:eastAsiaTheme="minorEastAsia" w:hAnsi="Cambria"/>
              </w:rPr>
            </w:pPr>
            <w:r>
              <w:rPr>
                <w:rFonts w:ascii="Cambria" w:eastAsiaTheme="minorEastAsia" w:hAnsi="Cambria"/>
              </w:rPr>
              <w:t>0.25, 0.50, 1.0, 1.5, 2.0</w:t>
            </w:r>
          </w:p>
        </w:tc>
      </w:tr>
      <w:tr w:rsidR="002610ED" w14:paraId="009D4B3F" w14:textId="77777777" w:rsidTr="00F675C9">
        <w:tc>
          <w:tcPr>
            <w:tcW w:w="3116" w:type="dxa"/>
          </w:tcPr>
          <w:p w14:paraId="1D8413E1" w14:textId="77777777" w:rsidR="002610ED" w:rsidRDefault="002610ED" w:rsidP="00F675C9">
            <w:pPr>
              <w:tabs>
                <w:tab w:val="left" w:pos="1027"/>
              </w:tabs>
              <w:rPr>
                <w:rFonts w:ascii="Cambria" w:eastAsiaTheme="minorEastAsia" w:hAnsi="Cambria"/>
              </w:rPr>
            </w:pPr>
            <w:r>
              <w:rPr>
                <w:rFonts w:ascii="Cambria" w:eastAsiaTheme="minorEastAsia" w:hAnsi="Cambria"/>
              </w:rPr>
              <w:t>Differential Privacy</w:t>
            </w:r>
          </w:p>
        </w:tc>
        <w:tc>
          <w:tcPr>
            <w:tcW w:w="3117" w:type="dxa"/>
          </w:tcPr>
          <w:p w14:paraId="6EFB5223" w14:textId="77777777" w:rsidR="002610ED" w:rsidRPr="00596C31" w:rsidRDefault="002610ED" w:rsidP="00F675C9">
            <w:pPr>
              <w:tabs>
                <w:tab w:val="left" w:pos="1027"/>
              </w:tabs>
              <w:rPr>
                <w:rFonts w:ascii="Cambria" w:eastAsiaTheme="minorEastAsia" w:hAnsi="Cambria"/>
              </w:rPr>
            </w:pPr>
            <m:oMathPara>
              <m:oMath>
                <m:r>
                  <m:rPr>
                    <m:sty m:val="p"/>
                  </m:rPr>
                  <w:rPr>
                    <w:rFonts w:ascii="Cambria Math" w:eastAsiaTheme="minorEastAsia" w:hAnsi="Cambria Math"/>
                  </w:rPr>
                  <m:t>ϵ</m:t>
                </m:r>
              </m:oMath>
            </m:oMathPara>
          </w:p>
        </w:tc>
        <w:tc>
          <w:tcPr>
            <w:tcW w:w="3117" w:type="dxa"/>
          </w:tcPr>
          <w:p w14:paraId="3A8AF9C8" w14:textId="77777777" w:rsidR="002610ED" w:rsidRDefault="002610ED" w:rsidP="00F675C9">
            <w:pPr>
              <w:tabs>
                <w:tab w:val="left" w:pos="1027"/>
              </w:tabs>
              <w:rPr>
                <w:rFonts w:ascii="Cambria" w:eastAsiaTheme="minorEastAsia" w:hAnsi="Cambria"/>
              </w:rPr>
            </w:pPr>
            <w:r>
              <w:rPr>
                <w:rFonts w:ascii="Cambria" w:eastAsiaTheme="minorEastAsia" w:hAnsi="Cambria"/>
              </w:rPr>
              <w:t>20.0, 10.0, 4.6, 1.0, 0.1</w:t>
            </w:r>
          </w:p>
        </w:tc>
      </w:tr>
      <w:tr w:rsidR="002610ED" w14:paraId="4D0312F1" w14:textId="77777777" w:rsidTr="00F675C9">
        <w:tc>
          <w:tcPr>
            <w:tcW w:w="3116" w:type="dxa"/>
          </w:tcPr>
          <w:p w14:paraId="2D5C5E58"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p>
        </w:tc>
        <w:tc>
          <w:tcPr>
            <w:tcW w:w="3117" w:type="dxa"/>
          </w:tcPr>
          <w:p w14:paraId="4B9C211F"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3FAF8EB9"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r w:rsidR="002610ED" w14:paraId="699477B7" w14:textId="77777777" w:rsidTr="00F675C9">
        <w:tc>
          <w:tcPr>
            <w:tcW w:w="3116" w:type="dxa"/>
          </w:tcPr>
          <w:p w14:paraId="09FA8930"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p>
        </w:tc>
        <w:tc>
          <w:tcPr>
            <w:tcW w:w="3117" w:type="dxa"/>
          </w:tcPr>
          <w:p w14:paraId="6B6D9D8C"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6741FD04"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bl>
    <w:p w14:paraId="54480AEB" w14:textId="77777777" w:rsidR="002610ED" w:rsidRPr="00134519" w:rsidRDefault="002610ED" w:rsidP="00134519">
      <w:pPr>
        <w:rPr>
          <w:rFonts w:ascii="Cambria" w:hAnsi="Cambria"/>
          <w:i/>
          <w:iCs/>
        </w:rPr>
      </w:pPr>
    </w:p>
    <w:p w14:paraId="3EF0B400" w14:textId="77777777" w:rsidR="00C12882" w:rsidRDefault="00C12882" w:rsidP="00134519">
      <w:pPr>
        <w:pStyle w:val="ListParagraph"/>
        <w:ind w:left="792"/>
        <w:rPr>
          <w:rFonts w:ascii="Cambria" w:hAnsi="Cambria"/>
          <w:i/>
          <w:iCs/>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643C9A5A" w14:textId="44946D03" w:rsidR="00B14387" w:rsidRPr="006554BD" w:rsidRDefault="00B14387" w:rsidP="00B14387">
      <w:pPr>
        <w:rPr>
          <w:rFonts w:ascii="Cambria" w:eastAsiaTheme="minorEastAsia" w:hAnsi="Cambria"/>
          <w:rPrChange w:id="1921" w:author="Bale,Cameron" w:date="2023-01-24T23:41:00Z">
            <w:rPr>
              <w:rFonts w:ascii="Cambria" w:hAnsi="Cambria"/>
            </w:rPr>
          </w:rPrChange>
        </w:rPr>
      </w:pPr>
      <w:r w:rsidRPr="001726A5">
        <w:rPr>
          <w:rFonts w:ascii="Cambria" w:hAnsi="Cambria"/>
        </w:rPr>
        <w:t>Given a</w:t>
      </w:r>
      <w:r w:rsidR="00BF4136">
        <w:rPr>
          <w:rFonts w:ascii="Cambria" w:hAnsi="Cambria"/>
        </w:rPr>
        <w:t xml:space="preserve">n original </w:t>
      </w:r>
      <w:r w:rsidRPr="001726A5">
        <w:rPr>
          <w:rFonts w:ascii="Cambria" w:hAnsi="Cambria"/>
        </w:rPr>
        <w:t>time series</w:t>
      </w:r>
      <w:ins w:id="1922" w:author="Bale,Cameron" w:date="2023-01-24T23:39:00Z">
        <w:r w:rsidR="006554BD">
          <w:rPr>
            <w:rFonts w:ascii="Cambria" w:eastAsiaTheme="minorEastAsia" w:hAnsi="Cambria"/>
          </w:rPr>
          <w:t xml:space="preserve"> </w:t>
        </w:r>
      </w:ins>
      <m:oMath>
        <m:r>
          <w:ins w:id="1923" w:author="Bale,Cameron" w:date="2023-01-24T23:39:00Z">
            <w:rPr>
              <w:rFonts w:ascii="Cambria Math" w:eastAsiaTheme="minorEastAsia" w:hAnsi="Cambria Math"/>
            </w:rPr>
            <m:t>x</m:t>
          </w:ins>
        </m:r>
      </m:oMath>
      <w:ins w:id="1924" w:author="Bale,Cameron" w:date="2023-01-24T23:39:00Z">
        <w:r w:rsidR="006554BD">
          <w:rPr>
            <w:rFonts w:ascii="Cambria" w:eastAsiaTheme="minorEastAsia" w:hAnsi="Cambria"/>
          </w:rPr>
          <w:t xml:space="preserve">, </w:t>
        </w:r>
      </w:ins>
      <w:del w:id="1925" w:author="Bale,Cameron" w:date="2023-01-24T23:35:00Z">
        <w:r w:rsidRPr="001726A5" w:rsidDel="006554BD">
          <w:rPr>
            <w:rFonts w:ascii="Cambria" w:hAnsi="Cambria"/>
          </w:rPr>
          <w:delText xml:space="preserve"> </w:delText>
        </w:r>
      </w:del>
      <m:oMath>
        <m:r>
          <w:del w:id="1926" w:author="Bale,Cameron" w:date="2023-01-24T23:35:00Z">
            <m:rPr>
              <m:sty m:val="bi"/>
            </m:rPr>
            <w:rPr>
              <w:rFonts w:ascii="Cambria Math" w:hAnsi="Cambria Math"/>
            </w:rPr>
            <m:t>A</m:t>
          </w:del>
        </m:r>
      </m:oMath>
      <w:del w:id="1927" w:author="Bale,Cameron" w:date="2023-01-24T23:39:00Z">
        <w:r w:rsidDel="006554BD">
          <w:rPr>
            <w:rFonts w:ascii="Cambria" w:eastAsiaTheme="minorEastAsia" w:hAnsi="Cambria"/>
          </w:rPr>
          <w:delText xml:space="preserve">, </w:delText>
        </w:r>
      </w:del>
      <w:r w:rsidRPr="001726A5">
        <w:rPr>
          <w:rFonts w:ascii="Cambria" w:hAnsi="Cambria"/>
        </w:rPr>
        <w:t>a differentially private time series can be created using a randomized mechanism</w:t>
      </w:r>
      <w:r>
        <w:rPr>
          <w:rFonts w:ascii="Cambria" w:hAnsi="Cambria"/>
        </w:rPr>
        <w:t xml:space="preserve"> </w:t>
      </w:r>
      <m:oMath>
        <m:r>
          <w:rPr>
            <w:rFonts w:ascii="Cambria Math" w:hAnsi="Cambria Math"/>
          </w:rPr>
          <m:t>M</m:t>
        </m:r>
        <m:d>
          <m:dPr>
            <m:ctrlPr>
              <w:ins w:id="1928" w:author="Bale,Cameron" w:date="2023-01-24T23:35:00Z">
                <w:rPr>
                  <w:rFonts w:ascii="Cambria Math" w:hAnsi="Cambria Math"/>
                  <w:i/>
                </w:rPr>
              </w:ins>
            </m:ctrlPr>
          </m:dPr>
          <m:e>
            <m:r>
              <w:ins w:id="1929" w:author="Bale,Cameron" w:date="2023-01-24T23:39:00Z">
                <w:rPr>
                  <w:rFonts w:ascii="Cambria Math" w:hAnsi="Cambria Math"/>
                </w:rPr>
                <m:t>x</m:t>
              </w:ins>
            </m:r>
          </m:e>
        </m:d>
        <m:d>
          <m:dPr>
            <m:ctrlPr>
              <w:del w:id="1930" w:author="Bale,Cameron" w:date="2023-01-24T23:35:00Z">
                <w:rPr>
                  <w:rFonts w:ascii="Cambria Math" w:hAnsi="Cambria Math"/>
                  <w:i/>
                </w:rPr>
              </w:del>
            </m:ctrlPr>
          </m:dPr>
          <m:e>
            <m:r>
              <w:del w:id="1931" w:author="Bale,Cameron" w:date="2023-01-24T23:35:00Z">
                <m:rPr>
                  <m:sty m:val="b"/>
                </m:rPr>
                <w:rPr>
                  <w:rFonts w:ascii="Cambria Math" w:hAnsi="Cambria Math"/>
                </w:rPr>
                <m:t>A</m:t>
              </w:del>
            </m:r>
            <m:ctrlPr>
              <w:del w:id="1932" w:author="Bale,Cameron" w:date="2023-01-24T23:35:00Z">
                <w:rPr>
                  <w:rFonts w:ascii="Cambria Math" w:hAnsi="Cambria Math"/>
                  <w:b/>
                  <w:bCs/>
                  <w:iCs/>
                </w:rPr>
              </w:del>
            </m:ctrlPr>
          </m:e>
        </m:d>
        <m:r>
          <m:rPr>
            <m:sty m:val="b"/>
          </m:rPr>
          <w:rPr>
            <w:rFonts w:ascii="Cambria Math" w:hAnsi="Cambria Math"/>
          </w:rPr>
          <m:t>=</m:t>
        </m:r>
        <m:r>
          <w:ins w:id="1933" w:author="Bale,Cameron" w:date="2023-01-24T23:39:00Z">
            <m:rPr>
              <m:sty m:val="b"/>
            </m:rPr>
            <w:rPr>
              <w:rFonts w:ascii="Cambria Math" w:hAnsi="Cambria Math"/>
            </w:rPr>
            <m:t>x</m:t>
          </w:ins>
        </m:r>
        <m:r>
          <w:del w:id="1934" w:author="Bale,Cameron" w:date="2023-01-24T23:35:00Z">
            <m:rPr>
              <m:sty m:val="b"/>
            </m:rPr>
            <w:rPr>
              <w:rFonts w:ascii="Cambria Math" w:hAnsi="Cambria Math"/>
            </w:rPr>
            <m:t>A</m:t>
          </w:del>
        </m:r>
        <m:r>
          <m:rPr>
            <m:sty m:val="b"/>
          </m:rPr>
          <w:rPr>
            <w:rFonts w:ascii="Cambria Math" w:hAnsi="Cambria Math"/>
          </w:rPr>
          <m:t>+</m:t>
        </m:r>
        <m:r>
          <w:ins w:id="1935" w:author="Bale,Cameron" w:date="2023-01-24T23:35:00Z">
            <m:rPr>
              <m:sty m:val="b"/>
            </m:rPr>
            <w:rPr>
              <w:rFonts w:ascii="Cambria Math" w:hAnsi="Cambria Math"/>
            </w:rPr>
            <m:t>n</m:t>
          </w:ins>
        </m:r>
      </m:oMath>
      <w:ins w:id="1936" w:author="Bale,Cameron" w:date="2023-01-24T23:39:00Z">
        <w:r w:rsidR="006554BD">
          <w:rPr>
            <w:rFonts w:ascii="Cambria" w:eastAsiaTheme="minorEastAsia" w:hAnsi="Cambria"/>
            <w:b/>
          </w:rPr>
          <w:t xml:space="preserve"> </w:t>
        </w:r>
      </w:ins>
      <m:oMath>
        <m:r>
          <w:del w:id="1937" w:author="Bale,Cameron" w:date="2023-01-24T23:35:00Z">
            <m:rPr>
              <m:sty m:val="b"/>
            </m:rPr>
            <w:rPr>
              <w:rFonts w:ascii="Cambria Math" w:hAnsi="Cambria Math"/>
            </w:rPr>
            <m:t>N</m:t>
          </w:del>
        </m:r>
      </m:oMath>
      <w:del w:id="1938" w:author="Bale,Cameron" w:date="2023-01-24T23:35:00Z">
        <w:r w:rsidDel="006554BD">
          <w:rPr>
            <w:rFonts w:ascii="Cambria" w:eastAsiaTheme="minorEastAsia" w:hAnsi="Cambria"/>
            <w:b/>
            <w:bCs/>
            <w:iCs/>
          </w:rPr>
          <w:delText xml:space="preserve"> </w:delText>
        </w:r>
      </w:del>
      <w:r w:rsidRPr="001130FC">
        <w:rPr>
          <w:rFonts w:ascii="Cambria" w:hAnsi="Cambria"/>
          <w:iCs/>
        </w:rPr>
        <w:t>which</w:t>
      </w:r>
      <w:r w:rsidRPr="001726A5">
        <w:rPr>
          <w:rFonts w:ascii="Cambria" w:hAnsi="Cambria"/>
        </w:rPr>
        <w:t xml:space="preserve"> adds Laplace random noise</w:t>
      </w:r>
      <m:oMath>
        <m:r>
          <w:ins w:id="1939" w:author="Bale,Cameron" w:date="2023-01-24T23:35:00Z">
            <w:rPr>
              <w:rFonts w:ascii="Cambria Math" w:eastAsiaTheme="minorEastAsia" w:hAnsi="Cambria Math"/>
            </w:rPr>
            <m:t xml:space="preserve"> n</m:t>
          </w:ins>
        </m:r>
      </m:oMath>
      <w:ins w:id="1940" w:author="Bale,Cameron" w:date="2023-01-24T23:35:00Z">
        <w:r w:rsidR="006554BD">
          <w:rPr>
            <w:rFonts w:ascii="Cambria" w:eastAsiaTheme="minorEastAsia" w:hAnsi="Cambria"/>
          </w:rPr>
          <w:t xml:space="preserve"> </w:t>
        </w:r>
      </w:ins>
      <w:del w:id="1941" w:author="Bale,Cameron" w:date="2023-01-24T23:35:00Z">
        <w:r w:rsidRPr="001726A5" w:rsidDel="006554BD">
          <w:rPr>
            <w:rFonts w:ascii="Cambria" w:hAnsi="Cambria"/>
          </w:rPr>
          <w:delText xml:space="preserve"> </w:delText>
        </w:r>
      </w:del>
      <m:oMath>
        <m:r>
          <w:del w:id="1942" w:author="Bale,Cameron" w:date="2023-01-24T23:35:00Z">
            <m:rPr>
              <m:sty m:val="bi"/>
            </m:rPr>
            <w:rPr>
              <w:rFonts w:ascii="Cambria Math" w:hAnsi="Cambria Math"/>
            </w:rPr>
            <m:t>N</m:t>
          </w:del>
        </m:r>
      </m:oMath>
      <w:del w:id="1943" w:author="Bale,Cameron" w:date="2023-01-24T23:35:00Z">
        <w:r w:rsidDel="006554BD">
          <w:rPr>
            <w:rFonts w:ascii="Cambria" w:eastAsiaTheme="minorEastAsia" w:hAnsi="Cambria"/>
          </w:rPr>
          <w:delText xml:space="preserve"> </w:delText>
        </w:r>
      </w:del>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ins w:id="1944" w:author="Bale,Cameron" w:date="2023-01-24T23:36:00Z">
        <w:r w:rsidR="006554BD">
          <w:rPr>
            <w:rFonts w:ascii="Cambria" w:eastAsiaTheme="minorEastAsia" w:hAnsi="Cambria"/>
          </w:rPr>
          <w:t xml:space="preserve"> </w:t>
        </w:r>
      </w:ins>
      <m:oMath>
        <m:r>
          <w:ins w:id="1945" w:author="Bale,Cameron" w:date="2023-01-24T23:40:00Z">
            <w:rPr>
              <w:rFonts w:ascii="Cambria Math" w:eastAsiaTheme="minorEastAsia" w:hAnsi="Cambria Math"/>
            </w:rPr>
            <m:t>x</m:t>
          </w:ins>
        </m:r>
      </m:oMath>
      <w:ins w:id="1946" w:author="Bale,Cameron" w:date="2023-01-24T23:40:00Z">
        <w:r w:rsidR="006554BD">
          <w:rPr>
            <w:rFonts w:ascii="Cambria" w:eastAsiaTheme="minorEastAsia" w:hAnsi="Cambria"/>
          </w:rPr>
          <w:t xml:space="preserve"> </w:t>
        </w:r>
      </w:ins>
      <w:del w:id="1947" w:author="Bale,Cameron" w:date="2023-01-24T23:36:00Z">
        <w:r w:rsidRPr="001726A5" w:rsidDel="006554BD">
          <w:rPr>
            <w:rFonts w:ascii="Cambria" w:hAnsi="Cambria"/>
          </w:rPr>
          <w:delText xml:space="preserve"> </w:delText>
        </w:r>
      </w:del>
      <m:oMath>
        <m:r>
          <w:del w:id="1948" w:author="Bale,Cameron" w:date="2023-01-24T23:36:00Z">
            <m:rPr>
              <m:sty m:val="bi"/>
            </m:rPr>
            <w:rPr>
              <w:rFonts w:ascii="Cambria Math" w:hAnsi="Cambria Math"/>
            </w:rPr>
            <m:t>A</m:t>
          </w:del>
        </m:r>
      </m:oMath>
      <w:del w:id="1949" w:author="Bale,Cameron" w:date="2023-01-24T23:36:00Z">
        <w:r w:rsidDel="006554BD">
          <w:rPr>
            <w:rFonts w:ascii="Cambria" w:eastAsiaTheme="minorEastAsia" w:hAnsi="Cambria"/>
          </w:rPr>
          <w:delText xml:space="preserve"> </w:delText>
        </w:r>
      </w:del>
      <w:r>
        <w:rPr>
          <w:rFonts w:ascii="Cambria" w:eastAsiaTheme="minorEastAsia" w:hAnsi="Cambria"/>
        </w:rPr>
        <w:t>a</w:t>
      </w:r>
      <w:r w:rsidRPr="001726A5">
        <w:rPr>
          <w:rFonts w:ascii="Cambria" w:hAnsi="Cambria"/>
        </w:rPr>
        <w:t>nd</w:t>
      </w:r>
      <w:del w:id="1950" w:author="Bale,Cameron" w:date="2023-01-24T23:36:00Z">
        <w:r w:rsidDel="006554BD">
          <w:rPr>
            <w:rFonts w:ascii="Cambria" w:eastAsiaTheme="minorEastAsia" w:hAnsi="Cambria"/>
          </w:rPr>
          <w:delText xml:space="preserve"> </w:delText>
        </w:r>
      </w:del>
      <w:ins w:id="1951" w:author="Bale,Cameron" w:date="2023-01-24T23:36:00Z">
        <w:r w:rsidR="006554BD">
          <w:rPr>
            <w:rFonts w:ascii="Cambria" w:eastAsiaTheme="minorEastAsia" w:hAnsi="Cambria"/>
          </w:rPr>
          <w:t xml:space="preserve"> </w:t>
        </w:r>
      </w:ins>
      <m:oMath>
        <m:r>
          <w:ins w:id="1952" w:author="Bale,Cameron" w:date="2023-01-24T23:40:00Z">
            <w:rPr>
              <w:rFonts w:ascii="Cambria Math" w:eastAsiaTheme="minorEastAsia" w:hAnsi="Cambria Math"/>
            </w:rPr>
            <m:t>y,</m:t>
          </w:ins>
        </m:r>
      </m:oMath>
      <w:ins w:id="1953" w:author="Bale,Cameron" w:date="2023-01-24T23:40:00Z">
        <w:r w:rsidR="006554BD">
          <w:rPr>
            <w:rFonts w:ascii="Cambria" w:eastAsiaTheme="minorEastAsia" w:hAnsi="Cambria"/>
          </w:rPr>
          <w:t xml:space="preserve"> </w:t>
        </w:r>
      </w:ins>
      <m:oMath>
        <m:sSup>
          <m:sSupPr>
            <m:ctrlPr>
              <w:del w:id="1954" w:author="Bale,Cameron" w:date="2023-01-24T23:36:00Z">
                <w:rPr>
                  <w:rFonts w:ascii="Cambria Math" w:hAnsi="Cambria Math"/>
                  <w:i/>
                </w:rPr>
              </w:del>
            </m:ctrlPr>
          </m:sSupPr>
          <m:e>
            <m:r>
              <w:del w:id="1955" w:author="Bale,Cameron" w:date="2023-01-24T23:36:00Z">
                <m:rPr>
                  <m:sty m:val="bi"/>
                </m:rPr>
                <w:rPr>
                  <w:rFonts w:ascii="Cambria Math" w:hAnsi="Cambria Math"/>
                </w:rPr>
                <m:t>A</m:t>
              </w:del>
            </m:r>
          </m:e>
          <m:sup>
            <m:r>
              <w:del w:id="1956" w:author="Bale,Cameron" w:date="2023-01-24T23:36:00Z">
                <w:rPr>
                  <w:rFonts w:ascii="Cambria Math" w:hAnsi="Cambria Math"/>
                </w:rPr>
                <m:t>'</m:t>
              </w:del>
            </m:r>
          </m:sup>
        </m:sSup>
      </m:oMath>
      <w:del w:id="1957" w:author="Bale,Cameron" w:date="2023-01-24T23:40:00Z">
        <w:r w:rsidRPr="001726A5" w:rsidDel="006554BD">
          <w:rPr>
            <w:rFonts w:ascii="Cambria" w:hAnsi="Cambria"/>
          </w:rPr>
          <w:delText xml:space="preserve">, </w:delText>
        </w:r>
      </w:del>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ins w:id="1958" w:author="Bale,Cameron" w:date="2023-01-24T23:40:00Z">
                    <w:rPr>
                      <w:rFonts w:ascii="Cambria Math" w:hAnsi="Cambria Math"/>
                      <w:i/>
                    </w:rPr>
                  </w:ins>
                </m:ctrlPr>
              </m:dPr>
              <m:e>
                <m:d>
                  <m:dPr>
                    <m:begChr m:val="|"/>
                    <m:endChr m:val="|"/>
                    <m:ctrlPr>
                      <w:rPr>
                        <w:rFonts w:ascii="Cambria Math" w:hAnsi="Cambria Math"/>
                        <w:i/>
                      </w:rPr>
                    </m:ctrlPr>
                  </m:dPr>
                  <m:e>
                    <m:r>
                      <w:ins w:id="1959" w:author="Bale,Cameron" w:date="2023-01-24T23:40:00Z">
                        <w:rPr>
                          <w:rFonts w:ascii="Cambria Math" w:hAnsi="Cambria Math"/>
                        </w:rPr>
                        <m:t>x - y</m:t>
                      </w:ins>
                    </m:r>
                    <m:d>
                      <m:dPr>
                        <m:begChr m:val="|"/>
                        <m:endChr m:val="|"/>
                        <m:ctrlPr>
                          <w:del w:id="1960" w:author="Bale,Cameron" w:date="2023-01-24T23:40:00Z">
                            <w:rPr>
                              <w:rFonts w:ascii="Cambria Math" w:hAnsi="Cambria Math"/>
                              <w:i/>
                            </w:rPr>
                          </w:del>
                        </m:ctrlPr>
                      </m:dPr>
                      <m:e>
                        <m:r>
                          <w:del w:id="1961" w:author="Bale,Cameron" w:date="2023-01-24T23:36:00Z">
                            <w:rPr>
                              <w:rFonts w:ascii="Cambria Math" w:hAnsi="Cambria Math"/>
                            </w:rPr>
                            <m:t>A</m:t>
                          </w:del>
                        </m:r>
                        <m:r>
                          <w:del w:id="1962" w:author="Bale,Cameron" w:date="2023-01-24T23:40:00Z">
                            <w:rPr>
                              <w:rFonts w:ascii="Cambria Math" w:hAnsi="Cambria Math"/>
                            </w:rPr>
                            <m:t>-</m:t>
                          </w:del>
                        </m:r>
                        <m:sSup>
                          <m:sSupPr>
                            <m:ctrlPr>
                              <w:del w:id="1963" w:author="Bale,Cameron" w:date="2023-01-24T23:36:00Z">
                                <w:rPr>
                                  <w:rFonts w:ascii="Cambria Math" w:hAnsi="Cambria Math"/>
                                  <w:i/>
                                </w:rPr>
                              </w:del>
                            </m:ctrlPr>
                          </m:sSupPr>
                          <m:e>
                            <m:r>
                              <w:del w:id="1964" w:author="Bale,Cameron" w:date="2023-01-24T23:36:00Z">
                                <w:rPr>
                                  <w:rFonts w:ascii="Cambria Math" w:hAnsi="Cambria Math"/>
                                </w:rPr>
                                <m:t>A</m:t>
                              </w:del>
                            </m:r>
                          </m:e>
                          <m:sup>
                            <m:r>
                              <w:del w:id="1965" w:author="Bale,Cameron" w:date="2023-01-24T23:36:00Z">
                                <w:rPr>
                                  <w:rFonts w:ascii="Cambria Math" w:hAnsi="Cambria Math"/>
                                </w:rPr>
                                <m:t>'</m:t>
                              </w:del>
                            </m:r>
                          </m:sup>
                        </m:sSup>
                      </m:e>
                    </m:d>
                  </m:e>
                </m:d>
              </m:e>
            </m:d>
          </m:e>
          <m:sub>
            <m:r>
              <w:rPr>
                <w:rFonts w:ascii="Cambria Math" w:hAnsi="Cambria Math"/>
              </w:rPr>
              <m:t>1</m:t>
            </m:r>
          </m:sub>
        </m:sSub>
      </m:oMath>
      <w:r>
        <w:rPr>
          <w:rFonts w:ascii="Cambria" w:eastAsiaTheme="minorEastAsia" w:hAnsi="Cambria"/>
        </w:rPr>
        <w:t xml:space="preserve">. </w:t>
      </w:r>
      <w:r w:rsidRPr="001726A5">
        <w:rPr>
          <w:rFonts w:ascii="Cambria" w:hAnsi="Cambria"/>
        </w:rPr>
        <w:t>The mechanism</w:t>
      </w:r>
      <w:r>
        <w:rPr>
          <w:rFonts w:ascii="Cambria" w:hAnsi="Cambria"/>
        </w:rPr>
        <w:t xml:space="preserve"> </w:t>
      </w:r>
      <m:oMath>
        <m:r>
          <w:rPr>
            <w:rFonts w:ascii="Cambria Math" w:hAnsi="Cambria Math"/>
          </w:rPr>
          <w:lastRenderedPageBreak/>
          <m:t>M</m:t>
        </m:r>
      </m:oMath>
      <w:r>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ins w:id="1966" w:author="Bale,Cameron" w:date="2023-01-24T23:40:00Z">
        <w:r w:rsidR="006554BD">
          <w:rPr>
            <w:rFonts w:ascii="Cambria" w:eastAsiaTheme="minorEastAsia" w:hAnsi="Cambria"/>
          </w:rPr>
          <w:t xml:space="preserve"> </w:t>
        </w:r>
      </w:ins>
      <m:oMath>
        <m:r>
          <w:ins w:id="1967" w:author="Bale,Cameron" w:date="2023-01-24T23:41:00Z">
            <w:rPr>
              <w:rFonts w:ascii="Cambria Math" w:eastAsiaTheme="minorEastAsia" w:hAnsi="Cambria Math"/>
            </w:rPr>
            <m:t>z</m:t>
          </w:ins>
        </m:r>
      </m:oMath>
      <w:ins w:id="1968" w:author="Bale,Cameron" w:date="2023-01-24T23:41:00Z">
        <w:r w:rsidR="006554BD">
          <w:rPr>
            <w:rFonts w:ascii="Cambria" w:eastAsiaTheme="minorEastAsia" w:hAnsi="Cambria"/>
          </w:rPr>
          <w:t xml:space="preserve"> </w:t>
        </w:r>
      </w:ins>
      <w:del w:id="1969" w:author="Bale,Cameron" w:date="2023-01-24T23:37:00Z">
        <w:r w:rsidDel="006554BD">
          <w:rPr>
            <w:rFonts w:ascii="Cambria" w:hAnsi="Cambria"/>
          </w:rPr>
          <w:delText xml:space="preserve"> </w:delText>
        </w:r>
      </w:del>
      <m:oMath>
        <m:r>
          <w:del w:id="1970" w:author="Bale,Cameron" w:date="2023-01-24T23:37:00Z">
            <m:rPr>
              <m:sty m:val="bi"/>
            </m:rPr>
            <w:rPr>
              <w:rFonts w:ascii="Cambria Math" w:hAnsi="Cambria Math"/>
            </w:rPr>
            <m:t>t</m:t>
          </w:del>
        </m:r>
      </m:oMath>
      <w:del w:id="1971" w:author="Bale,Cameron" w:date="2023-01-24T23:37:00Z">
        <w:r w:rsidDel="006554BD">
          <w:rPr>
            <w:rFonts w:ascii="Cambria" w:eastAsiaTheme="minorEastAsia" w:hAnsi="Cambria"/>
          </w:rPr>
          <w:delText xml:space="preserve"> </w:delText>
        </w:r>
      </w:del>
      <w:r w:rsidRPr="001726A5">
        <w:rPr>
          <w:rFonts w:ascii="Cambria" w:hAnsi="Cambria"/>
        </w:rPr>
        <w:t xml:space="preserve">of </w:t>
      </w:r>
      <m:oMath>
        <m:r>
          <w:rPr>
            <w:rFonts w:ascii="Cambria Math" w:hAnsi="Cambria Math"/>
          </w:rPr>
          <m:t>M</m:t>
        </m:r>
      </m:oMath>
      <w:r>
        <w:rPr>
          <w:rFonts w:ascii="Cambria" w:eastAsiaTheme="minorEastAsia" w:hAnsi="Cambria"/>
        </w:rPr>
        <w:t xml:space="preserve"> </w:t>
      </w:r>
      <w:r w:rsidRPr="001726A5">
        <w:rPr>
          <w:rFonts w:ascii="Cambria" w:hAnsi="Cambria"/>
        </w:rPr>
        <w:t xml:space="preserve">and every pair of </w:t>
      </w:r>
      <w:proofErr w:type="spellStart"/>
      <w:r w:rsidRPr="001726A5">
        <w:rPr>
          <w:rFonts w:ascii="Cambria" w:hAnsi="Cambria"/>
        </w:rPr>
        <w:t>serie</w:t>
      </w:r>
      <w:proofErr w:type="spellEnd"/>
      <m:oMath>
        <m:r>
          <w:ins w:id="1972" w:author="Bale,Cameron" w:date="2023-01-24T23:41:00Z">
            <w:rPr>
              <w:rFonts w:ascii="Cambria Math" w:eastAsiaTheme="minorEastAsia" w:hAnsi="Cambria Math"/>
            </w:rPr>
            <m:t>s x</m:t>
          </w:ins>
        </m:r>
      </m:oMath>
      <w:ins w:id="1973" w:author="Bale,Cameron" w:date="2023-01-24T23:41:00Z">
        <w:r w:rsidR="006554BD">
          <w:rPr>
            <w:rFonts w:ascii="Cambria" w:eastAsiaTheme="minorEastAsia" w:hAnsi="Cambria"/>
          </w:rPr>
          <w:t xml:space="preserve"> and </w:t>
        </w:r>
      </w:ins>
      <m:oMath>
        <m:r>
          <w:ins w:id="1974" w:author="Bale,Cameron" w:date="2023-01-24T23:41:00Z">
            <w:rPr>
              <w:rFonts w:ascii="Cambria Math" w:eastAsiaTheme="minorEastAsia" w:hAnsi="Cambria Math"/>
            </w:rPr>
            <m:t>y</m:t>
          </w:ins>
        </m:r>
      </m:oMath>
      <w:del w:id="1975" w:author="Bale,Cameron" w:date="2023-01-24T23:41:00Z">
        <w:r w:rsidRPr="001726A5" w:rsidDel="006554BD">
          <w:rPr>
            <w:rFonts w:ascii="Cambria" w:hAnsi="Cambria"/>
          </w:rPr>
          <w:delText>s</w:delText>
        </w:r>
        <w:r w:rsidDel="006554BD">
          <w:rPr>
            <w:rFonts w:ascii="Cambria" w:hAnsi="Cambria"/>
          </w:rPr>
          <w:delText xml:space="preserve"> </w:delText>
        </w:r>
      </w:del>
      <m:oMath>
        <m:r>
          <w:del w:id="1976" w:author="Bale,Cameron" w:date="2023-01-24T23:41:00Z">
            <m:rPr>
              <m:sty m:val="bi"/>
            </m:rPr>
            <w:rPr>
              <w:rFonts w:ascii="Cambria Math" w:hAnsi="Cambria Math"/>
            </w:rPr>
            <m:t>A</m:t>
          </w:del>
        </m:r>
      </m:oMath>
      <w:del w:id="1977" w:author="Bale,Cameron" w:date="2023-01-24T23:41:00Z">
        <w:r w:rsidDel="006554BD">
          <w:rPr>
            <w:rFonts w:ascii="Cambria" w:eastAsiaTheme="minorEastAsia" w:hAnsi="Cambria"/>
          </w:rPr>
          <w:delText xml:space="preserve"> </w:delText>
        </w:r>
        <w:r w:rsidRPr="001726A5" w:rsidDel="006554BD">
          <w:rPr>
            <w:rFonts w:ascii="Cambria" w:hAnsi="Cambria"/>
          </w:rPr>
          <w:delText>and</w:delText>
        </w:r>
        <w:r w:rsidDel="006554BD">
          <w:rPr>
            <w:rFonts w:ascii="Cambria" w:eastAsiaTheme="minorEastAsia" w:hAnsi="Cambria"/>
          </w:rPr>
          <w:delText xml:space="preserve"> </w:delText>
        </w:r>
      </w:del>
      <m:oMath>
        <m:sSup>
          <m:sSupPr>
            <m:ctrlPr>
              <w:del w:id="1978" w:author="Bale,Cameron" w:date="2023-01-24T23:41:00Z">
                <w:rPr>
                  <w:rFonts w:ascii="Cambria Math" w:hAnsi="Cambria Math"/>
                  <w:i/>
                </w:rPr>
              </w:del>
            </m:ctrlPr>
          </m:sSupPr>
          <m:e>
            <m:r>
              <w:del w:id="1979" w:author="Bale,Cameron" w:date="2023-01-24T23:41:00Z">
                <m:rPr>
                  <m:sty m:val="bi"/>
                </m:rPr>
                <w:rPr>
                  <w:rFonts w:ascii="Cambria Math" w:hAnsi="Cambria Math"/>
                </w:rPr>
                <m:t>A</m:t>
              </w:del>
            </m:r>
          </m:e>
          <m:sup>
            <m:r>
              <w:del w:id="1980" w:author="Bale,Cameron" w:date="2023-01-24T23:41:00Z">
                <w:rPr>
                  <w:rFonts w:ascii="Cambria Math" w:hAnsi="Cambria Math"/>
                </w:rPr>
                <m:t>'</m:t>
              </w:del>
            </m:r>
          </m:sup>
        </m:sSup>
      </m:oMath>
      <w:r w:rsidRPr="001726A5">
        <w:rPr>
          <w:rFonts w:ascii="Cambria" w:hAnsi="Cambria"/>
        </w:rPr>
        <w:t>,</w:t>
      </w:r>
    </w:p>
    <w:p w14:paraId="03FA4FBB" w14:textId="77777777" w:rsidR="00B14387" w:rsidRDefault="00B14387" w:rsidP="00B14387">
      <w:pPr>
        <w:rPr>
          <w:rFonts w:ascii="Cambria" w:hAnsi="Cambria"/>
        </w:rPr>
      </w:pPr>
    </w:p>
    <w:p w14:paraId="34D17507" w14:textId="5D7EFA7D" w:rsidR="00B14387" w:rsidRPr="006554BD" w:rsidRDefault="00B14387" w:rsidP="006554B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ins w:id="1981" w:author="Bale,Cameron" w:date="2023-01-24T23:41:00Z">
                    <m:rPr>
                      <m:sty m:val="bi"/>
                    </m:rPr>
                    <w:rPr>
                      <w:rFonts w:ascii="Cambria Math" w:eastAsiaTheme="minorEastAsia" w:hAnsi="Cambria Math"/>
                    </w:rPr>
                    <m:t>x</m:t>
                  </w:ins>
                </m:r>
                <m:r>
                  <w:del w:id="1982" w:author="Bale,Cameron" w:date="2023-01-24T23:41:00Z">
                    <m:rPr>
                      <m:sty m:val="bi"/>
                    </m:rPr>
                    <w:rPr>
                      <w:rFonts w:ascii="Cambria Math" w:eastAsiaTheme="minorEastAsia" w:hAnsi="Cambria Math"/>
                    </w:rPr>
                    <m:t>A</m:t>
                  </w:del>
                </m:r>
              </m:e>
            </m:d>
            <m:r>
              <w:rPr>
                <w:rFonts w:ascii="Cambria Math" w:eastAsiaTheme="minorEastAsia" w:hAnsi="Cambria Math"/>
              </w:rPr>
              <m:t>=</m:t>
            </m:r>
            <m:r>
              <w:ins w:id="1983" w:author="Bale,Cameron" w:date="2023-01-24T23:41:00Z">
                <m:rPr>
                  <m:sty m:val="bi"/>
                </m:rPr>
                <w:rPr>
                  <w:rFonts w:ascii="Cambria Math" w:eastAsiaTheme="minorEastAsia" w:hAnsi="Cambria Math"/>
                </w:rPr>
                <m:t>z</m:t>
              </w:ins>
            </m:r>
            <m:r>
              <w:del w:id="1984" w:author="Bale,Cameron" w:date="2023-01-24T23:41:00Z">
                <m:rPr>
                  <m:sty m:val="bi"/>
                </m:rPr>
                <w:rPr>
                  <w:rFonts w:ascii="Cambria Math" w:eastAsiaTheme="minorEastAsia" w:hAnsi="Cambria Math"/>
                </w:rPr>
                <m:t>t</m:t>
              </w:del>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ins w:id="1985" w:author="Bale,Cameron" w:date="2023-01-24T23:41:00Z">
                    <w:rPr>
                      <w:rFonts w:ascii="Cambria Math" w:eastAsiaTheme="minorEastAsia" w:hAnsi="Cambria Math"/>
                    </w:rPr>
                    <m:t>y</m:t>
                  </w:ins>
                </m:r>
                <m:sSup>
                  <m:sSupPr>
                    <m:ctrlPr>
                      <w:del w:id="1986" w:author="Bale,Cameron" w:date="2023-01-24T23:41:00Z">
                        <w:rPr>
                          <w:rFonts w:ascii="Cambria Math" w:eastAsiaTheme="minorEastAsia" w:hAnsi="Cambria Math"/>
                          <w:i/>
                        </w:rPr>
                      </w:del>
                    </m:ctrlPr>
                  </m:sSupPr>
                  <m:e>
                    <m:r>
                      <w:del w:id="1987" w:author="Bale,Cameron" w:date="2023-01-24T23:41:00Z">
                        <m:rPr>
                          <m:sty m:val="bi"/>
                        </m:rPr>
                        <w:rPr>
                          <w:rFonts w:ascii="Cambria Math" w:eastAsiaTheme="minorEastAsia" w:hAnsi="Cambria Math"/>
                        </w:rPr>
                        <m:t>A</m:t>
                      </w:del>
                    </m:r>
                  </m:e>
                  <m:sup>
                    <m:r>
                      <w:del w:id="1988" w:author="Bale,Cameron" w:date="2023-01-24T23:41:00Z">
                        <w:rPr>
                          <w:rFonts w:ascii="Cambria Math" w:eastAsiaTheme="minorEastAsia" w:hAnsi="Cambria Math"/>
                        </w:rPr>
                        <m:t>'</m:t>
                      </w:del>
                    </m:r>
                  </m:sup>
                </m:sSup>
              </m:e>
            </m:d>
            <m:r>
              <w:rPr>
                <w:rFonts w:ascii="Cambria Math" w:eastAsiaTheme="minorEastAsia" w:hAnsi="Cambria Math"/>
              </w:rPr>
              <m:t>=</m:t>
            </m:r>
            <m:r>
              <w:ins w:id="1989" w:author="Bale,Cameron" w:date="2023-01-24T23:41:00Z">
                <m:rPr>
                  <m:sty m:val="bi"/>
                </m:rPr>
                <w:rPr>
                  <w:rFonts w:ascii="Cambria Math" w:eastAsiaTheme="minorEastAsia" w:hAnsi="Cambria Math"/>
                </w:rPr>
                <m:t>z</m:t>
              </w:ins>
            </m:r>
            <m:r>
              <w:del w:id="1990" w:author="Bale,Cameron" w:date="2023-01-24T23:41:00Z">
                <m:rPr>
                  <m:sty m:val="bi"/>
                </m:rPr>
                <w:rPr>
                  <w:rFonts w:ascii="Cambria Math" w:eastAsiaTheme="minorEastAsia" w:hAnsi="Cambria Math"/>
                </w:rPr>
                <m:t>t</m:t>
              </w:del>
            </m:r>
          </m:e>
        </m:d>
      </m:oMath>
      <w:r>
        <w:rPr>
          <w:rFonts w:ascii="Cambria" w:eastAsiaTheme="minorEastAsia" w:hAnsi="Cambria"/>
        </w:rPr>
        <w:t>.</w:t>
      </w:r>
    </w:p>
    <w:p w14:paraId="6994CDED" w14:textId="3CCE5AFA" w:rsidR="004A3498" w:rsidDel="003F63E5" w:rsidRDefault="004A3498" w:rsidP="00E055BE">
      <w:pPr>
        <w:rPr>
          <w:del w:id="1991" w:author="Bale,Cameron" w:date="2023-01-24T23:47:00Z"/>
          <w:rFonts w:ascii="Cambria" w:eastAsiaTheme="minorEastAsia" w:hAnsi="Cambria"/>
        </w:rPr>
      </w:pP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73A9BD6D" w:rsidR="00436C56" w:rsidRPr="00CA5651" w:rsidRDefault="00E055BE" w:rsidP="00E055BE">
      <w:pPr>
        <w:rPr>
          <w:rFonts w:ascii="Cambria" w:eastAsiaTheme="minorEastAsia" w:hAnsi="Cambria"/>
        </w:rPr>
      </w:pPr>
      <w:r>
        <w:rPr>
          <w:rFonts w:ascii="Cambria" w:eastAsiaTheme="minorEastAsia" w:hAnsi="Cambria"/>
        </w:rPr>
        <w:t>Additive noise protection is achieved by adding a normal</w:t>
      </w:r>
      <w:ins w:id="1992" w:author="Bale,Cameron" w:date="2023-01-24T23:42:00Z">
        <w:r w:rsidR="00CA5651">
          <w:rPr>
            <w:rFonts w:ascii="Cambria" w:eastAsiaTheme="minorEastAsia" w:hAnsi="Cambria"/>
          </w:rPr>
          <w:t>ly distributed</w:t>
        </w:r>
      </w:ins>
      <w:r>
        <w:rPr>
          <w:rFonts w:ascii="Cambria" w:eastAsiaTheme="minorEastAsia" w:hAnsi="Cambria"/>
        </w:rPr>
        <w:t xml:space="preserve">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w:t>
      </w:r>
      <w:r w:rsidR="00BF4136">
        <w:rPr>
          <w:rFonts w:ascii="Cambria" w:eastAsiaTheme="minorEastAsia" w:hAnsi="Cambria"/>
        </w:rPr>
        <w:t>v</w:t>
      </w:r>
      <w:r>
        <w:rPr>
          <w:rFonts w:ascii="Cambria" w:eastAsiaTheme="minorEastAsia" w:hAnsi="Cambria"/>
        </w:rPr>
        <w:t>alue in a time series</w:t>
      </w:r>
      <w:del w:id="1993" w:author="Bale,Cameron" w:date="2023-01-24T23:42:00Z">
        <w:r w:rsidDel="00CA5651">
          <w:rPr>
            <w:rFonts w:ascii="Cambria" w:eastAsiaTheme="minorEastAsia" w:hAnsi="Cambria"/>
          </w:rPr>
          <w:delText xml:space="preserve"> </w:delText>
        </w:r>
      </w:del>
      <w:ins w:id="1994" w:author="Bale,Cameron" w:date="2023-01-24T23:42:00Z">
        <w:r w:rsidR="00CA5651">
          <w:rPr>
            <w:rFonts w:ascii="Cambria" w:eastAsiaTheme="minorEastAsia" w:hAnsi="Cambria"/>
          </w:rPr>
          <w:t xml:space="preserve"> </w:t>
        </w:r>
      </w:ins>
      <m:oMath>
        <m:r>
          <w:ins w:id="1995" w:author="Bale,Cameron" w:date="2023-01-24T23:42:00Z">
            <w:rPr>
              <w:rFonts w:ascii="Cambria Math" w:eastAsiaTheme="minorEastAsia" w:hAnsi="Cambria Math"/>
            </w:rPr>
            <m:t>x</m:t>
          </w:ins>
        </m:r>
        <m:sSub>
          <m:sSubPr>
            <m:ctrlPr>
              <w:del w:id="1996" w:author="Bale,Cameron" w:date="2023-01-24T23:42:00Z">
                <w:rPr>
                  <w:rFonts w:ascii="Cambria Math" w:eastAsiaTheme="minorEastAsia" w:hAnsi="Cambria Math"/>
                  <w:i/>
                </w:rPr>
              </w:del>
            </m:ctrlPr>
          </m:sSubPr>
          <m:e>
            <m:r>
              <w:del w:id="1997" w:author="Bale,Cameron" w:date="2023-01-24T23:42:00Z">
                <w:rPr>
                  <w:rFonts w:ascii="Cambria Math" w:eastAsiaTheme="minorEastAsia" w:hAnsi="Cambria Math"/>
                </w:rPr>
                <m:t>x</m:t>
              </w:del>
            </m:r>
          </m:e>
          <m:sub>
            <m:r>
              <w:del w:id="1998" w:author="Bale,Cameron" w:date="2023-01-24T23:42:00Z">
                <w:rPr>
                  <w:rFonts w:ascii="Cambria Math" w:eastAsiaTheme="minorEastAsia" w:hAnsi="Cambria Math"/>
                </w:rPr>
                <m:t>j</m:t>
              </w:del>
            </m:r>
          </m:sub>
        </m:sSub>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del w:id="1999" w:author="Bale,Cameron" w:date="2023-01-24T23:43:00Z">
                <w:rPr>
                  <w:rFonts w:ascii="Cambria Math" w:eastAsiaTheme="minorEastAsia" w:hAnsi="Cambria Math"/>
                </w:rPr>
                <m:t>j,</m:t>
              </w:del>
            </m:r>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del w:id="2000" w:author="Bale,Cameron" w:date="2023-01-24T23:43:00Z">
                <w:rPr>
                  <w:rFonts w:ascii="Cambria Math" w:eastAsiaTheme="minorEastAsia" w:hAnsi="Cambria Math"/>
                </w:rPr>
                <m:t>j,</m:t>
              </w:del>
            </m:r>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ins w:id="2001" w:author="Bale,Cameron" w:date="2023-01-24T23:43:00Z">
                                <w:rPr>
                                  <w:rFonts w:ascii="Cambria Math" w:eastAsiaTheme="minorEastAsia" w:hAnsi="Cambria Math"/>
                                </w:rPr>
                                <m:t>x</m:t>
                              </w:ins>
                            </m:r>
                            <m:sSub>
                              <m:sSubPr>
                                <m:ctrlPr>
                                  <w:del w:id="2002" w:author="Bale,Cameron" w:date="2023-01-24T23:43:00Z">
                                    <w:rPr>
                                      <w:rFonts w:ascii="Cambria Math" w:eastAsiaTheme="minorEastAsia" w:hAnsi="Cambria Math"/>
                                      <w:i/>
                                    </w:rPr>
                                  </w:del>
                                </m:ctrlPr>
                              </m:sSubPr>
                              <m:e>
                                <m:r>
                                  <w:del w:id="2003" w:author="Bale,Cameron" w:date="2023-01-24T23:43:00Z">
                                    <w:rPr>
                                      <w:rFonts w:ascii="Cambria Math" w:eastAsiaTheme="minorEastAsia" w:hAnsi="Cambria Math"/>
                                    </w:rPr>
                                    <m:t>x</m:t>
                                  </w:del>
                                </m:r>
                              </m:e>
                              <m:sub>
                                <m:r>
                                  <w:del w:id="2004" w:author="Bale,Cameron" w:date="2023-01-24T23:43:00Z">
                                    <w:rPr>
                                      <w:rFonts w:ascii="Cambria Math" w:eastAsiaTheme="minorEastAsia" w:hAnsi="Cambria Math"/>
                                    </w:rPr>
                                    <m:t>j</m:t>
                                  </w:del>
                                </m:r>
                              </m:sub>
                            </m:sSub>
                            <m:r>
                              <w:rPr>
                                <w:rFonts w:ascii="Cambria Math" w:eastAsiaTheme="minorEastAsia" w:hAnsi="Cambria Math"/>
                              </w:rPr>
                              <m:t>-E</m:t>
                            </m:r>
                            <m:d>
                              <m:dPr>
                                <m:begChr m:val="["/>
                                <m:endChr m:val="]"/>
                                <m:ctrlPr>
                                  <w:rPr>
                                    <w:rFonts w:ascii="Cambria Math" w:eastAsiaTheme="minorEastAsia" w:hAnsi="Cambria Math"/>
                                    <w:i/>
                                  </w:rPr>
                                </m:ctrlPr>
                              </m:dPr>
                              <m:e>
                                <m:r>
                                  <w:ins w:id="2005" w:author="Bale,Cameron" w:date="2023-01-24T23:43:00Z">
                                    <w:rPr>
                                      <w:rFonts w:ascii="Cambria Math" w:eastAsiaTheme="minorEastAsia" w:hAnsi="Cambria Math"/>
                                    </w:rPr>
                                    <m:t>x</m:t>
                                  </w:ins>
                                </m:r>
                                <m:sSub>
                                  <m:sSubPr>
                                    <m:ctrlPr>
                                      <w:del w:id="2006" w:author="Bale,Cameron" w:date="2023-01-24T23:43:00Z">
                                        <w:rPr>
                                          <w:rFonts w:ascii="Cambria Math" w:eastAsiaTheme="minorEastAsia" w:hAnsi="Cambria Math"/>
                                          <w:i/>
                                        </w:rPr>
                                      </w:del>
                                    </m:ctrlPr>
                                  </m:sSubPr>
                                  <m:e>
                                    <m:r>
                                      <w:del w:id="2007" w:author="Bale,Cameron" w:date="2023-01-24T23:43:00Z">
                                        <w:rPr>
                                          <w:rFonts w:ascii="Cambria Math" w:eastAsiaTheme="minorEastAsia" w:hAnsi="Cambria Math"/>
                                        </w:rPr>
                                        <m:t>x</m:t>
                                      </w:del>
                                    </m:r>
                                  </m:e>
                                  <m:sub>
                                    <m:r>
                                      <w:del w:id="2008" w:author="Bale,Cameron" w:date="2023-01-24T23:43:00Z">
                                        <w:rPr>
                                          <w:rFonts w:ascii="Cambria Math" w:eastAsiaTheme="minorEastAsia" w:hAnsi="Cambria Math"/>
                                        </w:rPr>
                                        <m:t>j</m:t>
                                      </w:del>
                                    </m:r>
                                  </m:sub>
                                </m:sSub>
                              </m:e>
                            </m:d>
                          </m:e>
                        </m:d>
                      </m:e>
                      <m:sup>
                        <m:r>
                          <w:rPr>
                            <w:rFonts w:ascii="Cambria Math" w:eastAsiaTheme="minorEastAsia" w:hAnsi="Cambria Math"/>
                          </w:rPr>
                          <m:t>2</m:t>
                        </m:r>
                      </m:sup>
                    </m:sSup>
                  </m:e>
                </m:d>
              </m:e>
            </m:d>
          </m:e>
        </m:rad>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r>
          <w:ins w:id="2009" w:author="Bale,Cameron" w:date="2023-01-24T23:43:00Z">
            <w:rPr>
              <w:rFonts w:ascii="Cambria Math" w:eastAsiaTheme="minorEastAsia" w:hAnsi="Cambria Math"/>
            </w:rPr>
            <m:t>x</m:t>
          </w:ins>
        </m:r>
      </m:oMath>
      <w:ins w:id="2010" w:author="Bale,Cameron" w:date="2023-01-24T23:44:00Z">
        <w:r w:rsidR="00CA5651">
          <w:rPr>
            <w:rFonts w:ascii="Cambria" w:eastAsiaTheme="minorEastAsia" w:hAnsi="Cambria"/>
          </w:rPr>
          <w:t xml:space="preserve"> </w:t>
        </w:r>
      </w:ins>
      <m:oMath>
        <m:sSub>
          <m:sSubPr>
            <m:ctrlPr>
              <w:del w:id="2011" w:author="Bale,Cameron" w:date="2023-01-24T23:43:00Z">
                <w:rPr>
                  <w:rFonts w:ascii="Cambria Math" w:eastAsiaTheme="minorEastAsia" w:hAnsi="Cambria Math"/>
                  <w:i/>
                </w:rPr>
              </w:del>
            </m:ctrlPr>
          </m:sSubPr>
          <m:e>
            <m:r>
              <w:del w:id="2012" w:author="Bale,Cameron" w:date="2023-01-24T23:43:00Z">
                <w:rPr>
                  <w:rFonts w:ascii="Cambria Math" w:eastAsiaTheme="minorEastAsia" w:hAnsi="Cambria Math"/>
                </w:rPr>
                <m:t>x</m:t>
              </w:del>
            </m:r>
          </m:e>
          <m:sub>
            <m:r>
              <w:del w:id="2013" w:author="Bale,Cameron" w:date="2023-01-24T23:43:00Z">
                <w:rPr>
                  <w:rFonts w:ascii="Cambria Math" w:eastAsiaTheme="minorEastAsia" w:hAnsi="Cambria Math"/>
                </w:rPr>
                <m:t>j</m:t>
              </w:del>
            </m:r>
          </m:sub>
        </m:sSub>
      </m:oMath>
      <w:del w:id="2014" w:author="Bale,Cameron" w:date="2023-01-24T23:43:00Z">
        <w:r w:rsidDel="00CA5651">
          <w:rPr>
            <w:rFonts w:ascii="Cambria" w:eastAsiaTheme="minorEastAsia" w:hAnsi="Cambria"/>
          </w:rPr>
          <w:delText xml:space="preserve"> </w:delText>
        </w:r>
      </w:del>
      <w:r>
        <w:rPr>
          <w:rFonts w:ascii="Cambria" w:eastAsiaTheme="minorEastAsia" w:hAnsi="Cambria"/>
        </w:rPr>
        <w:t xml:space="preserve">that define the standard deviation of the sampling distribution of </w:t>
      </w:r>
      <m:oMath>
        <m:r>
          <w:rPr>
            <w:rFonts w:ascii="Cambria Math" w:eastAsiaTheme="minorEastAsia" w:hAnsi="Cambria Math"/>
          </w:rPr>
          <m:t>r</m:t>
        </m:r>
      </m:oMath>
      <w:r>
        <w:rPr>
          <w:rFonts w:ascii="Cambria" w:eastAsiaTheme="minorEastAsia" w:hAnsi="Cambria"/>
        </w:rPr>
        <w:t>.</w:t>
      </w:r>
    </w:p>
    <w:p w14:paraId="127F59AD" w14:textId="1BCBFD4D" w:rsidR="00EF40B0" w:rsidRDefault="00EF40B0" w:rsidP="00BE6368">
      <w:pPr>
        <w:tabs>
          <w:tab w:val="left" w:pos="1027"/>
        </w:tabs>
        <w:rPr>
          <w:rFonts w:ascii="Cambria" w:eastAsiaTheme="minorEastAsia" w:hAnsi="Cambria"/>
          <w:i/>
          <w:iCs/>
        </w:rPr>
      </w:pPr>
    </w:p>
    <w:p w14:paraId="7BC13295" w14:textId="5A58584A" w:rsidR="00EF40B0" w:rsidRPr="00134519"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29FF2C16" w14:textId="7CB8FF7B" w:rsidR="00BE6368" w:rsidRDefault="00BE6368" w:rsidP="00BE6368">
      <w:pPr>
        <w:tabs>
          <w:tab w:val="left" w:pos="1027"/>
        </w:tabs>
        <w:rPr>
          <w:ins w:id="2015" w:author="Bale,Cameron" w:date="2023-01-24T23:44:00Z"/>
          <w:rFonts w:ascii="Cambria" w:eastAsiaTheme="minorEastAsia" w:hAnsi="Cambria"/>
        </w:rPr>
      </w:pPr>
    </w:p>
    <w:p w14:paraId="602E0DEA" w14:textId="1C7FE068" w:rsidR="00CA5651" w:rsidDel="00CA5651" w:rsidRDefault="00CA5651" w:rsidP="00BE6368">
      <w:pPr>
        <w:tabs>
          <w:tab w:val="left" w:pos="1027"/>
        </w:tabs>
        <w:rPr>
          <w:del w:id="2016" w:author="Bale,Cameron" w:date="2023-01-24T23:44:00Z"/>
          <w:rFonts w:ascii="Cambria" w:eastAsiaTheme="minorEastAsia" w:hAnsi="Cambria"/>
        </w:rPr>
      </w:pPr>
      <w:ins w:id="2017" w:author="Bale,Cameron" w:date="2023-01-24T23:44:00Z">
        <w:r>
          <w:rPr>
            <w:rFonts w:ascii="Cambria" w:eastAsiaTheme="minorEastAsia" w:hAnsi="Cambria"/>
          </w:rPr>
          <w:t>We use the nine features described in Section 4.3 as the basis for k-</w:t>
        </w:r>
        <w:proofErr w:type="spellStart"/>
        <w:r>
          <w:rPr>
            <w:rFonts w:ascii="Cambria" w:eastAsiaTheme="minorEastAsia" w:hAnsi="Cambria"/>
          </w:rPr>
          <w:t>nTS</w:t>
        </w:r>
        <w:proofErr w:type="spellEnd"/>
        <w:r>
          <w:rPr>
            <w:rFonts w:ascii="Cambria" w:eastAsiaTheme="minorEastAsia" w:hAnsi="Cambria"/>
          </w:rPr>
          <w:t xml:space="preserve">. </w:t>
        </w:r>
      </w:ins>
    </w:p>
    <w:p w14:paraId="356315B4" w14:textId="13CD7E71" w:rsidR="00AE68A4" w:rsidRPr="00AE68A4" w:rsidRDefault="00EF40B0" w:rsidP="00BE6368">
      <w:pPr>
        <w:tabs>
          <w:tab w:val="left" w:pos="1027"/>
        </w:tabs>
        <w:rPr>
          <w:rFonts w:ascii="Cambria" w:eastAsiaTheme="minorEastAsia" w:hAnsi="Cambria"/>
        </w:rPr>
      </w:pPr>
      <w:del w:id="2018" w:author="Bale,Cameron" w:date="2023-01-24T23:44:00Z">
        <w:r w:rsidDel="00CA5651">
          <w:rPr>
            <w:rFonts w:ascii="Cambria" w:eastAsiaTheme="minorEastAsia" w:hAnsi="Cambria"/>
          </w:rPr>
          <w:delText xml:space="preserve">For </w:delText>
        </w:r>
        <w:r w:rsidDel="00CA5651">
          <w:rPr>
            <w:rFonts w:ascii="Cambria" w:eastAsiaTheme="minorEastAsia" w:hAnsi="Cambria"/>
            <w:i/>
            <w:iCs/>
          </w:rPr>
          <w:delText>k</w:delText>
        </w:r>
        <w:r w:rsidDel="00CA5651">
          <w:rPr>
            <w:rFonts w:ascii="Cambria" w:eastAsiaTheme="minorEastAsia" w:hAnsi="Cambria"/>
          </w:rPr>
          <w:delText>-nTS, the distance between time series is calculated using the nine features described in Section 4.3.</w:delText>
        </w:r>
        <w:r w:rsidR="00026A99" w:rsidDel="00CA5651">
          <w:rPr>
            <w:rFonts w:ascii="Cambria" w:eastAsiaTheme="minorEastAsia" w:hAnsi="Cambria"/>
          </w:rPr>
          <w:delText xml:space="preserve"> </w:delText>
        </w:r>
      </w:del>
      <w:r w:rsidR="00BE6368">
        <w:rPr>
          <w:rFonts w:ascii="Cambria" w:eastAsiaTheme="minorEastAsia" w:hAnsi="Cambria"/>
        </w:rPr>
        <w:t xml:space="preserve">To perform feature selection for </w:t>
      </w:r>
      <w:r w:rsidR="00BE6368">
        <w:rPr>
          <w:rFonts w:ascii="Cambria" w:eastAsiaTheme="minorEastAsia" w:hAnsi="Cambria"/>
          <w:i/>
          <w:iCs/>
        </w:rPr>
        <w:t>k</w:t>
      </w:r>
      <w:r w:rsidR="00BE6368">
        <w:rPr>
          <w:rFonts w:ascii="Cambria" w:eastAsiaTheme="minorEastAsia" w:hAnsi="Cambria"/>
        </w:rPr>
        <w:t>-</w:t>
      </w:r>
      <w:proofErr w:type="spellStart"/>
      <w:r w:rsidR="00BE6368">
        <w:rPr>
          <w:rFonts w:ascii="Cambria" w:eastAsiaTheme="minorEastAsia" w:hAnsi="Cambria"/>
        </w:rPr>
        <w:t>nTS</w:t>
      </w:r>
      <w:proofErr w:type="spellEnd"/>
      <w:r w:rsidR="00BE6368">
        <w:rPr>
          <w:rFonts w:ascii="Cambria" w:eastAsiaTheme="minorEastAsia" w:hAnsi="Cambria"/>
        </w:rPr>
        <w:t xml:space="preserve">+, we create protected versions of </w:t>
      </w:r>
      <w:ins w:id="2019" w:author="Bale,Cameron" w:date="2023-01-24T23:45:00Z">
        <w:r w:rsidR="00CA5651">
          <w:rPr>
            <w:rFonts w:ascii="Cambria" w:eastAsiaTheme="minorEastAsia" w:hAnsi="Cambria"/>
          </w:rPr>
          <w:t xml:space="preserve">the original </w:t>
        </w:r>
      </w:ins>
      <w:del w:id="2020" w:author="Bale,Cameron" w:date="2023-01-24T23:45:00Z">
        <w:r w:rsidR="00BE6368" w:rsidDel="00CA5651">
          <w:rPr>
            <w:rFonts w:ascii="Cambria" w:eastAsiaTheme="minorEastAsia" w:hAnsi="Cambria"/>
          </w:rPr>
          <w:delText xml:space="preserve">our selected </w:delText>
        </w:r>
      </w:del>
      <w:r w:rsidR="00BE6368">
        <w:rPr>
          <w:rFonts w:ascii="Cambria" w:eastAsiaTheme="minorEastAsia" w:hAnsi="Cambria"/>
        </w:rPr>
        <w:t xml:space="preserve">data using additive noise and differential privacy for all </w:t>
      </w:r>
      <w:del w:id="2021" w:author="Bale,Cameron" w:date="2023-01-24T23:45:00Z">
        <w:r w:rsidR="00BE6368" w:rsidDel="00CA5651">
          <w:rPr>
            <w:rFonts w:ascii="Cambria" w:eastAsiaTheme="minorEastAsia" w:hAnsi="Cambria"/>
          </w:rPr>
          <w:delText xml:space="preserve">of the </w:delText>
        </w:r>
      </w:del>
      <w:r w:rsidR="00BE6368">
        <w:rPr>
          <w:rFonts w:ascii="Cambria" w:eastAsiaTheme="minorEastAsia" w:hAnsi="Cambria"/>
        </w:rPr>
        <w:t xml:space="preserve">parameter values shown in Table 3 (i.e., </w:t>
      </w:r>
      <w:del w:id="2022" w:author="Bale,Cameron" w:date="2023-01-24T23:45:00Z">
        <w:r w:rsidR="00BE6368" w:rsidDel="00CA5651">
          <w:rPr>
            <w:rFonts w:ascii="Cambria" w:eastAsiaTheme="minorEastAsia" w:hAnsi="Cambria"/>
          </w:rPr>
          <w:delText xml:space="preserve">10 </w:delText>
        </w:r>
      </w:del>
      <w:ins w:id="2023" w:author="Bale,Cameron" w:date="2023-01-24T23:45:00Z">
        <w:r w:rsidR="00CA5651">
          <w:rPr>
            <w:rFonts w:ascii="Cambria" w:eastAsiaTheme="minorEastAsia" w:hAnsi="Cambria"/>
          </w:rPr>
          <w:t>ten</w:t>
        </w:r>
        <w:r w:rsidR="00CA5651">
          <w:rPr>
            <w:rFonts w:ascii="Cambria" w:eastAsiaTheme="minorEastAsia" w:hAnsi="Cambria"/>
          </w:rPr>
          <w:t xml:space="preserve"> </w:t>
        </w:r>
      </w:ins>
      <w:r w:rsidR="00BE6368">
        <w:rPr>
          <w:rFonts w:ascii="Cambria" w:eastAsiaTheme="minorEastAsia" w:hAnsi="Cambria"/>
        </w:rPr>
        <w:t xml:space="preserve">protected data sets and </w:t>
      </w:r>
      <w:del w:id="2024" w:author="Bale,Cameron" w:date="2023-01-24T23:45:00Z">
        <w:r w:rsidR="00BE6368" w:rsidDel="00CA5651">
          <w:rPr>
            <w:rFonts w:ascii="Cambria" w:eastAsiaTheme="minorEastAsia" w:hAnsi="Cambria"/>
          </w:rPr>
          <w:delText xml:space="preserve">1 </w:delText>
        </w:r>
      </w:del>
      <w:ins w:id="2025" w:author="Bale,Cameron" w:date="2023-01-24T23:45:00Z">
        <w:r w:rsidR="00CA5651">
          <w:rPr>
            <w:rFonts w:ascii="Cambria" w:eastAsiaTheme="minorEastAsia" w:hAnsi="Cambria"/>
          </w:rPr>
          <w:t>one</w:t>
        </w:r>
        <w:r w:rsidR="00CA5651">
          <w:rPr>
            <w:rFonts w:ascii="Cambria" w:eastAsiaTheme="minorEastAsia" w:hAnsi="Cambria"/>
          </w:rPr>
          <w:t xml:space="preserve"> </w:t>
        </w:r>
      </w:ins>
      <w:r w:rsidR="00BE6368">
        <w:rPr>
          <w:rFonts w:ascii="Cambria" w:eastAsiaTheme="minorEastAsia" w:hAnsi="Cambria"/>
        </w:rPr>
        <w:t xml:space="preserve">original data set). We generate forecasts for each of the 11 data sets for time period </w:t>
      </w:r>
      <m:oMath>
        <m:r>
          <w:rPr>
            <w:rFonts w:ascii="Cambria Math" w:eastAsiaTheme="minorEastAsia" w:hAnsi="Cambria Math"/>
          </w:rPr>
          <m:t>T – 1</m:t>
        </m:r>
      </m:oMath>
      <w:r w:rsidR="00BE6368">
        <w:rPr>
          <w:rFonts w:ascii="Cambria" w:eastAsiaTheme="minorEastAsia" w:hAnsi="Cambria"/>
        </w:rPr>
        <w:t xml:space="preserve"> using</w:t>
      </w:r>
      <w:ins w:id="2026" w:author="Bale,Cameron" w:date="2023-01-24T23:45:00Z">
        <w:r w:rsidR="00CA5651">
          <w:rPr>
            <w:rFonts w:ascii="Cambria" w:eastAsiaTheme="minorEastAsia" w:hAnsi="Cambria"/>
          </w:rPr>
          <w:t xml:space="preserve"> </w:t>
        </w:r>
      </w:ins>
      <w:del w:id="2027" w:author="Bale,Cameron" w:date="2023-01-24T23:45:00Z">
        <w:r w:rsidR="00BE6368" w:rsidDel="00CA5651">
          <w:rPr>
            <w:rFonts w:ascii="Cambria" w:eastAsiaTheme="minorEastAsia" w:hAnsi="Cambria"/>
          </w:rPr>
          <w:delText xml:space="preserve"> each of </w:delText>
        </w:r>
      </w:del>
      <w:r w:rsidR="00BE6368">
        <w:rPr>
          <w:rFonts w:ascii="Cambria" w:eastAsiaTheme="minorEastAsia" w:hAnsi="Cambria"/>
        </w:rPr>
        <w:t>the forecasting models shown in Table 3 and compute the absolute error of each forecast for each series.</w:t>
      </w:r>
      <w:r w:rsidR="00AE68A4">
        <w:rPr>
          <w:rFonts w:ascii="Cambria" w:eastAsiaTheme="minorEastAsia" w:hAnsi="Cambria"/>
        </w:rPr>
        <w:t xml:space="preserve"> So that the variation in forecast accuracy is due to changes in time series features and not the forecasting model used, we apply the </w:t>
      </w:r>
      <w:r w:rsidR="00AE68A4">
        <w:rPr>
          <w:rFonts w:ascii="Cambria" w:eastAsiaTheme="minorEastAsia" w:hAnsi="Cambria"/>
          <w:i/>
          <w:iCs/>
        </w:rPr>
        <w:t>k</w:t>
      </w:r>
      <w:r w:rsidR="00AE68A4">
        <w:rPr>
          <w:rFonts w:ascii="Cambria" w:eastAsiaTheme="minorEastAsia" w:hAnsi="Cambria"/>
        </w:rPr>
        <w:t>-</w:t>
      </w:r>
      <w:proofErr w:type="spellStart"/>
      <w:r w:rsidR="00AE68A4">
        <w:rPr>
          <w:rFonts w:ascii="Cambria" w:eastAsiaTheme="minorEastAsia" w:hAnsi="Cambria"/>
        </w:rPr>
        <w:t>nTS</w:t>
      </w:r>
      <w:proofErr w:type="spellEnd"/>
      <w:r w:rsidR="00AE68A4">
        <w:rPr>
          <w:rFonts w:ascii="Cambria" w:eastAsiaTheme="minorEastAsia" w:hAnsi="Cambria"/>
        </w:rPr>
        <w:t xml:space="preserve">+ selection method for each forecasting model separately and select the </w:t>
      </w:r>
      <w:del w:id="2028" w:author="Bale,Cameron" w:date="2023-01-24T23:46:00Z">
        <w:r w:rsidR="00AE68A4" w:rsidDel="00CA5651">
          <w:rPr>
            <w:rFonts w:ascii="Cambria" w:eastAsiaTheme="minorEastAsia" w:hAnsi="Cambria"/>
          </w:rPr>
          <w:delText>features that are most important</w:delText>
        </w:r>
      </w:del>
      <w:ins w:id="2029" w:author="Bale,Cameron" w:date="2023-01-24T23:46:00Z">
        <w:r w:rsidR="00CA5651">
          <w:rPr>
            <w:rFonts w:ascii="Cambria" w:eastAsiaTheme="minorEastAsia" w:hAnsi="Cambria"/>
          </w:rPr>
          <w:t>most important features</w:t>
        </w:r>
      </w:ins>
      <w:r w:rsidR="00AE68A4">
        <w:rPr>
          <w:rFonts w:ascii="Cambria" w:eastAsiaTheme="minorEastAsia" w:hAnsi="Cambria"/>
        </w:rPr>
        <w:t xml:space="preserve"> across all models.</w:t>
      </w:r>
    </w:p>
    <w:p w14:paraId="01A3CDAF" w14:textId="77777777" w:rsidR="00AE68A4" w:rsidRDefault="00AE68A4" w:rsidP="00BE6368">
      <w:pPr>
        <w:tabs>
          <w:tab w:val="left" w:pos="1027"/>
        </w:tabs>
        <w:rPr>
          <w:rFonts w:ascii="Cambria" w:eastAsiaTheme="minorEastAsia" w:hAnsi="Cambria"/>
        </w:rPr>
      </w:pPr>
    </w:p>
    <w:p w14:paraId="2D30195E" w14:textId="1329DCD1" w:rsidR="00EF40B0" w:rsidRDefault="00AE68A4" w:rsidP="00BE6368">
      <w:pPr>
        <w:tabs>
          <w:tab w:val="left" w:pos="1027"/>
        </w:tabs>
        <w:rPr>
          <w:rFonts w:ascii="Cambria" w:eastAsiaTheme="minorEastAsia" w:hAnsi="Cambria"/>
        </w:rPr>
      </w:pPr>
      <w:r>
        <w:rPr>
          <w:rFonts w:ascii="Cambria" w:eastAsiaTheme="minorEastAsia" w:hAnsi="Cambria"/>
        </w:rPr>
        <w:t>W</w:t>
      </w:r>
      <w:r w:rsidR="00BE6368">
        <w:rPr>
          <w:rFonts w:ascii="Cambria" w:eastAsiaTheme="minorEastAsia" w:hAnsi="Cambria"/>
        </w:rPr>
        <w:t xml:space="preserve">e compute 39 time series features using the </w:t>
      </w:r>
      <w:proofErr w:type="spellStart"/>
      <w:r w:rsidR="00BE6368">
        <w:rPr>
          <w:rFonts w:ascii="Cambria" w:eastAsiaTheme="minorEastAsia" w:hAnsi="Cambria"/>
        </w:rPr>
        <w:t>tsfeatures</w:t>
      </w:r>
      <w:proofErr w:type="spellEnd"/>
      <w:r w:rsidR="00BE6368">
        <w:rPr>
          <w:rFonts w:ascii="Cambria" w:eastAsiaTheme="minorEastAsia" w:hAnsi="Cambria"/>
        </w:rPr>
        <w:t xml:space="preserve"> package in R, including the nine features described in Section 3</w:t>
      </w:r>
      <w:r w:rsidR="00F77035">
        <w:rPr>
          <w:rFonts w:ascii="Cambria" w:eastAsiaTheme="minorEastAsia" w:hAnsi="Cambria"/>
        </w:rPr>
        <w:t>, and us</w:t>
      </w:r>
      <w:r>
        <w:rPr>
          <w:rFonts w:ascii="Cambria" w:eastAsiaTheme="minorEastAsia" w:hAnsi="Cambria"/>
        </w:rPr>
        <w:t xml:space="preserve">e </w:t>
      </w:r>
      <w:r w:rsidR="00F77035">
        <w:rPr>
          <w:rFonts w:ascii="Cambria" w:eastAsiaTheme="minorEastAsia" w:hAnsi="Cambria"/>
        </w:rPr>
        <w:t>custom functions for the series mean, variance, skewness, and kurtosis</w:t>
      </w:r>
      <w:r w:rsidR="00BE6368">
        <w:rPr>
          <w:rFonts w:ascii="Cambria" w:eastAsiaTheme="minorEastAsia" w:hAnsi="Cambria"/>
        </w:rPr>
        <w:t xml:space="preserve">. </w:t>
      </w:r>
      <w:del w:id="2030" w:author="Bale,Cameron" w:date="2023-01-24T23:47:00Z">
        <w:r w:rsidR="00BE6368" w:rsidDel="00CA5651">
          <w:rPr>
            <w:rFonts w:ascii="Cambria" w:eastAsiaTheme="minorEastAsia" w:hAnsi="Cambria"/>
          </w:rPr>
          <w:delText>Using RReliefF, the features are used</w:delText>
        </w:r>
      </w:del>
      <w:ins w:id="2031" w:author="Bale,Cameron" w:date="2023-01-24T23:47:00Z">
        <w:r w:rsidR="00CA5651">
          <w:rPr>
            <w:rFonts w:ascii="Cambria" w:eastAsiaTheme="minorEastAsia" w:hAnsi="Cambria"/>
          </w:rPr>
          <w:t xml:space="preserve">Next, we use </w:t>
        </w:r>
        <w:proofErr w:type="spellStart"/>
        <w:r w:rsidR="00CA5651">
          <w:rPr>
            <w:rFonts w:ascii="Cambria" w:eastAsiaTheme="minorEastAsia" w:hAnsi="Cambria"/>
          </w:rPr>
          <w:t>RReliefF</w:t>
        </w:r>
      </w:ins>
      <w:proofErr w:type="spellEnd"/>
      <w:r w:rsidR="00BE6368">
        <w:rPr>
          <w:rFonts w:ascii="Cambria" w:eastAsiaTheme="minorEastAsia" w:hAnsi="Cambria"/>
        </w:rPr>
        <w:t xml:space="preserve"> to predict the absolute forecas</w:t>
      </w:r>
      <w:r w:rsidR="00EF40B0">
        <w:rPr>
          <w:rFonts w:ascii="Cambria" w:eastAsiaTheme="minorEastAsia" w:hAnsi="Cambria"/>
        </w:rPr>
        <w:t>t</w:t>
      </w:r>
      <w:r w:rsidR="00BE6368">
        <w:rPr>
          <w:rFonts w:ascii="Cambria" w:eastAsiaTheme="minorEastAsia" w:hAnsi="Cambria"/>
        </w:rPr>
        <w:t xml:space="preserve"> error</w:t>
      </w:r>
      <w:r w:rsidR="00EF40B0">
        <w:rPr>
          <w:rFonts w:ascii="Cambria" w:eastAsiaTheme="minorEastAsia" w:hAnsi="Cambria"/>
        </w:rPr>
        <w:t>s</w:t>
      </w:r>
      <w:r w:rsidR="00BE6368">
        <w:rPr>
          <w:rFonts w:ascii="Cambria" w:eastAsiaTheme="minorEastAsia" w:hAnsi="Cambria"/>
        </w:rPr>
        <w:t xml:space="preserve"> </w:t>
      </w:r>
      <w:r w:rsidR="00212203">
        <w:rPr>
          <w:rFonts w:ascii="Cambria" w:eastAsiaTheme="minorEastAsia" w:hAnsi="Cambria"/>
        </w:rPr>
        <w:t xml:space="preserve">for each model </w:t>
      </w:r>
      <w:r w:rsidR="00BE6368">
        <w:rPr>
          <w:rFonts w:ascii="Cambria" w:eastAsiaTheme="minorEastAsia" w:hAnsi="Cambria"/>
        </w:rPr>
        <w:t xml:space="preserve">for each series </w:t>
      </w:r>
      <w:r w:rsidR="00212203">
        <w:rPr>
          <w:rFonts w:ascii="Cambria" w:eastAsiaTheme="minorEastAsia" w:hAnsi="Cambria"/>
        </w:rPr>
        <w:t xml:space="preserve">across </w:t>
      </w:r>
      <w:r w:rsidR="00BE6368">
        <w:rPr>
          <w:rFonts w:ascii="Cambria" w:eastAsiaTheme="minorEastAsia" w:hAnsi="Cambria"/>
        </w:rPr>
        <w:t>the original and protected data sets.</w:t>
      </w:r>
      <w:r w:rsidR="008A63A7">
        <w:rPr>
          <w:rFonts w:ascii="Cambria" w:eastAsiaTheme="minorEastAsia" w:hAnsi="Cambria"/>
        </w:rPr>
        <w:t xml:space="preserve"> Figure 4 shows the</w:t>
      </w:r>
      <w:r w:rsidR="00C610C1">
        <w:rPr>
          <w:rFonts w:ascii="Cambria" w:eastAsiaTheme="minorEastAsia" w:hAnsi="Cambria"/>
        </w:rPr>
        <w:t xml:space="preserve"> </w:t>
      </w:r>
      <w:del w:id="2032" w:author="Bale,Cameron" w:date="2023-01-24T23:47:00Z">
        <w:r w:rsidR="00C610C1" w:rsidDel="0071253B">
          <w:rPr>
            <w:rFonts w:ascii="Cambria" w:eastAsiaTheme="minorEastAsia" w:hAnsi="Cambria"/>
          </w:rPr>
          <w:delText>average</w:delText>
        </w:r>
        <w:r w:rsidR="008A63A7" w:rsidDel="0071253B">
          <w:rPr>
            <w:rFonts w:ascii="Cambria" w:eastAsiaTheme="minorEastAsia" w:hAnsi="Cambria"/>
          </w:rPr>
          <w:delText xml:space="preserve"> </w:delText>
        </w:r>
      </w:del>
      <w:proofErr w:type="spellStart"/>
      <w:r w:rsidR="008A63A7">
        <w:rPr>
          <w:rFonts w:ascii="Cambria" w:eastAsiaTheme="minorEastAsia" w:hAnsi="Cambria"/>
        </w:rPr>
        <w:t>R</w:t>
      </w:r>
      <w:ins w:id="2033" w:author="Bale,Cameron" w:date="2023-01-24T23:47:00Z">
        <w:r w:rsidR="00CA5651">
          <w:rPr>
            <w:rFonts w:ascii="Cambria" w:eastAsiaTheme="minorEastAsia" w:hAnsi="Cambria"/>
          </w:rPr>
          <w:t>R</w:t>
        </w:r>
      </w:ins>
      <w:del w:id="2034" w:author="Bale,Cameron" w:date="2023-01-24T23:47:00Z">
        <w:r w:rsidR="001666ED" w:rsidDel="00CA5651">
          <w:rPr>
            <w:rFonts w:ascii="Cambria" w:eastAsiaTheme="minorEastAsia" w:hAnsi="Cambria"/>
          </w:rPr>
          <w:delText>r</w:delText>
        </w:r>
      </w:del>
      <w:r w:rsidR="008A63A7">
        <w:rPr>
          <w:rFonts w:ascii="Cambria" w:eastAsiaTheme="minorEastAsia" w:hAnsi="Cambria"/>
        </w:rPr>
        <w:t>eliefF</w:t>
      </w:r>
      <w:proofErr w:type="spellEnd"/>
      <w:r w:rsidR="008A63A7">
        <w:rPr>
          <w:rFonts w:ascii="Cambria" w:eastAsiaTheme="minorEastAsia" w:hAnsi="Cambria"/>
        </w:rPr>
        <w:t xml:space="preserve"> weights for each of the 39 features</w:t>
      </w:r>
      <w:r w:rsidR="00C610C1">
        <w:rPr>
          <w:rFonts w:ascii="Cambria" w:eastAsiaTheme="minorEastAsia" w:hAnsi="Cambria"/>
        </w:rPr>
        <w:t xml:space="preserve"> </w:t>
      </w:r>
      <w:ins w:id="2035" w:author="Bale,Cameron" w:date="2023-01-24T23:47:00Z">
        <w:r w:rsidR="0071253B">
          <w:rPr>
            <w:rFonts w:ascii="Cambria" w:eastAsiaTheme="minorEastAsia" w:hAnsi="Cambria"/>
          </w:rPr>
          <w:t xml:space="preserve">averaged </w:t>
        </w:r>
      </w:ins>
      <w:r w:rsidR="00C610C1">
        <w:rPr>
          <w:rFonts w:ascii="Cambria" w:eastAsiaTheme="minorEastAsia" w:hAnsi="Cambria"/>
        </w:rPr>
        <w:t>across forecasting models.</w:t>
      </w:r>
    </w:p>
    <w:p w14:paraId="23330024" w14:textId="52C09ACA" w:rsidR="008A63A7" w:rsidRDefault="008A63A7" w:rsidP="00BE6368">
      <w:pPr>
        <w:tabs>
          <w:tab w:val="left" w:pos="1027"/>
        </w:tabs>
        <w:rPr>
          <w:rFonts w:ascii="Cambria" w:eastAsiaTheme="minorEastAsia" w:hAnsi="Cambria"/>
        </w:rPr>
      </w:pPr>
    </w:p>
    <w:p w14:paraId="64A903AA" w14:textId="5DE0DC3B" w:rsidR="008A63A7" w:rsidRPr="007B77A0" w:rsidRDefault="008A63A7" w:rsidP="008A63A7">
      <w:pPr>
        <w:tabs>
          <w:tab w:val="left" w:pos="1027"/>
        </w:tabs>
        <w:rPr>
          <w:rFonts w:ascii="Cambria" w:eastAsiaTheme="minorEastAsia" w:hAnsi="Cambria"/>
          <w:b/>
          <w:bCs/>
        </w:rPr>
      </w:pPr>
      <w:r>
        <w:rPr>
          <w:rFonts w:ascii="Cambria" w:eastAsiaTheme="minorEastAsia" w:hAnsi="Cambria"/>
          <w:b/>
          <w:bCs/>
        </w:rPr>
        <w:t xml:space="preserve">Figure 4: </w:t>
      </w:r>
      <w:r w:rsidR="001666ED">
        <w:rPr>
          <w:rFonts w:ascii="Cambria" w:eastAsiaTheme="minorEastAsia" w:hAnsi="Cambria"/>
          <w:b/>
          <w:bCs/>
        </w:rPr>
        <w:t xml:space="preserve">Average </w:t>
      </w:r>
      <w:proofErr w:type="spellStart"/>
      <w:r w:rsidR="001666ED">
        <w:rPr>
          <w:rFonts w:ascii="Cambria" w:eastAsiaTheme="minorEastAsia" w:hAnsi="Cambria"/>
          <w:b/>
          <w:bCs/>
        </w:rPr>
        <w:t>RReliefF</w:t>
      </w:r>
      <w:proofErr w:type="spellEnd"/>
      <w:r w:rsidR="001666ED">
        <w:rPr>
          <w:rFonts w:ascii="Cambria" w:eastAsiaTheme="minorEastAsia" w:hAnsi="Cambria"/>
          <w:b/>
          <w:bCs/>
        </w:rPr>
        <w:t xml:space="preserve"> weights across the results for each forecasting model.</w:t>
      </w:r>
    </w:p>
    <w:p w14:paraId="42FE8891" w14:textId="41FF2AFF" w:rsidR="008A63A7" w:rsidRDefault="003F63E5" w:rsidP="008A63A7">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695104" behindDoc="0" locked="0" layoutInCell="1" allowOverlap="1" wp14:anchorId="7AEB9459" wp14:editId="75215CE3">
            <wp:simplePos x="0" y="0"/>
            <wp:positionH relativeFrom="margin">
              <wp:align>center</wp:align>
            </wp:positionH>
            <wp:positionV relativeFrom="paragraph">
              <wp:posOffset>68580</wp:posOffset>
            </wp:positionV>
            <wp:extent cx="4450080" cy="3780155"/>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A0D86" w14:textId="081BA4DC" w:rsidR="008A63A7" w:rsidRDefault="008A63A7" w:rsidP="008A63A7">
      <w:pPr>
        <w:tabs>
          <w:tab w:val="left" w:pos="1027"/>
        </w:tabs>
        <w:rPr>
          <w:rFonts w:ascii="Cambria" w:eastAsiaTheme="minorEastAsia" w:hAnsi="Cambria"/>
          <w:b/>
          <w:bCs/>
        </w:rPr>
      </w:pPr>
    </w:p>
    <w:p w14:paraId="1775A845" w14:textId="0E8E84C1" w:rsidR="008A63A7" w:rsidRDefault="008A63A7" w:rsidP="008A63A7">
      <w:pPr>
        <w:tabs>
          <w:tab w:val="left" w:pos="1027"/>
        </w:tabs>
        <w:rPr>
          <w:rFonts w:ascii="Cambria" w:eastAsiaTheme="minorEastAsia" w:hAnsi="Cambria"/>
          <w:b/>
          <w:bCs/>
        </w:rPr>
      </w:pPr>
    </w:p>
    <w:p w14:paraId="17C529B3" w14:textId="32161E83" w:rsidR="008A63A7" w:rsidRDefault="008A63A7" w:rsidP="008A63A7">
      <w:pPr>
        <w:tabs>
          <w:tab w:val="left" w:pos="1027"/>
        </w:tabs>
        <w:rPr>
          <w:rFonts w:ascii="Cambria" w:eastAsiaTheme="minorEastAsia" w:hAnsi="Cambria"/>
          <w:b/>
          <w:bCs/>
        </w:rPr>
      </w:pPr>
    </w:p>
    <w:p w14:paraId="01DD6836" w14:textId="0473A84A" w:rsidR="008A63A7" w:rsidRDefault="008A63A7" w:rsidP="008A63A7">
      <w:pPr>
        <w:tabs>
          <w:tab w:val="left" w:pos="1027"/>
        </w:tabs>
        <w:rPr>
          <w:rFonts w:ascii="Cambria" w:eastAsiaTheme="minorEastAsia" w:hAnsi="Cambria"/>
          <w:b/>
          <w:bCs/>
        </w:rPr>
      </w:pPr>
    </w:p>
    <w:p w14:paraId="25F38B3A" w14:textId="65077B5F" w:rsidR="008A63A7" w:rsidRDefault="008A63A7" w:rsidP="008A63A7">
      <w:pPr>
        <w:tabs>
          <w:tab w:val="left" w:pos="1027"/>
        </w:tabs>
        <w:rPr>
          <w:rFonts w:ascii="Cambria" w:eastAsiaTheme="minorEastAsia" w:hAnsi="Cambria"/>
          <w:b/>
          <w:bCs/>
        </w:rPr>
      </w:pPr>
    </w:p>
    <w:p w14:paraId="560B6012" w14:textId="011D3578" w:rsidR="00866EC3" w:rsidRDefault="00866EC3" w:rsidP="008A63A7">
      <w:pPr>
        <w:tabs>
          <w:tab w:val="left" w:pos="1027"/>
        </w:tabs>
        <w:rPr>
          <w:rFonts w:ascii="Cambria" w:eastAsiaTheme="minorEastAsia" w:hAnsi="Cambria"/>
          <w:b/>
          <w:bCs/>
        </w:rPr>
      </w:pPr>
    </w:p>
    <w:p w14:paraId="5898F71D" w14:textId="046AA275" w:rsidR="00866EC3" w:rsidRDefault="00866EC3" w:rsidP="008A63A7">
      <w:pPr>
        <w:tabs>
          <w:tab w:val="left" w:pos="1027"/>
        </w:tabs>
        <w:rPr>
          <w:rFonts w:ascii="Cambria" w:eastAsiaTheme="minorEastAsia" w:hAnsi="Cambria"/>
          <w:b/>
          <w:bCs/>
        </w:rPr>
      </w:pPr>
    </w:p>
    <w:p w14:paraId="09E72079" w14:textId="1DE8BA6F" w:rsidR="00866EC3" w:rsidRDefault="00866EC3" w:rsidP="008A63A7">
      <w:pPr>
        <w:tabs>
          <w:tab w:val="left" w:pos="1027"/>
        </w:tabs>
        <w:rPr>
          <w:rFonts w:ascii="Cambria" w:eastAsiaTheme="minorEastAsia" w:hAnsi="Cambria"/>
          <w:b/>
          <w:bCs/>
        </w:rPr>
      </w:pPr>
    </w:p>
    <w:p w14:paraId="0444FB49" w14:textId="77777777" w:rsidR="00866EC3" w:rsidRDefault="00866EC3" w:rsidP="008A63A7">
      <w:pPr>
        <w:tabs>
          <w:tab w:val="left" w:pos="1027"/>
        </w:tabs>
        <w:rPr>
          <w:rFonts w:ascii="Cambria" w:eastAsiaTheme="minorEastAsia" w:hAnsi="Cambria"/>
          <w:b/>
          <w:bCs/>
        </w:rPr>
      </w:pPr>
    </w:p>
    <w:p w14:paraId="0B30FEFA" w14:textId="77777777" w:rsidR="008A63A7" w:rsidRDefault="008A63A7" w:rsidP="008A63A7">
      <w:pPr>
        <w:tabs>
          <w:tab w:val="left" w:pos="1027"/>
        </w:tabs>
        <w:rPr>
          <w:rFonts w:ascii="Cambria" w:eastAsiaTheme="minorEastAsia" w:hAnsi="Cambria"/>
          <w:b/>
          <w:bCs/>
        </w:rPr>
      </w:pPr>
    </w:p>
    <w:p w14:paraId="71B26B33" w14:textId="3A05C4EA" w:rsidR="008A63A7" w:rsidRDefault="008A63A7" w:rsidP="008A63A7">
      <w:pPr>
        <w:tabs>
          <w:tab w:val="left" w:pos="1027"/>
        </w:tabs>
        <w:rPr>
          <w:rFonts w:ascii="Cambria" w:eastAsiaTheme="minorEastAsia" w:hAnsi="Cambria"/>
          <w:b/>
          <w:bCs/>
        </w:rPr>
      </w:pPr>
    </w:p>
    <w:p w14:paraId="0A601E8D" w14:textId="1DFB619B" w:rsidR="00026A99" w:rsidRDefault="00026A99" w:rsidP="008A63A7">
      <w:pPr>
        <w:tabs>
          <w:tab w:val="left" w:pos="1027"/>
        </w:tabs>
        <w:rPr>
          <w:rFonts w:ascii="Cambria" w:eastAsiaTheme="minorEastAsia" w:hAnsi="Cambria"/>
          <w:b/>
          <w:bCs/>
        </w:rPr>
      </w:pPr>
    </w:p>
    <w:p w14:paraId="4FDC3E57" w14:textId="77777777" w:rsidR="00026A99" w:rsidRDefault="00026A99" w:rsidP="008A63A7">
      <w:pPr>
        <w:tabs>
          <w:tab w:val="left" w:pos="1027"/>
        </w:tabs>
        <w:rPr>
          <w:rFonts w:ascii="Cambria" w:eastAsiaTheme="minorEastAsia" w:hAnsi="Cambria"/>
          <w:b/>
          <w:bCs/>
        </w:rPr>
      </w:pPr>
    </w:p>
    <w:p w14:paraId="64C76E13" w14:textId="77777777" w:rsidR="008A63A7" w:rsidRDefault="008A63A7" w:rsidP="008A63A7">
      <w:pPr>
        <w:tabs>
          <w:tab w:val="left" w:pos="1027"/>
        </w:tabs>
        <w:rPr>
          <w:rFonts w:ascii="Cambria" w:eastAsiaTheme="minorEastAsia" w:hAnsi="Cambria"/>
          <w:b/>
          <w:bCs/>
        </w:rPr>
      </w:pPr>
    </w:p>
    <w:p w14:paraId="51D6B421" w14:textId="010D9B38" w:rsidR="008A63A7" w:rsidRDefault="008A63A7" w:rsidP="008A63A7">
      <w:pPr>
        <w:tabs>
          <w:tab w:val="left" w:pos="1027"/>
        </w:tabs>
        <w:rPr>
          <w:rFonts w:ascii="Cambria" w:eastAsiaTheme="minorEastAsia" w:hAnsi="Cambria"/>
          <w:b/>
          <w:bCs/>
        </w:rPr>
      </w:pPr>
    </w:p>
    <w:p w14:paraId="02085F1B" w14:textId="77777777" w:rsidR="00132E04" w:rsidRDefault="00132E04" w:rsidP="008A63A7">
      <w:pPr>
        <w:tabs>
          <w:tab w:val="left" w:pos="1027"/>
        </w:tabs>
        <w:rPr>
          <w:rFonts w:ascii="Cambria" w:eastAsiaTheme="minorEastAsia" w:hAnsi="Cambria"/>
          <w:b/>
          <w:bCs/>
        </w:rPr>
      </w:pPr>
    </w:p>
    <w:p w14:paraId="34C93F0A" w14:textId="77777777" w:rsidR="008A63A7" w:rsidRDefault="008A63A7" w:rsidP="008A63A7">
      <w:pPr>
        <w:tabs>
          <w:tab w:val="left" w:pos="1027"/>
        </w:tabs>
        <w:rPr>
          <w:rFonts w:ascii="Cambria" w:eastAsiaTheme="minorEastAsia" w:hAnsi="Cambria"/>
          <w:b/>
          <w:bCs/>
        </w:rPr>
      </w:pPr>
    </w:p>
    <w:p w14:paraId="27842F70" w14:textId="77777777" w:rsidR="008A63A7" w:rsidDel="00772405" w:rsidRDefault="008A63A7" w:rsidP="008A63A7">
      <w:pPr>
        <w:tabs>
          <w:tab w:val="left" w:pos="1027"/>
        </w:tabs>
        <w:rPr>
          <w:del w:id="2036" w:author="Bale,Cameron" w:date="2023-01-24T23:48:00Z"/>
          <w:rFonts w:ascii="Cambria" w:eastAsiaTheme="minorEastAsia" w:hAnsi="Cambria"/>
          <w:b/>
          <w:bCs/>
        </w:rPr>
      </w:pPr>
    </w:p>
    <w:p w14:paraId="151C9622" w14:textId="77777777" w:rsidR="008A63A7" w:rsidDel="00772405" w:rsidRDefault="008A63A7" w:rsidP="008A63A7">
      <w:pPr>
        <w:tabs>
          <w:tab w:val="left" w:pos="1027"/>
        </w:tabs>
        <w:rPr>
          <w:del w:id="2037" w:author="Bale,Cameron" w:date="2023-01-24T23:48:00Z"/>
          <w:rFonts w:ascii="Cambria" w:eastAsiaTheme="minorEastAsia" w:hAnsi="Cambria"/>
          <w:b/>
          <w:bCs/>
        </w:rPr>
      </w:pPr>
    </w:p>
    <w:p w14:paraId="04B863E8" w14:textId="77777777" w:rsidR="008A63A7" w:rsidDel="00772405" w:rsidRDefault="008A63A7" w:rsidP="008A63A7">
      <w:pPr>
        <w:tabs>
          <w:tab w:val="left" w:pos="1027"/>
        </w:tabs>
        <w:rPr>
          <w:del w:id="2038" w:author="Bale,Cameron" w:date="2023-01-24T23:48:00Z"/>
          <w:rFonts w:ascii="Cambria" w:eastAsiaTheme="minorEastAsia" w:hAnsi="Cambria"/>
          <w:b/>
          <w:bCs/>
        </w:rPr>
      </w:pPr>
    </w:p>
    <w:p w14:paraId="30DD6EAF" w14:textId="77777777" w:rsidR="008A63A7" w:rsidDel="00772405" w:rsidRDefault="008A63A7" w:rsidP="008A63A7">
      <w:pPr>
        <w:tabs>
          <w:tab w:val="left" w:pos="1027"/>
        </w:tabs>
        <w:rPr>
          <w:del w:id="2039" w:author="Bale,Cameron" w:date="2023-01-24T23:48:00Z"/>
          <w:rFonts w:ascii="Cambria" w:eastAsiaTheme="minorEastAsia" w:hAnsi="Cambria"/>
          <w:b/>
          <w:bCs/>
        </w:rPr>
      </w:pPr>
    </w:p>
    <w:p w14:paraId="39EBFA47" w14:textId="77777777" w:rsidR="008A63A7" w:rsidDel="00772405" w:rsidRDefault="008A63A7" w:rsidP="008A63A7">
      <w:pPr>
        <w:tabs>
          <w:tab w:val="left" w:pos="1027"/>
        </w:tabs>
        <w:rPr>
          <w:del w:id="2040" w:author="Bale,Cameron" w:date="2023-01-24T23:48:00Z"/>
          <w:rFonts w:ascii="Cambria" w:eastAsiaTheme="minorEastAsia" w:hAnsi="Cambria"/>
          <w:b/>
          <w:bCs/>
        </w:rPr>
      </w:pPr>
    </w:p>
    <w:p w14:paraId="2CED534E" w14:textId="77777777" w:rsidR="008A63A7" w:rsidDel="00772405" w:rsidRDefault="008A63A7" w:rsidP="008A63A7">
      <w:pPr>
        <w:tabs>
          <w:tab w:val="left" w:pos="1027"/>
        </w:tabs>
        <w:rPr>
          <w:del w:id="2041" w:author="Bale,Cameron" w:date="2023-01-24T23:48:00Z"/>
          <w:rFonts w:ascii="Cambria" w:eastAsiaTheme="minorEastAsia" w:hAnsi="Cambria"/>
          <w:b/>
          <w:bCs/>
        </w:rPr>
      </w:pPr>
    </w:p>
    <w:p w14:paraId="27A1A530" w14:textId="77777777" w:rsidR="008A63A7" w:rsidDel="00772405" w:rsidRDefault="008A63A7" w:rsidP="008A63A7">
      <w:pPr>
        <w:tabs>
          <w:tab w:val="left" w:pos="1027"/>
        </w:tabs>
        <w:rPr>
          <w:del w:id="2042" w:author="Bale,Cameron" w:date="2023-01-24T23:48:00Z"/>
          <w:rFonts w:ascii="Cambria" w:eastAsiaTheme="minorEastAsia" w:hAnsi="Cambria"/>
          <w:b/>
          <w:bCs/>
        </w:rPr>
      </w:pPr>
    </w:p>
    <w:p w14:paraId="6EF42544" w14:textId="77777777" w:rsidR="008A63A7" w:rsidRDefault="008A63A7" w:rsidP="008A63A7">
      <w:pPr>
        <w:tabs>
          <w:tab w:val="left" w:pos="1027"/>
        </w:tabs>
        <w:rPr>
          <w:rFonts w:ascii="Cambria" w:eastAsiaTheme="minorEastAsia" w:hAnsi="Cambria"/>
          <w:b/>
          <w:bCs/>
        </w:rPr>
      </w:pPr>
    </w:p>
    <w:p w14:paraId="3157D6AD" w14:textId="5EAD972B" w:rsidR="00415214" w:rsidDel="007705C4" w:rsidRDefault="007705C4" w:rsidP="008A63A7">
      <w:pPr>
        <w:tabs>
          <w:tab w:val="left" w:pos="1027"/>
        </w:tabs>
        <w:rPr>
          <w:del w:id="2043" w:author="Bale,Cameron" w:date="2023-01-24T23:48:00Z"/>
          <w:rFonts w:ascii="Cambria" w:eastAsiaTheme="minorEastAsia" w:hAnsi="Cambria"/>
          <w:b/>
          <w:bCs/>
        </w:rPr>
      </w:pPr>
      <w:ins w:id="2044" w:author="Bale,Cameron" w:date="2023-01-24T23:49:00Z">
        <w:r>
          <w:rPr>
            <w:rFonts w:ascii="Cambria" w:eastAsiaTheme="minorEastAsia" w:hAnsi="Cambria"/>
          </w:rPr>
          <w:lastRenderedPageBreak/>
          <w:t>We eliminate t</w:t>
        </w:r>
      </w:ins>
      <w:del w:id="2045" w:author="Bale,Cameron" w:date="2023-01-24T23:48:00Z">
        <w:r w:rsidR="00415C6E" w:rsidDel="007705C4">
          <w:rPr>
            <w:rFonts w:ascii="Cambria" w:eastAsiaTheme="minorEastAsia" w:hAnsi="Cambria"/>
          </w:rPr>
          <w:delText xml:space="preserve">Many </w:delText>
        </w:r>
      </w:del>
      <w:ins w:id="2046" w:author="Bale,Cameron" w:date="2023-01-24T23:48:00Z">
        <w:r>
          <w:rPr>
            <w:rFonts w:ascii="Cambria" w:eastAsiaTheme="minorEastAsia" w:hAnsi="Cambria"/>
          </w:rPr>
          <w:t>he</w:t>
        </w:r>
        <w:r>
          <w:rPr>
            <w:rFonts w:ascii="Cambria" w:eastAsiaTheme="minorEastAsia" w:hAnsi="Cambria"/>
          </w:rPr>
          <w:t xml:space="preserve"> </w:t>
        </w:r>
      </w:ins>
      <w:r w:rsidR="008A63A7">
        <w:rPr>
          <w:rFonts w:ascii="Cambria" w:eastAsiaTheme="minorEastAsia" w:hAnsi="Cambria"/>
        </w:rPr>
        <w:t>features</w:t>
      </w:r>
      <w:ins w:id="2047" w:author="Bale,Cameron" w:date="2023-01-24T23:48:00Z">
        <w:r>
          <w:rPr>
            <w:rFonts w:ascii="Cambria" w:eastAsiaTheme="minorEastAsia" w:hAnsi="Cambria"/>
          </w:rPr>
          <w:t xml:space="preserve"> with negative weights</w:t>
        </w:r>
      </w:ins>
      <w:r w:rsidR="008A63A7">
        <w:rPr>
          <w:rFonts w:ascii="Cambria" w:eastAsiaTheme="minorEastAsia" w:hAnsi="Cambria"/>
        </w:rPr>
        <w:t xml:space="preserve"> </w:t>
      </w:r>
      <w:ins w:id="2048" w:author="Bale,Cameron" w:date="2023-01-24T23:49:00Z">
        <w:r>
          <w:rPr>
            <w:rFonts w:ascii="Cambria" w:eastAsiaTheme="minorEastAsia" w:hAnsi="Cambria"/>
          </w:rPr>
          <w:t xml:space="preserve">since these </w:t>
        </w:r>
      </w:ins>
      <w:r w:rsidR="008A63A7">
        <w:rPr>
          <w:rFonts w:ascii="Cambria" w:eastAsiaTheme="minorEastAsia" w:hAnsi="Cambria"/>
        </w:rPr>
        <w:t>are poor predictors of forecast error</w:t>
      </w:r>
      <w:del w:id="2049" w:author="Bale,Cameron" w:date="2023-01-24T23:49:00Z">
        <w:r w:rsidR="008A63A7" w:rsidDel="007705C4">
          <w:rPr>
            <w:rFonts w:ascii="Cambria" w:eastAsiaTheme="minorEastAsia" w:hAnsi="Cambria"/>
          </w:rPr>
          <w:delText xml:space="preserve"> and </w:delText>
        </w:r>
      </w:del>
      <w:del w:id="2050" w:author="Bale,Cameron" w:date="2023-01-24T23:48:00Z">
        <w:r w:rsidR="008A63A7" w:rsidDel="007705C4">
          <w:rPr>
            <w:rFonts w:ascii="Cambria" w:eastAsiaTheme="minorEastAsia" w:hAnsi="Cambria"/>
          </w:rPr>
          <w:delText xml:space="preserve">are assigned negative weights. </w:delText>
        </w:r>
      </w:del>
      <w:ins w:id="2051" w:author="Bale,Cameron" w:date="2023-01-24T23:48:00Z">
        <w:r>
          <w:rPr>
            <w:rFonts w:ascii="Cambria" w:eastAsiaTheme="minorEastAsia" w:hAnsi="Cambria"/>
          </w:rPr>
          <w:t xml:space="preserve">. </w:t>
        </w:r>
      </w:ins>
      <w:del w:id="2052" w:author="Bale,Cameron" w:date="2023-01-24T23:48:00Z">
        <w:r w:rsidR="008A63A7" w:rsidDel="007705C4">
          <w:rPr>
            <w:rFonts w:ascii="Cambria" w:eastAsiaTheme="minorEastAsia" w:hAnsi="Cambria"/>
          </w:rPr>
          <w:delText>We select the features</w:delText>
        </w:r>
        <w:r w:rsidR="00415C6E" w:rsidDel="007705C4">
          <w:rPr>
            <w:rFonts w:ascii="Cambria" w:eastAsiaTheme="minorEastAsia" w:hAnsi="Cambria"/>
          </w:rPr>
          <w:delText xml:space="preserve"> for each forecasting model</w:delText>
        </w:r>
        <w:r w:rsidR="008A63A7" w:rsidDel="007705C4">
          <w:rPr>
            <w:rFonts w:ascii="Cambria" w:eastAsiaTheme="minorEastAsia" w:hAnsi="Cambria"/>
          </w:rPr>
          <w:delText xml:space="preserve"> with </w:delText>
        </w:r>
        <w:r w:rsidR="00415C6E" w:rsidDel="007705C4">
          <w:rPr>
            <w:rFonts w:ascii="Cambria" w:eastAsiaTheme="minorEastAsia" w:hAnsi="Cambria"/>
          </w:rPr>
          <w:delText xml:space="preserve">positive </w:delText>
        </w:r>
        <w:r w:rsidR="008A63A7" w:rsidDel="007705C4">
          <w:rPr>
            <w:rFonts w:ascii="Cambria" w:eastAsiaTheme="minorEastAsia" w:hAnsi="Cambria"/>
          </w:rPr>
          <w:delText xml:space="preserve">weights for </w:delText>
        </w:r>
        <w:r w:rsidR="00002E12" w:rsidDel="007705C4">
          <w:rPr>
            <w:rFonts w:ascii="Cambria" w:eastAsiaTheme="minorEastAsia" w:hAnsi="Cambria"/>
          </w:rPr>
          <w:delText xml:space="preserve">inclusion in </w:delText>
        </w:r>
        <w:r w:rsidR="00415214" w:rsidDel="007705C4">
          <w:rPr>
            <w:rFonts w:ascii="Cambria" w:eastAsiaTheme="minorEastAsia" w:hAnsi="Cambria"/>
          </w:rPr>
          <w:delText>the RFE algorithm</w:delText>
        </w:r>
        <w:r w:rsidR="008A63A7" w:rsidDel="007705C4">
          <w:rPr>
            <w:rFonts w:ascii="Cambria" w:eastAsiaTheme="minorEastAsia" w:hAnsi="Cambria"/>
          </w:rPr>
          <w:delText>.</w:delText>
        </w:r>
      </w:del>
    </w:p>
    <w:p w14:paraId="6163D395" w14:textId="046FB2E2" w:rsidR="00A544F6" w:rsidDel="007705C4" w:rsidRDefault="00A544F6" w:rsidP="008A63A7">
      <w:pPr>
        <w:tabs>
          <w:tab w:val="left" w:pos="1027"/>
        </w:tabs>
        <w:rPr>
          <w:del w:id="2053" w:author="Bale,Cameron" w:date="2023-01-24T23:48:00Z"/>
          <w:rFonts w:ascii="Cambria" w:eastAsiaTheme="minorEastAsia" w:hAnsi="Cambria"/>
        </w:rPr>
      </w:pPr>
    </w:p>
    <w:p w14:paraId="01713284" w14:textId="7C3DAB62" w:rsidR="00C84AAE" w:rsidRDefault="00A544F6" w:rsidP="008A63A7">
      <w:pPr>
        <w:tabs>
          <w:tab w:val="left" w:pos="1027"/>
        </w:tabs>
        <w:rPr>
          <w:rFonts w:ascii="Cambria" w:eastAsiaTheme="minorEastAsia" w:hAnsi="Cambria"/>
        </w:rPr>
      </w:pPr>
      <w:r>
        <w:rPr>
          <w:rFonts w:ascii="Cambria" w:eastAsiaTheme="minorEastAsia" w:hAnsi="Cambria"/>
        </w:rPr>
        <w:t>We apply the RFE algorithm</w:t>
      </w:r>
      <w:del w:id="2054" w:author="Bale,Cameron" w:date="2023-01-24T23:49:00Z">
        <w:r w:rsidDel="007705C4">
          <w:rPr>
            <w:rFonts w:ascii="Cambria" w:eastAsiaTheme="minorEastAsia" w:hAnsi="Cambria"/>
          </w:rPr>
          <w:delText xml:space="preserve"> once</w:delText>
        </w:r>
      </w:del>
      <w:r>
        <w:rPr>
          <w:rFonts w:ascii="Cambria" w:eastAsiaTheme="minorEastAsia" w:hAnsi="Cambria"/>
        </w:rPr>
        <w:t xml:space="preserve"> for each forecasting model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=50</m:t>
        </m:r>
      </m:oMath>
      <w:r>
        <w:rPr>
          <w:rFonts w:ascii="Cambria" w:eastAsiaTheme="minorEastAsia" w:hAnsi="Cambria"/>
        </w:rPr>
        <w:t xml:space="preserve"> </w:t>
      </w:r>
      <w:ins w:id="2055" w:author="Bale,Cameron" w:date="2023-01-24T23:49:00Z">
        <w:r w:rsidR="007705C4">
          <w:rPr>
            <w:rFonts w:ascii="Cambria" w:eastAsiaTheme="minorEastAsia" w:hAnsi="Cambria"/>
          </w:rPr>
          <w:t>i</w:t>
        </w:r>
      </w:ins>
      <w:del w:id="2056" w:author="Bale,Cameron" w:date="2023-01-24T23:49:00Z">
        <w:r w:rsidDel="007705C4">
          <w:rPr>
            <w:rFonts w:ascii="Cambria" w:eastAsiaTheme="minorEastAsia" w:hAnsi="Cambria"/>
          </w:rPr>
          <w:delText>I</w:delText>
        </w:r>
      </w:del>
      <w:r>
        <w:rPr>
          <w:rFonts w:ascii="Cambria" w:eastAsiaTheme="minorEastAsia" w:hAnsi="Cambria"/>
        </w:rPr>
        <w:t xml:space="preserve">terations. The average </w:t>
      </w:r>
      <w:ins w:id="2057" w:author="Bale,Cameron" w:date="2023-01-24T23:50:00Z">
        <w:r w:rsidR="007705C4">
          <w:rPr>
            <w:rFonts w:ascii="Cambria" w:eastAsiaTheme="minorEastAsia" w:hAnsi="Cambria"/>
          </w:rPr>
          <w:t>OOB</w:t>
        </w:r>
      </w:ins>
      <w:del w:id="2058" w:author="Bale,Cameron" w:date="2023-01-24T23:50:00Z">
        <w:r w:rsidDel="007705C4">
          <w:rPr>
            <w:rFonts w:ascii="Cambria" w:eastAsiaTheme="minorEastAsia" w:hAnsi="Cambria"/>
          </w:rPr>
          <w:delText>oob</w:delText>
        </w:r>
      </w:del>
      <w:r>
        <w:rPr>
          <w:rFonts w:ascii="Cambria" w:eastAsiaTheme="minorEastAsia" w:hAnsi="Cambria"/>
        </w:rPr>
        <w:t xml:space="preserve"> MSE across feature subset sizes</w:t>
      </w:r>
      <w:r w:rsidR="001B233A">
        <w:rPr>
          <w:rFonts w:ascii="Cambria" w:eastAsiaTheme="minorEastAsia" w:hAnsi="Cambria"/>
        </w:rPr>
        <w:t xml:space="preserve"> and models</w:t>
      </w:r>
      <w:r>
        <w:rPr>
          <w:rFonts w:ascii="Cambria" w:eastAsiaTheme="minorEastAsia" w:hAnsi="Cambria"/>
        </w:rPr>
        <w:t xml:space="preserve"> is shown in Figure 5</w:t>
      </w:r>
      <w:r w:rsidR="00C84AAE">
        <w:rPr>
          <w:rFonts w:ascii="Cambria" w:eastAsiaTheme="minorEastAsia" w:hAnsi="Cambria"/>
        </w:rPr>
        <w:t xml:space="preserve">. For all </w:t>
      </w:r>
      <w:del w:id="2059" w:author="Bale,Cameron" w:date="2023-01-24T23:50:00Z">
        <w:r w:rsidR="00C84AAE" w:rsidDel="007705C4">
          <w:rPr>
            <w:rFonts w:ascii="Cambria" w:eastAsiaTheme="minorEastAsia" w:hAnsi="Cambria"/>
          </w:rPr>
          <w:delText xml:space="preserve">of the </w:delText>
        </w:r>
      </w:del>
      <w:r w:rsidR="00C84AAE">
        <w:rPr>
          <w:rFonts w:ascii="Cambria" w:eastAsiaTheme="minorEastAsia" w:hAnsi="Cambria"/>
        </w:rPr>
        <w:t xml:space="preserve">forecasting models, </w:t>
      </w:r>
      <w:r w:rsidR="007E2D05">
        <w:rPr>
          <w:rFonts w:ascii="Cambria" w:eastAsiaTheme="minorEastAsia" w:hAnsi="Cambria"/>
        </w:rPr>
        <w:t>most</w:t>
      </w:r>
      <w:r w:rsidR="00C84AAE">
        <w:rPr>
          <w:rFonts w:ascii="Cambria" w:eastAsiaTheme="minorEastAsia" w:hAnsi="Cambria"/>
        </w:rPr>
        <w:t xml:space="preserve"> of the reduction in </w:t>
      </w:r>
      <w:del w:id="2060" w:author="Bale,Cameron" w:date="2023-01-24T23:50:00Z">
        <w:r w:rsidR="00C84AAE" w:rsidDel="007705C4">
          <w:rPr>
            <w:rFonts w:ascii="Cambria" w:eastAsiaTheme="minorEastAsia" w:hAnsi="Cambria"/>
          </w:rPr>
          <w:delText xml:space="preserve">oob </w:delText>
        </w:r>
      </w:del>
      <w:ins w:id="2061" w:author="Bale,Cameron" w:date="2023-01-24T23:50:00Z">
        <w:r w:rsidR="007705C4">
          <w:rPr>
            <w:rFonts w:ascii="Cambria" w:eastAsiaTheme="minorEastAsia" w:hAnsi="Cambria"/>
          </w:rPr>
          <w:t>OOB</w:t>
        </w:r>
        <w:r w:rsidR="007705C4">
          <w:rPr>
            <w:rFonts w:ascii="Cambria" w:eastAsiaTheme="minorEastAsia" w:hAnsi="Cambria"/>
          </w:rPr>
          <w:t xml:space="preserve"> </w:t>
        </w:r>
      </w:ins>
      <w:r w:rsidR="00C84AAE">
        <w:rPr>
          <w:rFonts w:ascii="Cambria" w:eastAsiaTheme="minorEastAsia" w:hAnsi="Cambria"/>
        </w:rPr>
        <w:t xml:space="preserve">MSE </w:t>
      </w:r>
      <w:ins w:id="2062" w:author="Bale,Cameron" w:date="2023-01-24T23:50:00Z">
        <w:r w:rsidR="007705C4">
          <w:rPr>
            <w:rFonts w:ascii="Cambria" w:eastAsiaTheme="minorEastAsia" w:hAnsi="Cambria"/>
          </w:rPr>
          <w:t>occ</w:t>
        </w:r>
      </w:ins>
      <w:ins w:id="2063" w:author="Bale,Cameron" w:date="2023-01-24T23:51:00Z">
        <w:r w:rsidR="007705C4">
          <w:rPr>
            <w:rFonts w:ascii="Cambria" w:eastAsiaTheme="minorEastAsia" w:hAnsi="Cambria"/>
          </w:rPr>
          <w:t xml:space="preserve">urs </w:t>
        </w:r>
      </w:ins>
      <w:del w:id="2064" w:author="Bale,Cameron" w:date="2023-01-24T23:50:00Z">
        <w:r w:rsidR="00C84AAE" w:rsidDel="007705C4">
          <w:rPr>
            <w:rFonts w:ascii="Cambria" w:eastAsiaTheme="minorEastAsia" w:hAnsi="Cambria"/>
          </w:rPr>
          <w:delText xml:space="preserve">is accomplished </w:delText>
        </w:r>
      </w:del>
      <w:r w:rsidR="00C84AAE">
        <w:rPr>
          <w:rFonts w:ascii="Cambria" w:eastAsiaTheme="minorEastAsia" w:hAnsi="Cambria"/>
        </w:rPr>
        <w:t>using five or fewer features.</w:t>
      </w:r>
    </w:p>
    <w:p w14:paraId="3F19C479" w14:textId="01D47CCD" w:rsidR="00C84AAE" w:rsidDel="007705C4" w:rsidRDefault="00C84AAE" w:rsidP="008A63A7">
      <w:pPr>
        <w:tabs>
          <w:tab w:val="left" w:pos="1027"/>
        </w:tabs>
        <w:rPr>
          <w:del w:id="2065" w:author="Bale,Cameron" w:date="2023-01-24T23:49:00Z"/>
          <w:rFonts w:ascii="Cambria" w:eastAsiaTheme="minorEastAsia" w:hAnsi="Cambria"/>
        </w:rPr>
      </w:pPr>
    </w:p>
    <w:p w14:paraId="4FC48728" w14:textId="4181FCB3" w:rsidR="0055382E" w:rsidDel="007705C4" w:rsidRDefault="0055382E" w:rsidP="008A63A7">
      <w:pPr>
        <w:tabs>
          <w:tab w:val="left" w:pos="1027"/>
        </w:tabs>
        <w:rPr>
          <w:del w:id="2066" w:author="Bale,Cameron" w:date="2023-01-24T23:49:00Z"/>
          <w:rFonts w:ascii="Cambria" w:eastAsiaTheme="minorEastAsia" w:hAnsi="Cambria"/>
        </w:rPr>
      </w:pPr>
    </w:p>
    <w:p w14:paraId="32C8307A" w14:textId="44F87CCE" w:rsidR="0055382E" w:rsidDel="007705C4" w:rsidRDefault="0055382E" w:rsidP="008A63A7">
      <w:pPr>
        <w:tabs>
          <w:tab w:val="left" w:pos="1027"/>
        </w:tabs>
        <w:rPr>
          <w:del w:id="2067" w:author="Bale,Cameron" w:date="2023-01-24T23:49:00Z"/>
          <w:rFonts w:ascii="Cambria" w:eastAsiaTheme="minorEastAsia" w:hAnsi="Cambria"/>
        </w:rPr>
      </w:pPr>
    </w:p>
    <w:p w14:paraId="0BD8C56E" w14:textId="161AB13B" w:rsidR="0055382E" w:rsidDel="007705C4" w:rsidRDefault="0055382E" w:rsidP="008A63A7">
      <w:pPr>
        <w:tabs>
          <w:tab w:val="left" w:pos="1027"/>
        </w:tabs>
        <w:rPr>
          <w:del w:id="2068" w:author="Bale,Cameron" w:date="2023-01-24T23:49:00Z"/>
          <w:rFonts w:ascii="Cambria" w:eastAsiaTheme="minorEastAsia" w:hAnsi="Cambria"/>
        </w:rPr>
      </w:pPr>
    </w:p>
    <w:p w14:paraId="190DD49D" w14:textId="42A25D02" w:rsidR="0055382E" w:rsidDel="007705C4" w:rsidRDefault="0055382E" w:rsidP="008A63A7">
      <w:pPr>
        <w:tabs>
          <w:tab w:val="left" w:pos="1027"/>
        </w:tabs>
        <w:rPr>
          <w:del w:id="2069" w:author="Bale,Cameron" w:date="2023-01-24T23:49:00Z"/>
          <w:rFonts w:ascii="Cambria" w:eastAsiaTheme="minorEastAsia" w:hAnsi="Cambria"/>
        </w:rPr>
      </w:pPr>
    </w:p>
    <w:p w14:paraId="69D6E4A0" w14:textId="740DB23A" w:rsidR="0055382E" w:rsidDel="007705C4" w:rsidRDefault="0055382E" w:rsidP="008A63A7">
      <w:pPr>
        <w:tabs>
          <w:tab w:val="left" w:pos="1027"/>
        </w:tabs>
        <w:rPr>
          <w:del w:id="2070" w:author="Bale,Cameron" w:date="2023-01-24T23:49:00Z"/>
          <w:rFonts w:ascii="Cambria" w:eastAsiaTheme="minorEastAsia" w:hAnsi="Cambria"/>
        </w:rPr>
      </w:pPr>
    </w:p>
    <w:p w14:paraId="4C7B4EAF" w14:textId="318673E8" w:rsidR="0055382E" w:rsidDel="007705C4" w:rsidRDefault="0055382E" w:rsidP="008A63A7">
      <w:pPr>
        <w:tabs>
          <w:tab w:val="left" w:pos="1027"/>
        </w:tabs>
        <w:rPr>
          <w:del w:id="2071" w:author="Bale,Cameron" w:date="2023-01-24T23:49:00Z"/>
          <w:rFonts w:ascii="Cambria" w:eastAsiaTheme="minorEastAsia" w:hAnsi="Cambria"/>
        </w:rPr>
      </w:pPr>
    </w:p>
    <w:p w14:paraId="0E194714" w14:textId="7AC87BCA" w:rsidR="0055382E" w:rsidDel="007705C4" w:rsidRDefault="0055382E" w:rsidP="008A63A7">
      <w:pPr>
        <w:tabs>
          <w:tab w:val="left" w:pos="1027"/>
        </w:tabs>
        <w:rPr>
          <w:del w:id="2072" w:author="Bale,Cameron" w:date="2023-01-24T23:49:00Z"/>
          <w:rFonts w:ascii="Cambria" w:eastAsiaTheme="minorEastAsia" w:hAnsi="Cambria"/>
        </w:rPr>
      </w:pPr>
    </w:p>
    <w:p w14:paraId="7841F70E" w14:textId="77777777" w:rsidR="0055382E" w:rsidDel="007705C4" w:rsidRDefault="0055382E" w:rsidP="008A63A7">
      <w:pPr>
        <w:tabs>
          <w:tab w:val="left" w:pos="1027"/>
        </w:tabs>
        <w:rPr>
          <w:del w:id="2073" w:author="Bale,Cameron" w:date="2023-01-24T23:49:00Z"/>
          <w:rFonts w:ascii="Cambria" w:eastAsiaTheme="minorEastAsia" w:hAnsi="Cambria"/>
        </w:rPr>
      </w:pPr>
    </w:p>
    <w:p w14:paraId="4E104055" w14:textId="6080E7E0" w:rsidR="00F13251" w:rsidRDefault="00F13251" w:rsidP="008A63A7">
      <w:pPr>
        <w:tabs>
          <w:tab w:val="left" w:pos="1027"/>
        </w:tabs>
        <w:rPr>
          <w:rFonts w:ascii="Cambria" w:eastAsiaTheme="minorEastAsia" w:hAnsi="Cambria"/>
        </w:rPr>
      </w:pPr>
    </w:p>
    <w:p w14:paraId="4C4C64E6" w14:textId="084BA486" w:rsidR="00F13251" w:rsidRDefault="001B233A" w:rsidP="008A63A7">
      <w:pPr>
        <w:tabs>
          <w:tab w:val="left" w:pos="1027"/>
        </w:tabs>
        <w:rPr>
          <w:rFonts w:ascii="Cambria" w:eastAsiaTheme="minorEastAsia" w:hAnsi="Cambria"/>
          <w:b/>
          <w:bCs/>
        </w:rPr>
      </w:pPr>
      <w:r>
        <w:rPr>
          <w:rFonts w:ascii="Cambria" w:eastAsiaTheme="minorEastAsia" w:hAnsi="Cambria"/>
          <w:b/>
          <w:bCs/>
        </w:rPr>
        <w:t>Fig. 5: Average OOB MSE across feature subset sizes when predicting the MAE of each forecasting model.</w:t>
      </w:r>
    </w:p>
    <w:p w14:paraId="405760EC" w14:textId="16C57CCE" w:rsidR="001B233A" w:rsidRPr="00251DAA" w:rsidRDefault="001B233A" w:rsidP="008A63A7">
      <w:pPr>
        <w:tabs>
          <w:tab w:val="left" w:pos="1027"/>
        </w:tabs>
        <w:rPr>
          <w:rFonts w:ascii="Cambria" w:eastAsiaTheme="minorEastAsia" w:hAnsi="Cambria"/>
          <w:b/>
          <w:bCs/>
        </w:rPr>
      </w:pPr>
    </w:p>
    <w:p w14:paraId="6D5CEBA0" w14:textId="3151AA9A" w:rsidR="00F13251" w:rsidRDefault="00AC14F1"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6128" behindDoc="0" locked="0" layoutInCell="1" allowOverlap="1" wp14:anchorId="61F4C7A3" wp14:editId="485D20F7">
            <wp:simplePos x="0" y="0"/>
            <wp:positionH relativeFrom="margin">
              <wp:align>center</wp:align>
            </wp:positionH>
            <wp:positionV relativeFrom="paragraph">
              <wp:posOffset>5773</wp:posOffset>
            </wp:positionV>
            <wp:extent cx="4828310" cy="358867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310" cy="3588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BB6EC" w14:textId="0E056397" w:rsidR="00F13251" w:rsidRDefault="00F13251" w:rsidP="008A63A7">
      <w:pPr>
        <w:tabs>
          <w:tab w:val="left" w:pos="1027"/>
        </w:tabs>
        <w:rPr>
          <w:rFonts w:ascii="Cambria" w:eastAsiaTheme="minorEastAsia" w:hAnsi="Cambria"/>
        </w:rPr>
      </w:pPr>
    </w:p>
    <w:p w14:paraId="7FCA41E3" w14:textId="0D4E9DD9" w:rsidR="00F13251" w:rsidRDefault="00F13251" w:rsidP="008A63A7">
      <w:pPr>
        <w:tabs>
          <w:tab w:val="left" w:pos="1027"/>
        </w:tabs>
        <w:rPr>
          <w:rFonts w:ascii="Cambria" w:eastAsiaTheme="minorEastAsia" w:hAnsi="Cambria"/>
        </w:rPr>
      </w:pPr>
    </w:p>
    <w:p w14:paraId="1C0A5564" w14:textId="537AA2B6" w:rsidR="00F13251" w:rsidRDefault="00F13251" w:rsidP="008A63A7">
      <w:pPr>
        <w:tabs>
          <w:tab w:val="left" w:pos="1027"/>
        </w:tabs>
        <w:rPr>
          <w:rFonts w:ascii="Cambria" w:eastAsiaTheme="minorEastAsia" w:hAnsi="Cambria"/>
        </w:rPr>
      </w:pPr>
    </w:p>
    <w:p w14:paraId="22C1019A" w14:textId="6167307C" w:rsidR="00F13251" w:rsidRDefault="00F13251" w:rsidP="008A63A7">
      <w:pPr>
        <w:tabs>
          <w:tab w:val="left" w:pos="1027"/>
        </w:tabs>
        <w:rPr>
          <w:rFonts w:ascii="Cambria" w:eastAsiaTheme="minorEastAsia" w:hAnsi="Cambria"/>
        </w:rPr>
      </w:pPr>
    </w:p>
    <w:p w14:paraId="4EBBE016" w14:textId="18907A12" w:rsidR="00F13251" w:rsidRDefault="00F13251" w:rsidP="008A63A7">
      <w:pPr>
        <w:tabs>
          <w:tab w:val="left" w:pos="1027"/>
        </w:tabs>
        <w:rPr>
          <w:rFonts w:ascii="Cambria" w:eastAsiaTheme="minorEastAsia" w:hAnsi="Cambria"/>
        </w:rPr>
      </w:pPr>
    </w:p>
    <w:p w14:paraId="79A7C25A" w14:textId="33D7F147" w:rsidR="00F13251" w:rsidRDefault="00F13251" w:rsidP="008A63A7">
      <w:pPr>
        <w:tabs>
          <w:tab w:val="left" w:pos="1027"/>
        </w:tabs>
        <w:rPr>
          <w:rFonts w:ascii="Cambria" w:eastAsiaTheme="minorEastAsia" w:hAnsi="Cambria"/>
        </w:rPr>
      </w:pPr>
    </w:p>
    <w:p w14:paraId="7E5010EC" w14:textId="60A62FA9" w:rsidR="00F13251" w:rsidRDefault="00F13251" w:rsidP="008A63A7">
      <w:pPr>
        <w:tabs>
          <w:tab w:val="left" w:pos="1027"/>
        </w:tabs>
        <w:rPr>
          <w:rFonts w:ascii="Cambria" w:eastAsiaTheme="minorEastAsia" w:hAnsi="Cambria"/>
        </w:rPr>
      </w:pPr>
    </w:p>
    <w:p w14:paraId="627F3F08" w14:textId="46A2118A" w:rsidR="00F13251" w:rsidRDefault="00F13251" w:rsidP="008A63A7">
      <w:pPr>
        <w:tabs>
          <w:tab w:val="left" w:pos="1027"/>
        </w:tabs>
        <w:rPr>
          <w:rFonts w:ascii="Cambria" w:eastAsiaTheme="minorEastAsia" w:hAnsi="Cambria"/>
        </w:rPr>
      </w:pPr>
    </w:p>
    <w:p w14:paraId="5287A9BB" w14:textId="39875987" w:rsidR="00F13251" w:rsidRDefault="00F13251" w:rsidP="008A63A7">
      <w:pPr>
        <w:tabs>
          <w:tab w:val="left" w:pos="1027"/>
        </w:tabs>
        <w:rPr>
          <w:rFonts w:ascii="Cambria" w:eastAsiaTheme="minorEastAsia" w:hAnsi="Cambria"/>
        </w:rPr>
      </w:pPr>
    </w:p>
    <w:p w14:paraId="18826DC8" w14:textId="5EBA4E0C" w:rsidR="00F13251" w:rsidRDefault="00F13251" w:rsidP="008A63A7">
      <w:pPr>
        <w:tabs>
          <w:tab w:val="left" w:pos="1027"/>
        </w:tabs>
        <w:rPr>
          <w:rFonts w:ascii="Cambria" w:eastAsiaTheme="minorEastAsia" w:hAnsi="Cambria"/>
        </w:rPr>
      </w:pPr>
    </w:p>
    <w:p w14:paraId="2C510BA3" w14:textId="3C38278F" w:rsidR="00F13251" w:rsidRDefault="00F13251" w:rsidP="008A63A7">
      <w:pPr>
        <w:tabs>
          <w:tab w:val="left" w:pos="1027"/>
        </w:tabs>
        <w:rPr>
          <w:rFonts w:ascii="Cambria" w:eastAsiaTheme="minorEastAsia" w:hAnsi="Cambria"/>
        </w:rPr>
      </w:pPr>
    </w:p>
    <w:p w14:paraId="51526D65" w14:textId="23D37F22" w:rsidR="00F13251" w:rsidRDefault="00F13251" w:rsidP="008A63A7">
      <w:pPr>
        <w:tabs>
          <w:tab w:val="left" w:pos="1027"/>
        </w:tabs>
        <w:rPr>
          <w:rFonts w:ascii="Cambria" w:eastAsiaTheme="minorEastAsia" w:hAnsi="Cambria"/>
        </w:rPr>
      </w:pPr>
    </w:p>
    <w:p w14:paraId="03C10742" w14:textId="1F402288" w:rsidR="00F13251" w:rsidRDefault="00F13251" w:rsidP="008A63A7">
      <w:pPr>
        <w:tabs>
          <w:tab w:val="left" w:pos="1027"/>
        </w:tabs>
        <w:rPr>
          <w:rFonts w:ascii="Cambria" w:eastAsiaTheme="minorEastAsia" w:hAnsi="Cambria"/>
        </w:rPr>
      </w:pPr>
    </w:p>
    <w:p w14:paraId="7A796DAE" w14:textId="04C32364" w:rsidR="00F13251" w:rsidRDefault="00F13251" w:rsidP="008A63A7">
      <w:pPr>
        <w:tabs>
          <w:tab w:val="left" w:pos="1027"/>
        </w:tabs>
        <w:rPr>
          <w:rFonts w:ascii="Cambria" w:eastAsiaTheme="minorEastAsia" w:hAnsi="Cambria"/>
        </w:rPr>
      </w:pPr>
    </w:p>
    <w:p w14:paraId="6640D837" w14:textId="0FD5C38D" w:rsidR="00F13251" w:rsidRDefault="00F13251" w:rsidP="008A63A7">
      <w:pPr>
        <w:tabs>
          <w:tab w:val="left" w:pos="1027"/>
        </w:tabs>
        <w:rPr>
          <w:rFonts w:ascii="Cambria" w:eastAsiaTheme="minorEastAsia" w:hAnsi="Cambria"/>
        </w:rPr>
      </w:pPr>
    </w:p>
    <w:p w14:paraId="0B066DD1" w14:textId="1C333B80" w:rsidR="00F13251" w:rsidRDefault="00F13251" w:rsidP="008A63A7">
      <w:pPr>
        <w:tabs>
          <w:tab w:val="left" w:pos="1027"/>
        </w:tabs>
        <w:rPr>
          <w:rFonts w:ascii="Cambria" w:eastAsiaTheme="minorEastAsia" w:hAnsi="Cambria"/>
        </w:rPr>
      </w:pPr>
    </w:p>
    <w:p w14:paraId="747E6DAC" w14:textId="78A6DC82" w:rsidR="00F13251" w:rsidRDefault="00F13251" w:rsidP="008A63A7">
      <w:pPr>
        <w:tabs>
          <w:tab w:val="left" w:pos="1027"/>
        </w:tabs>
        <w:rPr>
          <w:rFonts w:ascii="Cambria" w:eastAsiaTheme="minorEastAsia" w:hAnsi="Cambria"/>
        </w:rPr>
      </w:pPr>
    </w:p>
    <w:p w14:paraId="346663FC" w14:textId="5396841D" w:rsidR="00F13251" w:rsidRDefault="00F13251" w:rsidP="008A63A7">
      <w:pPr>
        <w:tabs>
          <w:tab w:val="left" w:pos="1027"/>
        </w:tabs>
        <w:rPr>
          <w:rFonts w:ascii="Cambria" w:eastAsiaTheme="minorEastAsia" w:hAnsi="Cambria"/>
        </w:rPr>
      </w:pPr>
    </w:p>
    <w:p w14:paraId="5057240D" w14:textId="5B4425B2" w:rsidR="00F13251" w:rsidRDefault="00F13251" w:rsidP="008A63A7">
      <w:pPr>
        <w:tabs>
          <w:tab w:val="left" w:pos="1027"/>
        </w:tabs>
        <w:rPr>
          <w:rFonts w:ascii="Cambria" w:eastAsiaTheme="minorEastAsia" w:hAnsi="Cambria"/>
        </w:rPr>
      </w:pPr>
    </w:p>
    <w:p w14:paraId="60670656" w14:textId="77777777" w:rsidR="00F13251" w:rsidRPr="00251DAA" w:rsidRDefault="00F13251" w:rsidP="008A63A7">
      <w:pPr>
        <w:tabs>
          <w:tab w:val="left" w:pos="1027"/>
        </w:tabs>
        <w:rPr>
          <w:rFonts w:ascii="Cambria" w:eastAsiaTheme="minorEastAsia" w:hAnsi="Cambria"/>
        </w:rPr>
      </w:pPr>
    </w:p>
    <w:p w14:paraId="6FEE8827" w14:textId="4DDD6685" w:rsidR="00A544F6" w:rsidRDefault="00A544F6" w:rsidP="008A63A7">
      <w:pPr>
        <w:tabs>
          <w:tab w:val="left" w:pos="1027"/>
        </w:tabs>
        <w:rPr>
          <w:rFonts w:ascii="Cambria" w:eastAsiaTheme="minorEastAsia" w:hAnsi="Cambria"/>
        </w:rPr>
      </w:pPr>
    </w:p>
    <w:p w14:paraId="41B2E07F" w14:textId="065B3C5C" w:rsidR="008750B4" w:rsidRDefault="008750B4" w:rsidP="008A63A7">
      <w:pPr>
        <w:tabs>
          <w:tab w:val="left" w:pos="1027"/>
        </w:tabs>
        <w:rPr>
          <w:rFonts w:ascii="Cambria" w:eastAsiaTheme="minorEastAsia" w:hAnsi="Cambria"/>
        </w:rPr>
      </w:pPr>
    </w:p>
    <w:p w14:paraId="75274F30" w14:textId="005C2E63" w:rsidR="008750B4" w:rsidRDefault="008750B4" w:rsidP="008A63A7">
      <w:pPr>
        <w:tabs>
          <w:tab w:val="left" w:pos="1027"/>
        </w:tabs>
        <w:rPr>
          <w:rFonts w:ascii="Cambria" w:eastAsiaTheme="minorEastAsia" w:hAnsi="Cambria"/>
        </w:rPr>
      </w:pPr>
    </w:p>
    <w:p w14:paraId="6333566C" w14:textId="7858E87E" w:rsidR="008750B4" w:rsidRPr="00251DAA" w:rsidRDefault="007B32D3" w:rsidP="008A63A7">
      <w:pPr>
        <w:tabs>
          <w:tab w:val="left" w:pos="1027"/>
        </w:tabs>
      </w:pPr>
      <w:r>
        <w:rPr>
          <w:rFonts w:ascii="Cambria" w:eastAsiaTheme="minorEastAsia" w:hAnsi="Cambria"/>
        </w:rPr>
        <w:t xml:space="preserve">Figure 6 shows the </w:t>
      </w:r>
      <w:r w:rsidR="002E7540">
        <w:rPr>
          <w:rFonts w:ascii="Cambria" w:eastAsiaTheme="minorEastAsia" w:hAnsi="Cambria"/>
        </w:rPr>
        <w:t xml:space="preserve">permutation-based importance values for </w:t>
      </w:r>
      <w:del w:id="2074" w:author="Bale,Cameron" w:date="2023-01-24T23:52:00Z">
        <w:r w:rsidR="002E7540" w:rsidDel="0009107F">
          <w:rPr>
            <w:rFonts w:ascii="Cambria" w:eastAsiaTheme="minorEastAsia" w:hAnsi="Cambria"/>
          </w:rPr>
          <w:delText>the eight most highly ranked features for each forecasting model</w:delText>
        </w:r>
      </w:del>
      <w:ins w:id="2075" w:author="Bale,Cameron" w:date="2023-01-24T23:52:00Z">
        <w:r w:rsidR="0009107F">
          <w:rPr>
            <w:rFonts w:ascii="Cambria" w:eastAsiaTheme="minorEastAsia" w:hAnsi="Cambria"/>
          </w:rPr>
          <w:t>each forecasting model's eight most highly ranked features</w:t>
        </w:r>
      </w:ins>
      <w:r w:rsidR="002E7540">
        <w:rPr>
          <w:rFonts w:ascii="Cambria" w:eastAsiaTheme="minorEastAsia" w:hAnsi="Cambria"/>
        </w:rPr>
        <w:t>.</w:t>
      </w:r>
      <w:r w:rsidR="00112CE3">
        <w:rPr>
          <w:rFonts w:ascii="Cambria" w:eastAsiaTheme="minorEastAsia" w:hAnsi="Cambria"/>
        </w:rPr>
        <w:t xml:space="preserve"> Some features, such as</w:t>
      </w:r>
      <w:r w:rsidR="00F04AC3">
        <w:rPr>
          <w:rFonts w:ascii="Cambria" w:eastAsiaTheme="minorEastAsia" w:hAnsi="Cambria"/>
        </w:rPr>
        <w:t xml:space="preserve"> </w:t>
      </w:r>
      <w:r w:rsidR="00F04AC3">
        <w:rPr>
          <w:rFonts w:ascii="Cambria" w:eastAsiaTheme="minorEastAsia" w:hAnsi="Cambria"/>
          <w:i/>
          <w:iCs/>
        </w:rPr>
        <w:t>spike,</w:t>
      </w:r>
      <w:r w:rsidR="00112CE3">
        <w:rPr>
          <w:rFonts w:ascii="Cambria" w:eastAsiaTheme="minorEastAsia" w:hAnsi="Cambria"/>
        </w:rPr>
        <w:t xml:space="preserve"> </w:t>
      </w:r>
      <w:proofErr w:type="spellStart"/>
      <w:r w:rsidR="00112CE3">
        <w:rPr>
          <w:rFonts w:ascii="Cambria" w:eastAsiaTheme="minorEastAsia" w:hAnsi="Cambria"/>
          <w:i/>
          <w:iCs/>
        </w:rPr>
        <w:t>max_var_shift</w:t>
      </w:r>
      <w:proofErr w:type="spellEnd"/>
      <w:r w:rsidR="00112CE3">
        <w:rPr>
          <w:rFonts w:ascii="Cambria" w:eastAsiaTheme="minorEastAsia" w:hAnsi="Cambria"/>
          <w:i/>
          <w:iCs/>
        </w:rPr>
        <w:t xml:space="preserve">, </w:t>
      </w:r>
      <w:proofErr w:type="spellStart"/>
      <w:r w:rsidR="00112CE3">
        <w:rPr>
          <w:rFonts w:ascii="Cambria" w:eastAsiaTheme="minorEastAsia" w:hAnsi="Cambria"/>
          <w:i/>
          <w:iCs/>
        </w:rPr>
        <w:t>max_level_shift</w:t>
      </w:r>
      <w:proofErr w:type="spellEnd"/>
      <w:r w:rsidR="00112CE3">
        <w:rPr>
          <w:rFonts w:ascii="Cambria" w:eastAsiaTheme="minorEastAsia" w:hAnsi="Cambria"/>
          <w:i/>
          <w:iCs/>
        </w:rPr>
        <w:t>,</w:t>
      </w:r>
      <w:r w:rsidR="00F04AC3">
        <w:rPr>
          <w:rFonts w:ascii="Cambria" w:eastAsiaTheme="minorEastAsia" w:hAnsi="Cambria"/>
          <w:i/>
          <w:iCs/>
        </w:rPr>
        <w:t xml:space="preserve"> </w:t>
      </w:r>
      <w:proofErr w:type="spellStart"/>
      <w:r w:rsidR="00F04AC3">
        <w:rPr>
          <w:rFonts w:ascii="Cambria" w:eastAsiaTheme="minorEastAsia" w:hAnsi="Cambria"/>
          <w:i/>
          <w:iCs/>
        </w:rPr>
        <w:t>series_mean</w:t>
      </w:r>
      <w:proofErr w:type="spellEnd"/>
      <w:ins w:id="2076" w:author="Bale,Cameron" w:date="2023-01-24T23:52:00Z">
        <w:r w:rsidR="0009107F">
          <w:rPr>
            <w:rFonts w:ascii="Cambria" w:eastAsiaTheme="minorEastAsia" w:hAnsi="Cambria"/>
            <w:i/>
            <w:iCs/>
          </w:rPr>
          <w:t>,</w:t>
        </w:r>
      </w:ins>
      <w:r w:rsidR="00112CE3">
        <w:rPr>
          <w:rFonts w:ascii="Cambria" w:eastAsiaTheme="minorEastAsia" w:hAnsi="Cambria"/>
          <w:i/>
          <w:iCs/>
        </w:rPr>
        <w:t xml:space="preserve"> </w:t>
      </w:r>
      <w:r w:rsidR="00112CE3">
        <w:rPr>
          <w:rFonts w:ascii="Cambria" w:eastAsiaTheme="minorEastAsia" w:hAnsi="Cambria"/>
        </w:rPr>
        <w:t xml:space="preserve">and </w:t>
      </w:r>
      <w:proofErr w:type="spellStart"/>
      <w:r w:rsidR="00112CE3">
        <w:rPr>
          <w:rFonts w:ascii="Cambria" w:eastAsiaTheme="minorEastAsia" w:hAnsi="Cambria"/>
          <w:i/>
          <w:iCs/>
        </w:rPr>
        <w:t>series_variance</w:t>
      </w:r>
      <w:proofErr w:type="spellEnd"/>
      <w:ins w:id="2077" w:author="Bale,Cameron" w:date="2023-01-24T23:52:00Z">
        <w:r w:rsidR="0009107F">
          <w:rPr>
            <w:rFonts w:ascii="Cambria" w:eastAsiaTheme="minorEastAsia" w:hAnsi="Cambria"/>
            <w:i/>
            <w:iCs/>
          </w:rPr>
          <w:t>,</w:t>
        </w:r>
      </w:ins>
      <w:r w:rsidR="00112CE3">
        <w:rPr>
          <w:rFonts w:ascii="Cambria" w:eastAsiaTheme="minorEastAsia" w:hAnsi="Cambria"/>
          <w:i/>
          <w:iCs/>
        </w:rPr>
        <w:t xml:space="preserve"> </w:t>
      </w:r>
      <w:r w:rsidR="00112CE3">
        <w:rPr>
          <w:rFonts w:ascii="Cambria" w:eastAsiaTheme="minorEastAsia" w:hAnsi="Cambria"/>
        </w:rPr>
        <w:t xml:space="preserve">are highly ranked across </w:t>
      </w:r>
      <w:r w:rsidR="00F04AC3">
        <w:rPr>
          <w:rFonts w:ascii="Cambria" w:eastAsiaTheme="minorEastAsia" w:hAnsi="Cambria"/>
        </w:rPr>
        <w:t xml:space="preserve">most or </w:t>
      </w:r>
      <w:r w:rsidR="00112CE3">
        <w:rPr>
          <w:rFonts w:ascii="Cambria" w:eastAsiaTheme="minorEastAsia" w:hAnsi="Cambria"/>
        </w:rPr>
        <w:t>all forecasting models.</w:t>
      </w:r>
      <w:r w:rsidR="00952914">
        <w:rPr>
          <w:rFonts w:ascii="Cambria" w:eastAsiaTheme="minorEastAsia" w:hAnsi="Cambria"/>
        </w:rPr>
        <w:t xml:space="preserve"> Other features appear to be highly important only for specific models. Examples include </w:t>
      </w:r>
      <w:r w:rsidR="00952914">
        <w:rPr>
          <w:rFonts w:ascii="Cambria" w:eastAsiaTheme="minorEastAsia" w:hAnsi="Cambria"/>
          <w:i/>
          <w:iCs/>
        </w:rPr>
        <w:t>trend</w:t>
      </w:r>
      <w:r w:rsidR="00952914">
        <w:rPr>
          <w:rFonts w:ascii="Cambria" w:eastAsiaTheme="minorEastAsia" w:hAnsi="Cambria"/>
        </w:rPr>
        <w:t xml:space="preserve">, which is highly important for DES and TES, </w:t>
      </w:r>
      <w:proofErr w:type="spellStart"/>
      <w:r w:rsidR="00952914">
        <w:rPr>
          <w:rFonts w:ascii="Cambria" w:eastAsiaTheme="minorEastAsia" w:hAnsi="Cambria"/>
          <w:i/>
          <w:iCs/>
        </w:rPr>
        <w:t>seasonal_strength</w:t>
      </w:r>
      <w:proofErr w:type="spellEnd"/>
      <w:r w:rsidR="00952914">
        <w:rPr>
          <w:rFonts w:ascii="Cambria" w:eastAsiaTheme="minorEastAsia" w:hAnsi="Cambria"/>
        </w:rPr>
        <w:t xml:space="preserve">, which is highly important for TES, </w:t>
      </w:r>
      <w:r w:rsidR="00E22D89">
        <w:rPr>
          <w:rFonts w:ascii="Cambria" w:eastAsiaTheme="minorEastAsia" w:hAnsi="Cambria"/>
        </w:rPr>
        <w:t xml:space="preserve">and </w:t>
      </w:r>
      <w:proofErr w:type="spellStart"/>
      <w:r w:rsidR="00E22D89">
        <w:rPr>
          <w:rFonts w:ascii="Cambria" w:eastAsiaTheme="minorEastAsia" w:hAnsi="Cambria"/>
          <w:i/>
          <w:iCs/>
        </w:rPr>
        <w:t>unitroot_pp</w:t>
      </w:r>
      <w:proofErr w:type="spellEnd"/>
      <w:r w:rsidR="00E22D89">
        <w:rPr>
          <w:rFonts w:ascii="Cambria" w:eastAsiaTheme="minorEastAsia" w:hAnsi="Cambria"/>
          <w:i/>
          <w:iCs/>
        </w:rPr>
        <w:t xml:space="preserve">, </w:t>
      </w:r>
      <w:r w:rsidR="00E22D89">
        <w:rPr>
          <w:rFonts w:ascii="Cambria" w:eastAsiaTheme="minorEastAsia" w:hAnsi="Cambria"/>
        </w:rPr>
        <w:t>which is important for Auto-ARIMA and SES.</w:t>
      </w:r>
    </w:p>
    <w:p w14:paraId="3CCEE8E3" w14:textId="3B3000AC" w:rsidR="008750B4" w:rsidRDefault="008750B4" w:rsidP="008A63A7">
      <w:pPr>
        <w:tabs>
          <w:tab w:val="left" w:pos="1027"/>
        </w:tabs>
        <w:rPr>
          <w:rFonts w:ascii="Cambria" w:eastAsiaTheme="minorEastAsia" w:hAnsi="Cambria"/>
        </w:rPr>
      </w:pPr>
    </w:p>
    <w:p w14:paraId="3B968ABF" w14:textId="77777777" w:rsidR="00623815" w:rsidRDefault="00623815" w:rsidP="008A63A7">
      <w:pPr>
        <w:tabs>
          <w:tab w:val="left" w:pos="1027"/>
        </w:tabs>
        <w:rPr>
          <w:rFonts w:ascii="Cambria" w:eastAsiaTheme="minorEastAsia" w:hAnsi="Cambria"/>
        </w:rPr>
      </w:pPr>
    </w:p>
    <w:p w14:paraId="05820A86" w14:textId="68DA6A87" w:rsidR="008750B4" w:rsidRDefault="008750B4" w:rsidP="008A63A7">
      <w:pPr>
        <w:tabs>
          <w:tab w:val="left" w:pos="1027"/>
        </w:tabs>
        <w:rPr>
          <w:rFonts w:ascii="Cambria" w:eastAsiaTheme="minorEastAsia" w:hAnsi="Cambria"/>
        </w:rPr>
      </w:pPr>
    </w:p>
    <w:p w14:paraId="1E35B18F" w14:textId="0CE97FBD" w:rsidR="008750B4" w:rsidRDefault="008750B4" w:rsidP="008A63A7">
      <w:pPr>
        <w:tabs>
          <w:tab w:val="left" w:pos="1027"/>
        </w:tabs>
        <w:rPr>
          <w:rFonts w:ascii="Cambria" w:eastAsiaTheme="minorEastAsia" w:hAnsi="Cambria"/>
        </w:rPr>
      </w:pPr>
    </w:p>
    <w:p w14:paraId="74D61F64" w14:textId="05D46F1F" w:rsidR="008750B4" w:rsidRDefault="008750B4" w:rsidP="008A63A7">
      <w:pPr>
        <w:tabs>
          <w:tab w:val="left" w:pos="1027"/>
        </w:tabs>
        <w:rPr>
          <w:rFonts w:ascii="Cambria" w:eastAsiaTheme="minorEastAsia" w:hAnsi="Cambria"/>
        </w:rPr>
      </w:pPr>
    </w:p>
    <w:p w14:paraId="0EB4EA92" w14:textId="4D97A6EC" w:rsidR="008750B4" w:rsidRDefault="008750B4" w:rsidP="008A63A7">
      <w:pPr>
        <w:tabs>
          <w:tab w:val="left" w:pos="1027"/>
        </w:tabs>
        <w:rPr>
          <w:rFonts w:ascii="Cambria" w:eastAsiaTheme="minorEastAsia" w:hAnsi="Cambria"/>
        </w:rPr>
      </w:pPr>
    </w:p>
    <w:p w14:paraId="4DEB9B4D" w14:textId="4E428053" w:rsidR="008750B4" w:rsidRDefault="008750B4" w:rsidP="008A63A7">
      <w:pPr>
        <w:tabs>
          <w:tab w:val="left" w:pos="1027"/>
        </w:tabs>
        <w:rPr>
          <w:rFonts w:ascii="Cambria" w:eastAsiaTheme="minorEastAsia" w:hAnsi="Cambria"/>
        </w:rPr>
      </w:pPr>
    </w:p>
    <w:p w14:paraId="6841BD97" w14:textId="3D132C50" w:rsidR="00FE174B" w:rsidRDefault="00FE174B" w:rsidP="008A63A7">
      <w:pPr>
        <w:tabs>
          <w:tab w:val="left" w:pos="1027"/>
        </w:tabs>
        <w:rPr>
          <w:rFonts w:ascii="Cambria" w:eastAsiaTheme="minorEastAsia" w:hAnsi="Cambria"/>
        </w:rPr>
      </w:pPr>
    </w:p>
    <w:p w14:paraId="2397C677" w14:textId="10A58F10" w:rsidR="00FE174B" w:rsidRDefault="00FE174B" w:rsidP="008A63A7">
      <w:pPr>
        <w:tabs>
          <w:tab w:val="left" w:pos="1027"/>
        </w:tabs>
        <w:rPr>
          <w:rFonts w:ascii="Cambria" w:eastAsiaTheme="minorEastAsia" w:hAnsi="Cambria"/>
        </w:rPr>
      </w:pPr>
    </w:p>
    <w:p w14:paraId="3A6E0565" w14:textId="29D1D074" w:rsidR="00FE174B" w:rsidRDefault="00FE174B" w:rsidP="008A63A7">
      <w:pPr>
        <w:tabs>
          <w:tab w:val="left" w:pos="1027"/>
        </w:tabs>
        <w:rPr>
          <w:rFonts w:ascii="Cambria" w:eastAsiaTheme="minorEastAsia" w:hAnsi="Cambria"/>
        </w:rPr>
      </w:pPr>
    </w:p>
    <w:p w14:paraId="7136C708" w14:textId="5D7E7664" w:rsidR="00FE174B" w:rsidRDefault="00FE174B" w:rsidP="008A63A7">
      <w:pPr>
        <w:tabs>
          <w:tab w:val="left" w:pos="1027"/>
        </w:tabs>
        <w:rPr>
          <w:rFonts w:ascii="Cambria" w:eastAsiaTheme="minorEastAsia" w:hAnsi="Cambria"/>
        </w:rPr>
      </w:pPr>
    </w:p>
    <w:p w14:paraId="5790B72A" w14:textId="65CFA21E" w:rsidR="00FE174B" w:rsidDel="0009107F" w:rsidRDefault="00FE174B" w:rsidP="008A63A7">
      <w:pPr>
        <w:tabs>
          <w:tab w:val="left" w:pos="1027"/>
        </w:tabs>
        <w:rPr>
          <w:del w:id="2078" w:author="Bale,Cameron" w:date="2023-01-24T23:53:00Z"/>
          <w:rFonts w:ascii="Cambria" w:eastAsiaTheme="minorEastAsia" w:hAnsi="Cambria"/>
        </w:rPr>
      </w:pPr>
    </w:p>
    <w:p w14:paraId="698B4D43" w14:textId="201FE08E" w:rsidR="00FE174B" w:rsidDel="0009107F" w:rsidRDefault="00FE174B" w:rsidP="008A63A7">
      <w:pPr>
        <w:tabs>
          <w:tab w:val="left" w:pos="1027"/>
        </w:tabs>
        <w:rPr>
          <w:del w:id="2079" w:author="Bale,Cameron" w:date="2023-01-24T23:53:00Z"/>
          <w:rFonts w:ascii="Cambria" w:eastAsiaTheme="minorEastAsia" w:hAnsi="Cambria"/>
        </w:rPr>
      </w:pPr>
    </w:p>
    <w:p w14:paraId="01F65991" w14:textId="62D6C912" w:rsidR="00FE174B" w:rsidDel="0009107F" w:rsidRDefault="00FE174B" w:rsidP="008A63A7">
      <w:pPr>
        <w:tabs>
          <w:tab w:val="left" w:pos="1027"/>
        </w:tabs>
        <w:rPr>
          <w:del w:id="2080" w:author="Bale,Cameron" w:date="2023-01-24T23:53:00Z"/>
          <w:rFonts w:ascii="Cambria" w:eastAsiaTheme="minorEastAsia" w:hAnsi="Cambria"/>
        </w:rPr>
      </w:pPr>
    </w:p>
    <w:p w14:paraId="64EC96A0" w14:textId="77777777" w:rsidR="00FE174B" w:rsidDel="0009107F" w:rsidRDefault="00FE174B" w:rsidP="008A63A7">
      <w:pPr>
        <w:tabs>
          <w:tab w:val="left" w:pos="1027"/>
        </w:tabs>
        <w:rPr>
          <w:del w:id="2081" w:author="Bale,Cameron" w:date="2023-01-24T23:53:00Z"/>
          <w:rFonts w:ascii="Cambria" w:eastAsiaTheme="minorEastAsia" w:hAnsi="Cambria"/>
        </w:rPr>
      </w:pPr>
    </w:p>
    <w:p w14:paraId="58CEE895" w14:textId="4E6EDF3D" w:rsidR="008750B4" w:rsidRDefault="008750B4" w:rsidP="008A63A7">
      <w:pPr>
        <w:tabs>
          <w:tab w:val="left" w:pos="1027"/>
        </w:tabs>
        <w:rPr>
          <w:rFonts w:ascii="Cambria" w:eastAsiaTheme="minorEastAsia" w:hAnsi="Cambria"/>
        </w:rPr>
      </w:pPr>
    </w:p>
    <w:p w14:paraId="2BF2A0FD" w14:textId="446CCE69" w:rsidR="001B233A" w:rsidRPr="00251DAA" w:rsidRDefault="001B233A" w:rsidP="008A63A7">
      <w:pPr>
        <w:tabs>
          <w:tab w:val="left" w:pos="1027"/>
        </w:tabs>
        <w:rPr>
          <w:rFonts w:ascii="Cambria" w:eastAsiaTheme="minorEastAsia" w:hAnsi="Cambria"/>
          <w:b/>
          <w:bCs/>
        </w:rPr>
      </w:pPr>
      <w:r>
        <w:rPr>
          <w:rFonts w:ascii="Cambria" w:eastAsiaTheme="minorEastAsia" w:hAnsi="Cambria"/>
          <w:b/>
          <w:bCs/>
        </w:rPr>
        <w:lastRenderedPageBreak/>
        <w:t xml:space="preserve">Fig 6: Permutation importance for </w:t>
      </w:r>
      <w:del w:id="2082" w:author="Bale,Cameron" w:date="2023-01-24T23:53:00Z">
        <w:r w:rsidDel="0009107F">
          <w:rPr>
            <w:rFonts w:ascii="Cambria" w:eastAsiaTheme="minorEastAsia" w:hAnsi="Cambria"/>
            <w:b/>
            <w:bCs/>
          </w:rPr>
          <w:delText>the eight most important features (based on RFE elimination rank) for each model</w:delText>
        </w:r>
      </w:del>
      <w:ins w:id="2083" w:author="Bale,Cameron" w:date="2023-01-24T23:53:00Z">
        <w:r w:rsidR="0009107F">
          <w:rPr>
            <w:rFonts w:ascii="Cambria" w:eastAsiaTheme="minorEastAsia" w:hAnsi="Cambria"/>
            <w:b/>
            <w:bCs/>
          </w:rPr>
          <w:t>each model's eight most important features (based on RFE elimination rank)</w:t>
        </w:r>
      </w:ins>
      <w:r>
        <w:rPr>
          <w:rFonts w:ascii="Cambria" w:eastAsiaTheme="minorEastAsia" w:hAnsi="Cambria"/>
          <w:b/>
          <w:bCs/>
        </w:rPr>
        <w:t>.</w:t>
      </w:r>
    </w:p>
    <w:p w14:paraId="06EAE863" w14:textId="4F20E196" w:rsidR="001B233A" w:rsidRDefault="001B233A" w:rsidP="008A63A7">
      <w:pPr>
        <w:tabs>
          <w:tab w:val="left" w:pos="1027"/>
        </w:tabs>
        <w:rPr>
          <w:rFonts w:ascii="Cambria" w:eastAsiaTheme="minorEastAsia" w:hAnsi="Cambria"/>
        </w:rPr>
      </w:pPr>
    </w:p>
    <w:p w14:paraId="3B7B15D4" w14:textId="77777777" w:rsidR="001B233A" w:rsidRDefault="001B233A" w:rsidP="008A63A7">
      <w:pPr>
        <w:tabs>
          <w:tab w:val="left" w:pos="1027"/>
        </w:tabs>
        <w:rPr>
          <w:rFonts w:ascii="Cambria" w:eastAsiaTheme="minorEastAsia" w:hAnsi="Cambria"/>
        </w:rPr>
      </w:pPr>
    </w:p>
    <w:p w14:paraId="1B3B3065" w14:textId="34D2B33E" w:rsidR="008750B4" w:rsidRDefault="008750B4" w:rsidP="008A63A7">
      <w:pPr>
        <w:tabs>
          <w:tab w:val="left" w:pos="1027"/>
        </w:tabs>
        <w:rPr>
          <w:rFonts w:ascii="Cambria" w:eastAsiaTheme="minorEastAsia" w:hAnsi="Cambria"/>
        </w:rPr>
      </w:pPr>
    </w:p>
    <w:p w14:paraId="7E351F3E" w14:textId="1E2CF8B4" w:rsidR="008750B4" w:rsidRDefault="008750B4" w:rsidP="008A63A7">
      <w:pPr>
        <w:tabs>
          <w:tab w:val="left" w:pos="1027"/>
        </w:tabs>
        <w:rPr>
          <w:rFonts w:ascii="Cambria" w:eastAsiaTheme="minorEastAsia" w:hAnsi="Cambria"/>
        </w:rPr>
      </w:pPr>
    </w:p>
    <w:p w14:paraId="2E7A70E9" w14:textId="2A4A789B" w:rsidR="008750B4" w:rsidRDefault="008750B4" w:rsidP="008A63A7">
      <w:pPr>
        <w:tabs>
          <w:tab w:val="left" w:pos="1027"/>
        </w:tabs>
        <w:rPr>
          <w:rFonts w:ascii="Cambria" w:eastAsiaTheme="minorEastAsia" w:hAnsi="Cambria"/>
        </w:rPr>
      </w:pPr>
    </w:p>
    <w:p w14:paraId="0601A39C" w14:textId="61E5CC30" w:rsidR="008750B4" w:rsidRDefault="008750B4" w:rsidP="008A63A7">
      <w:pPr>
        <w:tabs>
          <w:tab w:val="left" w:pos="1027"/>
        </w:tabs>
        <w:rPr>
          <w:rFonts w:ascii="Cambria" w:eastAsiaTheme="minorEastAsia" w:hAnsi="Cambria"/>
        </w:rPr>
      </w:pPr>
    </w:p>
    <w:p w14:paraId="5C3B9D2C" w14:textId="76099139" w:rsidR="008750B4" w:rsidRDefault="008750B4" w:rsidP="008A63A7">
      <w:pPr>
        <w:tabs>
          <w:tab w:val="left" w:pos="1027"/>
        </w:tabs>
        <w:rPr>
          <w:rFonts w:ascii="Cambria" w:eastAsiaTheme="minorEastAsia" w:hAnsi="Cambria"/>
        </w:rPr>
      </w:pPr>
    </w:p>
    <w:p w14:paraId="68153BA7" w14:textId="3D1EF8A4" w:rsidR="008750B4" w:rsidRDefault="008750B4" w:rsidP="008A63A7">
      <w:pPr>
        <w:tabs>
          <w:tab w:val="left" w:pos="1027"/>
        </w:tabs>
        <w:rPr>
          <w:rFonts w:ascii="Cambria" w:eastAsiaTheme="minorEastAsia" w:hAnsi="Cambria"/>
        </w:rPr>
      </w:pPr>
    </w:p>
    <w:p w14:paraId="3B7C1393" w14:textId="75948E92" w:rsidR="008750B4" w:rsidRDefault="008750B4" w:rsidP="008A63A7">
      <w:pPr>
        <w:tabs>
          <w:tab w:val="left" w:pos="1027"/>
        </w:tabs>
        <w:rPr>
          <w:rFonts w:ascii="Cambria" w:eastAsiaTheme="minorEastAsia" w:hAnsi="Cambria"/>
        </w:rPr>
      </w:pPr>
    </w:p>
    <w:p w14:paraId="2F916741" w14:textId="5C99BBFC" w:rsidR="008750B4" w:rsidRDefault="008750B4" w:rsidP="008A63A7">
      <w:pPr>
        <w:tabs>
          <w:tab w:val="left" w:pos="1027"/>
        </w:tabs>
        <w:rPr>
          <w:rFonts w:ascii="Cambria" w:eastAsiaTheme="minorEastAsia" w:hAnsi="Cambria"/>
        </w:rPr>
      </w:pPr>
    </w:p>
    <w:p w14:paraId="57AFD0C9" w14:textId="3B3F530A" w:rsidR="008750B4" w:rsidRDefault="008750B4" w:rsidP="008A63A7">
      <w:pPr>
        <w:tabs>
          <w:tab w:val="left" w:pos="1027"/>
        </w:tabs>
        <w:rPr>
          <w:rFonts w:ascii="Cambria" w:eastAsiaTheme="minorEastAsia" w:hAnsi="Cambria"/>
        </w:rPr>
      </w:pPr>
    </w:p>
    <w:p w14:paraId="32DA9313" w14:textId="7A95D115" w:rsidR="008750B4" w:rsidRDefault="008750B4"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7152" behindDoc="0" locked="0" layoutInCell="1" allowOverlap="1" wp14:anchorId="196E9594" wp14:editId="045539B4">
            <wp:simplePos x="0" y="0"/>
            <wp:positionH relativeFrom="margin">
              <wp:align>center</wp:align>
            </wp:positionH>
            <wp:positionV relativeFrom="paragraph">
              <wp:posOffset>232151</wp:posOffset>
            </wp:positionV>
            <wp:extent cx="8523931" cy="4495829"/>
            <wp:effectExtent l="0" t="5397" r="5397" b="5398"/>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523931" cy="4495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6B7C0" w14:textId="1D7DB502" w:rsidR="008750B4" w:rsidRDefault="008750B4" w:rsidP="008A63A7">
      <w:pPr>
        <w:tabs>
          <w:tab w:val="left" w:pos="1027"/>
        </w:tabs>
        <w:rPr>
          <w:rFonts w:ascii="Cambria" w:eastAsiaTheme="minorEastAsia" w:hAnsi="Cambria"/>
        </w:rPr>
      </w:pPr>
    </w:p>
    <w:p w14:paraId="4BDEE699" w14:textId="57EC6894" w:rsidR="008750B4" w:rsidRDefault="008750B4" w:rsidP="008A63A7">
      <w:pPr>
        <w:tabs>
          <w:tab w:val="left" w:pos="1027"/>
        </w:tabs>
        <w:rPr>
          <w:rFonts w:ascii="Cambria" w:eastAsiaTheme="minorEastAsia" w:hAnsi="Cambria"/>
        </w:rPr>
      </w:pPr>
    </w:p>
    <w:p w14:paraId="00C7B54F" w14:textId="3447CBFD" w:rsidR="008750B4" w:rsidRDefault="008750B4" w:rsidP="008A63A7">
      <w:pPr>
        <w:tabs>
          <w:tab w:val="left" w:pos="1027"/>
        </w:tabs>
        <w:rPr>
          <w:rFonts w:ascii="Cambria" w:eastAsiaTheme="minorEastAsia" w:hAnsi="Cambria"/>
        </w:rPr>
      </w:pPr>
    </w:p>
    <w:p w14:paraId="307D484C" w14:textId="25799DD3" w:rsidR="008750B4" w:rsidRDefault="008750B4" w:rsidP="008A63A7">
      <w:pPr>
        <w:tabs>
          <w:tab w:val="left" w:pos="1027"/>
        </w:tabs>
        <w:rPr>
          <w:rFonts w:ascii="Cambria" w:eastAsiaTheme="minorEastAsia" w:hAnsi="Cambria"/>
        </w:rPr>
      </w:pPr>
    </w:p>
    <w:p w14:paraId="719E3D12" w14:textId="5FECCD3E" w:rsidR="008750B4" w:rsidRDefault="008750B4" w:rsidP="008A63A7">
      <w:pPr>
        <w:tabs>
          <w:tab w:val="left" w:pos="1027"/>
        </w:tabs>
        <w:rPr>
          <w:rFonts w:ascii="Cambria" w:eastAsiaTheme="minorEastAsia" w:hAnsi="Cambria"/>
        </w:rPr>
      </w:pPr>
    </w:p>
    <w:p w14:paraId="26D2FE2E" w14:textId="6B700AA2" w:rsidR="008750B4" w:rsidRDefault="008750B4" w:rsidP="008A63A7">
      <w:pPr>
        <w:tabs>
          <w:tab w:val="left" w:pos="1027"/>
        </w:tabs>
        <w:rPr>
          <w:rFonts w:ascii="Cambria" w:eastAsiaTheme="minorEastAsia" w:hAnsi="Cambria"/>
        </w:rPr>
      </w:pPr>
    </w:p>
    <w:p w14:paraId="4454C936" w14:textId="08E10969" w:rsidR="008750B4" w:rsidRDefault="008750B4" w:rsidP="008A63A7">
      <w:pPr>
        <w:tabs>
          <w:tab w:val="left" w:pos="1027"/>
        </w:tabs>
        <w:rPr>
          <w:rFonts w:ascii="Cambria" w:eastAsiaTheme="minorEastAsia" w:hAnsi="Cambria"/>
        </w:rPr>
      </w:pPr>
    </w:p>
    <w:p w14:paraId="1E082A92" w14:textId="647C1740" w:rsidR="008750B4" w:rsidRDefault="008750B4" w:rsidP="008A63A7">
      <w:pPr>
        <w:tabs>
          <w:tab w:val="left" w:pos="1027"/>
        </w:tabs>
        <w:rPr>
          <w:rFonts w:ascii="Cambria" w:eastAsiaTheme="minorEastAsia" w:hAnsi="Cambria"/>
        </w:rPr>
      </w:pPr>
    </w:p>
    <w:p w14:paraId="11FC1CDB" w14:textId="0FE30E09" w:rsidR="008750B4" w:rsidRDefault="008750B4" w:rsidP="008A63A7">
      <w:pPr>
        <w:tabs>
          <w:tab w:val="left" w:pos="1027"/>
        </w:tabs>
        <w:rPr>
          <w:rFonts w:ascii="Cambria" w:eastAsiaTheme="minorEastAsia" w:hAnsi="Cambria"/>
        </w:rPr>
      </w:pPr>
    </w:p>
    <w:p w14:paraId="60913532" w14:textId="75E753FC" w:rsidR="008750B4" w:rsidRDefault="008750B4" w:rsidP="008A63A7">
      <w:pPr>
        <w:tabs>
          <w:tab w:val="left" w:pos="1027"/>
        </w:tabs>
        <w:rPr>
          <w:rFonts w:ascii="Cambria" w:eastAsiaTheme="minorEastAsia" w:hAnsi="Cambria"/>
        </w:rPr>
      </w:pPr>
    </w:p>
    <w:p w14:paraId="024E829C" w14:textId="17FFBB2B" w:rsidR="008750B4" w:rsidRPr="00251DAA" w:rsidRDefault="008750B4" w:rsidP="008A63A7">
      <w:pPr>
        <w:tabs>
          <w:tab w:val="left" w:pos="1027"/>
        </w:tabs>
        <w:rPr>
          <w:rFonts w:ascii="Cambria" w:eastAsiaTheme="minorEastAsia" w:hAnsi="Cambria"/>
        </w:rPr>
      </w:pPr>
    </w:p>
    <w:p w14:paraId="141EB42F" w14:textId="21DB0DBB" w:rsidR="00A544F6" w:rsidRPr="00251DAA" w:rsidRDefault="00A544F6" w:rsidP="008A63A7">
      <w:pPr>
        <w:tabs>
          <w:tab w:val="left" w:pos="1027"/>
        </w:tabs>
        <w:rPr>
          <w:rFonts w:ascii="Cambria" w:eastAsiaTheme="minorEastAsia" w:hAnsi="Cambria"/>
        </w:rPr>
      </w:pPr>
    </w:p>
    <w:p w14:paraId="7FC18B95" w14:textId="25989EB7" w:rsidR="00A544F6" w:rsidRPr="00251DAA" w:rsidRDefault="00A544F6" w:rsidP="008A63A7">
      <w:pPr>
        <w:tabs>
          <w:tab w:val="left" w:pos="1027"/>
        </w:tabs>
        <w:rPr>
          <w:rFonts w:ascii="Cambria" w:eastAsiaTheme="minorEastAsia" w:hAnsi="Cambria"/>
        </w:rPr>
      </w:pPr>
    </w:p>
    <w:p w14:paraId="5A5FEDCB" w14:textId="385B2B8F" w:rsidR="00415214" w:rsidRDefault="00415214" w:rsidP="008A63A7">
      <w:pPr>
        <w:tabs>
          <w:tab w:val="left" w:pos="1027"/>
        </w:tabs>
        <w:rPr>
          <w:rFonts w:ascii="Cambria" w:eastAsiaTheme="minorEastAsia" w:hAnsi="Cambria"/>
          <w:b/>
          <w:bCs/>
        </w:rPr>
      </w:pPr>
    </w:p>
    <w:p w14:paraId="11EA8E40" w14:textId="77777777" w:rsidR="00415214" w:rsidRDefault="00415214" w:rsidP="008A63A7">
      <w:pPr>
        <w:tabs>
          <w:tab w:val="left" w:pos="1027"/>
        </w:tabs>
        <w:rPr>
          <w:rFonts w:ascii="Cambria" w:eastAsiaTheme="minorEastAsia" w:hAnsi="Cambria"/>
          <w:b/>
          <w:bCs/>
        </w:rPr>
      </w:pPr>
    </w:p>
    <w:p w14:paraId="7E7C559B" w14:textId="77777777" w:rsidR="00415214" w:rsidRDefault="00415214" w:rsidP="008A63A7">
      <w:pPr>
        <w:tabs>
          <w:tab w:val="left" w:pos="1027"/>
        </w:tabs>
        <w:rPr>
          <w:rFonts w:ascii="Cambria" w:eastAsiaTheme="minorEastAsia" w:hAnsi="Cambria"/>
          <w:b/>
          <w:bCs/>
        </w:rPr>
      </w:pPr>
    </w:p>
    <w:p w14:paraId="5F44EB51" w14:textId="77777777" w:rsidR="00415214" w:rsidRDefault="00415214" w:rsidP="008A63A7">
      <w:pPr>
        <w:tabs>
          <w:tab w:val="left" w:pos="1027"/>
        </w:tabs>
        <w:rPr>
          <w:rFonts w:ascii="Cambria" w:eastAsiaTheme="minorEastAsia" w:hAnsi="Cambria"/>
          <w:b/>
          <w:bCs/>
        </w:rPr>
      </w:pPr>
    </w:p>
    <w:p w14:paraId="2C9C6225" w14:textId="474E8DFF" w:rsidR="00415214" w:rsidRDefault="00415214" w:rsidP="008A63A7">
      <w:pPr>
        <w:tabs>
          <w:tab w:val="left" w:pos="1027"/>
        </w:tabs>
        <w:rPr>
          <w:rFonts w:ascii="Cambria" w:eastAsiaTheme="minorEastAsia" w:hAnsi="Cambria"/>
          <w:b/>
          <w:bCs/>
        </w:rPr>
      </w:pPr>
    </w:p>
    <w:p w14:paraId="3CCC3645" w14:textId="5D9A0347" w:rsidR="008750B4" w:rsidRDefault="008750B4" w:rsidP="008A63A7">
      <w:pPr>
        <w:tabs>
          <w:tab w:val="left" w:pos="1027"/>
        </w:tabs>
        <w:rPr>
          <w:rFonts w:ascii="Cambria" w:eastAsiaTheme="minorEastAsia" w:hAnsi="Cambria"/>
          <w:b/>
          <w:bCs/>
        </w:rPr>
      </w:pPr>
    </w:p>
    <w:p w14:paraId="787CA5B6" w14:textId="60EE3F09" w:rsidR="008750B4" w:rsidRDefault="008750B4" w:rsidP="008A63A7">
      <w:pPr>
        <w:tabs>
          <w:tab w:val="left" w:pos="1027"/>
        </w:tabs>
        <w:rPr>
          <w:rFonts w:ascii="Cambria" w:eastAsiaTheme="minorEastAsia" w:hAnsi="Cambria"/>
          <w:b/>
          <w:bCs/>
        </w:rPr>
      </w:pPr>
    </w:p>
    <w:p w14:paraId="2EF5294B" w14:textId="0E3DE0BD" w:rsidR="008750B4" w:rsidRDefault="008750B4" w:rsidP="008A63A7">
      <w:pPr>
        <w:tabs>
          <w:tab w:val="left" w:pos="1027"/>
        </w:tabs>
        <w:rPr>
          <w:rFonts w:ascii="Cambria" w:eastAsiaTheme="minorEastAsia" w:hAnsi="Cambria"/>
          <w:b/>
          <w:bCs/>
        </w:rPr>
      </w:pPr>
    </w:p>
    <w:p w14:paraId="76E378DD" w14:textId="0FA0BE0F" w:rsidR="008750B4" w:rsidRDefault="008750B4" w:rsidP="008A63A7">
      <w:pPr>
        <w:tabs>
          <w:tab w:val="left" w:pos="1027"/>
        </w:tabs>
        <w:rPr>
          <w:rFonts w:ascii="Cambria" w:eastAsiaTheme="minorEastAsia" w:hAnsi="Cambria"/>
          <w:b/>
          <w:bCs/>
        </w:rPr>
      </w:pPr>
    </w:p>
    <w:p w14:paraId="24A7FE06" w14:textId="5BC8E4F9" w:rsidR="008750B4" w:rsidRDefault="008750B4" w:rsidP="008A63A7">
      <w:pPr>
        <w:tabs>
          <w:tab w:val="left" w:pos="1027"/>
        </w:tabs>
        <w:rPr>
          <w:rFonts w:ascii="Cambria" w:eastAsiaTheme="minorEastAsia" w:hAnsi="Cambria"/>
          <w:b/>
          <w:bCs/>
        </w:rPr>
      </w:pPr>
    </w:p>
    <w:p w14:paraId="45051885" w14:textId="6F8A8E04" w:rsidR="008750B4" w:rsidRDefault="008750B4" w:rsidP="008A63A7">
      <w:pPr>
        <w:tabs>
          <w:tab w:val="left" w:pos="1027"/>
        </w:tabs>
        <w:rPr>
          <w:rFonts w:ascii="Cambria" w:eastAsiaTheme="minorEastAsia" w:hAnsi="Cambria"/>
          <w:b/>
          <w:bCs/>
        </w:rPr>
      </w:pPr>
    </w:p>
    <w:p w14:paraId="31771847" w14:textId="6C68CE34" w:rsidR="008750B4" w:rsidRDefault="008750B4" w:rsidP="008A63A7">
      <w:pPr>
        <w:tabs>
          <w:tab w:val="left" w:pos="1027"/>
        </w:tabs>
        <w:rPr>
          <w:rFonts w:ascii="Cambria" w:eastAsiaTheme="minorEastAsia" w:hAnsi="Cambria"/>
          <w:b/>
          <w:bCs/>
        </w:rPr>
      </w:pPr>
    </w:p>
    <w:p w14:paraId="0BBB82FA" w14:textId="339C5B75" w:rsidR="008750B4" w:rsidRDefault="008750B4" w:rsidP="008A63A7">
      <w:pPr>
        <w:tabs>
          <w:tab w:val="left" w:pos="1027"/>
        </w:tabs>
        <w:rPr>
          <w:rFonts w:ascii="Cambria" w:eastAsiaTheme="minorEastAsia" w:hAnsi="Cambria"/>
          <w:b/>
          <w:bCs/>
        </w:rPr>
      </w:pPr>
    </w:p>
    <w:p w14:paraId="106D588B" w14:textId="4DEA9972" w:rsidR="008750B4" w:rsidRDefault="008750B4" w:rsidP="008A63A7">
      <w:pPr>
        <w:tabs>
          <w:tab w:val="left" w:pos="1027"/>
        </w:tabs>
        <w:rPr>
          <w:rFonts w:ascii="Cambria" w:eastAsiaTheme="minorEastAsia" w:hAnsi="Cambria"/>
          <w:b/>
          <w:bCs/>
        </w:rPr>
      </w:pPr>
    </w:p>
    <w:p w14:paraId="3C0D9929" w14:textId="70B97F33" w:rsidR="008750B4" w:rsidRDefault="008750B4" w:rsidP="008A63A7">
      <w:pPr>
        <w:tabs>
          <w:tab w:val="left" w:pos="1027"/>
        </w:tabs>
        <w:rPr>
          <w:rFonts w:ascii="Cambria" w:eastAsiaTheme="minorEastAsia" w:hAnsi="Cambria"/>
          <w:b/>
          <w:bCs/>
        </w:rPr>
      </w:pPr>
    </w:p>
    <w:p w14:paraId="1751C868" w14:textId="37820171" w:rsidR="008750B4" w:rsidRDefault="008750B4" w:rsidP="008A63A7">
      <w:pPr>
        <w:tabs>
          <w:tab w:val="left" w:pos="1027"/>
        </w:tabs>
        <w:rPr>
          <w:rFonts w:ascii="Cambria" w:eastAsiaTheme="minorEastAsia" w:hAnsi="Cambria"/>
          <w:b/>
          <w:bCs/>
        </w:rPr>
      </w:pPr>
    </w:p>
    <w:p w14:paraId="117E26B8" w14:textId="2FA00C14" w:rsidR="008750B4" w:rsidRDefault="008750B4" w:rsidP="008A63A7">
      <w:pPr>
        <w:tabs>
          <w:tab w:val="left" w:pos="1027"/>
        </w:tabs>
        <w:rPr>
          <w:rFonts w:ascii="Cambria" w:eastAsiaTheme="minorEastAsia" w:hAnsi="Cambria"/>
          <w:b/>
          <w:bCs/>
        </w:rPr>
      </w:pPr>
    </w:p>
    <w:p w14:paraId="29FC2DB0" w14:textId="4A718B49" w:rsidR="008750B4" w:rsidRDefault="008750B4" w:rsidP="008A63A7">
      <w:pPr>
        <w:tabs>
          <w:tab w:val="left" w:pos="1027"/>
        </w:tabs>
        <w:rPr>
          <w:rFonts w:ascii="Cambria" w:eastAsiaTheme="minorEastAsia" w:hAnsi="Cambria"/>
          <w:b/>
          <w:bCs/>
        </w:rPr>
      </w:pPr>
    </w:p>
    <w:p w14:paraId="00F93AE7" w14:textId="7455590D" w:rsidR="008750B4" w:rsidRDefault="008750B4" w:rsidP="008A63A7">
      <w:pPr>
        <w:tabs>
          <w:tab w:val="left" w:pos="1027"/>
        </w:tabs>
        <w:rPr>
          <w:rFonts w:ascii="Cambria" w:eastAsiaTheme="minorEastAsia" w:hAnsi="Cambria"/>
          <w:b/>
          <w:bCs/>
        </w:rPr>
      </w:pPr>
    </w:p>
    <w:p w14:paraId="09463D37" w14:textId="66A71ECD" w:rsidR="008750B4" w:rsidRDefault="008750B4" w:rsidP="008A63A7">
      <w:pPr>
        <w:tabs>
          <w:tab w:val="left" w:pos="1027"/>
        </w:tabs>
        <w:rPr>
          <w:rFonts w:ascii="Cambria" w:eastAsiaTheme="minorEastAsia" w:hAnsi="Cambria"/>
          <w:b/>
          <w:bCs/>
        </w:rPr>
      </w:pPr>
    </w:p>
    <w:p w14:paraId="345584AD" w14:textId="4FCFB165" w:rsidR="008750B4" w:rsidRDefault="008750B4" w:rsidP="008A63A7">
      <w:pPr>
        <w:tabs>
          <w:tab w:val="left" w:pos="1027"/>
        </w:tabs>
        <w:rPr>
          <w:rFonts w:ascii="Cambria" w:eastAsiaTheme="minorEastAsia" w:hAnsi="Cambria"/>
          <w:b/>
          <w:bCs/>
        </w:rPr>
      </w:pPr>
    </w:p>
    <w:p w14:paraId="6DD553A5" w14:textId="2BF6C69F" w:rsidR="008750B4" w:rsidRDefault="008750B4" w:rsidP="008A63A7">
      <w:pPr>
        <w:tabs>
          <w:tab w:val="left" w:pos="1027"/>
        </w:tabs>
        <w:rPr>
          <w:rFonts w:ascii="Cambria" w:eastAsiaTheme="minorEastAsia" w:hAnsi="Cambria"/>
          <w:b/>
          <w:bCs/>
        </w:rPr>
      </w:pPr>
    </w:p>
    <w:p w14:paraId="352E87F8" w14:textId="77777777" w:rsidR="008750B4" w:rsidRDefault="008750B4" w:rsidP="008A63A7">
      <w:pPr>
        <w:tabs>
          <w:tab w:val="left" w:pos="1027"/>
        </w:tabs>
        <w:rPr>
          <w:rFonts w:ascii="Cambria" w:eastAsiaTheme="minorEastAsia" w:hAnsi="Cambria"/>
          <w:b/>
          <w:bCs/>
        </w:rPr>
      </w:pPr>
    </w:p>
    <w:p w14:paraId="7D16CFFF" w14:textId="77777777" w:rsidR="00623815" w:rsidRPr="009734AE" w:rsidRDefault="00623815" w:rsidP="00623815">
      <w:pPr>
        <w:tabs>
          <w:tab w:val="left" w:pos="1027"/>
        </w:tabs>
        <w:rPr>
          <w:rFonts w:ascii="Cambria" w:eastAsiaTheme="minorEastAsia" w:hAnsi="Cambria"/>
        </w:rPr>
      </w:pPr>
      <w:r>
        <w:rPr>
          <w:rFonts w:ascii="Cambria" w:eastAsiaTheme="minorEastAsia" w:hAnsi="Cambria"/>
        </w:rPr>
        <w:lastRenderedPageBreak/>
        <w:t xml:space="preserve">For our empirical application, we select </w:t>
      </w:r>
      <m:oMath>
        <m:r>
          <m:rPr>
            <m:sty m:val="p"/>
          </m:rPr>
          <w:rPr>
            <w:rFonts w:ascii="Cambria Math" w:eastAsiaTheme="minorEastAsia" w:hAnsi="Cambria Math"/>
          </w:rPr>
          <m:t>τ</m:t>
        </m:r>
        <m:r>
          <w:rPr>
            <w:rFonts w:ascii="Cambria Math" w:eastAsiaTheme="minorEastAsia" w:hAnsi="Cambria Math"/>
          </w:rPr>
          <m:t>= 0.05</m:t>
        </m:r>
      </m:oMath>
      <w:r>
        <w:rPr>
          <w:rFonts w:ascii="Cambria" w:eastAsiaTheme="minorEastAsia" w:hAnsi="Cambria"/>
        </w:rPr>
        <w:t xml:space="preserve">. The average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across forecasting models is six, so we select the six features with the highest average rank across the RFE iterations for all forecasting models. These features are shown in Table 4.</w:t>
      </w:r>
    </w:p>
    <w:p w14:paraId="333C9ADC" w14:textId="77777777" w:rsidR="008750B4" w:rsidRDefault="008750B4" w:rsidP="00BE6368">
      <w:pPr>
        <w:tabs>
          <w:tab w:val="left" w:pos="1027"/>
        </w:tabs>
        <w:rPr>
          <w:rFonts w:ascii="Cambria" w:eastAsiaTheme="minorEastAsia" w:hAnsi="Cambria"/>
        </w:rPr>
      </w:pPr>
    </w:p>
    <w:p w14:paraId="65D52477" w14:textId="2E38E4DD" w:rsidR="00BE6368" w:rsidRPr="00B34C07" w:rsidRDefault="00BE6368" w:rsidP="00BE6368">
      <w:pPr>
        <w:tabs>
          <w:tab w:val="left" w:pos="1027"/>
        </w:tabs>
        <w:rPr>
          <w:rFonts w:ascii="Cambria" w:eastAsiaTheme="minorEastAsia" w:hAnsi="Cambria"/>
          <w:b/>
          <w:bCs/>
        </w:rPr>
      </w:pPr>
      <w:r>
        <w:rPr>
          <w:rFonts w:ascii="Cambria" w:eastAsiaTheme="minorEastAsia" w:hAnsi="Cambria"/>
          <w:b/>
          <w:bCs/>
        </w:rPr>
        <w:t xml:space="preserve">Table 4: Names and descriptions of features selected for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w:t>
      </w:r>
    </w:p>
    <w:tbl>
      <w:tblPr>
        <w:tblStyle w:val="TableGrid"/>
        <w:tblW w:w="0" w:type="auto"/>
        <w:tblLook w:val="04A0" w:firstRow="1" w:lastRow="0" w:firstColumn="1" w:lastColumn="0" w:noHBand="0" w:noVBand="1"/>
      </w:tblPr>
      <w:tblGrid>
        <w:gridCol w:w="3137"/>
        <w:gridCol w:w="3338"/>
      </w:tblGrid>
      <w:tr w:rsidR="00E3303A" w14:paraId="31EA8B87" w14:textId="77777777" w:rsidTr="00134519">
        <w:tc>
          <w:tcPr>
            <w:tcW w:w="3137" w:type="dxa"/>
          </w:tcPr>
          <w:p w14:paraId="3CE4E709" w14:textId="4E2A6A3E" w:rsidR="00E3303A" w:rsidRPr="00B34C07" w:rsidRDefault="00E3303A" w:rsidP="00F675C9">
            <w:pPr>
              <w:tabs>
                <w:tab w:val="left" w:pos="1027"/>
              </w:tabs>
              <w:rPr>
                <w:rFonts w:ascii="Cambria" w:eastAsiaTheme="minorEastAsia" w:hAnsi="Cambria"/>
                <w:b/>
                <w:bCs/>
              </w:rPr>
            </w:pPr>
            <w:r>
              <w:rPr>
                <w:rFonts w:ascii="Cambria" w:eastAsiaTheme="minorEastAsia" w:hAnsi="Cambria"/>
                <w:b/>
                <w:bCs/>
              </w:rPr>
              <w:t>Feature Name</w:t>
            </w:r>
          </w:p>
        </w:tc>
        <w:tc>
          <w:tcPr>
            <w:tcW w:w="3338" w:type="dxa"/>
          </w:tcPr>
          <w:p w14:paraId="34801D23" w14:textId="77777777" w:rsidR="00E3303A" w:rsidRDefault="00E3303A" w:rsidP="00F675C9">
            <w:pPr>
              <w:tabs>
                <w:tab w:val="left" w:pos="1027"/>
              </w:tabs>
              <w:rPr>
                <w:rFonts w:ascii="Cambria" w:eastAsiaTheme="minorEastAsia" w:hAnsi="Cambria"/>
                <w:b/>
                <w:bCs/>
              </w:rPr>
            </w:pPr>
            <w:r>
              <w:rPr>
                <w:rFonts w:ascii="Cambria" w:eastAsiaTheme="minorEastAsia" w:hAnsi="Cambria"/>
                <w:b/>
                <w:bCs/>
              </w:rPr>
              <w:t>Description</w:t>
            </w:r>
          </w:p>
        </w:tc>
      </w:tr>
      <w:tr w:rsidR="00E3303A" w14:paraId="51D36D77" w14:textId="77777777" w:rsidTr="00134519">
        <w:tc>
          <w:tcPr>
            <w:tcW w:w="3137" w:type="dxa"/>
          </w:tcPr>
          <w:p w14:paraId="2DC9E3E4" w14:textId="01CF8F74" w:rsidR="00E3303A" w:rsidRPr="00134519" w:rsidRDefault="00E3303A" w:rsidP="00F675C9">
            <w:pPr>
              <w:tabs>
                <w:tab w:val="left" w:pos="1027"/>
              </w:tabs>
              <w:rPr>
                <w:rFonts w:ascii="Cambria" w:eastAsiaTheme="minorEastAsia" w:hAnsi="Cambria"/>
              </w:rPr>
            </w:pPr>
            <w:r>
              <w:rPr>
                <w:rFonts w:ascii="Cambria" w:eastAsiaTheme="minorEastAsia" w:hAnsi="Cambria"/>
              </w:rPr>
              <w:t>trend</w:t>
            </w:r>
          </w:p>
        </w:tc>
        <w:tc>
          <w:tcPr>
            <w:tcW w:w="3338" w:type="dxa"/>
          </w:tcPr>
          <w:p w14:paraId="35387453" w14:textId="12BEFA4F" w:rsidR="00E3303A" w:rsidRDefault="00E3303A" w:rsidP="00F675C9">
            <w:pPr>
              <w:tabs>
                <w:tab w:val="left" w:pos="1027"/>
              </w:tabs>
              <w:rPr>
                <w:rFonts w:ascii="Cambria" w:eastAsiaTheme="minorEastAsia" w:hAnsi="Cambria"/>
              </w:rPr>
            </w:pPr>
            <w:r>
              <w:rPr>
                <w:rFonts w:ascii="Cambria" w:eastAsiaTheme="minorEastAsia" w:hAnsi="Cambria"/>
              </w:rPr>
              <w:t>Strength of trend.</w:t>
            </w:r>
          </w:p>
        </w:tc>
      </w:tr>
      <w:tr w:rsidR="00E3303A" w14:paraId="245F37C3" w14:textId="77777777" w:rsidTr="00134519">
        <w:tc>
          <w:tcPr>
            <w:tcW w:w="3137" w:type="dxa"/>
          </w:tcPr>
          <w:p w14:paraId="0DF77C48" w14:textId="43955FC6" w:rsidR="00E3303A" w:rsidRPr="001D093F" w:rsidRDefault="00E3303A" w:rsidP="00F675C9">
            <w:pPr>
              <w:tabs>
                <w:tab w:val="left" w:pos="1027"/>
              </w:tabs>
              <w:rPr>
                <w:rFonts w:ascii="Cambria" w:eastAsiaTheme="minorEastAsia" w:hAnsi="Cambria"/>
              </w:rPr>
            </w:pPr>
            <w:r>
              <w:rPr>
                <w:rFonts w:ascii="Cambria" w:eastAsiaTheme="minorEastAsia" w:hAnsi="Cambria"/>
              </w:rPr>
              <w:t>spike</w:t>
            </w:r>
          </w:p>
        </w:tc>
        <w:tc>
          <w:tcPr>
            <w:tcW w:w="3338" w:type="dxa"/>
          </w:tcPr>
          <w:p w14:paraId="6A679F82" w14:textId="05C083A8" w:rsidR="00E3303A" w:rsidRPr="00F41378" w:rsidRDefault="00E3303A" w:rsidP="00F675C9">
            <w:pPr>
              <w:tabs>
                <w:tab w:val="left" w:pos="1027"/>
              </w:tabs>
              <w:rPr>
                <w:rFonts w:ascii="Cambria" w:eastAsiaTheme="minorEastAsia" w:hAnsi="Cambria"/>
              </w:rPr>
            </w:pPr>
            <w:del w:id="2084" w:author="Bale,Cameron" w:date="2023-01-24T23:54:00Z">
              <w:r w:rsidDel="0009107F">
                <w:rPr>
                  <w:rFonts w:ascii="Cambria" w:eastAsiaTheme="minorEastAsia" w:hAnsi="Cambria"/>
                </w:rPr>
                <w:delText xml:space="preserve">Variance </w:delText>
              </w:r>
            </w:del>
            <w:ins w:id="2085" w:author="Bale,Cameron" w:date="2023-01-24T23:54:00Z">
              <w:r w:rsidR="0009107F">
                <w:rPr>
                  <w:rFonts w:ascii="Cambria" w:eastAsiaTheme="minorEastAsia" w:hAnsi="Cambria"/>
                </w:rPr>
                <w:t>The v</w:t>
              </w:r>
              <w:r w:rsidR="0009107F">
                <w:rPr>
                  <w:rFonts w:ascii="Cambria" w:eastAsiaTheme="minorEastAsia" w:hAnsi="Cambria"/>
                </w:rPr>
                <w:t xml:space="preserve">ariance </w:t>
              </w:r>
            </w:ins>
            <w:r>
              <w:rPr>
                <w:rFonts w:ascii="Cambria" w:eastAsiaTheme="minorEastAsia" w:hAnsi="Cambria"/>
              </w:rPr>
              <w:t>of the leave-one-out variances of the remainder component of the decomposed series.</w:t>
            </w:r>
          </w:p>
        </w:tc>
      </w:tr>
      <w:tr w:rsidR="00E3303A" w14:paraId="6BF181B3" w14:textId="77777777" w:rsidTr="00134519">
        <w:tc>
          <w:tcPr>
            <w:tcW w:w="3137" w:type="dxa"/>
          </w:tcPr>
          <w:p w14:paraId="73EAFF24" w14:textId="02607842"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max_var_shift</w:t>
            </w:r>
            <w:proofErr w:type="spellEnd"/>
          </w:p>
        </w:tc>
        <w:tc>
          <w:tcPr>
            <w:tcW w:w="3338" w:type="dxa"/>
          </w:tcPr>
          <w:p w14:paraId="194AF6FA" w14:textId="49F236A5"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variance shift between two consecutive sliding windows.</w:t>
            </w:r>
          </w:p>
        </w:tc>
      </w:tr>
      <w:tr w:rsidR="00E3303A" w14:paraId="68CE72FB" w14:textId="77777777" w:rsidTr="00134519">
        <w:tc>
          <w:tcPr>
            <w:tcW w:w="3137" w:type="dxa"/>
          </w:tcPr>
          <w:p w14:paraId="2B09A8AA" w14:textId="6C273A66"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series_variance</w:t>
            </w:r>
            <w:proofErr w:type="spellEnd"/>
          </w:p>
        </w:tc>
        <w:tc>
          <w:tcPr>
            <w:tcW w:w="3338" w:type="dxa"/>
          </w:tcPr>
          <w:p w14:paraId="2C984652" w14:textId="219E2685" w:rsidR="00E3303A" w:rsidRPr="00F41378" w:rsidRDefault="00E3303A" w:rsidP="00F675C9">
            <w:pPr>
              <w:tabs>
                <w:tab w:val="left" w:pos="1027"/>
              </w:tabs>
              <w:rPr>
                <w:rFonts w:ascii="Cambria" w:eastAsiaTheme="minorEastAsia" w:hAnsi="Cambria"/>
              </w:rPr>
            </w:pPr>
            <w:del w:id="2086" w:author="Bale,Cameron" w:date="2023-01-24T23:54:00Z">
              <w:r w:rsidDel="0009107F">
                <w:rPr>
                  <w:rFonts w:ascii="Cambria" w:eastAsiaTheme="minorEastAsia" w:hAnsi="Cambria"/>
                </w:rPr>
                <w:delText xml:space="preserve">Variance </w:delText>
              </w:r>
            </w:del>
            <w:ins w:id="2087" w:author="Bale,Cameron" w:date="2023-01-24T23:54:00Z">
              <w:r w:rsidR="0009107F">
                <w:rPr>
                  <w:rFonts w:ascii="Cambria" w:eastAsiaTheme="minorEastAsia" w:hAnsi="Cambria"/>
                </w:rPr>
                <w:t>The v</w:t>
              </w:r>
              <w:r w:rsidR="0009107F">
                <w:rPr>
                  <w:rFonts w:ascii="Cambria" w:eastAsiaTheme="minorEastAsia" w:hAnsi="Cambria"/>
                </w:rPr>
                <w:t xml:space="preserve">ariance </w:t>
              </w:r>
            </w:ins>
            <w:r>
              <w:rPr>
                <w:rFonts w:ascii="Cambria" w:eastAsiaTheme="minorEastAsia" w:hAnsi="Cambria"/>
              </w:rPr>
              <w:t>of the series.</w:t>
            </w:r>
          </w:p>
        </w:tc>
      </w:tr>
      <w:tr w:rsidR="00E3303A" w14:paraId="12C2B8D1" w14:textId="77777777" w:rsidTr="00134519">
        <w:tc>
          <w:tcPr>
            <w:tcW w:w="3137" w:type="dxa"/>
          </w:tcPr>
          <w:p w14:paraId="531DF40E" w14:textId="33667842"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max_level_shift</w:t>
            </w:r>
            <w:proofErr w:type="spellEnd"/>
          </w:p>
        </w:tc>
        <w:tc>
          <w:tcPr>
            <w:tcW w:w="3338" w:type="dxa"/>
          </w:tcPr>
          <w:p w14:paraId="3F289401" w14:textId="7D2058A9"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mean shift between two consecutive sliding windows.</w:t>
            </w:r>
          </w:p>
        </w:tc>
      </w:tr>
      <w:tr w:rsidR="00E3303A" w14:paraId="0ED011CC" w14:textId="77777777" w:rsidTr="00134519">
        <w:trPr>
          <w:trHeight w:val="908"/>
        </w:trPr>
        <w:tc>
          <w:tcPr>
            <w:tcW w:w="3137" w:type="dxa"/>
          </w:tcPr>
          <w:p w14:paraId="5338E438" w14:textId="6DF5F2D0"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series_mean</w:t>
            </w:r>
            <w:proofErr w:type="spellEnd"/>
          </w:p>
        </w:tc>
        <w:tc>
          <w:tcPr>
            <w:tcW w:w="3338" w:type="dxa"/>
          </w:tcPr>
          <w:p w14:paraId="48981E52" w14:textId="21A9CBC0" w:rsidR="00E3303A" w:rsidRPr="00F41378" w:rsidRDefault="0009107F" w:rsidP="00F675C9">
            <w:pPr>
              <w:tabs>
                <w:tab w:val="left" w:pos="1027"/>
              </w:tabs>
              <w:rPr>
                <w:rFonts w:ascii="Cambria" w:eastAsiaTheme="minorEastAsia" w:hAnsi="Cambria"/>
              </w:rPr>
            </w:pPr>
            <w:ins w:id="2088" w:author="Bale,Cameron" w:date="2023-01-24T23:54:00Z">
              <w:r>
                <w:rPr>
                  <w:rFonts w:ascii="Cambria" w:eastAsiaTheme="minorEastAsia" w:hAnsi="Cambria"/>
                </w:rPr>
                <w:t>The m</w:t>
              </w:r>
            </w:ins>
            <w:del w:id="2089" w:author="Bale,Cameron" w:date="2023-01-24T23:54:00Z">
              <w:r w:rsidR="00E3303A" w:rsidDel="0009107F">
                <w:rPr>
                  <w:rFonts w:ascii="Cambria" w:eastAsiaTheme="minorEastAsia" w:hAnsi="Cambria"/>
                </w:rPr>
                <w:delText>M</w:delText>
              </w:r>
            </w:del>
            <w:r w:rsidR="00E3303A">
              <w:rPr>
                <w:rFonts w:ascii="Cambria" w:eastAsiaTheme="minorEastAsia" w:hAnsi="Cambria"/>
              </w:rPr>
              <w:t>ean of the series.</w:t>
            </w:r>
          </w:p>
        </w:tc>
      </w:tr>
    </w:tbl>
    <w:p w14:paraId="35784E31" w14:textId="6EE00942" w:rsidR="00AD7FCE" w:rsidRDefault="00AD7FCE" w:rsidP="00E055BE">
      <w:pPr>
        <w:rPr>
          <w:rFonts w:ascii="Cambria" w:eastAsiaTheme="minorEastAsia" w:hAnsi="Cambria"/>
        </w:rPr>
      </w:pPr>
    </w:p>
    <w:p w14:paraId="0FB3E8D1" w14:textId="1A4DC40C" w:rsidR="00AF6639" w:rsidRDefault="00AF6639" w:rsidP="00E055BE">
      <w:pPr>
        <w:rPr>
          <w:rFonts w:ascii="Cambria" w:eastAsiaTheme="minorEastAsia" w:hAnsi="Cambria"/>
        </w:rPr>
      </w:pPr>
      <w:r>
        <w:rPr>
          <w:rFonts w:ascii="Cambria" w:eastAsiaTheme="minorEastAsia" w:hAnsi="Cambria"/>
        </w:rPr>
        <w:t xml:space="preserve">Figure </w:t>
      </w:r>
      <w:r w:rsidR="00E735C6">
        <w:rPr>
          <w:rFonts w:ascii="Cambria" w:eastAsiaTheme="minorEastAsia" w:hAnsi="Cambria"/>
        </w:rPr>
        <w:t>7</w:t>
      </w:r>
      <w:r>
        <w:rPr>
          <w:rFonts w:ascii="Cambria" w:eastAsiaTheme="minorEastAsia" w:hAnsi="Cambria"/>
        </w:rPr>
        <w:t xml:space="preserve"> compares some protected versions of the series with desirable and undesirable features from Section 4.</w:t>
      </w:r>
      <w:ins w:id="2090" w:author="Bale,Cameron" w:date="2023-01-24T23:55:00Z">
        <w:r w:rsidR="0009107F">
          <w:rPr>
            <w:rFonts w:ascii="Cambria" w:eastAsiaTheme="minorEastAsia" w:hAnsi="Cambria"/>
          </w:rPr>
          <w:t xml:space="preserve"> </w:t>
        </w:r>
      </w:ins>
      <w:del w:id="2091" w:author="Bale,Cameron" w:date="2023-01-24T23:55:00Z">
        <w:r w:rsidDel="0009107F">
          <w:rPr>
            <w:rFonts w:ascii="Cambria" w:eastAsiaTheme="minorEastAsia" w:hAnsi="Cambria"/>
          </w:rPr>
          <w:delText xml:space="preserve"> </w:delText>
        </w:r>
      </w:del>
    </w:p>
    <w:p w14:paraId="779EB6CF" w14:textId="77777777" w:rsidR="00224918" w:rsidRDefault="00224918" w:rsidP="00E055BE">
      <w:pPr>
        <w:rPr>
          <w:rFonts w:ascii="Cambria" w:eastAsiaTheme="minorEastAsia" w:hAnsi="Cambria"/>
        </w:rPr>
      </w:pPr>
    </w:p>
    <w:p w14:paraId="6F505E02" w14:textId="7942F466" w:rsidR="00026A99" w:rsidRDefault="00AF6639" w:rsidP="0002357B">
      <w:pPr>
        <w:rPr>
          <w:rFonts w:ascii="Cambria" w:eastAsiaTheme="minorEastAsia" w:hAnsi="Cambria"/>
          <w:b/>
          <w:bCs/>
        </w:rPr>
      </w:pPr>
      <w:r>
        <w:rPr>
          <w:rFonts w:ascii="Cambria" w:eastAsiaTheme="minorEastAsia" w:hAnsi="Cambria"/>
          <w:b/>
          <w:bCs/>
        </w:rPr>
        <w:t xml:space="preserve">Figure </w:t>
      </w:r>
      <w:r w:rsidR="00E735C6">
        <w:rPr>
          <w:rFonts w:ascii="Cambria" w:eastAsiaTheme="minorEastAsia" w:hAnsi="Cambria"/>
          <w:b/>
          <w:bCs/>
        </w:rPr>
        <w:t>7</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7) versions of the series with desirable and undesirable features</w:t>
      </w:r>
      <w:r w:rsidR="00DF1755">
        <w:rPr>
          <w:rFonts w:ascii="Cambria" w:eastAsiaTheme="minorEastAsia" w:hAnsi="Cambria"/>
          <w:b/>
          <w:bCs/>
        </w:rPr>
        <w:t xml:space="preserve"> from Section 4.</w:t>
      </w:r>
    </w:p>
    <w:p w14:paraId="52C3CBF3" w14:textId="6A53AC3F" w:rsidR="00C71EB9" w:rsidRPr="00134519" w:rsidRDefault="00E735C6" w:rsidP="0002357B">
      <w:pPr>
        <w:rPr>
          <w:rFonts w:ascii="Cambria" w:eastAsiaTheme="minorEastAsia" w:hAnsi="Cambria"/>
          <w:b/>
          <w:bCs/>
        </w:rPr>
      </w:pPr>
      <w:r>
        <w:rPr>
          <w:rFonts w:ascii="Cambria" w:eastAsiaTheme="minorEastAsia" w:hAnsi="Cambria"/>
          <w:noProof/>
        </w:rPr>
        <w:drawing>
          <wp:anchor distT="0" distB="0" distL="114300" distR="114300" simplePos="0" relativeHeight="251699200" behindDoc="0" locked="0" layoutInCell="1" allowOverlap="1" wp14:anchorId="3B0F479C" wp14:editId="7652813F">
            <wp:simplePos x="0" y="0"/>
            <wp:positionH relativeFrom="margin">
              <wp:align>center</wp:align>
            </wp:positionH>
            <wp:positionV relativeFrom="paragraph">
              <wp:posOffset>108354</wp:posOffset>
            </wp:positionV>
            <wp:extent cx="6878371" cy="4419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8371"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45907" w14:textId="2E2897CA" w:rsidR="00C71EB9" w:rsidRDefault="00C71EB9" w:rsidP="0002357B">
      <w:pPr>
        <w:rPr>
          <w:rFonts w:ascii="Cambria" w:eastAsiaTheme="minorEastAsia" w:hAnsi="Cambria"/>
        </w:rPr>
      </w:pPr>
    </w:p>
    <w:p w14:paraId="635C6FD0" w14:textId="2F6D4EC2" w:rsidR="00C71EB9" w:rsidRDefault="00C71EB9" w:rsidP="0002357B">
      <w:pPr>
        <w:rPr>
          <w:rFonts w:ascii="Cambria" w:eastAsiaTheme="minorEastAsia" w:hAnsi="Cambria"/>
        </w:rPr>
      </w:pPr>
    </w:p>
    <w:p w14:paraId="15839769" w14:textId="0712F3B4" w:rsidR="00C71EB9" w:rsidRDefault="00C71EB9" w:rsidP="0002357B">
      <w:pPr>
        <w:rPr>
          <w:rFonts w:ascii="Cambria" w:eastAsiaTheme="minorEastAsia" w:hAnsi="Cambria"/>
        </w:rPr>
      </w:pPr>
    </w:p>
    <w:p w14:paraId="6429601E" w14:textId="19C00E50" w:rsidR="00C71EB9" w:rsidRDefault="00C71EB9" w:rsidP="0002357B">
      <w:pPr>
        <w:rPr>
          <w:rFonts w:ascii="Cambria" w:eastAsiaTheme="minorEastAsia" w:hAnsi="Cambria"/>
        </w:rPr>
      </w:pPr>
    </w:p>
    <w:p w14:paraId="55D0E616" w14:textId="51A38877" w:rsidR="00C71EB9" w:rsidRDefault="00C71EB9" w:rsidP="0002357B">
      <w:pPr>
        <w:rPr>
          <w:rFonts w:ascii="Cambria" w:eastAsiaTheme="minorEastAsia" w:hAnsi="Cambria"/>
        </w:rPr>
      </w:pPr>
    </w:p>
    <w:p w14:paraId="0D4BE22C" w14:textId="38A72407" w:rsidR="00C71EB9" w:rsidRDefault="00C71EB9" w:rsidP="0002357B">
      <w:pPr>
        <w:rPr>
          <w:rFonts w:ascii="Cambria" w:eastAsiaTheme="minorEastAsia" w:hAnsi="Cambria"/>
        </w:rPr>
      </w:pPr>
    </w:p>
    <w:p w14:paraId="61CB3BE2" w14:textId="785FC6FF" w:rsidR="00C71EB9" w:rsidRDefault="00C71EB9" w:rsidP="0002357B">
      <w:pPr>
        <w:rPr>
          <w:rFonts w:ascii="Cambria" w:eastAsiaTheme="minorEastAsia" w:hAnsi="Cambria"/>
        </w:rPr>
      </w:pPr>
    </w:p>
    <w:p w14:paraId="45CC56AF" w14:textId="73AACC85" w:rsidR="00C71EB9" w:rsidRDefault="00C71EB9" w:rsidP="0002357B">
      <w:pPr>
        <w:rPr>
          <w:rFonts w:ascii="Cambria" w:eastAsiaTheme="minorEastAsia" w:hAnsi="Cambria"/>
        </w:rPr>
      </w:pPr>
    </w:p>
    <w:p w14:paraId="17EBA2BC" w14:textId="78525BF0" w:rsidR="00C71EB9" w:rsidRDefault="00C71EB9" w:rsidP="0002357B">
      <w:pPr>
        <w:rPr>
          <w:rFonts w:ascii="Cambria" w:eastAsiaTheme="minorEastAsia" w:hAnsi="Cambria"/>
        </w:rPr>
      </w:pPr>
    </w:p>
    <w:p w14:paraId="2851E03D" w14:textId="6E6203A3" w:rsidR="00C71EB9" w:rsidRDefault="00C71EB9" w:rsidP="0002357B">
      <w:pPr>
        <w:rPr>
          <w:rFonts w:ascii="Cambria" w:eastAsiaTheme="minorEastAsia" w:hAnsi="Cambria"/>
        </w:rPr>
      </w:pPr>
    </w:p>
    <w:p w14:paraId="6EE00942" w14:textId="7D8FF41D" w:rsidR="00C71EB9" w:rsidRDefault="00C71EB9" w:rsidP="0002357B">
      <w:pPr>
        <w:rPr>
          <w:rFonts w:ascii="Cambria" w:eastAsiaTheme="minorEastAsia" w:hAnsi="Cambria"/>
        </w:rPr>
      </w:pPr>
    </w:p>
    <w:p w14:paraId="0178761A" w14:textId="2004D9C6" w:rsidR="00C71EB9" w:rsidRDefault="00C71EB9" w:rsidP="0002357B">
      <w:pPr>
        <w:rPr>
          <w:rFonts w:ascii="Cambria" w:eastAsiaTheme="minorEastAsia" w:hAnsi="Cambria"/>
        </w:rPr>
      </w:pPr>
    </w:p>
    <w:p w14:paraId="35FCAF58" w14:textId="45ADD45A" w:rsidR="00C71EB9" w:rsidRDefault="00C71EB9" w:rsidP="0002357B">
      <w:pPr>
        <w:rPr>
          <w:rFonts w:ascii="Cambria" w:eastAsiaTheme="minorEastAsia" w:hAnsi="Cambria"/>
        </w:rPr>
      </w:pPr>
    </w:p>
    <w:p w14:paraId="38B866AC" w14:textId="032BE7E4" w:rsidR="00640858" w:rsidRDefault="00640858" w:rsidP="0002357B">
      <w:pPr>
        <w:rPr>
          <w:rFonts w:ascii="Cambria" w:eastAsiaTheme="minorEastAsia" w:hAnsi="Cambria"/>
        </w:rPr>
      </w:pPr>
    </w:p>
    <w:p w14:paraId="466BC39C" w14:textId="0230C783" w:rsidR="00640858" w:rsidRDefault="00640858" w:rsidP="0002357B">
      <w:pPr>
        <w:rPr>
          <w:rFonts w:ascii="Cambria" w:eastAsiaTheme="minorEastAsia" w:hAnsi="Cambria"/>
        </w:rPr>
      </w:pPr>
    </w:p>
    <w:p w14:paraId="2462943B" w14:textId="05681B43" w:rsidR="00640858" w:rsidRDefault="00640858" w:rsidP="0002357B">
      <w:pPr>
        <w:rPr>
          <w:rFonts w:ascii="Cambria" w:eastAsiaTheme="minorEastAsia" w:hAnsi="Cambria"/>
        </w:rPr>
      </w:pPr>
    </w:p>
    <w:p w14:paraId="05EA94E9" w14:textId="46A9987B" w:rsidR="00640858" w:rsidRDefault="00640858" w:rsidP="0002357B">
      <w:pPr>
        <w:rPr>
          <w:rFonts w:ascii="Cambria" w:eastAsiaTheme="minorEastAsia" w:hAnsi="Cambria"/>
        </w:rPr>
      </w:pPr>
    </w:p>
    <w:p w14:paraId="734B9294" w14:textId="142031F6" w:rsidR="00640858" w:rsidRDefault="00640858" w:rsidP="0002357B">
      <w:pPr>
        <w:rPr>
          <w:rFonts w:ascii="Cambria" w:eastAsiaTheme="minorEastAsia" w:hAnsi="Cambria"/>
        </w:rPr>
      </w:pPr>
    </w:p>
    <w:p w14:paraId="149344FA" w14:textId="70C9DD6C" w:rsidR="00224918" w:rsidRDefault="00224918" w:rsidP="0002357B">
      <w:pPr>
        <w:rPr>
          <w:rFonts w:ascii="Cambria" w:eastAsiaTheme="minorEastAsia" w:hAnsi="Cambria"/>
        </w:rPr>
      </w:pPr>
    </w:p>
    <w:p w14:paraId="0FB2B177" w14:textId="77777777" w:rsidR="00224918" w:rsidRDefault="00224918" w:rsidP="0002357B">
      <w:pPr>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1044C0F9" w:rsidR="00325865" w:rsidRPr="00134519" w:rsidRDefault="00402BB6" w:rsidP="00134519">
      <w:pPr>
        <w:pStyle w:val="ListParagraph"/>
        <w:numPr>
          <w:ilvl w:val="1"/>
          <w:numId w:val="1"/>
        </w:numPr>
        <w:rPr>
          <w:rFonts w:ascii="Cambria" w:eastAsiaTheme="minorEastAsia" w:hAnsi="Cambria"/>
          <w:i/>
          <w:iCs/>
        </w:rPr>
      </w:pPr>
      <w:r>
        <w:rPr>
          <w:rFonts w:ascii="Cambria" w:eastAsiaTheme="minorEastAsia" w:hAnsi="Cambria"/>
          <w:i/>
          <w:iCs/>
        </w:rPr>
        <w:lastRenderedPageBreak/>
        <w:t>Forecast Accuracy and Privacy Assessment</w:t>
      </w:r>
    </w:p>
    <w:p w14:paraId="007B9D3C" w14:textId="025F6B95" w:rsidR="001E31F4" w:rsidRDefault="001E31F4" w:rsidP="001E31F4">
      <w:pPr>
        <w:rPr>
          <w:rFonts w:ascii="Cambria" w:eastAsiaTheme="minorEastAsia" w:hAnsi="Cambria"/>
          <w:i/>
          <w:iCs/>
        </w:rPr>
      </w:pPr>
    </w:p>
    <w:p w14:paraId="2E7B4E9E" w14:textId="246CF1A1" w:rsidR="005254AE" w:rsidRDefault="001A7792" w:rsidP="005254AE">
      <w:pPr>
        <w:rPr>
          <w:rFonts w:ascii="Cambria" w:eastAsiaTheme="minorEastAsia" w:hAnsi="Cambria"/>
        </w:rPr>
      </w:pPr>
      <w:r>
        <w:rPr>
          <w:rFonts w:ascii="Cambria" w:eastAsiaTheme="minorEastAsia" w:hAnsi="Cambria"/>
        </w:rPr>
        <w:t>The participants of the M3 competition were not supposed to identify the original time series. Therefore, w</w:t>
      </w:r>
      <w:r w:rsidR="001E31F4">
        <w:rPr>
          <w:rFonts w:ascii="Cambria" w:eastAsiaTheme="minorEastAsia" w:hAnsi="Cambria"/>
        </w:rPr>
        <w:t xml:space="preserve">e assess the ability of each privacy method to protect against </w:t>
      </w:r>
      <w:r w:rsidR="001E31F4">
        <w:rPr>
          <w:rFonts w:ascii="Cambria" w:eastAsiaTheme="minorEastAsia" w:hAnsi="Cambria"/>
          <w:i/>
          <w:iCs/>
        </w:rPr>
        <w:t>identification disclosure</w:t>
      </w:r>
      <w:r w:rsidR="001E31F4">
        <w:rPr>
          <w:rFonts w:ascii="Cambria" w:eastAsiaTheme="minorEastAsia" w:hAnsi="Cambria"/>
        </w:rPr>
        <w:t>, which occurs when a third party correctly predicts the identity of a protected time series</w:t>
      </w:r>
      <w:r w:rsidR="00325865">
        <w:rPr>
          <w:rFonts w:ascii="Cambria" w:eastAsiaTheme="minorEastAsia" w:hAnsi="Cambria"/>
        </w:rPr>
        <w:t xml:space="preserve">. </w:t>
      </w:r>
      <w:r>
        <w:rPr>
          <w:rFonts w:ascii="Cambria" w:hAnsi="Cambria"/>
        </w:rPr>
        <w:t>Each protected</w:t>
      </w:r>
      <w:r w:rsidR="00706D8E">
        <w:rPr>
          <w:rFonts w:ascii="Cambria" w:hAnsi="Cambria"/>
        </w:rPr>
        <w:t xml:space="preserve"> dataset consists of </w:t>
      </w:r>
      <w:r>
        <w:rPr>
          <w:rFonts w:ascii="Cambria" w:hAnsi="Cambria"/>
        </w:rPr>
        <w:t xml:space="preserve">the </w:t>
      </w:r>
      <w:r w:rsidR="00706D8E">
        <w:rPr>
          <w:rFonts w:ascii="Cambria" w:hAnsi="Cambria"/>
        </w:rPr>
        <w:t xml:space="preserve">protected series along with </w:t>
      </w:r>
      <w:r w:rsidR="00422E64">
        <w:rPr>
          <w:rFonts w:ascii="Cambria" w:hAnsi="Cambria"/>
        </w:rPr>
        <w:t>a</w:t>
      </w:r>
      <w:r w:rsidR="00706D8E">
        <w:rPr>
          <w:rFonts w:ascii="Cambria" w:hAnsi="Cambria"/>
        </w:rPr>
        <w:t xml:space="preserve"> pseudo identifier, i.e.,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sidR="00617BDC">
        <w:rPr>
          <w:rFonts w:ascii="Cambria" w:eastAsiaTheme="minorEastAsia" w:hAnsi="Cambria"/>
        </w:rPr>
        <w:t>.</w:t>
      </w:r>
      <w:r w:rsidR="001E31F4">
        <w:rPr>
          <w:rFonts w:ascii="Cambria" w:eastAsiaTheme="minorEastAsia" w:hAnsi="Cambria"/>
        </w:rPr>
        <w:t xml:space="preserve"> This pseudo-identifier has no relation with the true identity of a time series.</w:t>
      </w:r>
      <w:r>
        <w:rPr>
          <w:rFonts w:ascii="Cambria" w:eastAsiaTheme="minorEastAsia" w:hAnsi="Cambria"/>
        </w:rPr>
        <w:t xml:space="preserve"> </w:t>
      </w:r>
      <w:r w:rsidR="00900265">
        <w:rPr>
          <w:rFonts w:ascii="Cambria" w:eastAsiaTheme="minorEastAsia" w:hAnsi="Cambria"/>
        </w:rPr>
        <w:t>The pseudo identifier in our application is the</w:t>
      </w:r>
      <w:r>
        <w:rPr>
          <w:rFonts w:ascii="Cambria" w:eastAsiaTheme="minorEastAsia" w:hAnsi="Cambria"/>
        </w:rPr>
        <w:t xml:space="preserve"> `Series` column from the original M3 data</w:t>
      </w:r>
      <w:ins w:id="2092" w:author="Bale,Cameron" w:date="2023-01-24T23:56:00Z">
        <w:r w:rsidR="0009107F">
          <w:rPr>
            <w:rFonts w:ascii="Cambria" w:eastAsiaTheme="minorEastAsia" w:hAnsi="Cambria"/>
          </w:rPr>
          <w:t>,</w:t>
        </w:r>
      </w:ins>
      <w:r>
        <w:rPr>
          <w:rFonts w:ascii="Cambria" w:eastAsiaTheme="minorEastAsia" w:hAnsi="Cambria"/>
        </w:rPr>
        <w:t xml:space="preserve"> which contains a PID for each time series, e.g., `N1402`. </w:t>
      </w:r>
      <w:r w:rsidR="001E31F4">
        <w:rPr>
          <w:rFonts w:ascii="Cambria" w:eastAsiaTheme="minorEastAsia" w:hAnsi="Cambria"/>
        </w:rPr>
        <w:t xml:space="preserve">Identification disclosure would occur if a </w:t>
      </w:r>
      <w:r w:rsidR="00283A95">
        <w:rPr>
          <w:rFonts w:ascii="Cambria" w:eastAsiaTheme="minorEastAsia" w:hAnsi="Cambria"/>
        </w:rPr>
        <w:t>competition participant</w:t>
      </w:r>
      <w:r>
        <w:rPr>
          <w:rFonts w:ascii="Cambria" w:eastAsiaTheme="minorEastAsia" w:hAnsi="Cambria"/>
        </w:rPr>
        <w:t xml:space="preserve"> (or any other </w:t>
      </w:r>
      <w:r w:rsidR="001E31F4">
        <w:rPr>
          <w:rFonts w:ascii="Cambria" w:eastAsiaTheme="minorEastAsia" w:hAnsi="Cambria"/>
        </w:rPr>
        <w:t>third party</w:t>
      </w:r>
      <w:r>
        <w:rPr>
          <w:rFonts w:ascii="Cambria" w:eastAsiaTheme="minorEastAsia" w:hAnsi="Cambria"/>
        </w:rPr>
        <w:t>)</w:t>
      </w:r>
      <w:r w:rsidR="001E31F4">
        <w:rPr>
          <w:rFonts w:ascii="Cambria" w:eastAsiaTheme="minorEastAsia" w:hAnsi="Cambria"/>
        </w:rPr>
        <w:t xml:space="preserve"> </w:t>
      </w:r>
      <w:del w:id="2093" w:author="Bale,Cameron" w:date="2023-01-24T23:56:00Z">
        <w:r w:rsidDel="0009107F">
          <w:rPr>
            <w:rFonts w:ascii="Cambria" w:eastAsiaTheme="minorEastAsia" w:hAnsi="Cambria"/>
          </w:rPr>
          <w:delText xml:space="preserve">were to </w:delText>
        </w:r>
      </w:del>
      <w:r>
        <w:rPr>
          <w:rFonts w:ascii="Cambria" w:eastAsiaTheme="minorEastAsia" w:hAnsi="Cambria"/>
        </w:rPr>
        <w:t>correctly predict</w:t>
      </w:r>
      <w:ins w:id="2094" w:author="Bale,Cameron" w:date="2023-01-24T23:56:00Z">
        <w:r w:rsidR="0009107F">
          <w:rPr>
            <w:rFonts w:ascii="Cambria" w:eastAsiaTheme="minorEastAsia" w:hAnsi="Cambria"/>
          </w:rPr>
          <w:t>ed</w:t>
        </w:r>
      </w:ins>
      <w:r w:rsidR="001E31F4">
        <w:rPr>
          <w:rFonts w:ascii="Cambria" w:eastAsiaTheme="minorEastAsia" w:hAnsi="Cambria"/>
        </w:rPr>
        <w:t xml:space="preserve"> </w:t>
      </w:r>
      <w:r w:rsidR="008146C9">
        <w:rPr>
          <w:rFonts w:ascii="Cambria" w:eastAsiaTheme="minorEastAsia" w:hAnsi="Cambria"/>
        </w:rPr>
        <w:t xml:space="preserve">the </w:t>
      </w:r>
      <w:r w:rsidR="00016287">
        <w:rPr>
          <w:rFonts w:ascii="Cambria" w:eastAsiaTheme="minorEastAsia" w:hAnsi="Cambria"/>
        </w:rPr>
        <w:t>identity</w:t>
      </w:r>
      <w:r w:rsidR="008146C9">
        <w:rPr>
          <w:rFonts w:ascii="Cambria" w:eastAsiaTheme="minorEastAsia" w:hAnsi="Cambria"/>
        </w:rPr>
        <w:t xml:space="preserve"> </w:t>
      </w:r>
      <w:r>
        <w:rPr>
          <w:rFonts w:ascii="Cambria" w:eastAsiaTheme="minorEastAsia" w:hAnsi="Cambria"/>
        </w:rPr>
        <w:t xml:space="preserve">of one or more of the time series in the M3 data set based on the protected time series and some original time series values which the third party possesses. For example, identification disclosure would occur if a third party </w:t>
      </w:r>
      <w:del w:id="2095" w:author="Bale,Cameron" w:date="2023-01-24T23:57:00Z">
        <w:r w:rsidDel="0009107F">
          <w:rPr>
            <w:rFonts w:ascii="Cambria" w:eastAsiaTheme="minorEastAsia" w:hAnsi="Cambria"/>
          </w:rPr>
          <w:delText>were to correctly make the statement</w:delText>
        </w:r>
      </w:del>
      <w:ins w:id="2096" w:author="Bale,Cameron" w:date="2023-01-24T23:57:00Z">
        <w:r w:rsidR="0009107F">
          <w:rPr>
            <w:rFonts w:ascii="Cambria" w:eastAsiaTheme="minorEastAsia" w:hAnsi="Cambria"/>
          </w:rPr>
          <w:t>correctly stated</w:t>
        </w:r>
      </w:ins>
      <w:r>
        <w:rPr>
          <w:rFonts w:ascii="Cambria" w:eastAsiaTheme="minorEastAsia" w:hAnsi="Cambria"/>
        </w:rPr>
        <w:t xml:space="preserve">, </w:t>
      </w:r>
      <w:del w:id="2097" w:author="Bale,Cameron" w:date="2023-01-24T10:19:00Z">
        <w:r w:rsidDel="002B3ACA">
          <w:rPr>
            <w:rFonts w:ascii="Cambria" w:eastAsiaTheme="minorEastAsia" w:hAnsi="Cambria"/>
          </w:rPr>
          <w:delText>“</w:delText>
        </w:r>
      </w:del>
      <w:ins w:id="2098" w:author="Bale,Cameron" w:date="2023-01-24T10:19:00Z">
        <w:r w:rsidR="002B3ACA">
          <w:rPr>
            <w:rFonts w:ascii="Cambria" w:eastAsiaTheme="minorEastAsia" w:hAnsi="Cambria"/>
          </w:rPr>
          <w:t>"</w:t>
        </w:r>
      </w:ins>
      <w:r>
        <w:rPr>
          <w:rFonts w:ascii="Cambria" w:eastAsiaTheme="minorEastAsia" w:hAnsi="Cambria"/>
        </w:rPr>
        <w:t xml:space="preserve">Series N1402 </w:t>
      </w:r>
      <w:r w:rsidR="00900265">
        <w:rPr>
          <w:rFonts w:ascii="Cambria" w:eastAsiaTheme="minorEastAsia" w:hAnsi="Cambria"/>
        </w:rPr>
        <w:t>comes from [retailer] store number 5249</w:t>
      </w:r>
      <w:del w:id="2099" w:author="Bale,Cameron" w:date="2023-01-24T10:19:00Z">
        <w:r w:rsidR="00900265" w:rsidDel="002B3ACA">
          <w:rPr>
            <w:rFonts w:ascii="Cambria" w:eastAsiaTheme="minorEastAsia" w:hAnsi="Cambria"/>
          </w:rPr>
          <w:delText xml:space="preserve">.” </w:delText>
        </w:r>
      </w:del>
      <w:ins w:id="2100" w:author="Bale,Cameron" w:date="2023-01-24T10:19:00Z">
        <w:r w:rsidR="002B3ACA">
          <w:rPr>
            <w:rFonts w:ascii="Cambria" w:eastAsiaTheme="minorEastAsia" w:hAnsi="Cambria"/>
          </w:rPr>
          <w:t xml:space="preserve">." </w:t>
        </w:r>
      </w:ins>
      <w:r w:rsidR="005254AE">
        <w:rPr>
          <w:rFonts w:ascii="Cambria" w:eastAsiaTheme="minorEastAsia" w:hAnsi="Cambria"/>
        </w:rPr>
        <w:t xml:space="preserve">For simplicity, we assume the third party does not know which privacy method was applied to the data and knows that the </w:t>
      </w:r>
      <w:r w:rsidR="00422E64">
        <w:rPr>
          <w:rFonts w:ascii="Cambria" w:eastAsiaTheme="minorEastAsia" w:hAnsi="Cambria"/>
        </w:rPr>
        <w:t xml:space="preserve">time series </w:t>
      </w:r>
      <w:r w:rsidR="005254AE">
        <w:rPr>
          <w:rFonts w:ascii="Cambria" w:eastAsiaTheme="minorEastAsia" w:hAnsi="Cambria"/>
        </w:rPr>
        <w:t>of interest is contained in the protected data set.</w:t>
      </w:r>
      <w:r w:rsidR="00900265">
        <w:rPr>
          <w:rStyle w:val="FootnoteReference"/>
          <w:rFonts w:ascii="Cambria" w:eastAsiaTheme="minorEastAsia" w:hAnsi="Cambria"/>
        </w:rPr>
        <w:footnoteReference w:id="10"/>
      </w:r>
    </w:p>
    <w:p w14:paraId="34E1E3AC" w14:textId="77777777" w:rsidR="00325865" w:rsidRDefault="00325865" w:rsidP="005254AE">
      <w:pPr>
        <w:rPr>
          <w:rFonts w:ascii="Cambria" w:eastAsiaTheme="minorEastAsia" w:hAnsi="Cambria"/>
        </w:rPr>
      </w:pPr>
    </w:p>
    <w:p w14:paraId="4A59E8D0" w14:textId="5AA809C5" w:rsidR="00422E64" w:rsidRPr="00134519" w:rsidRDefault="00422E64" w:rsidP="005254AE">
      <w:pPr>
        <w:rPr>
          <w:rFonts w:ascii="Cambria" w:eastAsiaTheme="minorEastAsia" w:hAnsi="Cambria"/>
        </w:rPr>
      </w:pPr>
      <w:r>
        <w:rPr>
          <w:rFonts w:ascii="Cambria" w:eastAsiaTheme="minorEastAsia" w:hAnsi="Cambria"/>
        </w:rPr>
        <w:t xml:space="preserve">For brevity, we have included the math behind our definition of identification disclosure in the appendix. The metric we use to measure the risk of identification disclosure,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gives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w:t>
      </w:r>
      <w:proofErr w:type="spellStart"/>
      <w:r>
        <w:rPr>
          <w:rFonts w:ascii="Cambria" w:eastAsiaTheme="minorEastAsia" w:hAnsi="Cambria"/>
        </w:rPr>
        <w:t>fied</w:t>
      </w:r>
      <w:proofErr w:type="spellEnd"/>
      <w:r>
        <w:rPr>
          <w:rFonts w:ascii="Cambria" w:eastAsiaTheme="minorEastAsia" w:hAnsi="Cambria"/>
        </w:rPr>
        <w:t xml:space="preserve"> across </w:t>
      </w:r>
      <m:oMath>
        <m:r>
          <w:rPr>
            <w:rFonts w:ascii="Cambria Math" w:eastAsiaTheme="minorEastAsia" w:hAnsi="Cambria Math"/>
          </w:rPr>
          <m:t>S</m:t>
        </m:r>
      </m:oMath>
      <w:r>
        <w:rPr>
          <w:rFonts w:ascii="Cambria" w:eastAsiaTheme="minorEastAsia" w:hAnsi="Cambria"/>
        </w:rPr>
        <w:t xml:space="preserve"> simulated privacy attacks:</w:t>
      </w:r>
    </w:p>
    <w:p w14:paraId="730015B5" w14:textId="77777777" w:rsidR="00422E64" w:rsidRPr="00422E64" w:rsidRDefault="00422E64" w:rsidP="005254AE">
      <w:pPr>
        <w:rPr>
          <w:rFonts w:ascii="Cambria" w:eastAsiaTheme="minorEastAsia" w:hAnsi="Cambria"/>
        </w:rPr>
      </w:pPr>
    </w:p>
    <w:p w14:paraId="057A66BD" w14:textId="6FD6FCE9" w:rsidR="00F4362D" w:rsidRDefault="00F4362D" w:rsidP="005254AE">
      <w:pPr>
        <w:rPr>
          <w:rFonts w:ascii="Cambria" w:eastAsiaTheme="minorEastAsia" w:hAnsi="Cambria"/>
        </w:rPr>
      </w:pPr>
    </w:p>
    <w:p w14:paraId="627D4019"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25B1653E" w14:textId="77777777" w:rsidR="00F4362D" w:rsidRPr="00A8178D" w:rsidRDefault="00F4362D" w:rsidP="005254AE">
      <w:pPr>
        <w:rPr>
          <w:rFonts w:ascii="Cambria" w:eastAsiaTheme="minorEastAsia" w:hAnsi="Cambria"/>
        </w:rPr>
      </w:pPr>
    </w:p>
    <w:p w14:paraId="58DAFE48" w14:textId="13BA1E0D" w:rsidR="00402BB6" w:rsidRDefault="00422E64" w:rsidP="00D76DF4">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third </w:t>
      </w:r>
      <w:del w:id="2101" w:author="Bale,Cameron" w:date="2023-01-24T10:19:00Z">
        <w:r w:rsidDel="002B3ACA">
          <w:rPr>
            <w:rFonts w:ascii="Cambria" w:eastAsiaTheme="minorEastAsia" w:hAnsi="Cambria"/>
          </w:rPr>
          <w:delText xml:space="preserve">party’s </w:delText>
        </w:r>
      </w:del>
      <w:ins w:id="2102" w:author="Bale,Cameron" w:date="2023-01-24T10:19:00Z">
        <w:r w:rsidR="002B3ACA">
          <w:rPr>
            <w:rFonts w:ascii="Cambria" w:eastAsiaTheme="minorEastAsia" w:hAnsi="Cambria"/>
          </w:rPr>
          <w:t xml:space="preserve">party's </w:t>
        </w:r>
      </w:ins>
      <w:r>
        <w:rPr>
          <w:rFonts w:ascii="Cambria" w:eastAsiaTheme="minorEastAsia" w:hAnsi="Cambria"/>
        </w:rPr>
        <w:t xml:space="preserve">prediction of the identity of the </w:t>
      </w:r>
      <m:oMath>
        <m:r>
          <w:rPr>
            <w:rFonts w:ascii="Cambria Math" w:eastAsiaTheme="minorEastAsia" w:hAnsi="Cambria Math"/>
          </w:rPr>
          <m:t>i</m:t>
        </m:r>
      </m:oMath>
      <w:r>
        <w:rPr>
          <w:rFonts w:ascii="Cambria" w:eastAsiaTheme="minorEastAsia" w:hAnsi="Cambria"/>
        </w:rPr>
        <w:t xml:space="preserve">th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w:t>
      </w:r>
    </w:p>
    <w:p w14:paraId="265C83B9" w14:textId="2AA73DD8" w:rsidR="009846A6" w:rsidRDefault="009846A6" w:rsidP="00D76DF4">
      <w:pPr>
        <w:rPr>
          <w:rFonts w:ascii="Cambria" w:eastAsiaTheme="minorEastAsia" w:hAnsi="Cambria"/>
        </w:rPr>
      </w:pPr>
    </w:p>
    <w:p w14:paraId="3335FE86" w14:textId="042958AF" w:rsidR="009846A6" w:rsidRPr="0057540F" w:rsidRDefault="009846A6" w:rsidP="009846A6">
      <w:pPr>
        <w:rPr>
          <w:rFonts w:ascii="Cambria" w:eastAsiaTheme="minorEastAsia" w:hAnsi="Cambria"/>
        </w:rPr>
      </w:pPr>
      <w:r>
        <w:rPr>
          <w:rFonts w:ascii="Cambria" w:eastAsiaTheme="minorEastAsia" w:hAnsi="Cambria"/>
        </w:rPr>
        <w:t xml:space="preserve">While we seek to protect the time series identities, we also want the protected versions of the time series to be realistic. </w:t>
      </w:r>
      <w:r w:rsidRPr="0057540F">
        <w:rPr>
          <w:rFonts w:ascii="Cambria" w:eastAsiaTheme="minorEastAsia" w:hAnsi="Cambria"/>
        </w:rPr>
        <w:t xml:space="preserve">Forecasters prefer </w:t>
      </w:r>
      <w:del w:id="2103" w:author="Bale,Cameron" w:date="2023-01-24T23:57:00Z">
        <w:r w:rsidRPr="0057540F" w:rsidDel="0009107F">
          <w:rPr>
            <w:rFonts w:ascii="Cambria" w:eastAsiaTheme="minorEastAsia" w:hAnsi="Cambria"/>
          </w:rPr>
          <w:delText>forecasts that are representative</w:delText>
        </w:r>
      </w:del>
      <w:ins w:id="2104" w:author="Bale,Cameron" w:date="2023-01-24T23:57:00Z">
        <w:r w:rsidR="0009107F">
          <w:rPr>
            <w:rFonts w:ascii="Cambria" w:eastAsiaTheme="minorEastAsia" w:hAnsi="Cambria"/>
          </w:rPr>
          <w:t>representative forecasts</w:t>
        </w:r>
      </w:ins>
      <w:r w:rsidRPr="0057540F">
        <w:rPr>
          <w:rFonts w:ascii="Cambria" w:eastAsiaTheme="minorEastAsia" w:hAnsi="Cambria"/>
        </w:rPr>
        <w:t>, i.e., typical of the data used to produce the forec</w:t>
      </w:r>
      <w:r>
        <w:rPr>
          <w:rFonts w:ascii="Cambria" w:eastAsiaTheme="minorEastAsia" w:hAnsi="Cambria"/>
        </w:rPr>
        <w:t xml:space="preserve">ast (Petropoulos &amp; </w:t>
      </w:r>
      <w:proofErr w:type="spellStart"/>
      <w:r>
        <w:rPr>
          <w:rFonts w:ascii="Cambria" w:eastAsiaTheme="minorEastAsia" w:hAnsi="Cambria"/>
        </w:rPr>
        <w:t>Siemsen</w:t>
      </w:r>
      <w:proofErr w:type="spellEnd"/>
      <w:r>
        <w:rPr>
          <w:rFonts w:ascii="Cambria" w:eastAsiaTheme="minorEastAsia" w:hAnsi="Cambria"/>
        </w:rPr>
        <w:t xml:space="preserve">, 2022). </w:t>
      </w:r>
      <w:r w:rsidRPr="0057540F">
        <w:rPr>
          <w:rFonts w:ascii="Cambria" w:eastAsiaTheme="minorEastAsia" w:hAnsi="Cambria"/>
        </w:rPr>
        <w:t>Likewise, organizations (and forecasters) will prefer using protected data</w:t>
      </w:r>
      <w:del w:id="2105" w:author="Bale,Cameron" w:date="2023-01-24T23:58:00Z">
        <w:r w:rsidRPr="0057540F" w:rsidDel="0009107F">
          <w:rPr>
            <w:rFonts w:ascii="Cambria" w:eastAsiaTheme="minorEastAsia" w:hAnsi="Cambria"/>
          </w:rPr>
          <w:delText xml:space="preserve"> that is</w:delText>
        </w:r>
      </w:del>
      <w:r w:rsidRPr="0057540F">
        <w:rPr>
          <w:rFonts w:ascii="Cambria" w:eastAsiaTheme="minorEastAsia" w:hAnsi="Cambria"/>
        </w:rPr>
        <w:t xml:space="preserve"> representative of the original data</w:t>
      </w:r>
      <w:r>
        <w:rPr>
          <w:rFonts w:ascii="Cambria" w:eastAsiaTheme="minorEastAsia" w:hAnsi="Cambria"/>
        </w:rPr>
        <w:t xml:space="preserve">, which our method provides through </w:t>
      </w:r>
      <w:del w:id="2106" w:author="Bale,Cameron" w:date="2023-01-24T23:58:00Z">
        <w:r w:rsidDel="0009107F">
          <w:rPr>
            <w:rFonts w:ascii="Cambria" w:eastAsiaTheme="minorEastAsia" w:hAnsi="Cambria"/>
          </w:rPr>
          <w:delText>the preservation of</w:delText>
        </w:r>
      </w:del>
      <w:ins w:id="2107" w:author="Bale,Cameron" w:date="2023-01-24T23:58:00Z">
        <w:r w:rsidR="0009107F">
          <w:rPr>
            <w:rFonts w:ascii="Cambria" w:eastAsiaTheme="minorEastAsia" w:hAnsi="Cambria"/>
          </w:rPr>
          <w:t>preserving</w:t>
        </w:r>
      </w:ins>
      <w:r>
        <w:rPr>
          <w:rFonts w:ascii="Cambria" w:eastAsiaTheme="minorEastAsia" w:hAnsi="Cambria"/>
        </w:rPr>
        <w:t xml:space="preserve"> time series features</w:t>
      </w:r>
      <w:r w:rsidRPr="0057540F">
        <w:rPr>
          <w:rFonts w:ascii="Cambria" w:eastAsiaTheme="minorEastAsia" w:hAnsi="Cambria"/>
        </w:rPr>
        <w:t xml:space="preserve">. We use the </w:t>
      </w:r>
      <w:r w:rsidRPr="0057540F">
        <w:rPr>
          <w:rFonts w:ascii="Cambria" w:eastAsiaTheme="minorEastAsia" w:hAnsi="Cambria"/>
          <w:i/>
          <w:iCs/>
        </w:rPr>
        <w:t>performance gap</w:t>
      </w:r>
      <w:r w:rsidRPr="0057540F">
        <w:rPr>
          <w:rFonts w:ascii="Cambria" w:eastAsiaTheme="minorEastAsia" w:hAnsi="Cambria"/>
        </w:rPr>
        <w:t xml:space="preserve"> portion of the REP metric</w:t>
      </w:r>
      <w:r>
        <w:rPr>
          <w:rFonts w:ascii="Cambria" w:eastAsiaTheme="minorEastAsia" w:hAnsi="Cambria"/>
        </w:rPr>
        <w:t xml:space="preserve"> of Petropoulos &amp; </w:t>
      </w:r>
      <w:proofErr w:type="spellStart"/>
      <w:r>
        <w:rPr>
          <w:rFonts w:ascii="Cambria" w:eastAsiaTheme="minorEastAsia" w:hAnsi="Cambria"/>
        </w:rPr>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p>
    <w:p w14:paraId="397220E3" w14:textId="77777777" w:rsidR="009846A6" w:rsidRDefault="009846A6" w:rsidP="009846A6">
      <w:pPr>
        <w:jc w:val="center"/>
        <w:rPr>
          <w:rFonts w:ascii="Cambria" w:eastAsiaTheme="minorEastAsia" w:hAnsi="Cambria"/>
        </w:rPr>
      </w:pPr>
    </w:p>
    <w:p w14:paraId="3E677042" w14:textId="3062FB44" w:rsidR="009846A6" w:rsidRDefault="009846A6" w:rsidP="00405F2C">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sidR="00667910">
        <w:rPr>
          <w:rFonts w:ascii="Cambria" w:eastAsiaTheme="minorEastAsia" w:hAnsi="Cambria"/>
        </w:rPr>
        <w:t>,</w:t>
      </w:r>
    </w:p>
    <w:p w14:paraId="604E23D0" w14:textId="30C0C0AC" w:rsidR="00667910" w:rsidRDefault="00667910" w:rsidP="00405F2C">
      <w:pPr>
        <w:jc w:val="center"/>
        <w:rPr>
          <w:rFonts w:ascii="Cambria" w:eastAsiaTheme="minorEastAsia" w:hAnsi="Cambria"/>
        </w:rPr>
      </w:pPr>
    </w:p>
    <w:p w14:paraId="6DAC65B7" w14:textId="6B08E1A8" w:rsidR="00667910" w:rsidRPr="00405F2C" w:rsidRDefault="00667910" w:rsidP="00667910">
      <w:pPr>
        <w:rPr>
          <w:rFonts w:ascii="Cambria" w:eastAsiaTheme="minorEastAsia" w:hAnsi="Cambria"/>
        </w:rPr>
      </w:pPr>
      <w:r>
        <w:rPr>
          <w:rFonts w:ascii="Cambria" w:eastAsiaTheme="minorEastAsia" w:hAnsi="Cambria"/>
        </w:rPr>
        <w:t xml:space="preserve">which is calculated after applying a box-cox transform and scaling </w:t>
      </w:r>
      <w:del w:id="2108" w:author="Bale,Cameron" w:date="2023-01-24T23:59:00Z">
        <w:r w:rsidDel="0009107F">
          <w:rPr>
            <w:rFonts w:ascii="Cambria" w:eastAsiaTheme="minorEastAsia" w:hAnsi="Cambria"/>
          </w:rPr>
          <w:delText xml:space="preserve">both </w:delText>
        </w:r>
      </w:del>
      <w:r>
        <w:rPr>
          <w:rFonts w:ascii="Cambria" w:eastAsiaTheme="minorEastAsia" w:hAnsi="Cambria"/>
        </w:rPr>
        <w:t>the original and protected series.</w:t>
      </w:r>
    </w:p>
    <w:p w14:paraId="707FD6DE" w14:textId="042477B4" w:rsidR="009846A6" w:rsidRDefault="009846A6" w:rsidP="009846A6">
      <w:pPr>
        <w:jc w:val="center"/>
        <w:rPr>
          <w:rFonts w:ascii="Cambria" w:eastAsiaTheme="minorEastAsia" w:hAnsi="Cambria"/>
        </w:rPr>
      </w:pPr>
    </w:p>
    <w:p w14:paraId="424E3493" w14:textId="12404D33" w:rsidR="00E57D47" w:rsidRDefault="00490610" w:rsidP="00E57D47">
      <w:pPr>
        <w:rPr>
          <w:rFonts w:ascii="Cambria" w:eastAsiaTheme="minorEastAsia" w:hAnsi="Cambria"/>
        </w:rPr>
      </w:pPr>
      <w:r>
        <w:rPr>
          <w:rFonts w:ascii="Cambria" w:eastAsiaTheme="minorEastAsia" w:hAnsi="Cambria"/>
          <w:b/>
          <w:bCs/>
        </w:rPr>
        <w:t xml:space="preserve">Table 5 </w:t>
      </w:r>
      <w:r>
        <w:rPr>
          <w:rFonts w:ascii="Cambria" w:eastAsiaTheme="minorEastAsia" w:hAnsi="Cambria"/>
        </w:rPr>
        <w:t xml:space="preserve">contains the average MAE of one-step ahead point forecasts across all models,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w:t>
      </w:r>
      <w:r w:rsidR="00775F97">
        <w:rPr>
          <w:rFonts w:ascii="Cambria" w:eastAsiaTheme="minorEastAsia" w:hAnsi="Cambria"/>
        </w:rPr>
        <w:t xml:space="preserve"> and the average performance gap across all series</w:t>
      </w:r>
      <w:r w:rsidR="004014CC">
        <w:rPr>
          <w:rFonts w:ascii="Cambria" w:eastAsiaTheme="minorEastAsia" w:hAnsi="Cambria"/>
        </w:rPr>
        <w:t xml:space="preserve"> </w:t>
      </w:r>
      <w:r>
        <w:rPr>
          <w:rFonts w:ascii="Cambria" w:eastAsiaTheme="minorEastAsia" w:hAnsi="Cambria"/>
        </w:rPr>
        <w:t xml:space="preserve">for several </w:t>
      </w:r>
      <w:del w:id="2109" w:author="Bale,Cameron" w:date="2023-01-24T23:59:00Z">
        <w:r w:rsidDel="0009107F">
          <w:rPr>
            <w:rFonts w:ascii="Cambria" w:eastAsiaTheme="minorEastAsia" w:hAnsi="Cambria"/>
          </w:rPr>
          <w:delText>privacy parameters for each privacy method</w:delText>
        </w:r>
      </w:del>
      <w:ins w:id="2110" w:author="Bale,Cameron" w:date="2023-01-24T23:59:00Z">
        <w:r w:rsidR="0009107F">
          <w:rPr>
            <w:rFonts w:ascii="Cambria" w:eastAsiaTheme="minorEastAsia" w:hAnsi="Cambria"/>
          </w:rPr>
          <w:t>protected data sets</w:t>
        </w:r>
      </w:ins>
      <w:r>
        <w:rPr>
          <w:rFonts w:ascii="Cambria" w:eastAsiaTheme="minorEastAsia" w:hAnsi="Cambria"/>
        </w:rPr>
        <w:t>.</w:t>
      </w:r>
      <w:r w:rsidR="00E57D47">
        <w:rPr>
          <w:rFonts w:ascii="Cambria" w:eastAsiaTheme="minorEastAsia" w:hAnsi="Cambria"/>
        </w:rPr>
        <w:t xml:space="preserve"> The percentages</w:t>
      </w:r>
      <w:ins w:id="2111" w:author="Bale,Cameron" w:date="2023-01-24T23:59:00Z">
        <w:r w:rsidR="0009107F">
          <w:rPr>
            <w:rFonts w:ascii="Cambria" w:eastAsiaTheme="minorEastAsia" w:hAnsi="Cambria"/>
          </w:rPr>
          <w:t xml:space="preserve"> </w:t>
        </w:r>
      </w:ins>
      <w:del w:id="2112" w:author="Bale,Cameron" w:date="2023-01-24T23:59:00Z">
        <w:r w:rsidR="00E57D47" w:rsidDel="0009107F">
          <w:rPr>
            <w:rFonts w:ascii="Cambria" w:eastAsiaTheme="minorEastAsia" w:hAnsi="Cambria"/>
          </w:rPr>
          <w:delText xml:space="preserve"> shown </w:delText>
        </w:r>
      </w:del>
      <w:r w:rsidR="00E57D47">
        <w:rPr>
          <w:rFonts w:ascii="Cambria" w:eastAsiaTheme="minorEastAsia" w:hAnsi="Cambria"/>
        </w:rPr>
        <w:t xml:space="preserve">are the </w:t>
      </w:r>
      <w:del w:id="2113" w:author="Bale,Cameron" w:date="2023-01-24T23:59:00Z">
        <w:r w:rsidR="00E57D47" w:rsidDel="0009107F">
          <w:rPr>
            <w:rFonts w:ascii="Cambria" w:eastAsiaTheme="minorEastAsia" w:hAnsi="Cambria"/>
          </w:rPr>
          <w:delText xml:space="preserve">percentage </w:delText>
        </w:r>
      </w:del>
      <w:r w:rsidR="00E57D47">
        <w:rPr>
          <w:rFonts w:ascii="Cambria" w:eastAsiaTheme="minorEastAsia" w:hAnsi="Cambria"/>
        </w:rPr>
        <w:t xml:space="preserve">increase in average MAE relative to the average MAE </w:t>
      </w:r>
      <w:r w:rsidR="00E57D47">
        <w:rPr>
          <w:rFonts w:ascii="Cambria" w:eastAsiaTheme="minorEastAsia" w:hAnsi="Cambria"/>
        </w:rPr>
        <w:lastRenderedPageBreak/>
        <w:t>from the original data. The average across models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sidR="00E57D47">
        <w:rPr>
          <w:rFonts w:ascii="Cambria" w:eastAsiaTheme="minorEastAsia" w:hAnsi="Cambria"/>
        </w:rPr>
        <w:t>)</w:t>
      </w:r>
      <w:ins w:id="2114" w:author="Bale,Cameron" w:date="2023-01-25T00:00:00Z">
        <w:r w:rsidR="0009107F">
          <w:rPr>
            <w:rFonts w:ascii="Cambria" w:eastAsiaTheme="minorEastAsia" w:hAnsi="Cambria"/>
          </w:rPr>
          <w:t>,</w:t>
        </w:r>
      </w:ins>
      <w:r w:rsidR="00E57D47">
        <w:rPr>
          <w:rFonts w:ascii="Cambria" w:eastAsiaTheme="minorEastAsia" w:hAnsi="Cambria"/>
        </w:rPr>
        <w:t xml:space="preserve"> as the errors in these cases were over 1000% larger than the error of any other model. </w:t>
      </w:r>
      <w:ins w:id="2115" w:author="Bale,Cameron" w:date="2023-01-25T00:00:00Z">
        <w:r w:rsidR="0009107F">
          <w:rPr>
            <w:rFonts w:ascii="Cambria" w:eastAsiaTheme="minorEastAsia" w:hAnsi="Cambria"/>
          </w:rPr>
          <w:t>These errors are</w:t>
        </w:r>
      </w:ins>
      <w:del w:id="2116" w:author="Bale,Cameron" w:date="2023-01-25T00:00:00Z">
        <w:r w:rsidR="00E57D47" w:rsidDel="0009107F">
          <w:rPr>
            <w:rFonts w:ascii="Cambria" w:eastAsiaTheme="minorEastAsia" w:hAnsi="Cambria"/>
          </w:rPr>
          <w:delText>This was</w:delText>
        </w:r>
      </w:del>
      <w:r w:rsidR="00E57D47">
        <w:rPr>
          <w:rFonts w:ascii="Cambria" w:eastAsiaTheme="minorEastAsia" w:hAnsi="Cambria"/>
        </w:rPr>
        <w:t xml:space="preserve"> due </w:t>
      </w:r>
      <w:ins w:id="2117" w:author="Bale,Cameron" w:date="2023-01-25T00:01:00Z">
        <w:r w:rsidR="0009107F">
          <w:rPr>
            <w:rFonts w:ascii="Cambria" w:eastAsiaTheme="minorEastAsia" w:hAnsi="Cambria"/>
          </w:rPr>
          <w:t xml:space="preserve">to </w:t>
        </w:r>
      </w:ins>
      <w:del w:id="2118" w:author="Bale,Cameron" w:date="2023-01-25T00:01:00Z">
        <w:r w:rsidR="00E57D47" w:rsidDel="0009107F">
          <w:rPr>
            <w:rFonts w:ascii="Cambria" w:eastAsiaTheme="minorEastAsia" w:hAnsi="Cambria"/>
          </w:rPr>
          <w:delText xml:space="preserve">to extremely large noise being added to the very </w:delText>
        </w:r>
      </w:del>
      <w:ins w:id="2119" w:author="Bale,Cameron" w:date="2023-01-25T00:01:00Z">
        <w:r w:rsidR="0009107F">
          <w:rPr>
            <w:rFonts w:ascii="Cambria" w:eastAsiaTheme="minorEastAsia" w:hAnsi="Cambria"/>
          </w:rPr>
          <w:t xml:space="preserve">noisy values at or near the forecast origin </w:t>
        </w:r>
      </w:ins>
      <w:del w:id="2120" w:author="Bale,Cameron" w:date="2023-01-25T00:01:00Z">
        <w:r w:rsidR="00E57D47" w:rsidDel="0009107F">
          <w:rPr>
            <w:rFonts w:ascii="Cambria" w:eastAsiaTheme="minorEastAsia" w:hAnsi="Cambria"/>
          </w:rPr>
          <w:delText xml:space="preserve">end </w:delText>
        </w:r>
      </w:del>
      <w:r w:rsidR="00E57D47">
        <w:rPr>
          <w:rFonts w:ascii="Cambria" w:eastAsiaTheme="minorEastAsia" w:hAnsi="Cambria"/>
        </w:rPr>
        <w:t>of some time series, causing the VAR forecasts to explode.</w:t>
      </w:r>
      <w:r w:rsidR="00152FED">
        <w:rPr>
          <w:rFonts w:ascii="Cambria" w:eastAsiaTheme="minorEastAsia" w:hAnsi="Cambria"/>
        </w:rPr>
        <w:t xml:space="preserve"> This problem did not occur for the other </w:t>
      </w:r>
      <w:r w:rsidR="001E6903">
        <w:rPr>
          <w:rFonts w:ascii="Cambria" w:eastAsiaTheme="minorEastAsia" w:hAnsi="Cambria"/>
        </w:rPr>
        <w:t>forecasting models</w:t>
      </w:r>
      <w:ins w:id="2121" w:author="Bale,Cameron" w:date="2023-01-25T00:01:00Z">
        <w:r w:rsidR="0009107F">
          <w:rPr>
            <w:rFonts w:ascii="Cambria" w:eastAsiaTheme="minorEastAsia" w:hAnsi="Cambria"/>
          </w:rPr>
          <w:t>,</w:t>
        </w:r>
      </w:ins>
      <w:r w:rsidR="001E6903">
        <w:rPr>
          <w:rFonts w:ascii="Cambria" w:eastAsiaTheme="minorEastAsia" w:hAnsi="Cambria"/>
        </w:rPr>
        <w:t xml:space="preserve"> which did a better job </w:t>
      </w:r>
      <w:del w:id="2122" w:author="Bale,Cameron" w:date="2023-01-25T00:01:00Z">
        <w:r w:rsidR="001E6903" w:rsidDel="0009107F">
          <w:rPr>
            <w:rFonts w:ascii="Cambria" w:eastAsiaTheme="minorEastAsia" w:hAnsi="Cambria"/>
          </w:rPr>
          <w:delText xml:space="preserve">of </w:delText>
        </w:r>
      </w:del>
      <w:r w:rsidR="001E6903">
        <w:rPr>
          <w:rFonts w:ascii="Cambria" w:eastAsiaTheme="minorEastAsia" w:hAnsi="Cambria"/>
        </w:rPr>
        <w:t>smoothing out the random noise.</w:t>
      </w:r>
      <w:r w:rsidR="00DF2C8E">
        <w:rPr>
          <w:rFonts w:ascii="Cambria" w:eastAsiaTheme="minorEastAsia" w:hAnsi="Cambria"/>
        </w:rPr>
        <w:t xml:space="preserve"> </w:t>
      </w:r>
      <w:r w:rsidR="001F7934">
        <w:rPr>
          <w:rFonts w:ascii="Cambria" w:eastAsiaTheme="minorEastAsia" w:hAnsi="Cambria"/>
        </w:rPr>
        <w:t>For the simulated privacy attacks, w</w:t>
      </w:r>
      <w:r w:rsidR="001F7934" w:rsidRPr="00682A30">
        <w:rPr>
          <w:rFonts w:ascii="Cambria" w:eastAsiaTheme="minorEastAsia" w:hAnsi="Cambria"/>
        </w:rPr>
        <w:t xml:space="preserve">e extract </w:t>
      </w:r>
      <m:oMath>
        <m:r>
          <w:rPr>
            <w:rFonts w:ascii="Cambria Math" w:eastAsiaTheme="minorEastAsia" w:hAnsi="Cambria Math"/>
          </w:rPr>
          <m:t>S = 20</m:t>
        </m:r>
      </m:oMath>
      <w:r w:rsidR="001F7934" w:rsidRPr="00682A30">
        <w:rPr>
          <w:rFonts w:ascii="Cambria" w:eastAsiaTheme="minorEastAsia" w:hAnsi="Cambria"/>
        </w:rPr>
        <w:t xml:space="preserve"> random samples of external data containing ten values from each time series.</w:t>
      </w:r>
    </w:p>
    <w:p w14:paraId="68FFFCC7" w14:textId="5AE6770A" w:rsidR="00E57D47" w:rsidRDefault="00E57D47" w:rsidP="00490610">
      <w:pPr>
        <w:rPr>
          <w:rFonts w:ascii="Cambria" w:eastAsiaTheme="minorEastAsia" w:hAnsi="Cambria"/>
        </w:rPr>
      </w:pPr>
    </w:p>
    <w:p w14:paraId="0AA27044" w14:textId="5EF89D98" w:rsidR="009846A6" w:rsidRDefault="00346491" w:rsidP="00490610">
      <w:pPr>
        <w:rPr>
          <w:rFonts w:ascii="Cambria" w:eastAsiaTheme="minorEastAsia" w:hAnsi="Cambria"/>
        </w:rPr>
      </w:pPr>
      <w:r>
        <w:rPr>
          <w:rFonts w:ascii="Cambria" w:eastAsiaTheme="minorEastAsia" w:hAnsi="Cambria"/>
        </w:rPr>
        <w:t>The results show</w:t>
      </w:r>
      <w:r w:rsidR="00490610" w:rsidRPr="00682A30">
        <w:rPr>
          <w:rFonts w:ascii="Cambria" w:eastAsiaTheme="minorEastAsia" w:hAnsi="Cambria"/>
        </w:rPr>
        <w:t xml:space="preserve"> a</w:t>
      </w:r>
      <w:r>
        <w:rPr>
          <w:rFonts w:ascii="Cambria" w:eastAsiaTheme="minorEastAsia" w:hAnsi="Cambria"/>
        </w:rPr>
        <w:t xml:space="preserve"> negative </w:t>
      </w:r>
      <w:r w:rsidR="00490610" w:rsidRPr="00682A30">
        <w:rPr>
          <w:rFonts w:ascii="Cambria" w:eastAsiaTheme="minorEastAsia" w:hAnsi="Cambria"/>
        </w:rPr>
        <w:t xml:space="preserve">relationship between forecast accuracy and the strength of privacy protection. While strong differential privacy provides the lowest risk of identification, it more than triples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90610">
        <w:rPr>
          <w:rFonts w:ascii="Cambria" w:eastAsiaTheme="minorEastAsia" w:hAnsi="Cambria"/>
        </w:rPr>
        <w:t xml:space="preserve">. </w:t>
      </w:r>
      <w:ins w:id="2123" w:author="Bale,Cameron" w:date="2023-01-25T00:02:00Z">
        <w:r w:rsidR="0009107F">
          <w:rPr>
            <w:rFonts w:ascii="Cambria" w:eastAsiaTheme="minorEastAsia" w:hAnsi="Cambria"/>
          </w:rPr>
          <w:t>U</w:t>
        </w:r>
      </w:ins>
      <w:del w:id="2124" w:author="Bale,Cameron" w:date="2023-01-25T00:02:00Z">
        <w:r w:rsidR="00490610" w:rsidDel="0009107F">
          <w:rPr>
            <w:rFonts w:ascii="Cambria" w:eastAsiaTheme="minorEastAsia" w:hAnsi="Cambria"/>
          </w:rPr>
          <w:delText>Essentially u</w:delText>
        </w:r>
      </w:del>
      <w:r w:rsidR="00490610">
        <w:rPr>
          <w:rFonts w:ascii="Cambria" w:eastAsiaTheme="minorEastAsia" w:hAnsi="Cambria"/>
        </w:rPr>
        <w:t xml:space="preserve">nusable forecasts are produced under differential privacy and additive noise unless privacy is </w:t>
      </w:r>
      <w:del w:id="2125" w:author="Bale,Cameron" w:date="2023-01-25T00:02:00Z">
        <w:r w:rsidR="00490610" w:rsidDel="0009107F">
          <w:rPr>
            <w:rFonts w:ascii="Cambria" w:eastAsiaTheme="minorEastAsia" w:hAnsi="Cambria"/>
          </w:rPr>
          <w:delText xml:space="preserve">quite </w:delText>
        </w:r>
      </w:del>
      <w:r w:rsidR="00490610">
        <w:rPr>
          <w:rFonts w:ascii="Cambria" w:eastAsiaTheme="minorEastAsia" w:hAnsi="Cambria"/>
        </w:rPr>
        <w:t>weak (</w:t>
      </w:r>
      <m:oMath>
        <m:r>
          <m:rPr>
            <m:sty m:val="p"/>
          </m:rPr>
          <w:rPr>
            <w:rFonts w:ascii="Cambria Math" w:eastAsiaTheme="minorEastAsia" w:hAnsi="Cambria Math"/>
          </w:rPr>
          <m:t>ϵ</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xml:space="preserve"> 10</m:t>
        </m:r>
      </m:oMath>
      <w:r w:rsidR="00490610">
        <w:rPr>
          <w:rFonts w:ascii="Cambria" w:eastAsiaTheme="minorEastAsia" w:hAnsi="Cambria"/>
        </w:rPr>
        <w:t xml:space="preserve">, or </w:t>
      </w:r>
      <m:oMath>
        <m:r>
          <w:rPr>
            <w:rFonts w:ascii="Cambria Math" w:eastAsiaTheme="minorEastAsia" w:hAnsi="Cambria Math"/>
          </w:rPr>
          <m:t xml:space="preserve">s </m:t>
        </m:r>
        <m:r>
          <m:rPr>
            <m:sty m:val="p"/>
          </m:rPr>
          <w:rPr>
            <w:rFonts w:ascii="Cambria Math" w:eastAsiaTheme="minorEastAsia" w:hAnsi="Cambria Math"/>
          </w:rPr>
          <m:t>≤</m:t>
        </m:r>
        <m:r>
          <w:rPr>
            <w:rFonts w:ascii="Cambria Math" w:eastAsiaTheme="minorEastAsia" w:hAnsi="Cambria Math"/>
          </w:rPr>
          <m:t>1</m:t>
        </m:r>
      </m:oMath>
      <w:r w:rsidR="00490610">
        <w:rPr>
          <w:rFonts w:ascii="Cambria" w:eastAsiaTheme="minorEastAsia" w:hAnsi="Cambria"/>
        </w:rPr>
        <w:t xml:space="preserve">). For example, under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nearly 50% of series are identified correctly on average, while MAE has increased by just over 3</w:t>
      </w:r>
      <w:r w:rsidR="0017017A">
        <w:rPr>
          <w:rFonts w:ascii="Cambria" w:eastAsiaTheme="minorEastAsia" w:hAnsi="Cambria"/>
        </w:rPr>
        <w:t>1</w:t>
      </w:r>
      <w:r w:rsidR="00490610">
        <w:rPr>
          <w:rFonts w:ascii="Cambria" w:eastAsiaTheme="minorEastAsia" w:hAnsi="Cambria"/>
        </w:rPr>
        <w:t xml:space="preserve">%. 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about 22% of series are correctly identified on average. </w:t>
      </w:r>
      <w:del w:id="2126" w:author="Bale,Cameron" w:date="2023-01-25T00:03:00Z">
        <w:r w:rsidR="00490610" w:rsidDel="00D7648E">
          <w:rPr>
            <w:rFonts w:ascii="Cambria" w:eastAsiaTheme="minorEastAsia" w:hAnsi="Cambria"/>
          </w:rPr>
          <w:delText>But</w:delText>
        </w:r>
      </w:del>
      <w:ins w:id="2127" w:author="Bale,Cameron" w:date="2023-01-25T00:03:00Z">
        <w:r w:rsidR="00D7648E">
          <w:rPr>
            <w:rFonts w:ascii="Cambria" w:eastAsiaTheme="minorEastAsia" w:hAnsi="Cambria"/>
          </w:rPr>
          <w:t>However</w:t>
        </w:r>
      </w:ins>
      <w:r w:rsidR="00490610">
        <w:rPr>
          <w:rFonts w:ascii="Cambria" w:eastAsiaTheme="minorEastAsia" w:hAnsi="Cambria"/>
        </w:rPr>
        <w:t xml:space="preserve">, this comes at </w:t>
      </w:r>
      <w:ins w:id="2128" w:author="Bale,Cameron" w:date="2023-01-25T00:03:00Z">
        <w:r w:rsidR="00D7648E">
          <w:rPr>
            <w:rFonts w:ascii="Cambria" w:eastAsiaTheme="minorEastAsia" w:hAnsi="Cambria"/>
          </w:rPr>
          <w:t xml:space="preserve">a </w:t>
        </w:r>
      </w:ins>
      <w:r w:rsidR="00490610">
        <w:rPr>
          <w:rFonts w:ascii="Cambria" w:eastAsiaTheme="minorEastAsia" w:hAnsi="Cambria"/>
        </w:rPr>
        <w:t xml:space="preserve">further cost to forecast accuracy, which is reduced by nearly 45%. Standard </w:t>
      </w:r>
      <w:r w:rsidR="00490610">
        <w:rPr>
          <w:rFonts w:ascii="Cambria" w:eastAsiaTheme="minorEastAsia" w:hAnsi="Cambria"/>
          <w:i/>
          <w:iCs/>
        </w:rPr>
        <w:t>k</w:t>
      </w:r>
      <w:r w:rsidR="00490610">
        <w:rPr>
          <w:rFonts w:ascii="Cambria" w:eastAsiaTheme="minorEastAsia" w:hAnsi="Cambria"/>
        </w:rPr>
        <w:t>-</w:t>
      </w:r>
      <w:proofErr w:type="spellStart"/>
      <w:r w:rsidR="00490610">
        <w:rPr>
          <w:rFonts w:ascii="Cambria" w:eastAsiaTheme="minorEastAsia" w:hAnsi="Cambria"/>
        </w:rPr>
        <w:t>nTS</w:t>
      </w:r>
      <w:proofErr w:type="spellEnd"/>
      <w:r w:rsidR="00490610">
        <w:rPr>
          <w:rFonts w:ascii="Cambria" w:eastAsiaTheme="minorEastAsia" w:hAnsi="Cambria"/>
        </w:rPr>
        <w:t xml:space="preserve"> with </w:t>
      </w:r>
      <w:r w:rsidR="00490610">
        <w:rPr>
          <w:rFonts w:ascii="Cambria" w:eastAsiaTheme="minorEastAsia" w:hAnsi="Cambria"/>
          <w:i/>
          <w:iCs/>
        </w:rPr>
        <w:t>k</w:t>
      </w:r>
      <w:r w:rsidR="00490610">
        <w:rPr>
          <w:rFonts w:ascii="Cambria" w:eastAsiaTheme="minorEastAsia" w:hAnsi="Cambria"/>
        </w:rPr>
        <w:t xml:space="preserve"> = 3 offers</w:t>
      </w:r>
      <w:ins w:id="2129" w:author="Bale,Cameron" w:date="2023-01-25T00:04:00Z">
        <w:r w:rsidR="00D7648E">
          <w:rPr>
            <w:rFonts w:ascii="Cambria" w:eastAsiaTheme="minorEastAsia" w:hAnsi="Cambria"/>
          </w:rPr>
          <w:t xml:space="preserve"> protection similar to </w:t>
        </w:r>
      </w:ins>
      <w:del w:id="2130" w:author="Bale,Cameron" w:date="2023-01-25T00:04:00Z">
        <w:r w:rsidR="00490610" w:rsidDel="00D7648E">
          <w:rPr>
            <w:rFonts w:ascii="Cambria" w:eastAsiaTheme="minorEastAsia" w:hAnsi="Cambria"/>
          </w:rPr>
          <w:delText xml:space="preserve"> </w:delText>
        </w:r>
      </w:del>
      <w:ins w:id="2131" w:author="Bale,Cameron" w:date="2023-01-25T00:04:00Z">
        <w:r w:rsidR="00D7648E">
          <w:rPr>
            <w:rFonts w:ascii="Cambria" w:eastAsiaTheme="minorEastAsia" w:hAnsi="Cambria"/>
          </w:rPr>
          <w:t xml:space="preserve">additive noise and differential privacy with </w:t>
        </w:r>
      </w:ins>
      <m:oMath>
        <m:r>
          <w:ins w:id="2132" w:author="Bale,Cameron" w:date="2023-01-25T00:04:00Z">
            <w:rPr>
              <w:rFonts w:ascii="Cambria Math" w:eastAsiaTheme="minorEastAsia" w:hAnsi="Cambria Math"/>
            </w:rPr>
            <m:t>s = 2</m:t>
          </w:ins>
        </m:r>
      </m:oMath>
      <w:ins w:id="2133" w:author="Bale,Cameron" w:date="2023-01-25T00:04:00Z">
        <w:r w:rsidR="00D7648E">
          <w:rPr>
            <w:rFonts w:ascii="Cambria" w:eastAsiaTheme="minorEastAsia" w:hAnsi="Cambria"/>
          </w:rPr>
          <w:t xml:space="preserve"> and </w:t>
        </w:r>
      </w:ins>
      <m:oMath>
        <m:r>
          <w:ins w:id="2134" w:author="Bale,Cameron" w:date="2023-01-25T00:04:00Z">
            <m:rPr>
              <m:sty m:val="p"/>
            </m:rPr>
            <w:rPr>
              <w:rFonts w:ascii="Cambria Math" w:eastAsiaTheme="minorEastAsia" w:hAnsi="Cambria Math"/>
            </w:rPr>
            <m:t>ϵ</m:t>
          </w:ins>
        </m:r>
        <m:r>
          <w:ins w:id="2135" w:author="Bale,Cameron" w:date="2023-01-25T00:04:00Z">
            <w:rPr>
              <w:rFonts w:ascii="Cambria Math" w:eastAsiaTheme="minorEastAsia" w:hAnsi="Cambria Math"/>
            </w:rPr>
            <m:t>= 1</m:t>
          </w:ins>
        </m:r>
      </m:oMath>
      <w:ins w:id="2136" w:author="Bale,Cameron" w:date="2023-01-25T00:04:00Z">
        <w:r w:rsidR="00D7648E">
          <w:rPr>
            <w:rFonts w:ascii="Cambria" w:eastAsiaTheme="minorEastAsia" w:hAnsi="Cambria"/>
          </w:rPr>
          <w:t>, but with significantly better accuracy.</w:t>
        </w:r>
      </w:ins>
      <w:ins w:id="2137" w:author="Bale,Cameron" w:date="2023-01-25T00:05:00Z">
        <w:r w:rsidR="00D7648E">
          <w:rPr>
            <w:rFonts w:ascii="Cambria" w:eastAsiaTheme="minorEastAsia" w:hAnsi="Cambria"/>
          </w:rPr>
          <w:t xml:space="preserve"> </w:t>
        </w:r>
      </w:ins>
      <w:del w:id="2138" w:author="Bale,Cameron" w:date="2023-01-25T00:04:00Z">
        <w:r w:rsidR="00490610" w:rsidDel="00D7648E">
          <w:rPr>
            <w:rFonts w:ascii="Cambria" w:eastAsiaTheme="minorEastAsia" w:hAnsi="Cambria"/>
          </w:rPr>
          <w:delText>a better trade</w:delText>
        </w:r>
      </w:del>
      <w:del w:id="2139" w:author="Bale,Cameron" w:date="2023-01-24T10:11:00Z">
        <w:r w:rsidR="00490610" w:rsidDel="00381302">
          <w:rPr>
            <w:rFonts w:ascii="Cambria" w:eastAsiaTheme="minorEastAsia" w:hAnsi="Cambria"/>
          </w:rPr>
          <w:delText>-</w:delText>
        </w:r>
      </w:del>
      <w:del w:id="2140" w:author="Bale,Cameron" w:date="2023-01-25T00:04:00Z">
        <w:r w:rsidR="00490610" w:rsidDel="00D7648E">
          <w:rPr>
            <w:rFonts w:ascii="Cambria" w:eastAsiaTheme="minorEastAsia" w:hAnsi="Cambria"/>
          </w:rPr>
          <w:delText>off – protection against identification disclosure is quite good</w:delText>
        </w:r>
      </w:del>
      <w:del w:id="2141" w:author="Bale,Cameron" w:date="2023-01-25T00:03:00Z">
        <w:r w:rsidR="00490610" w:rsidDel="00D7648E">
          <w:rPr>
            <w:rFonts w:ascii="Cambria" w:eastAsiaTheme="minorEastAsia" w:hAnsi="Cambria"/>
          </w:rPr>
          <w:delText>,</w:delText>
        </w:r>
      </w:del>
      <w:del w:id="2142" w:author="Bale,Cameron" w:date="2023-01-25T00:04:00Z">
        <w:r w:rsidR="00490610" w:rsidDel="00D7648E">
          <w:rPr>
            <w:rFonts w:ascii="Cambria" w:eastAsiaTheme="minorEastAsia" w:hAnsi="Cambria"/>
          </w:rPr>
          <w:delText xml:space="preserve"> since only 2% of series are correctly identified on average,</w:delText>
        </w:r>
        <w:r w:rsidR="0087426B" w:rsidDel="00D7648E">
          <w:rPr>
            <w:rFonts w:ascii="Cambria" w:eastAsiaTheme="minorEastAsia" w:hAnsi="Cambria"/>
          </w:rPr>
          <w:delText xml:space="preserve"> which is similar to the protection from additive noise and differential privacy with </w:delText>
        </w:r>
      </w:del>
      <m:oMath>
        <m:r>
          <w:del w:id="2143" w:author="Bale,Cameron" w:date="2023-01-25T00:04:00Z">
            <w:rPr>
              <w:rFonts w:ascii="Cambria Math" w:eastAsiaTheme="minorEastAsia" w:hAnsi="Cambria Math"/>
            </w:rPr>
            <m:t>s = 2</m:t>
          </w:del>
        </m:r>
      </m:oMath>
      <w:del w:id="2144" w:author="Bale,Cameron" w:date="2023-01-25T00:04:00Z">
        <w:r w:rsidR="0087426B" w:rsidDel="00D7648E">
          <w:rPr>
            <w:rFonts w:ascii="Cambria" w:eastAsiaTheme="minorEastAsia" w:hAnsi="Cambria"/>
          </w:rPr>
          <w:delText xml:space="preserve"> and </w:delText>
        </w:r>
      </w:del>
      <m:oMath>
        <m:r>
          <w:del w:id="2145" w:author="Bale,Cameron" w:date="2023-01-25T00:04:00Z">
            <m:rPr>
              <m:sty m:val="p"/>
            </m:rPr>
            <w:rPr>
              <w:rFonts w:ascii="Cambria Math" w:eastAsiaTheme="minorEastAsia" w:hAnsi="Cambria Math"/>
            </w:rPr>
            <m:t>ϵ</m:t>
          </w:del>
        </m:r>
        <m:r>
          <w:del w:id="2146" w:author="Bale,Cameron" w:date="2023-01-25T00:04:00Z">
            <w:rPr>
              <w:rFonts w:ascii="Cambria Math" w:eastAsiaTheme="minorEastAsia" w:hAnsi="Cambria Math"/>
            </w:rPr>
            <m:t>= 1</m:t>
          </w:del>
        </m:r>
      </m:oMath>
      <w:del w:id="2147" w:author="Bale,Cameron" w:date="2023-01-25T00:04:00Z">
        <w:r w:rsidR="0087426B" w:rsidDel="00D7648E">
          <w:rPr>
            <w:rFonts w:ascii="Cambria" w:eastAsiaTheme="minorEastAsia" w:hAnsi="Cambria"/>
          </w:rPr>
          <w:delText xml:space="preserve">, but with significantly better accuracy. </w:delText>
        </w:r>
      </w:del>
      <w:r w:rsidR="0087426B">
        <w:rPr>
          <w:rFonts w:ascii="Cambria" w:eastAsiaTheme="minorEastAsia" w:hAnsi="Cambria"/>
        </w:rPr>
        <w:t xml:space="preserve">However, the reduction in accuracy relative to the original data is still ~40%. </w:t>
      </w:r>
      <w:del w:id="2148" w:author="Bale,Cameron" w:date="2023-01-25T00:05:00Z">
        <w:r w:rsidR="0087426B" w:rsidDel="00D7648E">
          <w:rPr>
            <w:rFonts w:ascii="Cambria" w:eastAsiaTheme="minorEastAsia" w:hAnsi="Cambria"/>
          </w:rPr>
          <w:delText xml:space="preserve">However, </w:delText>
        </w:r>
      </w:del>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with </w:t>
      </w:r>
      <m:oMath>
        <m:r>
          <w:rPr>
            <w:rFonts w:ascii="Cambria Math" w:eastAsiaTheme="minorEastAsia" w:hAnsi="Cambria Math"/>
          </w:rPr>
          <m:t>k = 3</m:t>
        </m:r>
      </m:oMath>
      <w:r w:rsidR="0087426B">
        <w:rPr>
          <w:rFonts w:ascii="Cambria" w:eastAsiaTheme="minorEastAsia" w:hAnsi="Cambria"/>
        </w:rPr>
        <w:t xml:space="preserve"> offers similar levels of protection against reidentification (only 3.26% of series correctly identified on average) with a reduction in forecast accuracy of only 14%.</w:t>
      </w:r>
    </w:p>
    <w:p w14:paraId="607951FF" w14:textId="77777777" w:rsidR="0087426B" w:rsidRDefault="0087426B" w:rsidP="00490610">
      <w:pPr>
        <w:rPr>
          <w:rFonts w:ascii="Cambria" w:eastAsiaTheme="minorEastAsia" w:hAnsi="Cambria"/>
        </w:rPr>
      </w:pPr>
    </w:p>
    <w:p w14:paraId="65BA663A" w14:textId="2E13A7B1" w:rsidR="009846A6" w:rsidRDefault="00C53774" w:rsidP="00490610">
      <w:pPr>
        <w:rPr>
          <w:rFonts w:ascii="Cambria" w:eastAsiaTheme="minorEastAsia" w:hAnsi="Cambria"/>
        </w:rPr>
      </w:pPr>
      <w:r>
        <w:rPr>
          <w:rFonts w:ascii="Cambria" w:eastAsiaTheme="minorEastAsia" w:hAnsi="Cambria"/>
        </w:rPr>
        <w:t xml:space="preserve">The performance gap values </w:t>
      </w:r>
      <w:r w:rsidR="00262425">
        <w:rPr>
          <w:rFonts w:ascii="Cambria" w:eastAsiaTheme="minorEastAsia" w:hAnsi="Cambria"/>
        </w:rPr>
        <w:t xml:space="preserve">in </w:t>
      </w:r>
      <w:del w:id="2149" w:author="Bale,Cameron" w:date="2023-01-25T00:05:00Z">
        <w:r w:rsidR="00262425" w:rsidDel="00D7648E">
          <w:rPr>
            <w:rFonts w:ascii="Cambria" w:eastAsiaTheme="minorEastAsia" w:hAnsi="Cambria"/>
          </w:rPr>
          <w:delText>(</w:delText>
        </w:r>
      </w:del>
      <w:r w:rsidR="00262425">
        <w:rPr>
          <w:rFonts w:ascii="Cambria" w:eastAsiaTheme="minorEastAsia" w:hAnsi="Cambria"/>
        </w:rPr>
        <w:t xml:space="preserve">Petropoulos &amp; </w:t>
      </w:r>
      <w:proofErr w:type="spellStart"/>
      <w:r w:rsidR="00262425">
        <w:rPr>
          <w:rFonts w:ascii="Cambria" w:eastAsiaTheme="minorEastAsia" w:hAnsi="Cambria"/>
        </w:rPr>
        <w:t>Siemsen</w:t>
      </w:r>
      <w:proofErr w:type="spellEnd"/>
      <w:r w:rsidR="00262425">
        <w:rPr>
          <w:rFonts w:ascii="Cambria" w:eastAsiaTheme="minorEastAsia" w:hAnsi="Cambria"/>
        </w:rPr>
        <w:t xml:space="preserve"> </w:t>
      </w:r>
      <w:ins w:id="2150" w:author="Bale,Cameron" w:date="2023-01-25T00:05:00Z">
        <w:r w:rsidR="00D7648E">
          <w:rPr>
            <w:rFonts w:ascii="Cambria" w:eastAsiaTheme="minorEastAsia" w:hAnsi="Cambria"/>
          </w:rPr>
          <w:t>(</w:t>
        </w:r>
      </w:ins>
      <w:r w:rsidR="00262425">
        <w:rPr>
          <w:rFonts w:ascii="Cambria" w:eastAsiaTheme="minorEastAsia" w:hAnsi="Cambria"/>
        </w:rPr>
        <w:t>2022) are calculated using the fitted values of forecasting models relative to the training data. We note that these performance gap values are significantly smaller than any shown in Table 4</w:t>
      </w:r>
      <w:r w:rsidR="00BD69E2">
        <w:rPr>
          <w:rFonts w:ascii="Cambria" w:eastAsiaTheme="minorEastAsia" w:hAnsi="Cambria"/>
        </w:rPr>
        <w:t xml:space="preserve">, i.e., the protected time series are nowhere near as similar to the original series as the fitted values from a forecasting model. However, the </w:t>
      </w:r>
      <w:r w:rsidR="00262425">
        <w:rPr>
          <w:rFonts w:ascii="Cambria" w:eastAsiaTheme="minorEastAsia" w:hAnsi="Cambria"/>
        </w:rPr>
        <w:t>results show that k-</w:t>
      </w:r>
      <w:proofErr w:type="spellStart"/>
      <w:r w:rsidR="00262425">
        <w:rPr>
          <w:rFonts w:ascii="Cambria" w:eastAsiaTheme="minorEastAsia" w:hAnsi="Cambria"/>
        </w:rPr>
        <w:t>nts</w:t>
      </w:r>
      <w:proofErr w:type="spellEnd"/>
      <w:r w:rsidR="00262425">
        <w:rPr>
          <w:rFonts w:ascii="Cambria" w:eastAsiaTheme="minorEastAsia" w:hAnsi="Cambria"/>
        </w:rPr>
        <w:t xml:space="preserve">+ and </w:t>
      </w:r>
      <w:r w:rsidR="00262425">
        <w:rPr>
          <w:rFonts w:ascii="Cambria" w:eastAsiaTheme="minorEastAsia" w:hAnsi="Cambria"/>
          <w:i/>
          <w:iCs/>
        </w:rPr>
        <w:t>k</w:t>
      </w:r>
      <w:r w:rsidR="00262425">
        <w:rPr>
          <w:rFonts w:ascii="Cambria" w:eastAsiaTheme="minorEastAsia" w:hAnsi="Cambria"/>
        </w:rPr>
        <w:t>-</w:t>
      </w:r>
      <w:proofErr w:type="spellStart"/>
      <w:r w:rsidR="00262425">
        <w:rPr>
          <w:rFonts w:ascii="Cambria" w:eastAsiaTheme="minorEastAsia" w:hAnsi="Cambria"/>
        </w:rPr>
        <w:t>nTS</w:t>
      </w:r>
      <w:proofErr w:type="spellEnd"/>
      <w:r w:rsidR="00262425">
        <w:rPr>
          <w:rFonts w:ascii="Cambria" w:eastAsiaTheme="minorEastAsia" w:hAnsi="Cambria"/>
        </w:rPr>
        <w:t xml:space="preserve"> produce protected time series with the smallest performance gaps by a large margin. </w:t>
      </w:r>
      <w:ins w:id="2151" w:author="Bale,Cameron" w:date="2023-01-25T00:06:00Z">
        <w:r w:rsidR="00D7648E">
          <w:rPr>
            <w:rFonts w:ascii="Cambria" w:eastAsiaTheme="minorEastAsia" w:hAnsi="Cambria"/>
          </w:rPr>
          <w:t>O</w:t>
        </w:r>
      </w:ins>
      <w:del w:id="2152" w:author="Bale,Cameron" w:date="2023-01-25T00:06:00Z">
        <w:r w:rsidR="009846A6" w:rsidDel="00D7648E">
          <w:rPr>
            <w:rFonts w:ascii="Cambria" w:eastAsiaTheme="minorEastAsia" w:hAnsi="Cambria"/>
          </w:rPr>
          <w:delText>This is important because o</w:delText>
        </w:r>
      </w:del>
      <w:r w:rsidR="009846A6">
        <w:rPr>
          <w:rFonts w:ascii="Cambria" w:eastAsiaTheme="minorEastAsia" w:hAnsi="Cambria"/>
        </w:rPr>
        <w:t xml:space="preserve">rganizations need to trust </w:t>
      </w:r>
      <w:ins w:id="2153" w:author="Bale,Cameron" w:date="2023-01-25T00:06:00Z">
        <w:r w:rsidR="00D7648E">
          <w:rPr>
            <w:rFonts w:ascii="Cambria" w:eastAsiaTheme="minorEastAsia" w:hAnsi="Cambria"/>
          </w:rPr>
          <w:t>privacy methods</w:t>
        </w:r>
      </w:ins>
      <w:del w:id="2154" w:author="Bale,Cameron" w:date="2023-01-25T00:06:00Z">
        <w:r w:rsidR="009846A6" w:rsidDel="00D7648E">
          <w:rPr>
            <w:rFonts w:ascii="Cambria" w:eastAsiaTheme="minorEastAsia" w:hAnsi="Cambria"/>
          </w:rPr>
          <w:delText>the protection measures</w:delText>
        </w:r>
      </w:del>
      <w:r w:rsidR="009846A6">
        <w:rPr>
          <w:rFonts w:ascii="Cambria" w:eastAsiaTheme="minorEastAsia" w:hAnsi="Cambria"/>
        </w:rPr>
        <w:t xml:space="preserve"> before implementing them – since k-</w:t>
      </w:r>
      <w:proofErr w:type="spellStart"/>
      <w:r w:rsidR="009846A6">
        <w:rPr>
          <w:rFonts w:ascii="Cambria" w:eastAsiaTheme="minorEastAsia" w:hAnsi="Cambria"/>
        </w:rPr>
        <w:t>nts</w:t>
      </w:r>
      <w:proofErr w:type="spellEnd"/>
      <w:r w:rsidR="009846A6">
        <w:rPr>
          <w:rFonts w:ascii="Cambria" w:eastAsiaTheme="minorEastAsia" w:hAnsi="Cambria"/>
        </w:rPr>
        <w:t xml:space="preserve">+ produces plausible time series, this protection is more likely to be used. Further, </w:t>
      </w:r>
      <w:r w:rsidR="009846A6">
        <w:rPr>
          <w:rFonts w:ascii="Cambria" w:eastAsiaTheme="minorEastAsia" w:hAnsi="Cambria"/>
          <w:i/>
          <w:iCs/>
        </w:rPr>
        <w:t>k</w:t>
      </w:r>
      <w:r w:rsidR="009846A6">
        <w:rPr>
          <w:rFonts w:ascii="Cambria" w:eastAsiaTheme="minorEastAsia" w:hAnsi="Cambria"/>
        </w:rPr>
        <w:t>-</w:t>
      </w:r>
      <w:proofErr w:type="spellStart"/>
      <w:r w:rsidR="009846A6">
        <w:rPr>
          <w:rFonts w:ascii="Cambria" w:eastAsiaTheme="minorEastAsia" w:hAnsi="Cambria"/>
        </w:rPr>
        <w:t>nTS</w:t>
      </w:r>
      <w:proofErr w:type="spellEnd"/>
      <w:r w:rsidR="009846A6">
        <w:rPr>
          <w:rFonts w:ascii="Cambria" w:eastAsiaTheme="minorEastAsia" w:hAnsi="Cambria"/>
        </w:rPr>
        <w:t>+ (</w:t>
      </w:r>
      <m:oMath>
        <m:r>
          <w:rPr>
            <w:rFonts w:ascii="Cambria Math" w:eastAsiaTheme="minorEastAsia" w:hAnsi="Cambria Math"/>
          </w:rPr>
          <m:t>k = 3</m:t>
        </m:r>
      </m:oMath>
      <w:r w:rsidR="009846A6">
        <w:rPr>
          <w:rFonts w:ascii="Cambria" w:eastAsiaTheme="minorEastAsia" w:hAnsi="Cambria"/>
        </w:rPr>
        <w:t xml:space="preserve">) produces </w:t>
      </w:r>
      <w:del w:id="2155" w:author="Bale,Cameron" w:date="2023-01-25T00:06:00Z">
        <w:r w:rsidR="009846A6" w:rsidDel="00D7648E">
          <w:rPr>
            <w:rFonts w:ascii="Cambria" w:eastAsiaTheme="minorEastAsia" w:hAnsi="Cambria"/>
          </w:rPr>
          <w:delText>forecasts which are usable</w:delText>
        </w:r>
      </w:del>
      <w:ins w:id="2156" w:author="Bale,Cameron" w:date="2023-01-25T00:06:00Z">
        <w:r w:rsidR="00D7648E">
          <w:rPr>
            <w:rFonts w:ascii="Cambria" w:eastAsiaTheme="minorEastAsia" w:hAnsi="Cambria"/>
          </w:rPr>
          <w:t>usable forecasts</w:t>
        </w:r>
      </w:ins>
      <w:r w:rsidR="009846A6">
        <w:rPr>
          <w:rFonts w:ascii="Cambria" w:eastAsiaTheme="minorEastAsia" w:hAnsi="Cambria"/>
        </w:rPr>
        <w:t>, i.e., accuracy is only reduced by approximately 1</w:t>
      </w:r>
      <w:r w:rsidR="006809CD">
        <w:rPr>
          <w:rFonts w:ascii="Cambria" w:eastAsiaTheme="minorEastAsia" w:hAnsi="Cambria"/>
        </w:rPr>
        <w:t>4</w:t>
      </w:r>
      <w:r w:rsidR="009846A6">
        <w:rPr>
          <w:rFonts w:ascii="Cambria" w:eastAsiaTheme="minorEastAsia" w:hAnsi="Cambria"/>
        </w:rPr>
        <w:t>%.</w:t>
      </w:r>
    </w:p>
    <w:p w14:paraId="0781C9AB" w14:textId="4B0A329B" w:rsidR="00543D9A" w:rsidRDefault="00543D9A" w:rsidP="00490610">
      <w:pPr>
        <w:rPr>
          <w:rFonts w:ascii="Cambria" w:eastAsiaTheme="minorEastAsia" w:hAnsi="Cambria"/>
        </w:rPr>
      </w:pPr>
    </w:p>
    <w:p w14:paraId="61444471" w14:textId="506F374C" w:rsidR="00543D9A" w:rsidRDefault="00543D9A" w:rsidP="00490610">
      <w:pPr>
        <w:rPr>
          <w:rFonts w:ascii="Cambria" w:eastAsiaTheme="minorEastAsia" w:hAnsi="Cambria"/>
        </w:rPr>
      </w:pPr>
    </w:p>
    <w:p w14:paraId="50D30BA4" w14:textId="77777777" w:rsidR="003346BC" w:rsidRPr="00251DAA" w:rsidRDefault="003346BC" w:rsidP="003346BC"/>
    <w:p w14:paraId="5C27B049" w14:textId="77777777" w:rsidR="00490610" w:rsidRPr="00682A30" w:rsidRDefault="00490610" w:rsidP="00490610">
      <w:pPr>
        <w:rPr>
          <w:rFonts w:ascii="Cambria" w:eastAsiaTheme="minorEastAsia" w:hAnsi="Cambria"/>
          <w:vertAlign w:val="subscript"/>
        </w:rPr>
      </w:pPr>
    </w:p>
    <w:p w14:paraId="793163AE" w14:textId="7FB97596" w:rsidR="00402BB6" w:rsidRDefault="00402BB6" w:rsidP="00D76DF4">
      <w:pPr>
        <w:rPr>
          <w:rFonts w:ascii="Cambria" w:eastAsiaTheme="minorEastAsia" w:hAnsi="Cambria"/>
        </w:rPr>
      </w:pPr>
    </w:p>
    <w:p w14:paraId="6A595F24" w14:textId="77777777" w:rsidR="00490610" w:rsidRPr="00490610" w:rsidRDefault="00490610" w:rsidP="00490610">
      <w:pPr>
        <w:rPr>
          <w:rFonts w:ascii="Cambria" w:eastAsiaTheme="minorEastAsia" w:hAnsi="Cambria"/>
        </w:rPr>
      </w:pPr>
    </w:p>
    <w:tbl>
      <w:tblPr>
        <w:tblStyle w:val="TableGrid"/>
        <w:tblpPr w:leftFromText="180" w:rightFromText="180" w:vertAnchor="page" w:horzAnchor="margin" w:tblpY="1441"/>
        <w:tblW w:w="5640" w:type="dxa"/>
        <w:tblLook w:val="04A0" w:firstRow="1" w:lastRow="0" w:firstColumn="1" w:lastColumn="0" w:noHBand="0" w:noVBand="1"/>
      </w:tblPr>
      <w:tblGrid>
        <w:gridCol w:w="940"/>
        <w:gridCol w:w="940"/>
        <w:gridCol w:w="940"/>
        <w:gridCol w:w="940"/>
        <w:gridCol w:w="940"/>
        <w:gridCol w:w="940"/>
      </w:tblGrid>
      <w:tr w:rsidR="003346BC" w:rsidRPr="0053699F" w14:paraId="7DD1DB41" w14:textId="3A66CA93" w:rsidTr="00463B45">
        <w:trPr>
          <w:cantSplit/>
          <w:trHeight w:val="980"/>
        </w:trPr>
        <w:tc>
          <w:tcPr>
            <w:tcW w:w="940" w:type="dxa"/>
            <w:vMerge w:val="restart"/>
            <w:textDirection w:val="btLr"/>
          </w:tcPr>
          <w:p w14:paraId="2B8DD19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lastRenderedPageBreak/>
              <w:t>Privacy Method</w:t>
            </w:r>
          </w:p>
        </w:tc>
        <w:tc>
          <w:tcPr>
            <w:tcW w:w="940" w:type="dxa"/>
            <w:vMerge w:val="restart"/>
            <w:textDirection w:val="btLr"/>
          </w:tcPr>
          <w:p w14:paraId="7AAECBA5" w14:textId="77777777" w:rsidR="003346BC" w:rsidRPr="00BD5A1B" w:rsidRDefault="003346BC" w:rsidP="00F675C9">
            <w:pPr>
              <w:ind w:left="113" w:right="113"/>
              <w:jc w:val="center"/>
              <w:rPr>
                <w:rFonts w:ascii="Cambria" w:eastAsiaTheme="minorEastAsia" w:hAnsi="Cambria"/>
                <w:b/>
                <w:bCs/>
                <w:sz w:val="16"/>
                <w:szCs w:val="16"/>
              </w:rPr>
            </w:pPr>
            <w:r>
              <w:rPr>
                <w:rFonts w:ascii="Cambria" w:eastAsiaTheme="minorEastAsia" w:hAnsi="Cambria"/>
                <w:b/>
                <w:bCs/>
                <w:i/>
                <w:iCs/>
                <w:sz w:val="16"/>
                <w:szCs w:val="16"/>
              </w:rPr>
              <w:t>k</w:t>
            </w:r>
            <w:r>
              <w:rPr>
                <w:rFonts w:ascii="Cambria" w:eastAsiaTheme="minorEastAsia" w:hAnsi="Cambria"/>
                <w:b/>
                <w:bCs/>
                <w:sz w:val="16"/>
                <w:szCs w:val="16"/>
              </w:rPr>
              <w:t>-</w:t>
            </w:r>
            <w:proofErr w:type="spellStart"/>
            <w:r>
              <w:rPr>
                <w:rFonts w:ascii="Cambria" w:eastAsiaTheme="minorEastAsia" w:hAnsi="Cambria"/>
                <w:b/>
                <w:bCs/>
                <w:sz w:val="16"/>
                <w:szCs w:val="16"/>
              </w:rPr>
              <w:t>nTS</w:t>
            </w:r>
            <w:proofErr w:type="spellEnd"/>
            <w:r>
              <w:rPr>
                <w:rFonts w:ascii="Cambria" w:eastAsiaTheme="minorEastAsia" w:hAnsi="Cambria"/>
                <w:b/>
                <w:bCs/>
                <w:sz w:val="16"/>
                <w:szCs w:val="16"/>
              </w:rPr>
              <w:t>+</w:t>
            </w:r>
          </w:p>
        </w:tc>
        <w:tc>
          <w:tcPr>
            <w:tcW w:w="940" w:type="dxa"/>
            <w:textDirection w:val="btLr"/>
          </w:tcPr>
          <w:p w14:paraId="1EC77CD1"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660C2BC6" w14:textId="086905D7"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2.73</w:t>
            </w:r>
            <w:r w:rsidR="006E5EF1">
              <w:rPr>
                <w:rFonts w:ascii="Cambria" w:eastAsiaTheme="minorEastAsia" w:hAnsi="Cambria"/>
                <w:sz w:val="16"/>
                <w:szCs w:val="16"/>
              </w:rPr>
              <w:t>%</w:t>
            </w:r>
          </w:p>
        </w:tc>
        <w:tc>
          <w:tcPr>
            <w:tcW w:w="940" w:type="dxa"/>
            <w:textDirection w:val="btLr"/>
          </w:tcPr>
          <w:p w14:paraId="282460F1"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w:t>
            </w:r>
            <w:r w:rsidR="00B86163">
              <w:rPr>
                <w:rFonts w:ascii="Cambria" w:eastAsiaTheme="minorEastAsia" w:hAnsi="Cambria"/>
                <w:sz w:val="16"/>
                <w:szCs w:val="16"/>
              </w:rPr>
              <w:t>39.78</w:t>
            </w:r>
          </w:p>
          <w:p w14:paraId="7BF84090" w14:textId="1CFEA8D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(+22.47%)</w:t>
            </w:r>
          </w:p>
        </w:tc>
        <w:tc>
          <w:tcPr>
            <w:tcW w:w="940" w:type="dxa"/>
            <w:textDirection w:val="btLr"/>
          </w:tcPr>
          <w:p w14:paraId="14763AA1" w14:textId="0630BD02"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90</w:t>
            </w:r>
          </w:p>
        </w:tc>
      </w:tr>
      <w:tr w:rsidR="003346BC" w:rsidRPr="0053699F" w14:paraId="10756B69" w14:textId="16B3E212" w:rsidTr="00463B45">
        <w:trPr>
          <w:cantSplit/>
          <w:trHeight w:val="1025"/>
        </w:trPr>
        <w:tc>
          <w:tcPr>
            <w:tcW w:w="940" w:type="dxa"/>
            <w:vMerge/>
            <w:textDirection w:val="btLr"/>
          </w:tcPr>
          <w:p w14:paraId="76D5520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70B9F69E"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2936FE4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7</w:t>
            </w:r>
          </w:p>
        </w:tc>
        <w:tc>
          <w:tcPr>
            <w:tcW w:w="940" w:type="dxa"/>
            <w:textDirection w:val="btLr"/>
          </w:tcPr>
          <w:p w14:paraId="3DC53BB6" w14:textId="6FC8E0E8"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3.5</w:t>
            </w:r>
            <w:r w:rsidR="007C182C">
              <w:rPr>
                <w:rFonts w:ascii="Cambria" w:eastAsiaTheme="minorEastAsia" w:hAnsi="Cambria"/>
                <w:sz w:val="16"/>
                <w:szCs w:val="16"/>
              </w:rPr>
              <w:t>0</w:t>
            </w:r>
            <w:r w:rsidR="006E5EF1">
              <w:rPr>
                <w:rFonts w:ascii="Cambria" w:eastAsiaTheme="minorEastAsia" w:hAnsi="Cambria"/>
                <w:sz w:val="16"/>
                <w:szCs w:val="16"/>
              </w:rPr>
              <w:t>%</w:t>
            </w:r>
          </w:p>
        </w:tc>
        <w:tc>
          <w:tcPr>
            <w:tcW w:w="940" w:type="dxa"/>
            <w:textDirection w:val="btLr"/>
          </w:tcPr>
          <w:p w14:paraId="2A0C4318" w14:textId="77777777" w:rsidR="003346BC" w:rsidRDefault="00B86163" w:rsidP="00F675C9">
            <w:pPr>
              <w:ind w:left="113" w:right="113"/>
              <w:rPr>
                <w:rFonts w:ascii="Cambria" w:eastAsiaTheme="minorEastAsia" w:hAnsi="Cambria"/>
                <w:sz w:val="16"/>
                <w:szCs w:val="16"/>
              </w:rPr>
            </w:pPr>
            <w:r>
              <w:rPr>
                <w:rFonts w:ascii="Cambria" w:eastAsiaTheme="minorEastAsia" w:hAnsi="Cambria"/>
                <w:sz w:val="16"/>
                <w:szCs w:val="16"/>
              </w:rPr>
              <w:t>822.26</w:t>
            </w:r>
          </w:p>
          <w:p w14:paraId="52909A1F" w14:textId="2464866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(+19.91%)</w:t>
            </w:r>
          </w:p>
        </w:tc>
        <w:tc>
          <w:tcPr>
            <w:tcW w:w="940" w:type="dxa"/>
            <w:textDirection w:val="btLr"/>
          </w:tcPr>
          <w:p w14:paraId="0DF48D21" w14:textId="6A49D245"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82</w:t>
            </w:r>
          </w:p>
        </w:tc>
      </w:tr>
      <w:tr w:rsidR="003346BC" w:rsidRPr="0053699F" w14:paraId="23892833" w14:textId="79D6F47D" w:rsidTr="00463B45">
        <w:trPr>
          <w:cantSplit/>
          <w:trHeight w:val="971"/>
        </w:trPr>
        <w:tc>
          <w:tcPr>
            <w:tcW w:w="940" w:type="dxa"/>
            <w:vMerge/>
            <w:textDirection w:val="btLr"/>
          </w:tcPr>
          <w:p w14:paraId="03A64DF3"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1E091C9A"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5E9AF1B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3</w:t>
            </w:r>
          </w:p>
        </w:tc>
        <w:tc>
          <w:tcPr>
            <w:tcW w:w="940" w:type="dxa"/>
            <w:textDirection w:val="btLr"/>
          </w:tcPr>
          <w:p w14:paraId="79372AE1" w14:textId="41B8F62D"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3.26</w:t>
            </w:r>
            <w:r w:rsidR="006E5EF1">
              <w:rPr>
                <w:rFonts w:ascii="Cambria" w:eastAsiaTheme="minorEastAsia" w:hAnsi="Cambria"/>
                <w:sz w:val="16"/>
                <w:szCs w:val="16"/>
              </w:rPr>
              <w:t>%</w:t>
            </w:r>
          </w:p>
        </w:tc>
        <w:tc>
          <w:tcPr>
            <w:tcW w:w="940" w:type="dxa"/>
            <w:textDirection w:val="btLr"/>
          </w:tcPr>
          <w:p w14:paraId="1884109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7</w:t>
            </w:r>
            <w:r w:rsidR="00B86163">
              <w:rPr>
                <w:rFonts w:ascii="Cambria" w:eastAsiaTheme="minorEastAsia" w:hAnsi="Cambria"/>
                <w:sz w:val="16"/>
                <w:szCs w:val="16"/>
              </w:rPr>
              <w:t>81.02</w:t>
            </w:r>
          </w:p>
          <w:p w14:paraId="5474E52F" w14:textId="507C8649"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(+13.90%)</w:t>
            </w:r>
          </w:p>
        </w:tc>
        <w:tc>
          <w:tcPr>
            <w:tcW w:w="940" w:type="dxa"/>
            <w:textDirection w:val="btLr"/>
          </w:tcPr>
          <w:p w14:paraId="466E66E1" w14:textId="72E64F3B"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77</w:t>
            </w:r>
          </w:p>
        </w:tc>
      </w:tr>
      <w:tr w:rsidR="003346BC" w:rsidRPr="0053699F" w14:paraId="305D71C9" w14:textId="146DAF2A" w:rsidTr="00B0740F">
        <w:trPr>
          <w:cantSplit/>
          <w:trHeight w:val="1025"/>
        </w:trPr>
        <w:tc>
          <w:tcPr>
            <w:tcW w:w="940" w:type="dxa"/>
            <w:vMerge/>
            <w:textDirection w:val="btLr"/>
          </w:tcPr>
          <w:p w14:paraId="5FD7E41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val="restart"/>
            <w:textDirection w:val="btLr"/>
          </w:tcPr>
          <w:p w14:paraId="785770EB"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i/>
                <w:iCs/>
                <w:sz w:val="16"/>
                <w:szCs w:val="16"/>
              </w:rPr>
              <w:t>k</w:t>
            </w:r>
            <w:r w:rsidRPr="007977DF">
              <w:rPr>
                <w:rFonts w:ascii="Cambria" w:eastAsiaTheme="minorEastAsia" w:hAnsi="Cambria"/>
                <w:b/>
                <w:bCs/>
                <w:sz w:val="16"/>
                <w:szCs w:val="16"/>
              </w:rPr>
              <w:t>-</w:t>
            </w:r>
            <w:proofErr w:type="spellStart"/>
            <w:r w:rsidRPr="007977DF">
              <w:rPr>
                <w:rFonts w:ascii="Cambria" w:eastAsiaTheme="minorEastAsia" w:hAnsi="Cambria"/>
                <w:b/>
                <w:bCs/>
                <w:sz w:val="16"/>
                <w:szCs w:val="16"/>
              </w:rPr>
              <w:t>nTS</w:t>
            </w:r>
            <w:proofErr w:type="spellEnd"/>
          </w:p>
        </w:tc>
        <w:tc>
          <w:tcPr>
            <w:tcW w:w="940" w:type="dxa"/>
            <w:textDirection w:val="btLr"/>
          </w:tcPr>
          <w:p w14:paraId="4D93EAA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15</w:t>
            </w:r>
          </w:p>
        </w:tc>
        <w:tc>
          <w:tcPr>
            <w:tcW w:w="940" w:type="dxa"/>
            <w:textDirection w:val="btLr"/>
          </w:tcPr>
          <w:p w14:paraId="3E9D9EC6" w14:textId="5717A8F0"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1.</w:t>
            </w:r>
            <w:r w:rsidR="007C182C">
              <w:rPr>
                <w:rFonts w:ascii="Cambria" w:eastAsiaTheme="minorEastAsia" w:hAnsi="Cambria"/>
                <w:sz w:val="16"/>
                <w:szCs w:val="16"/>
              </w:rPr>
              <w:t>57</w:t>
            </w:r>
            <w:r w:rsidR="006E5EF1">
              <w:rPr>
                <w:rFonts w:ascii="Cambria" w:eastAsiaTheme="minorEastAsia" w:hAnsi="Cambria"/>
                <w:sz w:val="16"/>
                <w:szCs w:val="16"/>
              </w:rPr>
              <w:t>%</w:t>
            </w:r>
          </w:p>
        </w:tc>
        <w:tc>
          <w:tcPr>
            <w:tcW w:w="940" w:type="dxa"/>
            <w:textDirection w:val="btLr"/>
          </w:tcPr>
          <w:p w14:paraId="1C79ABF3"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1066.16</w:t>
            </w:r>
          </w:p>
          <w:p w14:paraId="3FE0DBCF" w14:textId="24C1DC33"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55.48</w:t>
            </w:r>
            <w:r>
              <w:rPr>
                <w:rFonts w:ascii="Cambria" w:eastAsiaTheme="minorEastAsia" w:hAnsi="Cambria"/>
                <w:sz w:val="16"/>
                <w:szCs w:val="16"/>
              </w:rPr>
              <w:t>%)</w:t>
            </w:r>
          </w:p>
        </w:tc>
        <w:tc>
          <w:tcPr>
            <w:tcW w:w="940" w:type="dxa"/>
            <w:textDirection w:val="btLr"/>
          </w:tcPr>
          <w:p w14:paraId="20835127" w14:textId="77777777"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127</w:t>
            </w:r>
          </w:p>
          <w:p w14:paraId="4EE5A789" w14:textId="14A53231" w:rsidR="00B0740F" w:rsidRDefault="00B0740F" w:rsidP="00F675C9">
            <w:pPr>
              <w:ind w:left="113" w:right="113"/>
              <w:rPr>
                <w:rFonts w:ascii="Cambria" w:eastAsiaTheme="minorEastAsia" w:hAnsi="Cambria"/>
                <w:sz w:val="16"/>
                <w:szCs w:val="16"/>
              </w:rPr>
            </w:pPr>
          </w:p>
        </w:tc>
      </w:tr>
      <w:tr w:rsidR="003346BC" w:rsidRPr="0053699F" w14:paraId="7B9A6EF1" w14:textId="5B592555" w:rsidTr="00B0740F">
        <w:trPr>
          <w:cantSplit/>
          <w:trHeight w:val="980"/>
        </w:trPr>
        <w:tc>
          <w:tcPr>
            <w:tcW w:w="940" w:type="dxa"/>
            <w:vMerge/>
            <w:textDirection w:val="btLr"/>
          </w:tcPr>
          <w:p w14:paraId="0BE300D8"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A40343"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151DDBF0"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7</w:t>
            </w:r>
          </w:p>
        </w:tc>
        <w:tc>
          <w:tcPr>
            <w:tcW w:w="940" w:type="dxa"/>
            <w:textDirection w:val="btLr"/>
          </w:tcPr>
          <w:p w14:paraId="358B3B50" w14:textId="52B078D0"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2.12</w:t>
            </w:r>
            <w:r w:rsidR="006E5EF1">
              <w:rPr>
                <w:rFonts w:ascii="Cambria" w:eastAsiaTheme="minorEastAsia" w:hAnsi="Cambria"/>
                <w:sz w:val="16"/>
                <w:szCs w:val="16"/>
              </w:rPr>
              <w:t>%</w:t>
            </w:r>
          </w:p>
        </w:tc>
        <w:tc>
          <w:tcPr>
            <w:tcW w:w="940" w:type="dxa"/>
            <w:textDirection w:val="btLr"/>
          </w:tcPr>
          <w:p w14:paraId="14F65140"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987.04</w:t>
            </w:r>
          </w:p>
          <w:p w14:paraId="396F3D96" w14:textId="6B91C5FD"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43.94</w:t>
            </w:r>
            <w:r>
              <w:rPr>
                <w:rFonts w:ascii="Cambria" w:eastAsiaTheme="minorEastAsia" w:hAnsi="Cambria"/>
                <w:sz w:val="16"/>
                <w:szCs w:val="16"/>
              </w:rPr>
              <w:t>%)</w:t>
            </w:r>
          </w:p>
        </w:tc>
        <w:tc>
          <w:tcPr>
            <w:tcW w:w="940" w:type="dxa"/>
            <w:textDirection w:val="btLr"/>
          </w:tcPr>
          <w:p w14:paraId="05FA23AC" w14:textId="65D687A9"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120</w:t>
            </w:r>
          </w:p>
        </w:tc>
      </w:tr>
      <w:tr w:rsidR="003346BC" w:rsidRPr="0053699F" w14:paraId="5DE536D4" w14:textId="68371F46" w:rsidTr="00B0740F">
        <w:trPr>
          <w:cantSplit/>
          <w:trHeight w:val="971"/>
        </w:trPr>
        <w:tc>
          <w:tcPr>
            <w:tcW w:w="940" w:type="dxa"/>
            <w:vMerge/>
            <w:textDirection w:val="btLr"/>
          </w:tcPr>
          <w:p w14:paraId="6E9F1061"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67444AC1"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41F4AF2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3</w:t>
            </w:r>
          </w:p>
        </w:tc>
        <w:tc>
          <w:tcPr>
            <w:tcW w:w="940" w:type="dxa"/>
            <w:textDirection w:val="btLr"/>
          </w:tcPr>
          <w:p w14:paraId="62F000E5" w14:textId="7099ADE1"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2.05</w:t>
            </w:r>
            <w:r w:rsidR="006E5EF1">
              <w:rPr>
                <w:rFonts w:ascii="Cambria" w:eastAsiaTheme="minorEastAsia" w:hAnsi="Cambria"/>
                <w:sz w:val="16"/>
                <w:szCs w:val="16"/>
              </w:rPr>
              <w:t>%</w:t>
            </w:r>
          </w:p>
        </w:tc>
        <w:tc>
          <w:tcPr>
            <w:tcW w:w="940" w:type="dxa"/>
            <w:textDirection w:val="btLr"/>
          </w:tcPr>
          <w:p w14:paraId="25ED38BA"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956.89</w:t>
            </w:r>
          </w:p>
          <w:p w14:paraId="2C5F44F5" w14:textId="17767A42"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39.55</w:t>
            </w:r>
            <w:r>
              <w:rPr>
                <w:rFonts w:ascii="Cambria" w:eastAsiaTheme="minorEastAsia" w:hAnsi="Cambria"/>
                <w:sz w:val="16"/>
                <w:szCs w:val="16"/>
              </w:rPr>
              <w:t>%)</w:t>
            </w:r>
          </w:p>
        </w:tc>
        <w:tc>
          <w:tcPr>
            <w:tcW w:w="940" w:type="dxa"/>
            <w:textDirection w:val="btLr"/>
          </w:tcPr>
          <w:p w14:paraId="25B7BD90" w14:textId="4828EF52"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112</w:t>
            </w:r>
          </w:p>
        </w:tc>
      </w:tr>
      <w:tr w:rsidR="003346BC" w:rsidRPr="0053699F" w14:paraId="1B35E489" w14:textId="14EFFDD4" w:rsidTr="00463B45">
        <w:trPr>
          <w:cantSplit/>
          <w:trHeight w:val="1079"/>
        </w:trPr>
        <w:tc>
          <w:tcPr>
            <w:tcW w:w="940" w:type="dxa"/>
            <w:vMerge/>
            <w:textDirection w:val="btLr"/>
          </w:tcPr>
          <w:p w14:paraId="3D755C53"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5A63B8E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Differential Privacy</w:t>
            </w:r>
          </w:p>
        </w:tc>
        <w:tc>
          <w:tcPr>
            <w:tcW w:w="940" w:type="dxa"/>
            <w:textDirection w:val="btLr"/>
          </w:tcPr>
          <w:p w14:paraId="3EB9BDE7"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76B71909" w14:textId="7C7005C1"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7C182C">
              <w:rPr>
                <w:rFonts w:ascii="Cambria" w:eastAsiaTheme="minorEastAsia" w:hAnsi="Cambria"/>
                <w:sz w:val="16"/>
                <w:szCs w:val="16"/>
              </w:rPr>
              <w:t>85</w:t>
            </w:r>
            <w:r w:rsidR="006E5EF1">
              <w:rPr>
                <w:rFonts w:ascii="Cambria" w:eastAsiaTheme="minorEastAsia" w:hAnsi="Cambria"/>
                <w:sz w:val="16"/>
                <w:szCs w:val="16"/>
              </w:rPr>
              <w:t>%</w:t>
            </w:r>
          </w:p>
        </w:tc>
        <w:tc>
          <w:tcPr>
            <w:tcW w:w="940" w:type="dxa"/>
            <w:textDirection w:val="btLr"/>
          </w:tcPr>
          <w:p w14:paraId="6F04BDDB"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3310.34</w:t>
            </w:r>
          </w:p>
          <w:p w14:paraId="69487177" w14:textId="0F9C77B4"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382.76</w:t>
            </w:r>
            <w:r>
              <w:rPr>
                <w:rFonts w:ascii="Cambria" w:eastAsiaTheme="minorEastAsia" w:hAnsi="Cambria"/>
                <w:sz w:val="16"/>
                <w:szCs w:val="16"/>
              </w:rPr>
              <w:t>%)</w:t>
            </w:r>
          </w:p>
        </w:tc>
        <w:tc>
          <w:tcPr>
            <w:tcW w:w="940" w:type="dxa"/>
            <w:textDirection w:val="btLr"/>
          </w:tcPr>
          <w:p w14:paraId="55E9708D" w14:textId="4C359543"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1,930,653</w:t>
            </w:r>
          </w:p>
        </w:tc>
      </w:tr>
      <w:tr w:rsidR="003346BC" w:rsidRPr="0053699F" w14:paraId="2D4CA99D" w14:textId="778FB673" w:rsidTr="00463B45">
        <w:trPr>
          <w:cantSplit/>
          <w:trHeight w:val="1151"/>
        </w:trPr>
        <w:tc>
          <w:tcPr>
            <w:tcW w:w="940" w:type="dxa"/>
            <w:vMerge/>
            <w:textDirection w:val="btLr"/>
          </w:tcPr>
          <w:p w14:paraId="7D8D0A5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6D3DDF7"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8F72586"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4.6</w:t>
            </w:r>
          </w:p>
        </w:tc>
        <w:tc>
          <w:tcPr>
            <w:tcW w:w="940" w:type="dxa"/>
            <w:textDirection w:val="btLr"/>
          </w:tcPr>
          <w:p w14:paraId="2C674286" w14:textId="48799C5A"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8E1148">
              <w:rPr>
                <w:rFonts w:ascii="Cambria" w:eastAsiaTheme="minorEastAsia" w:hAnsi="Cambria"/>
                <w:sz w:val="16"/>
                <w:szCs w:val="16"/>
              </w:rPr>
              <w:t>3.55</w:t>
            </w:r>
            <w:r w:rsidR="006E5EF1">
              <w:rPr>
                <w:rFonts w:ascii="Cambria" w:eastAsiaTheme="minorEastAsia" w:hAnsi="Cambria"/>
                <w:sz w:val="16"/>
                <w:szCs w:val="16"/>
              </w:rPr>
              <w:t>%</w:t>
            </w:r>
          </w:p>
        </w:tc>
        <w:tc>
          <w:tcPr>
            <w:tcW w:w="940" w:type="dxa"/>
            <w:textDirection w:val="btLr"/>
          </w:tcPr>
          <w:p w14:paraId="0400EE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1400.95</w:t>
            </w:r>
          </w:p>
          <w:p w14:paraId="106FD50A" w14:textId="62D31642"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104.31</w:t>
            </w:r>
            <w:r>
              <w:rPr>
                <w:rFonts w:ascii="Cambria" w:eastAsiaTheme="minorEastAsia" w:hAnsi="Cambria"/>
                <w:sz w:val="16"/>
                <w:szCs w:val="16"/>
              </w:rPr>
              <w:t>%)</w:t>
            </w:r>
          </w:p>
        </w:tc>
        <w:tc>
          <w:tcPr>
            <w:tcW w:w="940" w:type="dxa"/>
            <w:textDirection w:val="btLr"/>
          </w:tcPr>
          <w:p w14:paraId="5F5742D3" w14:textId="0C3C476A"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305,396</w:t>
            </w:r>
          </w:p>
        </w:tc>
      </w:tr>
      <w:tr w:rsidR="003346BC" w:rsidRPr="0053699F" w14:paraId="0F73AB50" w14:textId="31AB8BF8" w:rsidTr="006E5EF1">
        <w:trPr>
          <w:cantSplit/>
          <w:trHeight w:val="998"/>
        </w:trPr>
        <w:tc>
          <w:tcPr>
            <w:tcW w:w="940" w:type="dxa"/>
            <w:vMerge/>
            <w:textDirection w:val="btLr"/>
          </w:tcPr>
          <w:p w14:paraId="7113C2B9"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22397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203EA58"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0B41F076" w14:textId="2C0B4C44"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4</w:t>
            </w:r>
            <w:r w:rsidR="008E1148">
              <w:rPr>
                <w:rFonts w:ascii="Cambria" w:eastAsiaTheme="minorEastAsia" w:hAnsi="Cambria"/>
                <w:sz w:val="16"/>
                <w:szCs w:val="16"/>
              </w:rPr>
              <w:t>9.03</w:t>
            </w:r>
            <w:r w:rsidR="006E5EF1">
              <w:rPr>
                <w:rFonts w:ascii="Cambria" w:eastAsiaTheme="minorEastAsia" w:hAnsi="Cambria"/>
                <w:sz w:val="16"/>
                <w:szCs w:val="16"/>
              </w:rPr>
              <w:t>%</w:t>
            </w:r>
          </w:p>
        </w:tc>
        <w:tc>
          <w:tcPr>
            <w:tcW w:w="940" w:type="dxa"/>
            <w:textDirection w:val="btLr"/>
          </w:tcPr>
          <w:p w14:paraId="05320DE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899.38</w:t>
            </w:r>
          </w:p>
          <w:p w14:paraId="7BB2A512" w14:textId="004B52F3"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31.16</w:t>
            </w:r>
            <w:r>
              <w:rPr>
                <w:rFonts w:ascii="Cambria" w:eastAsiaTheme="minorEastAsia" w:hAnsi="Cambria"/>
                <w:sz w:val="16"/>
                <w:szCs w:val="16"/>
              </w:rPr>
              <w:t>%)</w:t>
            </w:r>
          </w:p>
        </w:tc>
        <w:tc>
          <w:tcPr>
            <w:tcW w:w="940" w:type="dxa"/>
            <w:textDirection w:val="btLr"/>
          </w:tcPr>
          <w:p w14:paraId="1D25717A" w14:textId="275E022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73,803</w:t>
            </w:r>
          </w:p>
        </w:tc>
      </w:tr>
      <w:tr w:rsidR="003346BC" w:rsidRPr="0053699F" w14:paraId="3823773A" w14:textId="407F1AA1" w:rsidTr="00463B45">
        <w:trPr>
          <w:cantSplit/>
          <w:trHeight w:val="1160"/>
        </w:trPr>
        <w:tc>
          <w:tcPr>
            <w:tcW w:w="940" w:type="dxa"/>
            <w:vMerge/>
            <w:textDirection w:val="btLr"/>
          </w:tcPr>
          <w:p w14:paraId="637FD4A2"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3A0D2A03" w14:textId="77777777" w:rsidR="003346BC" w:rsidRPr="00A55910"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Additive Noise</w:t>
            </w:r>
          </w:p>
          <w:p w14:paraId="261182C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08D36716"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2.0</w:t>
            </w:r>
          </w:p>
        </w:tc>
        <w:tc>
          <w:tcPr>
            <w:tcW w:w="940" w:type="dxa"/>
            <w:textDirection w:val="btLr"/>
          </w:tcPr>
          <w:p w14:paraId="31267974" w14:textId="7C82412D"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5.</w:t>
            </w:r>
            <w:r w:rsidR="008E1148">
              <w:rPr>
                <w:rFonts w:ascii="Cambria" w:eastAsiaTheme="minorEastAsia" w:hAnsi="Cambria"/>
                <w:sz w:val="16"/>
                <w:szCs w:val="16"/>
              </w:rPr>
              <w:t>84</w:t>
            </w:r>
            <w:r w:rsidR="006E5EF1">
              <w:rPr>
                <w:rFonts w:ascii="Cambria" w:eastAsiaTheme="minorEastAsia" w:hAnsi="Cambria"/>
                <w:sz w:val="16"/>
                <w:szCs w:val="16"/>
              </w:rPr>
              <w:t>%</w:t>
            </w:r>
          </w:p>
        </w:tc>
        <w:tc>
          <w:tcPr>
            <w:tcW w:w="940" w:type="dxa"/>
            <w:textDirection w:val="btLr"/>
          </w:tcPr>
          <w:p w14:paraId="4BFE01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1821.38</w:t>
            </w:r>
          </w:p>
          <w:p w14:paraId="2C0E3567" w14:textId="592FD3B6"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165.62</w:t>
            </w:r>
            <w:r>
              <w:rPr>
                <w:rFonts w:ascii="Cambria" w:eastAsiaTheme="minorEastAsia" w:hAnsi="Cambria"/>
                <w:sz w:val="16"/>
                <w:szCs w:val="16"/>
              </w:rPr>
              <w:t>%)</w:t>
            </w:r>
          </w:p>
        </w:tc>
        <w:tc>
          <w:tcPr>
            <w:tcW w:w="940" w:type="dxa"/>
            <w:textDirection w:val="btLr"/>
          </w:tcPr>
          <w:p w14:paraId="672D6D00" w14:textId="560E0DB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489,8</w:t>
            </w:r>
            <w:r w:rsidR="00A95D10">
              <w:rPr>
                <w:rFonts w:ascii="Cambria" w:eastAsiaTheme="minorEastAsia" w:hAnsi="Cambria"/>
                <w:sz w:val="16"/>
                <w:szCs w:val="16"/>
              </w:rPr>
              <w:t>40</w:t>
            </w:r>
          </w:p>
        </w:tc>
      </w:tr>
      <w:tr w:rsidR="003346BC" w:rsidRPr="0053699F" w14:paraId="55576154" w14:textId="54BB8306" w:rsidTr="006E5EF1">
        <w:trPr>
          <w:cantSplit/>
          <w:trHeight w:val="971"/>
        </w:trPr>
        <w:tc>
          <w:tcPr>
            <w:tcW w:w="940" w:type="dxa"/>
            <w:vMerge/>
            <w:textDirection w:val="btLr"/>
          </w:tcPr>
          <w:p w14:paraId="43A1B87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E2FC478"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990EB6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47A30CDB" w14:textId="784EA7A4" w:rsidR="003346BC" w:rsidRPr="007977DF" w:rsidRDefault="008E1148" w:rsidP="00F675C9">
            <w:pPr>
              <w:ind w:left="113" w:right="113"/>
              <w:rPr>
                <w:rFonts w:ascii="Cambria" w:eastAsiaTheme="minorEastAsia" w:hAnsi="Cambria"/>
                <w:sz w:val="16"/>
                <w:szCs w:val="16"/>
              </w:rPr>
            </w:pPr>
            <w:r>
              <w:rPr>
                <w:rFonts w:ascii="Cambria" w:eastAsiaTheme="minorEastAsia" w:hAnsi="Cambria"/>
                <w:sz w:val="16"/>
                <w:szCs w:val="16"/>
              </w:rPr>
              <w:t>10.35</w:t>
            </w:r>
            <w:r w:rsidR="006E5EF1">
              <w:rPr>
                <w:rFonts w:ascii="Cambria" w:eastAsiaTheme="minorEastAsia" w:hAnsi="Cambria"/>
                <w:sz w:val="16"/>
                <w:szCs w:val="16"/>
              </w:rPr>
              <w:t>%</w:t>
            </w:r>
          </w:p>
        </w:tc>
        <w:tc>
          <w:tcPr>
            <w:tcW w:w="940" w:type="dxa"/>
            <w:textDirection w:val="btLr"/>
          </w:tcPr>
          <w:p w14:paraId="30A0A53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1343.29</w:t>
            </w:r>
          </w:p>
          <w:p w14:paraId="553109F2" w14:textId="1CEF740A" w:rsidR="00F66134" w:rsidRPr="007977DF" w:rsidRDefault="00F66134"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95.90</w:t>
            </w:r>
            <w:r w:rsidR="006E5EF1">
              <w:rPr>
                <w:rFonts w:ascii="Cambria" w:eastAsiaTheme="minorEastAsia" w:hAnsi="Cambria"/>
                <w:sz w:val="16"/>
                <w:szCs w:val="16"/>
              </w:rPr>
              <w:t>%)</w:t>
            </w:r>
          </w:p>
        </w:tc>
        <w:tc>
          <w:tcPr>
            <w:tcW w:w="940" w:type="dxa"/>
            <w:textDirection w:val="btLr"/>
          </w:tcPr>
          <w:p w14:paraId="389E57D8" w14:textId="351DB4D3"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304,482</w:t>
            </w:r>
          </w:p>
        </w:tc>
      </w:tr>
      <w:tr w:rsidR="003346BC" w:rsidRPr="0053699F" w14:paraId="79533A28" w14:textId="2D9CCB11" w:rsidTr="00F66134">
        <w:trPr>
          <w:cantSplit/>
          <w:trHeight w:val="1043"/>
        </w:trPr>
        <w:tc>
          <w:tcPr>
            <w:tcW w:w="940" w:type="dxa"/>
            <w:vMerge/>
            <w:textDirection w:val="btLr"/>
          </w:tcPr>
          <w:p w14:paraId="143DBA3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F1EB77D"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871FD8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48179941" w14:textId="75A28ED6"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22.</w:t>
            </w:r>
            <w:r w:rsidR="008E1148">
              <w:rPr>
                <w:rFonts w:ascii="Cambria" w:eastAsiaTheme="minorEastAsia" w:hAnsi="Cambria"/>
                <w:sz w:val="16"/>
                <w:szCs w:val="16"/>
              </w:rPr>
              <w:t>51</w:t>
            </w:r>
            <w:r w:rsidR="006E5EF1">
              <w:rPr>
                <w:rFonts w:ascii="Cambria" w:eastAsiaTheme="minorEastAsia" w:hAnsi="Cambria"/>
                <w:sz w:val="16"/>
                <w:szCs w:val="16"/>
              </w:rPr>
              <w:t>%</w:t>
            </w:r>
          </w:p>
        </w:tc>
        <w:tc>
          <w:tcPr>
            <w:tcW w:w="940" w:type="dxa"/>
            <w:textDirection w:val="btLr"/>
          </w:tcPr>
          <w:p w14:paraId="329B648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993.95</w:t>
            </w:r>
          </w:p>
          <w:p w14:paraId="4C5F2675" w14:textId="6E214A5C" w:rsidR="00D92527" w:rsidRPr="007977DF" w:rsidRDefault="00D92527" w:rsidP="00F675C9">
            <w:pPr>
              <w:ind w:left="113" w:right="113"/>
              <w:rPr>
                <w:rFonts w:ascii="Cambria" w:eastAsiaTheme="minorEastAsia" w:hAnsi="Cambria"/>
                <w:sz w:val="16"/>
                <w:szCs w:val="16"/>
              </w:rPr>
            </w:pPr>
            <w:r>
              <w:rPr>
                <w:rFonts w:ascii="Cambria" w:eastAsiaTheme="minorEastAsia" w:hAnsi="Cambria"/>
                <w:sz w:val="16"/>
                <w:szCs w:val="16"/>
              </w:rPr>
              <w:t>(+44.95%)</w:t>
            </w:r>
          </w:p>
        </w:tc>
        <w:tc>
          <w:tcPr>
            <w:tcW w:w="940" w:type="dxa"/>
            <w:textDirection w:val="btLr"/>
          </w:tcPr>
          <w:p w14:paraId="73271D98" w14:textId="20C471C2"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142,095</w:t>
            </w:r>
          </w:p>
        </w:tc>
      </w:tr>
      <w:tr w:rsidR="00D92527" w:rsidRPr="0053699F" w14:paraId="5F250886" w14:textId="77777777" w:rsidTr="00D92527">
        <w:trPr>
          <w:cantSplit/>
          <w:trHeight w:val="1637"/>
        </w:trPr>
        <w:tc>
          <w:tcPr>
            <w:tcW w:w="940" w:type="dxa"/>
            <w:textDirection w:val="btLr"/>
          </w:tcPr>
          <w:p w14:paraId="419815B6"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0285D005"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628A0EAE" w14:textId="2B5CD6A7" w:rsidR="00D92527" w:rsidRPr="007977DF" w:rsidRDefault="00D92527" w:rsidP="00F675C9">
            <w:pPr>
              <w:ind w:left="113" w:right="113"/>
              <w:rPr>
                <w:rFonts w:ascii="Cambria" w:eastAsiaTheme="minorEastAsia" w:hAnsi="Cambria"/>
                <w:b/>
                <w:bCs/>
                <w:sz w:val="16"/>
                <w:szCs w:val="16"/>
              </w:rPr>
            </w:pPr>
            <w:r>
              <w:rPr>
                <w:rFonts w:ascii="Cambria" w:eastAsiaTheme="minorEastAsia" w:hAnsi="Cambria"/>
                <w:b/>
                <w:bCs/>
                <w:sz w:val="16"/>
                <w:szCs w:val="16"/>
              </w:rPr>
              <w:t>Type</w:t>
            </w:r>
          </w:p>
        </w:tc>
        <w:tc>
          <w:tcPr>
            <w:tcW w:w="940" w:type="dxa"/>
            <w:textDirection w:val="btLr"/>
          </w:tcPr>
          <w:p w14:paraId="65621243" w14:textId="23EE7580"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Privacy</w:t>
            </w:r>
            <w:r w:rsidR="00F66134">
              <w:rPr>
                <w:rFonts w:ascii="Cambria" w:eastAsiaTheme="minorEastAsia" w:hAnsi="Cambria"/>
                <w:sz w:val="16"/>
                <w:szCs w:val="16"/>
              </w:rPr>
              <w:t xml:space="preserve"> (Average Proportion of Identified Series)</w:t>
            </w:r>
          </w:p>
        </w:tc>
        <w:tc>
          <w:tcPr>
            <w:tcW w:w="940" w:type="dxa"/>
            <w:textDirection w:val="btLr"/>
          </w:tcPr>
          <w:p w14:paraId="7E637824" w14:textId="4157EB4F"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Accuracy</w:t>
            </w:r>
            <w:r w:rsidR="00F66134">
              <w:rPr>
                <w:rFonts w:ascii="Cambria" w:eastAsiaTheme="minorEastAsia" w:hAnsi="Cambria"/>
                <w:sz w:val="16"/>
                <w:szCs w:val="16"/>
              </w:rPr>
              <w:t xml:space="preserve"> (Average MAE)</w:t>
            </w:r>
          </w:p>
        </w:tc>
        <w:tc>
          <w:tcPr>
            <w:tcW w:w="940" w:type="dxa"/>
            <w:textDirection w:val="btLr"/>
          </w:tcPr>
          <w:p w14:paraId="4904FB2F" w14:textId="40296FB2" w:rsid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Representativeness</w:t>
            </w:r>
            <w:r w:rsidR="00F66134">
              <w:rPr>
                <w:rFonts w:ascii="Cambria" w:eastAsiaTheme="minorEastAsia" w:hAnsi="Cambria"/>
                <w:sz w:val="16"/>
                <w:szCs w:val="16"/>
              </w:rPr>
              <w:t xml:space="preserve"> (Average Performance Gap)</w:t>
            </w:r>
          </w:p>
        </w:tc>
      </w:tr>
    </w:tbl>
    <w:p w14:paraId="0FBAC354" w14:textId="77777777" w:rsidR="00402BB6" w:rsidRDefault="00402BB6" w:rsidP="00402BB6">
      <w:pPr>
        <w:rPr>
          <w:rFonts w:ascii="Cambria" w:eastAsiaTheme="minorEastAsia" w:hAnsi="Cambria"/>
          <w:b/>
          <w:bCs/>
        </w:rPr>
      </w:pPr>
    </w:p>
    <w:p w14:paraId="0AE437D9" w14:textId="77777777" w:rsidR="00402BB6" w:rsidRDefault="00402BB6" w:rsidP="00402BB6">
      <w:pPr>
        <w:rPr>
          <w:rFonts w:ascii="Cambria" w:eastAsiaTheme="minorEastAsia" w:hAnsi="Cambria"/>
          <w:b/>
          <w:bCs/>
        </w:rPr>
      </w:pPr>
    </w:p>
    <w:p w14:paraId="703F3A80" w14:textId="77777777" w:rsidR="00402BB6" w:rsidRDefault="00402BB6" w:rsidP="00402BB6">
      <w:pPr>
        <w:rPr>
          <w:rFonts w:ascii="Cambria" w:eastAsiaTheme="minorEastAsia" w:hAnsi="Cambria"/>
          <w:b/>
          <w:bCs/>
        </w:rPr>
      </w:pPr>
    </w:p>
    <w:p w14:paraId="44B422F5" w14:textId="77777777" w:rsidR="00402BB6" w:rsidRDefault="00402BB6" w:rsidP="00402BB6">
      <w:pPr>
        <w:rPr>
          <w:rFonts w:ascii="Cambria" w:eastAsiaTheme="minorEastAsia" w:hAnsi="Cambria"/>
          <w:b/>
          <w:bCs/>
        </w:rPr>
      </w:pPr>
    </w:p>
    <w:p w14:paraId="4DADDE8E" w14:textId="77777777" w:rsidR="00402BB6" w:rsidRDefault="00402BB6" w:rsidP="00402BB6">
      <w:pPr>
        <w:rPr>
          <w:rFonts w:ascii="Cambria" w:eastAsiaTheme="minorEastAsia" w:hAnsi="Cambria"/>
          <w:b/>
          <w:bCs/>
        </w:rPr>
      </w:pPr>
    </w:p>
    <w:p w14:paraId="223FC75A" w14:textId="77777777" w:rsidR="00402BB6" w:rsidRDefault="00402BB6" w:rsidP="00402BB6">
      <w:pPr>
        <w:rPr>
          <w:rFonts w:ascii="Cambria" w:eastAsiaTheme="minorEastAsia" w:hAnsi="Cambria"/>
        </w:rPr>
      </w:pPr>
    </w:p>
    <w:p w14:paraId="03CF9267" w14:textId="77777777" w:rsidR="00402BB6" w:rsidRDefault="00402BB6" w:rsidP="00402BB6">
      <w:pPr>
        <w:rPr>
          <w:rFonts w:ascii="Cambria" w:eastAsiaTheme="minorEastAsia" w:hAnsi="Cambria"/>
        </w:rPr>
      </w:pPr>
    </w:p>
    <w:p w14:paraId="4D303091" w14:textId="77777777" w:rsidR="00402BB6" w:rsidRDefault="00402BB6" w:rsidP="00402BB6">
      <w:pPr>
        <w:rPr>
          <w:rFonts w:ascii="Cambria" w:eastAsiaTheme="minorEastAsia" w:hAnsi="Cambria"/>
        </w:rPr>
      </w:pPr>
    </w:p>
    <w:p w14:paraId="4CC3F887" w14:textId="77777777" w:rsidR="00402BB6" w:rsidRDefault="00402BB6" w:rsidP="00402BB6">
      <w:pPr>
        <w:rPr>
          <w:rFonts w:ascii="Cambria" w:eastAsiaTheme="minorEastAsia" w:hAnsi="Cambria"/>
        </w:rPr>
      </w:pPr>
    </w:p>
    <w:p w14:paraId="15222252" w14:textId="77777777" w:rsidR="00402BB6" w:rsidRDefault="00402BB6" w:rsidP="00402BB6">
      <w:pPr>
        <w:rPr>
          <w:rFonts w:ascii="Cambria" w:eastAsiaTheme="minorEastAsia" w:hAnsi="Cambria"/>
        </w:rPr>
      </w:pPr>
    </w:p>
    <w:p w14:paraId="598B5E02" w14:textId="77777777" w:rsidR="00402BB6" w:rsidRDefault="00402BB6" w:rsidP="00402BB6">
      <w:pPr>
        <w:rPr>
          <w:rFonts w:ascii="Cambria" w:eastAsiaTheme="minorEastAsia" w:hAnsi="Cambria"/>
        </w:rPr>
      </w:pPr>
    </w:p>
    <w:p w14:paraId="52A251BC" w14:textId="77777777" w:rsidR="00402BB6" w:rsidRDefault="00402BB6" w:rsidP="00402BB6">
      <w:pPr>
        <w:rPr>
          <w:rFonts w:ascii="Cambria" w:eastAsiaTheme="minorEastAsia" w:hAnsi="Cambria"/>
        </w:rPr>
      </w:pPr>
    </w:p>
    <w:p w14:paraId="38267F6D" w14:textId="77777777" w:rsidR="00402BB6" w:rsidRDefault="00402BB6" w:rsidP="00402BB6">
      <w:pPr>
        <w:rPr>
          <w:rFonts w:ascii="Cambria" w:eastAsiaTheme="minorEastAsia" w:hAnsi="Cambria"/>
        </w:rPr>
      </w:pPr>
    </w:p>
    <w:p w14:paraId="37F3422E" w14:textId="77777777" w:rsidR="00402BB6" w:rsidRDefault="00402BB6" w:rsidP="00402BB6">
      <w:pPr>
        <w:rPr>
          <w:rFonts w:ascii="Cambria" w:eastAsiaTheme="minorEastAsia" w:hAnsi="Cambria"/>
        </w:rPr>
      </w:pPr>
    </w:p>
    <w:p w14:paraId="0A3EA06D" w14:textId="77777777" w:rsidR="00402BB6" w:rsidRDefault="00402BB6" w:rsidP="00402BB6">
      <w:pPr>
        <w:rPr>
          <w:rFonts w:ascii="Cambria" w:eastAsiaTheme="minorEastAsia" w:hAnsi="Cambria"/>
        </w:rPr>
      </w:pPr>
    </w:p>
    <w:p w14:paraId="1F9D348A" w14:textId="77777777" w:rsidR="00402BB6" w:rsidRDefault="00402BB6" w:rsidP="00402BB6">
      <w:pPr>
        <w:rPr>
          <w:rFonts w:ascii="Cambria" w:eastAsiaTheme="minorEastAsia" w:hAnsi="Cambria"/>
        </w:rPr>
      </w:pPr>
    </w:p>
    <w:p w14:paraId="6CF55BC9" w14:textId="77777777" w:rsidR="00402BB6" w:rsidRDefault="00402BB6" w:rsidP="00402BB6">
      <w:pPr>
        <w:rPr>
          <w:rFonts w:ascii="Cambria" w:eastAsiaTheme="minorEastAsia" w:hAnsi="Cambria"/>
        </w:rPr>
      </w:pPr>
    </w:p>
    <w:p w14:paraId="1BCF1D11" w14:textId="77777777" w:rsidR="00402BB6" w:rsidRDefault="00402BB6" w:rsidP="00402BB6">
      <w:pPr>
        <w:rPr>
          <w:rFonts w:ascii="Cambria" w:eastAsiaTheme="minorEastAsia" w:hAnsi="Cambria"/>
        </w:rPr>
      </w:pPr>
    </w:p>
    <w:p w14:paraId="739AD024" w14:textId="77777777" w:rsidR="00402BB6" w:rsidRDefault="00402BB6" w:rsidP="00402BB6">
      <w:pPr>
        <w:rPr>
          <w:rFonts w:ascii="Cambria" w:eastAsiaTheme="minorEastAsia" w:hAnsi="Cambria"/>
        </w:rPr>
      </w:pPr>
    </w:p>
    <w:p w14:paraId="152FF369" w14:textId="77777777" w:rsidR="00402BB6" w:rsidRDefault="00402BB6" w:rsidP="00402BB6">
      <w:pPr>
        <w:rPr>
          <w:rFonts w:ascii="Cambria" w:eastAsiaTheme="minorEastAsia" w:hAnsi="Cambria"/>
        </w:rPr>
      </w:pPr>
    </w:p>
    <w:p w14:paraId="6B99C035" w14:textId="77777777" w:rsidR="00402BB6" w:rsidRDefault="00402BB6" w:rsidP="00402BB6">
      <w:pPr>
        <w:rPr>
          <w:rFonts w:ascii="Cambria" w:eastAsiaTheme="minorEastAsia" w:hAnsi="Cambria"/>
        </w:rPr>
      </w:pPr>
    </w:p>
    <w:p w14:paraId="046FB2E2" w14:textId="77777777" w:rsidR="00402BB6" w:rsidRDefault="00402BB6" w:rsidP="00402BB6">
      <w:pPr>
        <w:rPr>
          <w:rFonts w:ascii="Cambria" w:eastAsiaTheme="minorEastAsia" w:hAnsi="Cambria"/>
        </w:rPr>
      </w:pPr>
    </w:p>
    <w:p w14:paraId="4C2E44DE" w14:textId="77777777" w:rsidR="00402BB6" w:rsidRDefault="00402BB6" w:rsidP="00402BB6">
      <w:pPr>
        <w:rPr>
          <w:rFonts w:ascii="Cambria" w:eastAsiaTheme="minorEastAsia" w:hAnsi="Cambria"/>
        </w:rPr>
      </w:pPr>
    </w:p>
    <w:p w14:paraId="2614DE67" w14:textId="77777777" w:rsidR="00402BB6" w:rsidRDefault="00402BB6" w:rsidP="00402BB6">
      <w:pPr>
        <w:rPr>
          <w:rFonts w:ascii="Cambria" w:eastAsiaTheme="minorEastAsia" w:hAnsi="Cambria"/>
        </w:rPr>
      </w:pPr>
    </w:p>
    <w:p w14:paraId="09A4E286" w14:textId="77777777" w:rsidR="00402BB6" w:rsidRDefault="00402BB6" w:rsidP="00402BB6">
      <w:pPr>
        <w:rPr>
          <w:rFonts w:ascii="Cambria" w:eastAsiaTheme="minorEastAsia" w:hAnsi="Cambria"/>
        </w:rPr>
      </w:pPr>
    </w:p>
    <w:p w14:paraId="1592DEA3" w14:textId="77777777" w:rsidR="00402BB6" w:rsidRDefault="00402BB6" w:rsidP="00402BB6">
      <w:pPr>
        <w:rPr>
          <w:rFonts w:ascii="Cambria" w:eastAsiaTheme="minorEastAsia" w:hAnsi="Cambria"/>
        </w:rPr>
      </w:pPr>
    </w:p>
    <w:p w14:paraId="3E73D048" w14:textId="77777777" w:rsidR="00402BB6" w:rsidRDefault="00402BB6" w:rsidP="00402BB6">
      <w:pPr>
        <w:rPr>
          <w:rFonts w:ascii="Cambria" w:eastAsiaTheme="minorEastAsia" w:hAnsi="Cambria"/>
        </w:rPr>
      </w:pPr>
    </w:p>
    <w:p w14:paraId="7C0A356A" w14:textId="77777777" w:rsidR="00402BB6" w:rsidRDefault="00402BB6" w:rsidP="00402BB6">
      <w:pPr>
        <w:rPr>
          <w:rFonts w:ascii="Cambria" w:eastAsiaTheme="minorEastAsia" w:hAnsi="Cambria"/>
        </w:rPr>
      </w:pPr>
    </w:p>
    <w:p w14:paraId="2EB02CDA" w14:textId="77777777" w:rsidR="00402BB6" w:rsidRDefault="00402BB6" w:rsidP="00402BB6">
      <w:pPr>
        <w:rPr>
          <w:rFonts w:ascii="Cambria" w:eastAsiaTheme="minorEastAsia" w:hAnsi="Cambria"/>
        </w:rPr>
      </w:pPr>
    </w:p>
    <w:p w14:paraId="37B57F16" w14:textId="77777777" w:rsidR="00402BB6" w:rsidRDefault="00402BB6" w:rsidP="00402BB6">
      <w:pPr>
        <w:rPr>
          <w:rFonts w:ascii="Cambria" w:eastAsiaTheme="minorEastAsia" w:hAnsi="Cambria"/>
        </w:rPr>
      </w:pPr>
    </w:p>
    <w:p w14:paraId="48D94B4E" w14:textId="77777777" w:rsidR="00402BB6" w:rsidRDefault="00402BB6" w:rsidP="00402BB6">
      <w:pPr>
        <w:rPr>
          <w:rFonts w:ascii="Cambria" w:eastAsiaTheme="minorEastAsia" w:hAnsi="Cambria"/>
        </w:rPr>
      </w:pPr>
    </w:p>
    <w:p w14:paraId="532AC0C8" w14:textId="77777777" w:rsidR="00402BB6" w:rsidRDefault="00402BB6" w:rsidP="00402BB6">
      <w:pPr>
        <w:rPr>
          <w:rFonts w:ascii="Cambria" w:eastAsiaTheme="minorEastAsia" w:hAnsi="Cambria"/>
        </w:rPr>
      </w:pPr>
    </w:p>
    <w:p w14:paraId="2A32A381" w14:textId="77777777" w:rsidR="00402BB6" w:rsidRDefault="00402BB6" w:rsidP="00402BB6">
      <w:pPr>
        <w:rPr>
          <w:rFonts w:ascii="Cambria" w:eastAsiaTheme="minorEastAsia" w:hAnsi="Cambria"/>
        </w:rPr>
      </w:pPr>
    </w:p>
    <w:p w14:paraId="73B76673" w14:textId="77777777" w:rsidR="00402BB6" w:rsidRDefault="00402BB6" w:rsidP="00402BB6">
      <w:pPr>
        <w:rPr>
          <w:rFonts w:ascii="Cambria" w:eastAsiaTheme="minorEastAsia" w:hAnsi="Cambria"/>
        </w:rPr>
      </w:pPr>
    </w:p>
    <w:p w14:paraId="5DE23AC5" w14:textId="77777777" w:rsidR="00402BB6" w:rsidRDefault="00402BB6" w:rsidP="00402BB6">
      <w:pPr>
        <w:rPr>
          <w:rFonts w:ascii="Cambria" w:eastAsiaTheme="minorEastAsia" w:hAnsi="Cambria"/>
        </w:rPr>
      </w:pPr>
    </w:p>
    <w:p w14:paraId="4AF56E1C" w14:textId="77777777" w:rsidR="00402BB6" w:rsidRDefault="00402BB6" w:rsidP="00402BB6">
      <w:pPr>
        <w:rPr>
          <w:rFonts w:ascii="Cambria" w:eastAsiaTheme="minorEastAsia" w:hAnsi="Cambria"/>
        </w:rPr>
      </w:pPr>
    </w:p>
    <w:p w14:paraId="448DFA25" w14:textId="77777777" w:rsidR="00402BB6" w:rsidRDefault="00402BB6" w:rsidP="00402BB6">
      <w:pPr>
        <w:rPr>
          <w:rFonts w:ascii="Cambria" w:eastAsiaTheme="minorEastAsia" w:hAnsi="Cambria"/>
        </w:rPr>
      </w:pPr>
    </w:p>
    <w:p w14:paraId="15C22C58" w14:textId="77777777" w:rsidR="00402BB6" w:rsidRDefault="00402BB6" w:rsidP="00402BB6">
      <w:pPr>
        <w:rPr>
          <w:rFonts w:ascii="Cambria" w:eastAsiaTheme="minorEastAsia" w:hAnsi="Cambria"/>
        </w:rPr>
      </w:pPr>
    </w:p>
    <w:p w14:paraId="552BE9B5" w14:textId="77777777" w:rsidR="00402BB6" w:rsidRDefault="00402BB6" w:rsidP="00402BB6">
      <w:pPr>
        <w:rPr>
          <w:rFonts w:ascii="Cambria" w:eastAsiaTheme="minorEastAsia" w:hAnsi="Cambria"/>
        </w:rPr>
      </w:pPr>
    </w:p>
    <w:p w14:paraId="10B1B85F" w14:textId="77777777" w:rsidR="00402BB6" w:rsidRDefault="00402BB6" w:rsidP="00402BB6">
      <w:pPr>
        <w:rPr>
          <w:rFonts w:ascii="Cambria" w:eastAsiaTheme="minorEastAsia" w:hAnsi="Cambria"/>
        </w:rPr>
      </w:pPr>
    </w:p>
    <w:p w14:paraId="0CFAD268" w14:textId="77777777" w:rsidR="00402BB6" w:rsidRDefault="00402BB6" w:rsidP="00402BB6">
      <w:pPr>
        <w:rPr>
          <w:rFonts w:ascii="Cambria" w:eastAsiaTheme="minorEastAsia" w:hAnsi="Cambria"/>
        </w:rPr>
      </w:pPr>
    </w:p>
    <w:p w14:paraId="0D66949C" w14:textId="77777777" w:rsidR="00402BB6" w:rsidRDefault="00402BB6" w:rsidP="00402BB6">
      <w:pPr>
        <w:rPr>
          <w:rFonts w:ascii="Cambria" w:eastAsiaTheme="minorEastAsia" w:hAnsi="Cambria"/>
        </w:rPr>
      </w:pPr>
    </w:p>
    <w:p w14:paraId="335FDA52" w14:textId="77777777" w:rsidR="00402BB6" w:rsidRDefault="00402BB6" w:rsidP="00402BB6">
      <w:pPr>
        <w:rPr>
          <w:rFonts w:ascii="Cambria" w:eastAsiaTheme="minorEastAsia" w:hAnsi="Cambria"/>
        </w:rPr>
      </w:pPr>
    </w:p>
    <w:p w14:paraId="7F4757B9" w14:textId="77777777" w:rsidR="00402BB6" w:rsidRDefault="00402BB6" w:rsidP="00402BB6">
      <w:pPr>
        <w:rPr>
          <w:rFonts w:ascii="Cambria" w:eastAsiaTheme="minorEastAsia" w:hAnsi="Cambria"/>
        </w:rPr>
      </w:pPr>
    </w:p>
    <w:p w14:paraId="6EFD4F89" w14:textId="77777777" w:rsidR="00402BB6" w:rsidRDefault="00402BB6" w:rsidP="00402BB6">
      <w:pPr>
        <w:rPr>
          <w:rFonts w:ascii="Cambria" w:eastAsiaTheme="minorEastAsia" w:hAnsi="Cambria"/>
        </w:rPr>
      </w:pPr>
    </w:p>
    <w:p w14:paraId="06E13A60" w14:textId="77777777" w:rsidR="00402BB6" w:rsidRDefault="00402BB6" w:rsidP="00402BB6">
      <w:pPr>
        <w:rPr>
          <w:rFonts w:ascii="Cambria" w:eastAsiaTheme="minorEastAsia" w:hAnsi="Cambria"/>
        </w:rPr>
      </w:pPr>
    </w:p>
    <w:p w14:paraId="0989353E" w14:textId="77777777" w:rsidR="00402BB6" w:rsidRDefault="00402BB6" w:rsidP="00402BB6">
      <w:pPr>
        <w:rPr>
          <w:rFonts w:ascii="Cambria" w:eastAsiaTheme="minorEastAsia" w:hAnsi="Cambria"/>
        </w:rPr>
      </w:pPr>
    </w:p>
    <w:p w14:paraId="6FCC401F" w14:textId="77777777" w:rsidR="00402BB6" w:rsidRDefault="00402BB6" w:rsidP="00402BB6">
      <w:pPr>
        <w:rPr>
          <w:rFonts w:ascii="Cambria" w:eastAsiaTheme="minorEastAsia" w:hAnsi="Cambria"/>
        </w:rPr>
      </w:pPr>
    </w:p>
    <w:p w14:paraId="563F0528" w14:textId="77777777" w:rsidR="00E57D47" w:rsidRDefault="00E57D47" w:rsidP="002B4C7D">
      <w:pPr>
        <w:rPr>
          <w:rFonts w:ascii="Cambria" w:eastAsiaTheme="minorEastAsia" w:hAnsi="Cambria"/>
        </w:rPr>
      </w:pPr>
    </w:p>
    <w:p w14:paraId="4A5863C9" w14:textId="52945E27" w:rsidR="003E5CCF" w:rsidRDefault="002B4C7D" w:rsidP="002B4C7D">
      <w:pPr>
        <w:rPr>
          <w:rFonts w:ascii="Cambria" w:eastAsiaTheme="minorEastAsia" w:hAnsi="Cambria"/>
        </w:rPr>
      </w:pPr>
      <w:r>
        <w:rPr>
          <w:rFonts w:ascii="Cambria" w:eastAsiaTheme="minorEastAsia" w:hAnsi="Cambria"/>
        </w:rPr>
        <w:lastRenderedPageBreak/>
        <w:t xml:space="preserve">In </w:t>
      </w: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the models are rank-ordered based on their MAE on the original data.</w:t>
      </w:r>
      <w:r w:rsidR="003E5CCF">
        <w:rPr>
          <w:rFonts w:ascii="Cambria" w:eastAsiaTheme="minorEastAsia" w:hAnsi="Cambria"/>
        </w:rPr>
        <w:t xml:space="preserve"> </w:t>
      </w:r>
      <w:r>
        <w:rPr>
          <w:rFonts w:ascii="Cambria" w:eastAsiaTheme="minorEastAsia" w:hAnsi="Cambria"/>
        </w:rPr>
        <w:t>T</w:t>
      </w:r>
      <w:del w:id="2157" w:author="Bale,Cameron" w:date="2023-01-25T00:07:00Z">
        <w:r w:rsidDel="00584B43">
          <w:rPr>
            <w:rFonts w:ascii="Cambria" w:eastAsiaTheme="minorEastAsia" w:hAnsi="Cambria"/>
          </w:rPr>
          <w:delText xml:space="preserve">ES and ARIMA, which explicitly model the seasonality of the series, </w:delText>
        </w:r>
        <w:r w:rsidR="00844ECC" w:rsidDel="00584B43">
          <w:rPr>
            <w:rFonts w:ascii="Cambria" w:eastAsiaTheme="minorEastAsia" w:hAnsi="Cambria"/>
          </w:rPr>
          <w:delText>had the best accuracy which is</w:delText>
        </w:r>
        <w:r w:rsidDel="00584B43">
          <w:rPr>
            <w:rFonts w:ascii="Cambria" w:eastAsiaTheme="minorEastAsia" w:hAnsi="Cambria"/>
          </w:rPr>
          <w:delText xml:space="preserve"> consistent with the findings of the original M3 competition (Makridakis &amp; Hibon, 2000).</w:delText>
        </w:r>
        <w:r w:rsidR="003E5CCF" w:rsidDel="00584B43">
          <w:rPr>
            <w:rFonts w:ascii="Cambria" w:eastAsiaTheme="minorEastAsia" w:hAnsi="Cambria"/>
          </w:rPr>
          <w:delText xml:space="preserve"> The results from the protected data set preserved the ranking of the best model and worst models on MAE, while simple models (SES and DES) moved up in the ranking and more complex models (Auto-ARIMA and RNN) moved down</w:delText>
        </w:r>
      </w:del>
      <w:ins w:id="2158" w:author="Bale,Cameron" w:date="2023-01-25T00:07:00Z">
        <w:r w:rsidR="00584B43">
          <w:rPr>
            <w:rFonts w:ascii="Cambria" w:eastAsiaTheme="minorEastAsia" w:hAnsi="Cambria"/>
          </w:rPr>
          <w:t>he results from the protected data set preserved the ranking of the best model and worst models on MAE, while simple models (SES and DES) moved up in the ranking and more complex models (Auto-ARIMA and RNN) moved down. TES and ARIMA, which explicitly model the seasonality of the series, had the best accuracy</w:t>
        </w:r>
      </w:ins>
      <w:ins w:id="2159" w:author="Bale,Cameron" w:date="2023-01-25T00:08:00Z">
        <w:r w:rsidR="00584B43">
          <w:rPr>
            <w:rFonts w:ascii="Cambria" w:eastAsiaTheme="minorEastAsia" w:hAnsi="Cambria"/>
          </w:rPr>
          <w:t xml:space="preserve"> on the original data</w:t>
        </w:r>
      </w:ins>
      <w:ins w:id="2160" w:author="Bale,Cameron" w:date="2023-01-25T00:07:00Z">
        <w:r w:rsidR="00584B43">
          <w:rPr>
            <w:rFonts w:ascii="Cambria" w:eastAsiaTheme="minorEastAsia" w:hAnsi="Cambria"/>
          </w:rPr>
          <w:t>, which is consistent with the findings of the original M3 competition (</w:t>
        </w:r>
        <w:proofErr w:type="spellStart"/>
        <w:r w:rsidR="00584B43">
          <w:rPr>
            <w:rFonts w:ascii="Cambria" w:eastAsiaTheme="minorEastAsia" w:hAnsi="Cambria"/>
          </w:rPr>
          <w:t>Makridakis</w:t>
        </w:r>
        <w:proofErr w:type="spellEnd"/>
        <w:r w:rsidR="00584B43">
          <w:rPr>
            <w:rFonts w:ascii="Cambria" w:eastAsiaTheme="minorEastAsia" w:hAnsi="Cambria"/>
          </w:rPr>
          <w:t xml:space="preserve"> &amp; </w:t>
        </w:r>
        <w:proofErr w:type="spellStart"/>
        <w:r w:rsidR="00584B43">
          <w:rPr>
            <w:rFonts w:ascii="Cambria" w:eastAsiaTheme="minorEastAsia" w:hAnsi="Cambria"/>
          </w:rPr>
          <w:t>Hibon</w:t>
        </w:r>
        <w:proofErr w:type="spellEnd"/>
        <w:r w:rsidR="00584B43">
          <w:rPr>
            <w:rFonts w:ascii="Cambria" w:eastAsiaTheme="minorEastAsia" w:hAnsi="Cambria"/>
          </w:rPr>
          <w:t>, 2000)</w:t>
        </w:r>
      </w:ins>
      <w:r w:rsidR="003E5CCF">
        <w:rPr>
          <w:rFonts w:ascii="Cambria" w:eastAsiaTheme="minorEastAsia" w:hAnsi="Cambria"/>
        </w:rPr>
        <w:t>.</w:t>
      </w:r>
    </w:p>
    <w:p w14:paraId="7F95471E" w14:textId="77777777" w:rsidR="002B4C7D" w:rsidRDefault="002B4C7D" w:rsidP="00402BB6">
      <w:pPr>
        <w:rPr>
          <w:rFonts w:ascii="Cambria" w:eastAsiaTheme="minorEastAsia" w:hAnsi="Cambria"/>
        </w:rPr>
      </w:pPr>
    </w:p>
    <w:p w14:paraId="03881857" w14:textId="223E130E"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 xml:space="preserve">the rank of each model in terms of MAE and forecast error variance on the original data vs. the </w:t>
      </w:r>
      <w:proofErr w:type="spellStart"/>
      <w:r w:rsidR="0023020A">
        <w:rPr>
          <w:rFonts w:ascii="Cambria" w:eastAsiaTheme="minorEastAsia" w:hAnsi="Cambria"/>
        </w:rPr>
        <w:t>knts</w:t>
      </w:r>
      <w:proofErr w:type="spellEnd"/>
      <w:r w:rsidR="0023020A">
        <w:rPr>
          <w:rFonts w:ascii="Cambria" w:eastAsiaTheme="minorEastAsia" w:hAnsi="Cambria"/>
        </w:rPr>
        <w:t>+ (</w:t>
      </w:r>
      <w:r w:rsidR="0023020A">
        <w:rPr>
          <w:rFonts w:ascii="Cambria" w:eastAsiaTheme="minorEastAsia" w:hAnsi="Cambria"/>
          <w:i/>
          <w:iCs/>
        </w:rPr>
        <w:t>k</w:t>
      </w:r>
      <w:r w:rsidR="0023020A">
        <w:rPr>
          <w:rFonts w:ascii="Cambria" w:eastAsiaTheme="minorEastAsia" w:hAnsi="Cambria"/>
        </w:rPr>
        <w:t>=3) data</w:t>
      </w:r>
      <w:r>
        <w:rPr>
          <w:rFonts w:ascii="Cambria" w:eastAsiaTheme="minorEastAsia" w:hAnsi="Cambria"/>
        </w:rPr>
        <w:t xml:space="preserve">. </w:t>
      </w:r>
      <w:r w:rsidR="00901345">
        <w:rPr>
          <w:rFonts w:ascii="Cambria" w:eastAsiaTheme="minorEastAsia" w:hAnsi="Cambria"/>
        </w:rPr>
        <w:t>The r</w:t>
      </w:r>
      <w:r>
        <w:rPr>
          <w:rFonts w:ascii="Cambria" w:eastAsiaTheme="minorEastAsia" w:hAnsi="Cambria"/>
        </w:rPr>
        <w:t xml:space="preserve">ightmost column contains the average </w:t>
      </w:r>
      <w:del w:id="2161" w:author="Bale,Cameron" w:date="2023-01-25T00:08:00Z">
        <w:r w:rsidDel="00584B43">
          <w:rPr>
            <w:rFonts w:ascii="Cambria" w:eastAsiaTheme="minorEastAsia" w:hAnsi="Cambria"/>
          </w:rPr>
          <w:delText xml:space="preserve">of the </w:delText>
        </w:r>
      </w:del>
      <w:r>
        <w:rPr>
          <w:rFonts w:ascii="Cambria" w:eastAsiaTheme="minorEastAsia" w:hAnsi="Cambria"/>
        </w:rPr>
        <w:t>protected MAE and error variance rank</w:t>
      </w:r>
      <w:del w:id="2162" w:author="Bale,Cameron" w:date="2023-01-25T00:08:00Z">
        <w:r w:rsidDel="00584B43">
          <w:rPr>
            <w:rFonts w:ascii="Cambria" w:eastAsiaTheme="minorEastAsia" w:hAnsi="Cambria"/>
          </w:rPr>
          <w:delText>s</w:delText>
        </w:r>
      </w:del>
      <w:r>
        <w:rPr>
          <w:rFonts w:ascii="Cambria" w:eastAsiaTheme="minorEastAsia" w:hAnsi="Cambria"/>
        </w:rPr>
        <w:t>.</w:t>
      </w:r>
    </w:p>
    <w:tbl>
      <w:tblPr>
        <w:tblStyle w:val="TableGrid"/>
        <w:tblW w:w="0" w:type="auto"/>
        <w:tblLook w:val="04A0" w:firstRow="1" w:lastRow="0" w:firstColumn="1" w:lastColumn="0" w:noHBand="0" w:noVBand="1"/>
      </w:tblPr>
      <w:tblGrid>
        <w:gridCol w:w="1557"/>
        <w:gridCol w:w="1558"/>
        <w:gridCol w:w="1558"/>
        <w:gridCol w:w="1559"/>
        <w:gridCol w:w="1559"/>
        <w:gridCol w:w="1559"/>
      </w:tblGrid>
      <w:tr w:rsidR="00203B27" w14:paraId="38487085" w14:textId="77777777" w:rsidTr="00F675C9">
        <w:tc>
          <w:tcPr>
            <w:tcW w:w="1557" w:type="dxa"/>
          </w:tcPr>
          <w:p w14:paraId="171A7AB4" w14:textId="77777777" w:rsidR="00203B27" w:rsidRDefault="00203B27" w:rsidP="00F675C9">
            <w:pPr>
              <w:jc w:val="center"/>
              <w:rPr>
                <w:rFonts w:ascii="Cambria" w:eastAsiaTheme="minorEastAsia" w:hAnsi="Cambria"/>
              </w:rPr>
            </w:pPr>
          </w:p>
        </w:tc>
        <w:tc>
          <w:tcPr>
            <w:tcW w:w="3116" w:type="dxa"/>
            <w:gridSpan w:val="2"/>
          </w:tcPr>
          <w:p w14:paraId="6DE20E99" w14:textId="77777777" w:rsidR="00203B27" w:rsidRDefault="00203B27" w:rsidP="00F675C9">
            <w:pPr>
              <w:jc w:val="center"/>
              <w:rPr>
                <w:rFonts w:ascii="Cambria" w:eastAsiaTheme="minorEastAsia" w:hAnsi="Cambria"/>
              </w:rPr>
            </w:pPr>
            <w:r>
              <w:rPr>
                <w:rFonts w:ascii="Cambria" w:eastAsiaTheme="minorEastAsia" w:hAnsi="Cambria"/>
              </w:rPr>
              <w:t>MAE Ranks</w:t>
            </w:r>
          </w:p>
        </w:tc>
        <w:tc>
          <w:tcPr>
            <w:tcW w:w="3118" w:type="dxa"/>
            <w:gridSpan w:val="2"/>
          </w:tcPr>
          <w:p w14:paraId="1457012A" w14:textId="77777777" w:rsidR="00203B27" w:rsidRDefault="00203B27" w:rsidP="00F675C9">
            <w:pPr>
              <w:jc w:val="center"/>
              <w:rPr>
                <w:rFonts w:ascii="Cambria" w:eastAsiaTheme="minorEastAsia" w:hAnsi="Cambria"/>
              </w:rPr>
            </w:pPr>
            <w:r>
              <w:rPr>
                <w:rFonts w:ascii="Cambria" w:eastAsiaTheme="minorEastAsia" w:hAnsi="Cambria"/>
              </w:rPr>
              <w:t>Forecast Error Variance Ranks</w:t>
            </w:r>
          </w:p>
        </w:tc>
        <w:tc>
          <w:tcPr>
            <w:tcW w:w="1559" w:type="dxa"/>
          </w:tcPr>
          <w:p w14:paraId="68D46C37" w14:textId="77777777" w:rsidR="00203B27" w:rsidRDefault="00203B27" w:rsidP="00F675C9">
            <w:pPr>
              <w:jc w:val="center"/>
              <w:rPr>
                <w:rFonts w:ascii="Cambria" w:eastAsiaTheme="minorEastAsia" w:hAnsi="Cambria"/>
              </w:rPr>
            </w:pPr>
            <w:r>
              <w:rPr>
                <w:rFonts w:ascii="Cambria" w:eastAsiaTheme="minorEastAsia" w:hAnsi="Cambria"/>
              </w:rPr>
              <w:t>Average Rank</w:t>
            </w:r>
          </w:p>
        </w:tc>
      </w:tr>
      <w:tr w:rsidR="00203B27" w14:paraId="2130912F" w14:textId="77777777" w:rsidTr="00F675C9">
        <w:tc>
          <w:tcPr>
            <w:tcW w:w="1557" w:type="dxa"/>
          </w:tcPr>
          <w:p w14:paraId="4E115F6E" w14:textId="77777777" w:rsidR="00203B27" w:rsidRDefault="00203B27"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203B27" w:rsidRDefault="00203B27"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2AFC7178" w14:textId="77777777" w:rsidR="00203B27" w:rsidRDefault="00203B27" w:rsidP="00F675C9">
            <w:pPr>
              <w:rPr>
                <w:rFonts w:ascii="Cambria" w:eastAsiaTheme="minorEastAsia" w:hAnsi="Cambria"/>
              </w:rPr>
            </w:pPr>
            <w:r>
              <w:rPr>
                <w:rFonts w:ascii="Cambria" w:eastAsiaTheme="minorEastAsia" w:hAnsi="Cambria"/>
              </w:rPr>
              <w:t>Original</w:t>
            </w:r>
          </w:p>
        </w:tc>
        <w:tc>
          <w:tcPr>
            <w:tcW w:w="1559" w:type="dxa"/>
          </w:tcPr>
          <w:p w14:paraId="3199DF96"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772352E8" w14:textId="77777777" w:rsidR="00203B27" w:rsidRDefault="00203B27" w:rsidP="00F675C9">
            <w:pPr>
              <w:rPr>
                <w:rFonts w:ascii="Cambria" w:eastAsiaTheme="minorEastAsia" w:hAnsi="Cambria"/>
              </w:rPr>
            </w:pPr>
            <w:r>
              <w:rPr>
                <w:rFonts w:ascii="Cambria" w:eastAsiaTheme="minorEastAsia" w:hAnsi="Cambria"/>
              </w:rPr>
              <w:t>Protected</w:t>
            </w:r>
          </w:p>
        </w:tc>
      </w:tr>
      <w:tr w:rsidR="00203B27" w14:paraId="3579832B" w14:textId="77777777" w:rsidTr="00F675C9">
        <w:tc>
          <w:tcPr>
            <w:tcW w:w="1557" w:type="dxa"/>
          </w:tcPr>
          <w:p w14:paraId="5F3E7823" w14:textId="77777777" w:rsidR="00203B27" w:rsidRDefault="00203B27" w:rsidP="00F675C9">
            <w:pPr>
              <w:rPr>
                <w:rFonts w:ascii="Cambria" w:eastAsiaTheme="minorEastAsia" w:hAnsi="Cambria"/>
              </w:rPr>
            </w:pPr>
            <w:r>
              <w:rPr>
                <w:rFonts w:ascii="Cambria" w:eastAsiaTheme="minorEastAsia" w:hAnsi="Cambria"/>
              </w:rPr>
              <w:t>TES</w:t>
            </w:r>
          </w:p>
        </w:tc>
        <w:tc>
          <w:tcPr>
            <w:tcW w:w="1558" w:type="dxa"/>
          </w:tcPr>
          <w:p w14:paraId="7A93BC2A" w14:textId="77777777" w:rsidR="00203B27" w:rsidRDefault="00203B27" w:rsidP="00F675C9">
            <w:pPr>
              <w:rPr>
                <w:rFonts w:ascii="Cambria" w:eastAsiaTheme="minorEastAsia" w:hAnsi="Cambria"/>
              </w:rPr>
            </w:pPr>
            <w:r>
              <w:rPr>
                <w:rFonts w:ascii="Cambria" w:eastAsiaTheme="minorEastAsia" w:hAnsi="Cambria"/>
              </w:rPr>
              <w:t>1</w:t>
            </w:r>
          </w:p>
        </w:tc>
        <w:tc>
          <w:tcPr>
            <w:tcW w:w="1558" w:type="dxa"/>
          </w:tcPr>
          <w:p w14:paraId="10A69537" w14:textId="13680C58" w:rsidR="00203B27" w:rsidRDefault="00973785" w:rsidP="00F675C9">
            <w:pPr>
              <w:rPr>
                <w:rFonts w:ascii="Cambria" w:eastAsiaTheme="minorEastAsia" w:hAnsi="Cambria"/>
              </w:rPr>
            </w:pPr>
            <w:r>
              <w:rPr>
                <w:rFonts w:ascii="Cambria" w:eastAsiaTheme="minorEastAsia" w:hAnsi="Cambria"/>
              </w:rPr>
              <w:t>1</w:t>
            </w:r>
          </w:p>
        </w:tc>
        <w:tc>
          <w:tcPr>
            <w:tcW w:w="1559" w:type="dxa"/>
          </w:tcPr>
          <w:p w14:paraId="61B71F7E" w14:textId="77777777" w:rsidR="00203B27" w:rsidRDefault="00203B27" w:rsidP="00F675C9">
            <w:pPr>
              <w:rPr>
                <w:rFonts w:ascii="Cambria" w:eastAsiaTheme="minorEastAsia" w:hAnsi="Cambria"/>
              </w:rPr>
            </w:pPr>
            <w:r>
              <w:rPr>
                <w:rFonts w:ascii="Cambria" w:eastAsiaTheme="minorEastAsia" w:hAnsi="Cambria"/>
              </w:rPr>
              <w:t>2</w:t>
            </w:r>
          </w:p>
        </w:tc>
        <w:tc>
          <w:tcPr>
            <w:tcW w:w="1559" w:type="dxa"/>
          </w:tcPr>
          <w:p w14:paraId="49400DAC" w14:textId="50BE5C4E" w:rsidR="00203B27" w:rsidRDefault="00973785" w:rsidP="00F675C9">
            <w:pPr>
              <w:rPr>
                <w:rFonts w:ascii="Cambria" w:eastAsiaTheme="minorEastAsia" w:hAnsi="Cambria"/>
              </w:rPr>
            </w:pPr>
            <w:r>
              <w:rPr>
                <w:rFonts w:ascii="Cambria" w:eastAsiaTheme="minorEastAsia" w:hAnsi="Cambria"/>
              </w:rPr>
              <w:t>4</w:t>
            </w:r>
          </w:p>
        </w:tc>
        <w:tc>
          <w:tcPr>
            <w:tcW w:w="1559" w:type="dxa"/>
          </w:tcPr>
          <w:p w14:paraId="395964B7" w14:textId="31E7F4AD" w:rsidR="00203B27" w:rsidRDefault="00482AF3" w:rsidP="00F675C9">
            <w:pPr>
              <w:rPr>
                <w:rFonts w:ascii="Cambria" w:eastAsiaTheme="minorEastAsia" w:hAnsi="Cambria"/>
              </w:rPr>
            </w:pPr>
            <w:r>
              <w:rPr>
                <w:rFonts w:ascii="Cambria" w:eastAsiaTheme="minorEastAsia" w:hAnsi="Cambria"/>
              </w:rPr>
              <w:t>2.5</w:t>
            </w:r>
          </w:p>
        </w:tc>
      </w:tr>
      <w:tr w:rsidR="00203B27" w14:paraId="512A3ED3" w14:textId="77777777" w:rsidTr="00F675C9">
        <w:tc>
          <w:tcPr>
            <w:tcW w:w="1557" w:type="dxa"/>
          </w:tcPr>
          <w:p w14:paraId="11A9D56D" w14:textId="77777777" w:rsidR="00203B27" w:rsidRDefault="00203B27" w:rsidP="00F675C9">
            <w:pPr>
              <w:rPr>
                <w:rFonts w:ascii="Cambria" w:eastAsiaTheme="minorEastAsia" w:hAnsi="Cambria"/>
              </w:rPr>
            </w:pPr>
            <w:r>
              <w:rPr>
                <w:rFonts w:ascii="Cambria" w:eastAsiaTheme="minorEastAsia" w:hAnsi="Cambria"/>
              </w:rPr>
              <w:t>ARIMA</w:t>
            </w:r>
          </w:p>
        </w:tc>
        <w:tc>
          <w:tcPr>
            <w:tcW w:w="1558" w:type="dxa"/>
          </w:tcPr>
          <w:p w14:paraId="3B6D710B" w14:textId="77777777" w:rsidR="00203B27" w:rsidRDefault="00203B27" w:rsidP="00F675C9">
            <w:pPr>
              <w:rPr>
                <w:rFonts w:ascii="Cambria" w:eastAsiaTheme="minorEastAsia" w:hAnsi="Cambria"/>
              </w:rPr>
            </w:pPr>
            <w:r>
              <w:rPr>
                <w:rFonts w:ascii="Cambria" w:eastAsiaTheme="minorEastAsia" w:hAnsi="Cambria"/>
              </w:rPr>
              <w:t>2</w:t>
            </w:r>
          </w:p>
        </w:tc>
        <w:tc>
          <w:tcPr>
            <w:tcW w:w="1558" w:type="dxa"/>
          </w:tcPr>
          <w:p w14:paraId="7096808B" w14:textId="2AA2709C" w:rsidR="00203B27" w:rsidRDefault="00980310" w:rsidP="00F675C9">
            <w:pPr>
              <w:rPr>
                <w:rFonts w:ascii="Cambria" w:eastAsiaTheme="minorEastAsia" w:hAnsi="Cambria"/>
              </w:rPr>
            </w:pPr>
            <w:r>
              <w:rPr>
                <w:rFonts w:ascii="Cambria" w:eastAsiaTheme="minorEastAsia" w:hAnsi="Cambria"/>
              </w:rPr>
              <w:t>4</w:t>
            </w:r>
          </w:p>
        </w:tc>
        <w:tc>
          <w:tcPr>
            <w:tcW w:w="1559" w:type="dxa"/>
          </w:tcPr>
          <w:p w14:paraId="58CE549F" w14:textId="77777777" w:rsidR="00203B27" w:rsidRDefault="00203B27" w:rsidP="00F675C9">
            <w:pPr>
              <w:rPr>
                <w:rFonts w:ascii="Cambria" w:eastAsiaTheme="minorEastAsia" w:hAnsi="Cambria"/>
              </w:rPr>
            </w:pPr>
            <w:r>
              <w:rPr>
                <w:rFonts w:ascii="Cambria" w:eastAsiaTheme="minorEastAsia" w:hAnsi="Cambria"/>
              </w:rPr>
              <w:t>1</w:t>
            </w:r>
          </w:p>
        </w:tc>
        <w:tc>
          <w:tcPr>
            <w:tcW w:w="1559" w:type="dxa"/>
          </w:tcPr>
          <w:p w14:paraId="7E9148FA" w14:textId="34C6C965" w:rsidR="00203B27" w:rsidRDefault="00973785" w:rsidP="00F675C9">
            <w:pPr>
              <w:rPr>
                <w:rFonts w:ascii="Cambria" w:eastAsiaTheme="minorEastAsia" w:hAnsi="Cambria"/>
              </w:rPr>
            </w:pPr>
            <w:r>
              <w:rPr>
                <w:rFonts w:ascii="Cambria" w:eastAsiaTheme="minorEastAsia" w:hAnsi="Cambria"/>
              </w:rPr>
              <w:t>1</w:t>
            </w:r>
          </w:p>
        </w:tc>
        <w:tc>
          <w:tcPr>
            <w:tcW w:w="1559" w:type="dxa"/>
          </w:tcPr>
          <w:p w14:paraId="26A98A45" w14:textId="4928EE6C" w:rsidR="00203B27" w:rsidRDefault="00482AF3" w:rsidP="00F675C9">
            <w:pPr>
              <w:rPr>
                <w:rFonts w:ascii="Cambria" w:eastAsiaTheme="minorEastAsia" w:hAnsi="Cambria"/>
              </w:rPr>
            </w:pPr>
            <w:r>
              <w:rPr>
                <w:rFonts w:ascii="Cambria" w:eastAsiaTheme="minorEastAsia" w:hAnsi="Cambria"/>
              </w:rPr>
              <w:t>2.5</w:t>
            </w:r>
          </w:p>
        </w:tc>
      </w:tr>
      <w:tr w:rsidR="00203B27" w14:paraId="19958B0C" w14:textId="77777777" w:rsidTr="00F675C9">
        <w:tc>
          <w:tcPr>
            <w:tcW w:w="1557" w:type="dxa"/>
          </w:tcPr>
          <w:p w14:paraId="5CB9029C" w14:textId="77777777" w:rsidR="00203B27" w:rsidRDefault="00203B27" w:rsidP="00F675C9">
            <w:pPr>
              <w:rPr>
                <w:rFonts w:ascii="Cambria" w:eastAsiaTheme="minorEastAsia" w:hAnsi="Cambria"/>
              </w:rPr>
            </w:pPr>
            <w:r>
              <w:rPr>
                <w:rFonts w:ascii="Cambria" w:eastAsiaTheme="minorEastAsia" w:hAnsi="Cambria"/>
              </w:rPr>
              <w:t>RNN</w:t>
            </w:r>
          </w:p>
        </w:tc>
        <w:tc>
          <w:tcPr>
            <w:tcW w:w="1558" w:type="dxa"/>
          </w:tcPr>
          <w:p w14:paraId="40A61255" w14:textId="77777777" w:rsidR="00203B27" w:rsidRDefault="00203B27" w:rsidP="00F675C9">
            <w:pPr>
              <w:rPr>
                <w:rFonts w:ascii="Cambria" w:eastAsiaTheme="minorEastAsia" w:hAnsi="Cambria"/>
              </w:rPr>
            </w:pPr>
            <w:r>
              <w:rPr>
                <w:rFonts w:ascii="Cambria" w:eastAsiaTheme="minorEastAsia" w:hAnsi="Cambria"/>
              </w:rPr>
              <w:t>3</w:t>
            </w:r>
          </w:p>
        </w:tc>
        <w:tc>
          <w:tcPr>
            <w:tcW w:w="1558" w:type="dxa"/>
          </w:tcPr>
          <w:p w14:paraId="3E1A23CA" w14:textId="424F910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0BDBDF37" w14:textId="77777777" w:rsidR="00203B27" w:rsidRDefault="00203B27" w:rsidP="00F675C9">
            <w:pPr>
              <w:rPr>
                <w:rFonts w:ascii="Cambria" w:eastAsiaTheme="minorEastAsia" w:hAnsi="Cambria"/>
              </w:rPr>
            </w:pPr>
            <w:r>
              <w:rPr>
                <w:rFonts w:ascii="Cambria" w:eastAsiaTheme="minorEastAsia" w:hAnsi="Cambria"/>
              </w:rPr>
              <w:t>5</w:t>
            </w:r>
          </w:p>
        </w:tc>
        <w:tc>
          <w:tcPr>
            <w:tcW w:w="1559" w:type="dxa"/>
          </w:tcPr>
          <w:p w14:paraId="0D0F0ADD" w14:textId="27409F8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15207783" w14:textId="2A05A646" w:rsidR="00203B27" w:rsidRDefault="00482AF3" w:rsidP="00F675C9">
            <w:pPr>
              <w:rPr>
                <w:rFonts w:ascii="Cambria" w:eastAsiaTheme="minorEastAsia" w:hAnsi="Cambria"/>
              </w:rPr>
            </w:pPr>
            <w:r>
              <w:rPr>
                <w:rFonts w:ascii="Cambria" w:eastAsiaTheme="minorEastAsia" w:hAnsi="Cambria"/>
              </w:rPr>
              <w:t>5</w:t>
            </w:r>
          </w:p>
        </w:tc>
      </w:tr>
      <w:tr w:rsidR="00203B27" w14:paraId="370FFBF4" w14:textId="77777777" w:rsidTr="00F675C9">
        <w:tc>
          <w:tcPr>
            <w:tcW w:w="1557" w:type="dxa"/>
          </w:tcPr>
          <w:p w14:paraId="19041684" w14:textId="77777777" w:rsidR="00203B27" w:rsidRDefault="00203B27" w:rsidP="00F675C9">
            <w:pPr>
              <w:rPr>
                <w:rFonts w:ascii="Cambria" w:eastAsiaTheme="minorEastAsia" w:hAnsi="Cambria"/>
              </w:rPr>
            </w:pPr>
            <w:r>
              <w:rPr>
                <w:rFonts w:ascii="Cambria" w:eastAsiaTheme="minorEastAsia" w:hAnsi="Cambria"/>
              </w:rPr>
              <w:t>DES</w:t>
            </w:r>
          </w:p>
        </w:tc>
        <w:tc>
          <w:tcPr>
            <w:tcW w:w="1558" w:type="dxa"/>
          </w:tcPr>
          <w:p w14:paraId="4CE0808C" w14:textId="77777777" w:rsidR="00203B27" w:rsidRDefault="00203B27" w:rsidP="00F675C9">
            <w:pPr>
              <w:rPr>
                <w:rFonts w:ascii="Cambria" w:eastAsiaTheme="minorEastAsia" w:hAnsi="Cambria"/>
              </w:rPr>
            </w:pPr>
            <w:r>
              <w:rPr>
                <w:rFonts w:ascii="Cambria" w:eastAsiaTheme="minorEastAsia" w:hAnsi="Cambria"/>
              </w:rPr>
              <w:t>4</w:t>
            </w:r>
          </w:p>
        </w:tc>
        <w:tc>
          <w:tcPr>
            <w:tcW w:w="1558" w:type="dxa"/>
          </w:tcPr>
          <w:p w14:paraId="5BB05658" w14:textId="35C88367" w:rsidR="00203B27" w:rsidRDefault="00980310" w:rsidP="00F675C9">
            <w:pPr>
              <w:rPr>
                <w:rFonts w:ascii="Cambria" w:eastAsiaTheme="minorEastAsia" w:hAnsi="Cambria"/>
              </w:rPr>
            </w:pPr>
            <w:r>
              <w:rPr>
                <w:rFonts w:ascii="Cambria" w:eastAsiaTheme="minorEastAsia" w:hAnsi="Cambria"/>
              </w:rPr>
              <w:t>2</w:t>
            </w:r>
          </w:p>
        </w:tc>
        <w:tc>
          <w:tcPr>
            <w:tcW w:w="1559" w:type="dxa"/>
          </w:tcPr>
          <w:p w14:paraId="16ED65DB" w14:textId="77777777" w:rsidR="00203B27" w:rsidRDefault="00203B27" w:rsidP="00F675C9">
            <w:pPr>
              <w:rPr>
                <w:rFonts w:ascii="Cambria" w:eastAsiaTheme="minorEastAsia" w:hAnsi="Cambria"/>
              </w:rPr>
            </w:pPr>
            <w:r>
              <w:rPr>
                <w:rFonts w:ascii="Cambria" w:eastAsiaTheme="minorEastAsia" w:hAnsi="Cambria"/>
              </w:rPr>
              <w:t>3</w:t>
            </w:r>
          </w:p>
        </w:tc>
        <w:tc>
          <w:tcPr>
            <w:tcW w:w="1559" w:type="dxa"/>
          </w:tcPr>
          <w:p w14:paraId="2C694E03" w14:textId="7F147C76" w:rsidR="00203B27" w:rsidRDefault="00203B27" w:rsidP="00F675C9">
            <w:pPr>
              <w:rPr>
                <w:rFonts w:ascii="Cambria" w:eastAsiaTheme="minorEastAsia" w:hAnsi="Cambria"/>
              </w:rPr>
            </w:pPr>
            <w:r>
              <w:rPr>
                <w:rFonts w:ascii="Cambria" w:eastAsiaTheme="minorEastAsia" w:hAnsi="Cambria"/>
              </w:rPr>
              <w:t>2</w:t>
            </w:r>
          </w:p>
        </w:tc>
        <w:tc>
          <w:tcPr>
            <w:tcW w:w="1559" w:type="dxa"/>
          </w:tcPr>
          <w:p w14:paraId="5EE29F8E" w14:textId="258A4A79" w:rsidR="00203B27" w:rsidRDefault="00482AF3" w:rsidP="00F675C9">
            <w:pPr>
              <w:rPr>
                <w:rFonts w:ascii="Cambria" w:eastAsiaTheme="minorEastAsia" w:hAnsi="Cambria"/>
              </w:rPr>
            </w:pPr>
            <w:r>
              <w:rPr>
                <w:rFonts w:ascii="Cambria" w:eastAsiaTheme="minorEastAsia" w:hAnsi="Cambria"/>
              </w:rPr>
              <w:t>2</w:t>
            </w:r>
          </w:p>
        </w:tc>
      </w:tr>
      <w:tr w:rsidR="00203B27" w14:paraId="09167E93" w14:textId="77777777" w:rsidTr="00F675C9">
        <w:tc>
          <w:tcPr>
            <w:tcW w:w="1557" w:type="dxa"/>
          </w:tcPr>
          <w:p w14:paraId="7B4192A8" w14:textId="77777777" w:rsidR="00203B27" w:rsidRDefault="00203B27" w:rsidP="00F675C9">
            <w:pPr>
              <w:rPr>
                <w:rFonts w:ascii="Cambria" w:eastAsiaTheme="minorEastAsia" w:hAnsi="Cambria"/>
              </w:rPr>
            </w:pPr>
            <w:r>
              <w:rPr>
                <w:rFonts w:ascii="Cambria" w:eastAsiaTheme="minorEastAsia" w:hAnsi="Cambria"/>
              </w:rPr>
              <w:t>SES</w:t>
            </w:r>
          </w:p>
        </w:tc>
        <w:tc>
          <w:tcPr>
            <w:tcW w:w="1558" w:type="dxa"/>
          </w:tcPr>
          <w:p w14:paraId="1DA44120" w14:textId="77777777" w:rsidR="00203B27" w:rsidRDefault="00203B27" w:rsidP="00F675C9">
            <w:pPr>
              <w:rPr>
                <w:rFonts w:ascii="Cambria" w:eastAsiaTheme="minorEastAsia" w:hAnsi="Cambria"/>
              </w:rPr>
            </w:pPr>
            <w:r>
              <w:rPr>
                <w:rFonts w:ascii="Cambria" w:eastAsiaTheme="minorEastAsia" w:hAnsi="Cambria"/>
              </w:rPr>
              <w:t>5</w:t>
            </w:r>
          </w:p>
        </w:tc>
        <w:tc>
          <w:tcPr>
            <w:tcW w:w="1558" w:type="dxa"/>
          </w:tcPr>
          <w:p w14:paraId="41633979" w14:textId="4557C24C" w:rsidR="00203B27" w:rsidRDefault="00973785" w:rsidP="00F675C9">
            <w:pPr>
              <w:rPr>
                <w:rFonts w:ascii="Cambria" w:eastAsiaTheme="minorEastAsia" w:hAnsi="Cambria"/>
              </w:rPr>
            </w:pPr>
            <w:r>
              <w:rPr>
                <w:rFonts w:ascii="Cambria" w:eastAsiaTheme="minorEastAsia" w:hAnsi="Cambria"/>
              </w:rPr>
              <w:t>3</w:t>
            </w:r>
          </w:p>
        </w:tc>
        <w:tc>
          <w:tcPr>
            <w:tcW w:w="1559" w:type="dxa"/>
          </w:tcPr>
          <w:p w14:paraId="16A0B06D" w14:textId="77777777" w:rsidR="00203B27" w:rsidRDefault="00203B27" w:rsidP="00F675C9">
            <w:pPr>
              <w:rPr>
                <w:rFonts w:ascii="Cambria" w:eastAsiaTheme="minorEastAsia" w:hAnsi="Cambria"/>
              </w:rPr>
            </w:pPr>
            <w:r>
              <w:rPr>
                <w:rFonts w:ascii="Cambria" w:eastAsiaTheme="minorEastAsia" w:hAnsi="Cambria"/>
              </w:rPr>
              <w:t>4</w:t>
            </w:r>
          </w:p>
        </w:tc>
        <w:tc>
          <w:tcPr>
            <w:tcW w:w="1559" w:type="dxa"/>
          </w:tcPr>
          <w:p w14:paraId="2D9CF46E" w14:textId="06D3802D" w:rsidR="00203B27" w:rsidRDefault="00203B27" w:rsidP="00F675C9">
            <w:pPr>
              <w:rPr>
                <w:rFonts w:ascii="Cambria" w:eastAsiaTheme="minorEastAsia" w:hAnsi="Cambria"/>
              </w:rPr>
            </w:pPr>
            <w:r>
              <w:rPr>
                <w:rFonts w:ascii="Cambria" w:eastAsiaTheme="minorEastAsia" w:hAnsi="Cambria"/>
              </w:rPr>
              <w:t>3</w:t>
            </w:r>
          </w:p>
        </w:tc>
        <w:tc>
          <w:tcPr>
            <w:tcW w:w="1559" w:type="dxa"/>
          </w:tcPr>
          <w:p w14:paraId="7959E797" w14:textId="7AE8F62A" w:rsidR="00203B27" w:rsidRDefault="00482AF3" w:rsidP="00F675C9">
            <w:pPr>
              <w:rPr>
                <w:rFonts w:ascii="Cambria" w:eastAsiaTheme="minorEastAsia" w:hAnsi="Cambria"/>
              </w:rPr>
            </w:pPr>
            <w:r>
              <w:rPr>
                <w:rFonts w:ascii="Cambria" w:eastAsiaTheme="minorEastAsia" w:hAnsi="Cambria"/>
              </w:rPr>
              <w:t>3</w:t>
            </w:r>
          </w:p>
        </w:tc>
      </w:tr>
      <w:tr w:rsidR="00203B27" w14:paraId="309175C9" w14:textId="77777777" w:rsidTr="00F675C9">
        <w:tc>
          <w:tcPr>
            <w:tcW w:w="1557" w:type="dxa"/>
          </w:tcPr>
          <w:p w14:paraId="3F02847A" w14:textId="77777777" w:rsidR="00203B27" w:rsidRDefault="00203B27" w:rsidP="00F675C9">
            <w:pPr>
              <w:rPr>
                <w:rFonts w:ascii="Cambria" w:eastAsiaTheme="minorEastAsia" w:hAnsi="Cambria"/>
              </w:rPr>
            </w:pPr>
            <w:r>
              <w:rPr>
                <w:rFonts w:ascii="Cambria" w:eastAsiaTheme="minorEastAsia" w:hAnsi="Cambria"/>
              </w:rPr>
              <w:t>LGBM</w:t>
            </w:r>
          </w:p>
        </w:tc>
        <w:tc>
          <w:tcPr>
            <w:tcW w:w="1558" w:type="dxa"/>
          </w:tcPr>
          <w:p w14:paraId="5EA10333" w14:textId="77777777" w:rsidR="00203B27" w:rsidRDefault="00203B27" w:rsidP="00F675C9">
            <w:pPr>
              <w:rPr>
                <w:rFonts w:ascii="Cambria" w:eastAsiaTheme="minorEastAsia" w:hAnsi="Cambria"/>
              </w:rPr>
            </w:pPr>
            <w:r>
              <w:rPr>
                <w:rFonts w:ascii="Cambria" w:eastAsiaTheme="minorEastAsia" w:hAnsi="Cambria"/>
              </w:rPr>
              <w:t>6</w:t>
            </w:r>
          </w:p>
        </w:tc>
        <w:tc>
          <w:tcPr>
            <w:tcW w:w="1558" w:type="dxa"/>
          </w:tcPr>
          <w:p w14:paraId="6204B549" w14:textId="5638B5D2" w:rsidR="00203B27" w:rsidRDefault="00973785" w:rsidP="00F675C9">
            <w:pPr>
              <w:rPr>
                <w:rFonts w:ascii="Cambria" w:eastAsiaTheme="minorEastAsia" w:hAnsi="Cambria"/>
              </w:rPr>
            </w:pPr>
            <w:r>
              <w:rPr>
                <w:rFonts w:ascii="Cambria" w:eastAsiaTheme="minorEastAsia" w:hAnsi="Cambria"/>
              </w:rPr>
              <w:t>6</w:t>
            </w:r>
          </w:p>
        </w:tc>
        <w:tc>
          <w:tcPr>
            <w:tcW w:w="1559" w:type="dxa"/>
          </w:tcPr>
          <w:p w14:paraId="69AB91BA" w14:textId="77777777" w:rsidR="00203B27" w:rsidRDefault="00203B27" w:rsidP="00F675C9">
            <w:pPr>
              <w:rPr>
                <w:rFonts w:ascii="Cambria" w:eastAsiaTheme="minorEastAsia" w:hAnsi="Cambria"/>
              </w:rPr>
            </w:pPr>
            <w:r>
              <w:rPr>
                <w:rFonts w:ascii="Cambria" w:eastAsiaTheme="minorEastAsia" w:hAnsi="Cambria"/>
              </w:rPr>
              <w:t>7</w:t>
            </w:r>
          </w:p>
        </w:tc>
        <w:tc>
          <w:tcPr>
            <w:tcW w:w="1559" w:type="dxa"/>
          </w:tcPr>
          <w:p w14:paraId="76026F19" w14:textId="58A43033" w:rsidR="00203B27" w:rsidRDefault="00973785" w:rsidP="00F675C9">
            <w:pPr>
              <w:rPr>
                <w:rFonts w:ascii="Cambria" w:eastAsiaTheme="minorEastAsia" w:hAnsi="Cambria"/>
              </w:rPr>
            </w:pPr>
            <w:r>
              <w:rPr>
                <w:rFonts w:ascii="Cambria" w:eastAsiaTheme="minorEastAsia" w:hAnsi="Cambria"/>
              </w:rPr>
              <w:t>6</w:t>
            </w:r>
          </w:p>
        </w:tc>
        <w:tc>
          <w:tcPr>
            <w:tcW w:w="1559" w:type="dxa"/>
          </w:tcPr>
          <w:p w14:paraId="566D0CD0" w14:textId="1E1E6C5D" w:rsidR="00203B27" w:rsidRDefault="00482AF3" w:rsidP="00F675C9">
            <w:pPr>
              <w:rPr>
                <w:rFonts w:ascii="Cambria" w:eastAsiaTheme="minorEastAsia" w:hAnsi="Cambria"/>
              </w:rPr>
            </w:pPr>
            <w:r>
              <w:rPr>
                <w:rFonts w:ascii="Cambria" w:eastAsiaTheme="minorEastAsia" w:hAnsi="Cambria"/>
              </w:rPr>
              <w:t>6</w:t>
            </w:r>
          </w:p>
        </w:tc>
      </w:tr>
      <w:tr w:rsidR="00203B27" w14:paraId="145A18D5" w14:textId="77777777" w:rsidTr="00F675C9">
        <w:tc>
          <w:tcPr>
            <w:tcW w:w="1557" w:type="dxa"/>
          </w:tcPr>
          <w:p w14:paraId="57605AE9" w14:textId="77777777" w:rsidR="00203B27" w:rsidRDefault="00203B27" w:rsidP="00F675C9">
            <w:pPr>
              <w:rPr>
                <w:rFonts w:ascii="Cambria" w:eastAsiaTheme="minorEastAsia" w:hAnsi="Cambria"/>
              </w:rPr>
            </w:pPr>
            <w:r>
              <w:rPr>
                <w:rFonts w:ascii="Cambria" w:eastAsiaTheme="minorEastAsia" w:hAnsi="Cambria"/>
              </w:rPr>
              <w:t>VAR</w:t>
            </w:r>
          </w:p>
        </w:tc>
        <w:tc>
          <w:tcPr>
            <w:tcW w:w="1558" w:type="dxa"/>
          </w:tcPr>
          <w:p w14:paraId="268C9402" w14:textId="77777777" w:rsidR="00203B27" w:rsidRDefault="00203B27" w:rsidP="00F675C9">
            <w:pPr>
              <w:rPr>
                <w:rFonts w:ascii="Cambria" w:eastAsiaTheme="minorEastAsia" w:hAnsi="Cambria"/>
              </w:rPr>
            </w:pPr>
            <w:r>
              <w:rPr>
                <w:rFonts w:ascii="Cambria" w:eastAsiaTheme="minorEastAsia" w:hAnsi="Cambria"/>
              </w:rPr>
              <w:t>7</w:t>
            </w:r>
          </w:p>
        </w:tc>
        <w:tc>
          <w:tcPr>
            <w:tcW w:w="1558" w:type="dxa"/>
          </w:tcPr>
          <w:p w14:paraId="7A16D1C3" w14:textId="102FF1EC" w:rsidR="00203B27" w:rsidRDefault="00203B27" w:rsidP="00F675C9">
            <w:pPr>
              <w:rPr>
                <w:rFonts w:ascii="Cambria" w:eastAsiaTheme="minorEastAsia" w:hAnsi="Cambria"/>
              </w:rPr>
            </w:pPr>
            <w:r>
              <w:rPr>
                <w:rFonts w:ascii="Cambria" w:eastAsiaTheme="minorEastAsia" w:hAnsi="Cambria"/>
              </w:rPr>
              <w:t>7</w:t>
            </w:r>
          </w:p>
        </w:tc>
        <w:tc>
          <w:tcPr>
            <w:tcW w:w="1559" w:type="dxa"/>
          </w:tcPr>
          <w:p w14:paraId="587A1927" w14:textId="77777777" w:rsidR="00203B27" w:rsidRDefault="00203B27" w:rsidP="00F675C9">
            <w:pPr>
              <w:rPr>
                <w:rFonts w:ascii="Cambria" w:eastAsiaTheme="minorEastAsia" w:hAnsi="Cambria"/>
              </w:rPr>
            </w:pPr>
            <w:r>
              <w:rPr>
                <w:rFonts w:ascii="Cambria" w:eastAsiaTheme="minorEastAsia" w:hAnsi="Cambria"/>
              </w:rPr>
              <w:t>6</w:t>
            </w:r>
          </w:p>
        </w:tc>
        <w:tc>
          <w:tcPr>
            <w:tcW w:w="1559" w:type="dxa"/>
          </w:tcPr>
          <w:p w14:paraId="5F23DBFC" w14:textId="37E8BDC4" w:rsidR="00203B27" w:rsidRDefault="00980310" w:rsidP="00F675C9">
            <w:pPr>
              <w:rPr>
                <w:rFonts w:ascii="Cambria" w:eastAsiaTheme="minorEastAsia" w:hAnsi="Cambria"/>
              </w:rPr>
            </w:pPr>
            <w:r>
              <w:rPr>
                <w:rFonts w:ascii="Cambria" w:eastAsiaTheme="minorEastAsia" w:hAnsi="Cambria"/>
              </w:rPr>
              <w:t>7</w:t>
            </w:r>
          </w:p>
        </w:tc>
        <w:tc>
          <w:tcPr>
            <w:tcW w:w="1559" w:type="dxa"/>
          </w:tcPr>
          <w:p w14:paraId="7DBB452F" w14:textId="38A6F084" w:rsidR="00203B27" w:rsidRDefault="00980310" w:rsidP="00F675C9">
            <w:pPr>
              <w:rPr>
                <w:rFonts w:ascii="Cambria" w:eastAsiaTheme="minorEastAsia" w:hAnsi="Cambria"/>
              </w:rPr>
            </w:pPr>
            <w:r>
              <w:rPr>
                <w:rFonts w:ascii="Cambria" w:eastAsiaTheme="minorEastAsia" w:hAnsi="Cambria"/>
              </w:rPr>
              <w:t>7</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5FFB409C" w14:textId="053A819F" w:rsidR="003E5CCF" w:rsidRDefault="003E5CCF" w:rsidP="002610ED">
      <w:pPr>
        <w:rPr>
          <w:rFonts w:ascii="Cambria" w:eastAsiaTheme="minorEastAsia" w:hAnsi="Cambria"/>
        </w:rPr>
      </w:pPr>
      <w:r>
        <w:rPr>
          <w:rFonts w:ascii="Cambria" w:eastAsiaTheme="minorEastAsia" w:hAnsi="Cambria"/>
        </w:rPr>
        <w:t xml:space="preserve">We </w:t>
      </w:r>
      <w:del w:id="2163" w:author="Bale,Cameron" w:date="2023-01-25T00:08:00Z">
        <w:r w:rsidDel="00584B43">
          <w:rPr>
            <w:rFonts w:ascii="Cambria" w:eastAsiaTheme="minorEastAsia" w:hAnsi="Cambria"/>
          </w:rPr>
          <w:delText xml:space="preserve">also </w:delText>
        </w:r>
      </w:del>
      <w:r>
        <w:rPr>
          <w:rFonts w:ascii="Cambria" w:eastAsiaTheme="minorEastAsia" w:hAnsi="Cambria"/>
        </w:rPr>
        <w:t xml:space="preserve">display the rank of each model based on forecast error variance in Table 5. TES and ARIMA had the lowest error variance on the original data, and ARIMA maintained this ranking on the protected data. TES, however, fell behind simpler </w:t>
      </w:r>
      <w:del w:id="2164" w:author="Bale,Cameron" w:date="2023-01-25T00:09:00Z">
        <w:r w:rsidDel="00584B43">
          <w:rPr>
            <w:rFonts w:ascii="Cambria" w:eastAsiaTheme="minorEastAsia" w:hAnsi="Cambria"/>
          </w:rPr>
          <w:delText xml:space="preserve">methods </w:delText>
        </w:r>
      </w:del>
      <w:ins w:id="2165" w:author="Bale,Cameron" w:date="2023-01-25T00:09:00Z">
        <w:r w:rsidR="00584B43">
          <w:rPr>
            <w:rFonts w:ascii="Cambria" w:eastAsiaTheme="minorEastAsia" w:hAnsi="Cambria"/>
          </w:rPr>
          <w:t>models</w:t>
        </w:r>
        <w:r w:rsidR="00584B43">
          <w:rPr>
            <w:rFonts w:ascii="Cambria" w:eastAsiaTheme="minorEastAsia" w:hAnsi="Cambria"/>
          </w:rPr>
          <w:t xml:space="preserve"> </w:t>
        </w:r>
      </w:ins>
      <w:r>
        <w:rPr>
          <w:rFonts w:ascii="Cambria" w:eastAsiaTheme="minorEastAsia" w:hAnsi="Cambria"/>
        </w:rPr>
        <w:t>(DES and SES). The error variance rankings of RNN, LGBM, and VAR remained the lowest. Overall, simpler models such as DES tended to perform the best on the protected version of this data.</w:t>
      </w:r>
    </w:p>
    <w:p w14:paraId="71B07999" w14:textId="77777777" w:rsidR="00E00F04" w:rsidRDefault="00E00F04" w:rsidP="002610ED">
      <w:pPr>
        <w:rPr>
          <w:rFonts w:ascii="Cambria" w:eastAsiaTheme="minorEastAsia" w:hAnsi="Cambria"/>
        </w:rPr>
      </w:pPr>
    </w:p>
    <w:p w14:paraId="36612168" w14:textId="2B80D040" w:rsidR="00C71EB9" w:rsidRDefault="00C71EB9" w:rsidP="00134519">
      <w:pPr>
        <w:pStyle w:val="ListParagraph"/>
        <w:numPr>
          <w:ilvl w:val="1"/>
          <w:numId w:val="1"/>
        </w:numPr>
        <w:rPr>
          <w:rFonts w:ascii="Cambria" w:eastAsiaTheme="minorEastAsia" w:hAnsi="Cambria"/>
          <w:i/>
          <w:iCs/>
        </w:rPr>
      </w:pPr>
      <w:r>
        <w:rPr>
          <w:rFonts w:ascii="Cambria" w:eastAsiaTheme="minorEastAsia" w:hAnsi="Cambria"/>
          <w:i/>
          <w:iCs/>
        </w:rPr>
        <w:t>Changes in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33E796FD" w14:textId="1A609ED0" w:rsidR="006457AC" w:rsidRDefault="006457AC" w:rsidP="006457AC">
      <w:pPr>
        <w:rPr>
          <w:rFonts w:ascii="Cambria" w:eastAsiaTheme="minorEastAsia" w:hAnsi="Cambria"/>
        </w:rPr>
      </w:pPr>
      <w:r>
        <w:rPr>
          <w:rFonts w:ascii="Cambria" w:eastAsiaTheme="minorEastAsia" w:hAnsi="Cambria"/>
        </w:rPr>
        <w:t xml:space="preserve">In </w:t>
      </w:r>
      <w:r w:rsidRPr="00B14387">
        <w:rPr>
          <w:rFonts w:ascii="Cambria" w:eastAsiaTheme="minorEastAsia" w:hAnsi="Cambria"/>
          <w:b/>
          <w:bCs/>
        </w:rPr>
        <w:t xml:space="preserve">Figure </w:t>
      </w:r>
      <w:r w:rsidR="00B06B2D">
        <w:rPr>
          <w:rFonts w:ascii="Cambria" w:eastAsiaTheme="minorEastAsia" w:hAnsi="Cambria"/>
          <w:b/>
          <w:bCs/>
        </w:rPr>
        <w:t>8</w:t>
      </w:r>
      <w:r>
        <w:rPr>
          <w:rFonts w:ascii="Cambria" w:eastAsiaTheme="minorEastAsia" w:hAnsi="Cambria"/>
        </w:rPr>
        <w:t>, we calculate the average feature value for each series across the protected datasets for</w:t>
      </w:r>
      <w:r w:rsidR="00C71EB9">
        <w:rPr>
          <w:rFonts w:ascii="Cambria" w:eastAsiaTheme="minorEastAsia" w:hAnsi="Cambria"/>
        </w:rPr>
        <w:t xml:space="preserve"> </w:t>
      </w:r>
      <w:r>
        <w:rPr>
          <w:rFonts w:ascii="Cambria" w:eastAsiaTheme="minorEastAsia" w:hAnsi="Cambria"/>
        </w:rPr>
        <w:t>each privacy method. We plot these distributions next to the distribution of each feature from the original data.</w:t>
      </w:r>
    </w:p>
    <w:p w14:paraId="55E0775C" w14:textId="7129C823" w:rsidR="00F33583" w:rsidRDefault="00F33583" w:rsidP="006457AC">
      <w:pPr>
        <w:rPr>
          <w:rFonts w:ascii="Cambria" w:eastAsiaTheme="minorEastAsia" w:hAnsi="Cambria"/>
        </w:rPr>
      </w:pPr>
    </w:p>
    <w:p w14:paraId="6AEFD59B" w14:textId="0DE294EC" w:rsidR="00450A18" w:rsidRDefault="00450A18" w:rsidP="006457AC">
      <w:pPr>
        <w:rPr>
          <w:rFonts w:ascii="Cambria" w:eastAsiaTheme="minorEastAsia" w:hAnsi="Cambria"/>
        </w:rPr>
      </w:pPr>
    </w:p>
    <w:p w14:paraId="4877CDB8" w14:textId="371BD739" w:rsidR="00450A18" w:rsidRDefault="00450A18" w:rsidP="006457AC">
      <w:pPr>
        <w:rPr>
          <w:rFonts w:ascii="Cambria" w:eastAsiaTheme="minorEastAsia" w:hAnsi="Cambria"/>
        </w:rPr>
      </w:pPr>
    </w:p>
    <w:p w14:paraId="421C7535" w14:textId="58C94161" w:rsidR="00450A18" w:rsidRDefault="00450A18" w:rsidP="006457AC">
      <w:pPr>
        <w:rPr>
          <w:rFonts w:ascii="Cambria" w:eastAsiaTheme="minorEastAsia" w:hAnsi="Cambria"/>
        </w:rPr>
      </w:pPr>
    </w:p>
    <w:p w14:paraId="3BDDF8E3" w14:textId="4DA1DD5A" w:rsidR="00450A18" w:rsidRDefault="00450A18" w:rsidP="006457AC">
      <w:pPr>
        <w:rPr>
          <w:rFonts w:ascii="Cambria" w:eastAsiaTheme="minorEastAsia" w:hAnsi="Cambria"/>
        </w:rPr>
      </w:pPr>
    </w:p>
    <w:p w14:paraId="55B5AB13" w14:textId="3570C887" w:rsidR="00450A18" w:rsidRDefault="00450A18" w:rsidP="006457AC">
      <w:pPr>
        <w:rPr>
          <w:rFonts w:ascii="Cambria" w:eastAsiaTheme="minorEastAsia" w:hAnsi="Cambria"/>
        </w:rPr>
      </w:pPr>
    </w:p>
    <w:p w14:paraId="42C9A79A" w14:textId="4D2FA080" w:rsidR="00450A18" w:rsidRDefault="00450A18" w:rsidP="006457AC">
      <w:pPr>
        <w:rPr>
          <w:rFonts w:ascii="Cambria" w:eastAsiaTheme="minorEastAsia" w:hAnsi="Cambria"/>
        </w:rPr>
      </w:pPr>
    </w:p>
    <w:p w14:paraId="372D3B5F" w14:textId="5D4B826D" w:rsidR="00450A18" w:rsidRDefault="00450A18" w:rsidP="006457AC">
      <w:pPr>
        <w:rPr>
          <w:rFonts w:ascii="Cambria" w:eastAsiaTheme="minorEastAsia" w:hAnsi="Cambria"/>
        </w:rPr>
      </w:pPr>
    </w:p>
    <w:p w14:paraId="34D78469" w14:textId="4AFF90CD" w:rsidR="00450A18" w:rsidRDefault="00450A18" w:rsidP="006457AC">
      <w:pPr>
        <w:rPr>
          <w:rFonts w:ascii="Cambria" w:eastAsiaTheme="minorEastAsia" w:hAnsi="Cambria"/>
        </w:rPr>
      </w:pPr>
    </w:p>
    <w:p w14:paraId="4962EE73" w14:textId="736293C8" w:rsidR="00450A18" w:rsidRDefault="00450A18" w:rsidP="006457AC">
      <w:pPr>
        <w:rPr>
          <w:rFonts w:ascii="Cambria" w:eastAsiaTheme="minorEastAsia" w:hAnsi="Cambria"/>
        </w:rPr>
      </w:pPr>
    </w:p>
    <w:p w14:paraId="27CC4FFA" w14:textId="6424E815" w:rsidR="00450A18" w:rsidRDefault="00450A18"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685A0B5B" w14:textId="617292C0" w:rsidR="00450A18" w:rsidRDefault="00450A18" w:rsidP="006457AC">
      <w:pPr>
        <w:rPr>
          <w:rFonts w:ascii="Cambria" w:eastAsiaTheme="minorEastAsia" w:hAnsi="Cambria"/>
        </w:rPr>
      </w:pPr>
    </w:p>
    <w:p w14:paraId="0374B0C9" w14:textId="2EAECB1D" w:rsidR="00450A18" w:rsidRDefault="00450A18" w:rsidP="006457AC">
      <w:pPr>
        <w:rPr>
          <w:rFonts w:ascii="Cambria" w:eastAsiaTheme="minorEastAsia" w:hAnsi="Cambria"/>
        </w:rPr>
      </w:pPr>
    </w:p>
    <w:p w14:paraId="057F4768" w14:textId="7EE307D1" w:rsidR="00450A18" w:rsidRDefault="00450A18" w:rsidP="006457AC">
      <w:pPr>
        <w:rPr>
          <w:rFonts w:ascii="Cambria" w:eastAsiaTheme="minorEastAsia" w:hAnsi="Cambria"/>
        </w:rPr>
      </w:pPr>
    </w:p>
    <w:p w14:paraId="66AFCF1D" w14:textId="77777777" w:rsidR="00450A18" w:rsidRDefault="00450A18" w:rsidP="006457AC">
      <w:pPr>
        <w:rPr>
          <w:rFonts w:ascii="Cambria" w:eastAsiaTheme="minorEastAsia" w:hAnsi="Cambria"/>
        </w:rPr>
      </w:pPr>
    </w:p>
    <w:p w14:paraId="20BA44F9" w14:textId="5681F35D" w:rsidR="00B73045" w:rsidRPr="00251DAA" w:rsidRDefault="00B73045" w:rsidP="006457AC">
      <w:pPr>
        <w:rPr>
          <w:rFonts w:ascii="Cambria" w:eastAsiaTheme="minorEastAsia" w:hAnsi="Cambria"/>
          <w:b/>
          <w:bCs/>
        </w:rPr>
      </w:pPr>
      <w:r>
        <w:rPr>
          <w:rFonts w:ascii="Cambria" w:eastAsiaTheme="minorEastAsia" w:hAnsi="Cambria"/>
          <w:b/>
          <w:bCs/>
        </w:rPr>
        <w:lastRenderedPageBreak/>
        <w:t xml:space="preserve">Fig </w:t>
      </w:r>
      <w:r w:rsidR="00B06B2D">
        <w:rPr>
          <w:rFonts w:ascii="Cambria" w:eastAsiaTheme="minorEastAsia" w:hAnsi="Cambria"/>
          <w:b/>
          <w:bCs/>
        </w:rPr>
        <w:t>8</w:t>
      </w:r>
      <w:r>
        <w:rPr>
          <w:rFonts w:ascii="Cambria" w:eastAsiaTheme="minorEastAsia" w:hAnsi="Cambria"/>
          <w:b/>
          <w:bCs/>
        </w:rPr>
        <w:t>: distributions of average time series features across protected data sets for each privacy method.</w:t>
      </w:r>
    </w:p>
    <w:p w14:paraId="6A294013" w14:textId="77777777" w:rsidR="00B73045" w:rsidRDefault="00B73045" w:rsidP="006457AC">
      <w:pPr>
        <w:rPr>
          <w:rFonts w:ascii="Cambria" w:eastAsiaTheme="minorEastAsia" w:hAnsi="Cambria"/>
        </w:rPr>
      </w:pPr>
    </w:p>
    <w:p w14:paraId="0196859A" w14:textId="17FD4413" w:rsidR="00F33583" w:rsidRDefault="00B73045" w:rsidP="006457AC">
      <w:pPr>
        <w:rPr>
          <w:rFonts w:ascii="Cambria" w:eastAsiaTheme="minorEastAsia" w:hAnsi="Cambria"/>
        </w:rPr>
      </w:pPr>
      <w:r>
        <w:rPr>
          <w:rFonts w:ascii="Cambria" w:eastAsiaTheme="minorEastAsia" w:hAnsi="Cambria"/>
          <w:noProof/>
        </w:rPr>
        <w:drawing>
          <wp:anchor distT="0" distB="0" distL="114300" distR="114300" simplePos="0" relativeHeight="251700224" behindDoc="0" locked="0" layoutInCell="1" allowOverlap="1" wp14:anchorId="6FEDDAFA" wp14:editId="72601B4C">
            <wp:simplePos x="0" y="0"/>
            <wp:positionH relativeFrom="margin">
              <wp:align>right</wp:align>
            </wp:positionH>
            <wp:positionV relativeFrom="paragraph">
              <wp:posOffset>-7389</wp:posOffset>
            </wp:positionV>
            <wp:extent cx="5943600" cy="3886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DF60A51" w14:textId="386F5569"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751CC966"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3AE0367E"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7A1FE643" w:rsidR="00F33583" w:rsidRDefault="00F33583"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72C9975" w:rsidR="00F33583" w:rsidRDefault="00F33583" w:rsidP="006457AC">
      <w:pPr>
        <w:rPr>
          <w:rFonts w:ascii="Cambria" w:eastAsiaTheme="minorEastAsia" w:hAnsi="Cambria"/>
        </w:rPr>
      </w:pPr>
    </w:p>
    <w:p w14:paraId="35080DE6" w14:textId="1563F847" w:rsidR="00F33583" w:rsidRDefault="00F33583" w:rsidP="006457AC">
      <w:pPr>
        <w:rPr>
          <w:rFonts w:ascii="Cambria" w:eastAsiaTheme="minorEastAsia" w:hAnsi="Cambria"/>
        </w:rPr>
      </w:pPr>
    </w:p>
    <w:p w14:paraId="37387F61" w14:textId="0D7B7FF0" w:rsidR="00F33583" w:rsidRDefault="00F33583" w:rsidP="006457AC">
      <w:pPr>
        <w:rPr>
          <w:rFonts w:ascii="Cambria" w:eastAsiaTheme="minorEastAsia" w:hAnsi="Cambria"/>
        </w:rPr>
      </w:pPr>
    </w:p>
    <w:p w14:paraId="55E7C98B" w14:textId="382BAB8B" w:rsidR="00F33583" w:rsidRDefault="00F33583" w:rsidP="006457AC">
      <w:pPr>
        <w:rPr>
          <w:rFonts w:ascii="Cambria" w:eastAsiaTheme="minorEastAsia" w:hAnsi="Cambria"/>
        </w:rPr>
      </w:pPr>
    </w:p>
    <w:p w14:paraId="7E60C95C" w14:textId="6219D4C4" w:rsidR="00F33583" w:rsidRDefault="00F33583" w:rsidP="006457AC">
      <w:pPr>
        <w:rPr>
          <w:rFonts w:ascii="Cambria" w:eastAsiaTheme="minorEastAsia" w:hAnsi="Cambria"/>
        </w:rPr>
      </w:pPr>
    </w:p>
    <w:p w14:paraId="14045745" w14:textId="0594B368" w:rsidR="00F33583" w:rsidRDefault="00F33583" w:rsidP="006457AC">
      <w:pPr>
        <w:rPr>
          <w:rFonts w:ascii="Cambria" w:eastAsiaTheme="minorEastAsia" w:hAnsi="Cambria"/>
        </w:rPr>
      </w:pPr>
    </w:p>
    <w:p w14:paraId="34B35F3E" w14:textId="6059ABC8" w:rsidR="00F33583" w:rsidRDefault="00F33583" w:rsidP="006457AC">
      <w:pPr>
        <w:rPr>
          <w:rFonts w:ascii="Cambria" w:eastAsiaTheme="minorEastAsia" w:hAnsi="Cambria"/>
        </w:rPr>
      </w:pPr>
    </w:p>
    <w:p w14:paraId="6B2004D3" w14:textId="46660571" w:rsidR="00F33583" w:rsidRDefault="00F33583" w:rsidP="006457AC">
      <w:pPr>
        <w:rPr>
          <w:rFonts w:ascii="Cambria" w:eastAsiaTheme="minorEastAsia" w:hAnsi="Cambria"/>
        </w:rPr>
      </w:pPr>
    </w:p>
    <w:p w14:paraId="52EBA461" w14:textId="350DFF65" w:rsidR="00F33583" w:rsidRDefault="00F33583" w:rsidP="006457AC">
      <w:pPr>
        <w:rPr>
          <w:rFonts w:ascii="Cambria" w:eastAsiaTheme="minorEastAsia" w:hAnsi="Cambria"/>
        </w:rPr>
      </w:pPr>
    </w:p>
    <w:p w14:paraId="750B9D94" w14:textId="59A93970" w:rsidR="00F33583" w:rsidRDefault="00F33583"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24AB6523" w14:textId="3578B754" w:rsidR="00F33583" w:rsidRDefault="00F33583" w:rsidP="006457AC">
      <w:pPr>
        <w:rPr>
          <w:rFonts w:ascii="Cambria" w:eastAsiaTheme="minorEastAsia" w:hAnsi="Cambria"/>
        </w:rPr>
      </w:pPr>
    </w:p>
    <w:p w14:paraId="731DE369" w14:textId="3D864612" w:rsidR="00B73045" w:rsidRDefault="00AA46C8" w:rsidP="006457AC">
      <w:pPr>
        <w:rPr>
          <w:rFonts w:ascii="Cambria" w:eastAsiaTheme="minorEastAsia" w:hAnsi="Cambria"/>
        </w:rPr>
      </w:pPr>
      <w:r>
        <w:rPr>
          <w:rFonts w:ascii="Cambria" w:eastAsiaTheme="minorEastAsia" w:hAnsi="Cambria"/>
        </w:rPr>
        <w:t xml:space="preserve">Random noise protection (AN and DP) </w:t>
      </w:r>
      <w:r w:rsidR="001E1561">
        <w:rPr>
          <w:rFonts w:ascii="Cambria" w:eastAsiaTheme="minorEastAsia" w:hAnsi="Cambria"/>
        </w:rPr>
        <w:t xml:space="preserve">methods </w:t>
      </w:r>
      <w:r>
        <w:rPr>
          <w:rFonts w:ascii="Cambria" w:eastAsiaTheme="minorEastAsia" w:hAnsi="Cambria"/>
        </w:rPr>
        <w:t>not only increase the randomness of time series, they significantly change distributional characteristics, leading to poor forecast accuracy.</w:t>
      </w:r>
      <w:r w:rsidR="00131773">
        <w:rPr>
          <w:rFonts w:ascii="Cambria" w:eastAsiaTheme="minorEastAsia" w:hAnsi="Cambria"/>
        </w:rPr>
        <w:t xml:space="preserve"> </w:t>
      </w:r>
      <w:ins w:id="2166" w:author="Bale,Cameron" w:date="2023-01-25T00:10:00Z">
        <w:r w:rsidR="00584B43">
          <w:rPr>
            <w:rFonts w:ascii="Cambria" w:eastAsiaTheme="minorEastAsia" w:hAnsi="Cambria"/>
          </w:rPr>
          <w:t>O</w:t>
        </w:r>
      </w:ins>
      <w:del w:id="2167" w:author="Bale,Cameron" w:date="2023-01-25T00:10:00Z">
        <w:r w:rsidR="00131773" w:rsidDel="00584B43">
          <w:rPr>
            <w:rFonts w:ascii="Cambria" w:eastAsiaTheme="minorEastAsia" w:hAnsi="Cambria"/>
          </w:rPr>
          <w:delText>For example,</w:delText>
        </w:r>
        <w:r w:rsidDel="00584B43">
          <w:rPr>
            <w:rFonts w:ascii="Cambria" w:eastAsiaTheme="minorEastAsia" w:hAnsi="Cambria"/>
          </w:rPr>
          <w:delText xml:space="preserve"> </w:delText>
        </w:r>
        <w:r w:rsidR="00131773" w:rsidDel="00584B43">
          <w:rPr>
            <w:rFonts w:ascii="Cambria" w:eastAsiaTheme="minorEastAsia" w:hAnsi="Cambria"/>
          </w:rPr>
          <w:delText>o</w:delText>
        </w:r>
      </w:del>
      <w:r>
        <w:rPr>
          <w:rFonts w:ascii="Cambria" w:eastAsiaTheme="minorEastAsia" w:hAnsi="Cambria"/>
        </w:rPr>
        <w:t>ur forecasts were generated using the log-transformed series</w:t>
      </w:r>
      <w:del w:id="2168" w:author="Bale,Cameron" w:date="2023-01-25T00:10:00Z">
        <w:r w:rsidDel="00584B43">
          <w:rPr>
            <w:rFonts w:ascii="Cambria" w:eastAsiaTheme="minorEastAsia" w:hAnsi="Cambria"/>
          </w:rPr>
          <w:delText>, and w</w:delText>
        </w:r>
      </w:del>
      <w:ins w:id="2169" w:author="Bale,Cameron" w:date="2023-01-25T00:10:00Z">
        <w:r w:rsidR="00584B43">
          <w:rPr>
            <w:rFonts w:ascii="Cambria" w:eastAsiaTheme="minorEastAsia" w:hAnsi="Cambria"/>
          </w:rPr>
          <w:t>. W</w:t>
        </w:r>
      </w:ins>
      <w:r>
        <w:rPr>
          <w:rFonts w:ascii="Cambria" w:eastAsiaTheme="minorEastAsia" w:hAnsi="Cambria"/>
        </w:rPr>
        <w:t>e see that random noise protection produces a negative bias in the means of the protected series</w:t>
      </w:r>
      <w:r w:rsidR="00D02531">
        <w:rPr>
          <w:rFonts w:ascii="Cambria" w:eastAsiaTheme="minorEastAsia" w:hAnsi="Cambria"/>
        </w:rPr>
        <w:t xml:space="preserve"> and significantly increases the variance.</w:t>
      </w:r>
    </w:p>
    <w:p w14:paraId="295D2A3B" w14:textId="7629D84C" w:rsidR="000904C4" w:rsidRDefault="000904C4" w:rsidP="006457AC">
      <w:pPr>
        <w:rPr>
          <w:rFonts w:ascii="Cambria" w:eastAsiaTheme="minorEastAsia" w:hAnsi="Cambria"/>
        </w:rPr>
      </w:pPr>
    </w:p>
    <w:p w14:paraId="13E1442D" w14:textId="007F485A" w:rsidR="002E49B0" w:rsidRPr="00134519" w:rsidRDefault="000904C4" w:rsidP="00723D17">
      <w:pPr>
        <w:rPr>
          <w:rFonts w:ascii="Cambria" w:eastAsiaTheme="minorEastAsia" w:hAnsi="Cambria"/>
        </w:rPr>
      </w:pP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and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methods </w:t>
      </w:r>
      <w:r>
        <w:rPr>
          <w:rFonts w:ascii="Cambria" w:eastAsiaTheme="minorEastAsia" w:hAnsi="Cambria"/>
        </w:rPr>
        <w:t>increase</w:t>
      </w:r>
      <w:r w:rsidRPr="000904C4">
        <w:rPr>
          <w:rFonts w:ascii="Cambria" w:eastAsiaTheme="minorEastAsia" w:hAnsi="Cambria"/>
        </w:rPr>
        <w:t xml:space="preserve"> t</w:t>
      </w:r>
      <w:r>
        <w:rPr>
          <w:rFonts w:ascii="Cambria" w:eastAsiaTheme="minorEastAsia" w:hAnsi="Cambria"/>
        </w:rPr>
        <w:t xml:space="preserve">he randomness of time series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Pr>
          <w:rFonts w:ascii="Cambria" w:eastAsiaTheme="minorEastAsia" w:hAnsi="Cambria"/>
        </w:rPr>
        <w:t xml:space="preserve"> their feature distributions</w:t>
      </w:r>
      <w:r w:rsidRPr="000904C4">
        <w:rPr>
          <w:rFonts w:ascii="Cambria" w:eastAsiaTheme="minorEastAsia" w:hAnsi="Cambria"/>
        </w:rPr>
        <w:t>.</w:t>
      </w:r>
      <w:r>
        <w:rPr>
          <w:rFonts w:ascii="Cambria" w:eastAsiaTheme="minorEastAsia" w:hAnsi="Cambria"/>
        </w:rPr>
        <w:t xml:space="preserve"> The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Pr>
          <w:rFonts w:ascii="Cambria" w:eastAsiaTheme="minorEastAsia" w:hAnsi="Cambria"/>
        </w:rPr>
        <w:t xml:space="preserve">are closer to the original distributions than for any other privacy method, which is consistent with the previous forecast accuracy results. We note that while the base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method </w:t>
      </w:r>
      <w:r w:rsidR="00533671">
        <w:rPr>
          <w:rFonts w:ascii="Cambria" w:eastAsiaTheme="minorEastAsia" w:hAnsi="Cambria"/>
        </w:rPr>
        <w:t xml:space="preserve">performed </w:t>
      </w:r>
      <w:r>
        <w:rPr>
          <w:rFonts w:ascii="Cambria" w:eastAsiaTheme="minorEastAsia" w:hAnsi="Cambria"/>
        </w:rPr>
        <w:t>swapp</w:t>
      </w:r>
      <w:r w:rsidR="00533671">
        <w:rPr>
          <w:rFonts w:ascii="Cambria" w:eastAsiaTheme="minorEastAsia" w:hAnsi="Cambria"/>
        </w:rPr>
        <w:t>ing</w:t>
      </w:r>
      <w:r>
        <w:rPr>
          <w:rFonts w:ascii="Cambria" w:eastAsiaTheme="minorEastAsia" w:hAnsi="Cambria"/>
        </w:rPr>
        <w:t xml:space="preserve"> based on the values of </w:t>
      </w:r>
      <w:proofErr w:type="spellStart"/>
      <w:r w:rsidR="00533671">
        <w:rPr>
          <w:rFonts w:ascii="Cambria" w:eastAsiaTheme="minorEastAsia" w:hAnsi="Cambria"/>
          <w:i/>
          <w:iCs/>
        </w:rPr>
        <w:t>SpecEntropy</w:t>
      </w:r>
      <w:proofErr w:type="spellEnd"/>
      <w:r w:rsidR="00533671">
        <w:rPr>
          <w:rFonts w:ascii="Cambria" w:eastAsiaTheme="minorEastAsia" w:hAnsi="Cambria"/>
          <w:i/>
          <w:iCs/>
        </w:rPr>
        <w:t>, Hurst</w:t>
      </w:r>
      <w:r w:rsidR="00533671">
        <w:rPr>
          <w:rFonts w:ascii="Cambria" w:eastAsiaTheme="minorEastAsia" w:hAnsi="Cambria"/>
        </w:rPr>
        <w:t xml:space="preserve">, and </w:t>
      </w:r>
      <w:r w:rsidR="00533671">
        <w:rPr>
          <w:rFonts w:ascii="Cambria" w:eastAsiaTheme="minorEastAsia" w:hAnsi="Cambria"/>
          <w:i/>
          <w:iCs/>
        </w:rPr>
        <w:t>Seasonality</w:t>
      </w:r>
      <w:r w:rsidR="00533671">
        <w:rPr>
          <w:rFonts w:ascii="Cambria" w:eastAsiaTheme="minorEastAsia" w:hAnsi="Cambria"/>
        </w:rPr>
        <w:t xml:space="preserve">, it does not perform as well as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at preserving the distributions of these features, even though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did not explicitly swap based on the values of these features. While they correlate with forecast accuracy, </w:t>
      </w:r>
      <w:proofErr w:type="spellStart"/>
      <w:r w:rsidR="00533671">
        <w:rPr>
          <w:rFonts w:ascii="Cambria" w:eastAsiaTheme="minorEastAsia" w:hAnsi="Cambria"/>
          <w:i/>
          <w:iCs/>
        </w:rPr>
        <w:t>SpecEntropy</w:t>
      </w:r>
      <w:proofErr w:type="spellEnd"/>
      <w:r w:rsidR="00533671">
        <w:rPr>
          <w:rFonts w:ascii="Cambria" w:eastAsiaTheme="minorEastAsia" w:hAnsi="Cambria"/>
        </w:rPr>
        <w:t xml:space="preserve"> and </w:t>
      </w:r>
      <w:r w:rsidR="00533671">
        <w:rPr>
          <w:rFonts w:ascii="Cambria" w:eastAsiaTheme="minorEastAsia" w:hAnsi="Cambria"/>
          <w:i/>
          <w:iCs/>
        </w:rPr>
        <w:t xml:space="preserve">Hurst </w:t>
      </w:r>
      <w:r w:rsidR="00533671">
        <w:rPr>
          <w:rFonts w:ascii="Cambria" w:eastAsiaTheme="minorEastAsia" w:hAnsi="Cambria"/>
        </w:rPr>
        <w:t xml:space="preserve">were </w:t>
      </w:r>
      <w:del w:id="2170" w:author="Bale,Cameron" w:date="2023-01-25T00:11:00Z">
        <w:r w:rsidR="00533671" w:rsidDel="00584B43">
          <w:rPr>
            <w:rFonts w:ascii="Cambria" w:eastAsiaTheme="minorEastAsia" w:hAnsi="Cambria"/>
          </w:rPr>
          <w:delText xml:space="preserve">actually </w:delText>
        </w:r>
      </w:del>
      <w:r w:rsidR="00533671">
        <w:rPr>
          <w:rFonts w:ascii="Cambria" w:eastAsiaTheme="minorEastAsia" w:hAnsi="Cambria"/>
        </w:rPr>
        <w:t xml:space="preserve">eliminated in the first stage of the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feature selection process using </w:t>
      </w:r>
      <w:proofErr w:type="spellStart"/>
      <w:r w:rsidR="00533671">
        <w:rPr>
          <w:rFonts w:ascii="Cambria" w:eastAsiaTheme="minorEastAsia" w:hAnsi="Cambria"/>
        </w:rPr>
        <w:t>RReliefF</w:t>
      </w:r>
      <w:proofErr w:type="spellEnd"/>
      <w:r w:rsidR="00533671">
        <w:rPr>
          <w:rFonts w:ascii="Cambria" w:eastAsiaTheme="minorEastAsia" w:hAnsi="Cambria"/>
        </w:rPr>
        <w:t>. Instead,</w:t>
      </w:r>
      <w:ins w:id="2171" w:author="Bale,Cameron" w:date="2023-01-25T00:11:00Z">
        <w:r w:rsidR="00584B43">
          <w:rPr>
            <w:rFonts w:ascii="Cambria" w:eastAsiaTheme="minorEastAsia" w:hAnsi="Cambria"/>
          </w:rPr>
          <w:t xml:space="preserve"> we achieve</w:t>
        </w:r>
      </w:ins>
      <w:del w:id="2172" w:author="Bale,Cameron" w:date="2023-01-25T00:11:00Z">
        <w:r w:rsidR="00533671" w:rsidDel="00584B43">
          <w:rPr>
            <w:rFonts w:ascii="Cambria" w:eastAsiaTheme="minorEastAsia" w:hAnsi="Cambria"/>
          </w:rPr>
          <w:delText xml:space="preserve"> much</w:delText>
        </w:r>
      </w:del>
      <w:r w:rsidR="00533671">
        <w:rPr>
          <w:rFonts w:ascii="Cambria" w:eastAsiaTheme="minorEastAsia" w:hAnsi="Cambria"/>
        </w:rPr>
        <w:t xml:space="preserve"> better feature preservation and forecast accuracy</w:t>
      </w:r>
      <w:del w:id="2173" w:author="Bale,Cameron" w:date="2023-01-25T00:11:00Z">
        <w:r w:rsidR="00533671" w:rsidDel="00584B43">
          <w:rPr>
            <w:rFonts w:ascii="Cambria" w:eastAsiaTheme="minorEastAsia" w:hAnsi="Cambria"/>
          </w:rPr>
          <w:delText xml:space="preserve"> is achieved</w:delText>
        </w:r>
      </w:del>
      <w:r w:rsidR="00533671">
        <w:rPr>
          <w:rFonts w:ascii="Cambria" w:eastAsiaTheme="minorEastAsia" w:hAnsi="Cambria"/>
        </w:rPr>
        <w:t xml:space="preserve"> by swapping using the </w:t>
      </w:r>
      <w:del w:id="2174" w:author="Bale,Cameron" w:date="2023-01-24T10:19:00Z">
        <w:r w:rsidR="00533671" w:rsidDel="002B3ACA">
          <w:rPr>
            <w:rFonts w:ascii="Cambria" w:eastAsiaTheme="minorEastAsia" w:hAnsi="Cambria"/>
          </w:rPr>
          <w:delText>‘</w:delText>
        </w:r>
      </w:del>
      <w:ins w:id="2175" w:author="Bale,Cameron" w:date="2023-01-24T10:19:00Z">
        <w:r w:rsidR="002B3ACA">
          <w:rPr>
            <w:rFonts w:ascii="Cambria" w:eastAsiaTheme="minorEastAsia" w:hAnsi="Cambria"/>
          </w:rPr>
          <w:t>'</w:t>
        </w:r>
      </w:ins>
      <w:r w:rsidR="00533671">
        <w:rPr>
          <w:rFonts w:ascii="Cambria" w:eastAsiaTheme="minorEastAsia" w:hAnsi="Cambria"/>
        </w:rPr>
        <w:t xml:space="preserve">building </w:t>
      </w:r>
      <w:del w:id="2176" w:author="Bale,Cameron" w:date="2023-01-24T10:19:00Z">
        <w:r w:rsidR="00533671" w:rsidDel="002B3ACA">
          <w:rPr>
            <w:rFonts w:ascii="Cambria" w:eastAsiaTheme="minorEastAsia" w:hAnsi="Cambria"/>
          </w:rPr>
          <w:delText xml:space="preserve">blocks’ </w:delText>
        </w:r>
      </w:del>
      <w:ins w:id="2177" w:author="Bale,Cameron" w:date="2023-01-24T10:19:00Z">
        <w:r w:rsidR="002B3ACA">
          <w:rPr>
            <w:rFonts w:ascii="Cambria" w:eastAsiaTheme="minorEastAsia" w:hAnsi="Cambria"/>
          </w:rPr>
          <w:t xml:space="preserve">blocks' </w:t>
        </w:r>
      </w:ins>
      <w:r w:rsidR="00533671">
        <w:rPr>
          <w:rFonts w:ascii="Cambria" w:eastAsiaTheme="minorEastAsia" w:hAnsi="Cambria"/>
        </w:rPr>
        <w:t xml:space="preserve">of time series features which are correlated with overall measures of </w:t>
      </w:r>
      <w:proofErr w:type="spellStart"/>
      <w:r w:rsidR="00533671">
        <w:rPr>
          <w:rFonts w:ascii="Cambria" w:eastAsiaTheme="minorEastAsia" w:hAnsi="Cambria"/>
        </w:rPr>
        <w:t>forecastability</w:t>
      </w:r>
      <w:proofErr w:type="spellEnd"/>
      <w:r w:rsidR="00533671">
        <w:rPr>
          <w:rFonts w:ascii="Cambria" w:eastAsiaTheme="minorEastAsia" w:hAnsi="Cambria"/>
        </w:rPr>
        <w:t>.</w:t>
      </w: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B569FE">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000206BC" w14:textId="62933D70" w:rsidR="005E2AE3" w:rsidRDefault="005E2AE3" w:rsidP="00F42FC3">
      <w:pPr>
        <w:tabs>
          <w:tab w:val="left" w:pos="1252"/>
        </w:tabs>
        <w:rPr>
          <w:rFonts w:ascii="Cambria" w:eastAsiaTheme="minorEastAsia" w:hAnsi="Cambria"/>
        </w:rPr>
      </w:pPr>
      <w:r>
        <w:rPr>
          <w:rFonts w:ascii="Cambria" w:eastAsiaTheme="minorEastAsia" w:hAnsi="Cambria"/>
        </w:rPr>
        <w:t xml:space="preserve">This paper has examined forecasting using protected data. </w:t>
      </w:r>
      <w:del w:id="2178" w:author="Bale,Cameron" w:date="2023-01-25T00:12:00Z">
        <w:r w:rsidDel="00584B43">
          <w:rPr>
            <w:rFonts w:ascii="Cambria" w:eastAsiaTheme="minorEastAsia" w:hAnsi="Cambria"/>
          </w:rPr>
          <w:delText xml:space="preserve">The privacy-utility tradeoff is manifest in the reduction in forecast accuracy that occurs when improving the privacy of time series. </w:delText>
        </w:r>
      </w:del>
      <w:r>
        <w:rPr>
          <w:rFonts w:ascii="Cambria" w:eastAsiaTheme="minorEastAsia" w:hAnsi="Cambria"/>
        </w:rPr>
        <w:t>A substantial portion of the privacy literature is focused on theoretical privacy guarantees, i.e., differential privacy. Our findings agree with past research (Goncalves et al. 2021</w:t>
      </w:r>
      <w:ins w:id="2179" w:author="Bale,Cameron" w:date="2023-01-23T15:32:00Z">
        <w:r w:rsidR="00022630">
          <w:rPr>
            <w:rFonts w:ascii="Cambria" w:eastAsiaTheme="minorEastAsia" w:hAnsi="Cambria"/>
          </w:rPr>
          <w:t>a</w:t>
        </w:r>
      </w:ins>
      <w:r>
        <w:rPr>
          <w:rFonts w:ascii="Cambria" w:eastAsiaTheme="minorEastAsia" w:hAnsi="Cambria"/>
        </w:rPr>
        <w:t xml:space="preserve">) and show that differential privacy (and additive noise) </w:t>
      </w:r>
      <w:r>
        <w:rPr>
          <w:rFonts w:ascii="Cambria" w:eastAsiaTheme="minorEastAsia" w:hAnsi="Cambria"/>
        </w:rPr>
        <w:lastRenderedPageBreak/>
        <w:t>lead forecasting models to generate unusable forecasts at meaningful levels of privacy.</w:t>
      </w:r>
      <w:r w:rsidR="00F81AED">
        <w:rPr>
          <w:rFonts w:ascii="Cambria" w:eastAsiaTheme="minorEastAsia" w:hAnsi="Cambria"/>
        </w:rPr>
        <w:t xml:space="preserve"> This undesirable privacy-utility tradeoff under differential privacy has </w:t>
      </w:r>
      <w:del w:id="2180" w:author="Bale,Cameron" w:date="2023-01-25T00:13:00Z">
        <w:r w:rsidR="00F81AED" w:rsidDel="00584B43">
          <w:rPr>
            <w:rFonts w:ascii="Cambria" w:eastAsiaTheme="minorEastAsia" w:hAnsi="Cambria"/>
          </w:rPr>
          <w:delText>been demonstrated in other contexts as well</w:delText>
        </w:r>
      </w:del>
      <w:ins w:id="2181" w:author="Bale,Cameron" w:date="2023-01-25T00:13:00Z">
        <w:r w:rsidR="00584B43">
          <w:rPr>
            <w:rFonts w:ascii="Cambria" w:eastAsiaTheme="minorEastAsia" w:hAnsi="Cambria"/>
          </w:rPr>
          <w:t>also been demonstrated in other contexts</w:t>
        </w:r>
      </w:ins>
      <w:r w:rsidR="00F81AED">
        <w:rPr>
          <w:rFonts w:ascii="Cambria" w:eastAsiaTheme="minorEastAsia" w:hAnsi="Cambria"/>
        </w:rPr>
        <w:t xml:space="preserve">. A recent paper by Blanco-Justicia et al. (2022) found that much of the work on differential privacy and deep learning utilized relaxed versions of differential privacy with 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del w:id="2182" w:author="Bale,Cameron" w:date="2023-01-25T00:13:00Z">
        <w:r w:rsidR="00F81AED" w:rsidDel="00584B43">
          <w:rPr>
            <w:rFonts w:ascii="Cambria" w:eastAsiaTheme="minorEastAsia" w:hAnsi="Cambria"/>
          </w:rPr>
          <w:delText>regulatization</w:delText>
        </w:r>
      </w:del>
      <w:ins w:id="2183" w:author="Bale,Cameron" w:date="2023-01-25T00:13:00Z">
        <w:r w:rsidR="00584B43">
          <w:rPr>
            <w:rFonts w:ascii="Cambria" w:eastAsiaTheme="minorEastAsia" w:hAnsi="Cambria"/>
          </w:rPr>
          <w:t>regula</w:t>
        </w:r>
        <w:r w:rsidR="00584B43">
          <w:rPr>
            <w:rFonts w:ascii="Cambria" w:eastAsiaTheme="minorEastAsia" w:hAnsi="Cambria"/>
          </w:rPr>
          <w:t>r</w:t>
        </w:r>
        <w:r w:rsidR="00584B43">
          <w:rPr>
            <w:rFonts w:ascii="Cambria" w:eastAsiaTheme="minorEastAsia" w:hAnsi="Cambria"/>
          </w:rPr>
          <w:t>ization</w:t>
        </w:r>
      </w:ins>
      <w:r w:rsidR="00F81AED">
        <w:rPr>
          <w:rFonts w:ascii="Cambria" w:eastAsiaTheme="minorEastAsia" w:hAnsi="Cambria"/>
        </w:rPr>
        <w:t>) provided comparable privacy protection with better accuracy and lower model learning cost than differential privacy.</w:t>
      </w:r>
    </w:p>
    <w:p w14:paraId="5DCB8C89" w14:textId="15DDCD39" w:rsidR="00F81AED" w:rsidRDefault="00F81AED" w:rsidP="00F42FC3">
      <w:pPr>
        <w:tabs>
          <w:tab w:val="left" w:pos="1252"/>
        </w:tabs>
        <w:rPr>
          <w:rFonts w:ascii="Cambria" w:eastAsiaTheme="minorEastAsia" w:hAnsi="Cambria"/>
        </w:rPr>
      </w:pPr>
    </w:p>
    <w:p w14:paraId="599159AD" w14:textId="53E2B2EA" w:rsidR="004A553F" w:rsidRDefault="004A553F" w:rsidP="004A553F">
      <w:pPr>
        <w:tabs>
          <w:tab w:val="left" w:pos="1252"/>
        </w:tabs>
        <w:rPr>
          <w:rFonts w:ascii="Cambria" w:eastAsiaTheme="minorEastAsia" w:hAnsi="Cambria"/>
        </w:rPr>
      </w:pPr>
      <w:r>
        <w:rPr>
          <w:rFonts w:ascii="Cambria" w:eastAsiaTheme="minorEastAsia" w:hAnsi="Cambria"/>
        </w:rPr>
        <w:t xml:space="preserve">Rather than adding random noise to time series, our proposed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privacy method uses time series features </w:t>
      </w:r>
      <w:del w:id="2184" w:author="Bale,Cameron" w:date="2023-01-25T00:13:00Z">
        <w:r w:rsidDel="00584B43">
          <w:rPr>
            <w:rFonts w:ascii="Cambria" w:eastAsiaTheme="minorEastAsia" w:hAnsi="Cambria"/>
          </w:rPr>
          <w:delText>as a basis for swapping</w:delText>
        </w:r>
      </w:del>
      <w:ins w:id="2185" w:author="Bale,Cameron" w:date="2023-01-25T00:13:00Z">
        <w:r w:rsidR="00584B43">
          <w:rPr>
            <w:rFonts w:ascii="Cambria" w:eastAsiaTheme="minorEastAsia" w:hAnsi="Cambria"/>
          </w:rPr>
          <w:t>to swap</w:t>
        </w:r>
      </w:ins>
      <w:r>
        <w:rPr>
          <w:rFonts w:ascii="Cambria" w:eastAsiaTheme="minorEastAsia" w:hAnsi="Cambria"/>
        </w:rPr>
        <w:t xml:space="preserve"> the values between time series. </w:t>
      </w:r>
      <w:r w:rsidRPr="00251DAA">
        <w:rPr>
          <w:rFonts w:ascii="Cambria" w:eastAsiaTheme="minorEastAsia" w:hAnsi="Cambria"/>
        </w:rPr>
        <w:t xml:space="preserve">We demonstrated the effectiveness of our protection approach using data from a </w:t>
      </w:r>
      <w:r w:rsidRPr="004A553F">
        <w:rPr>
          <w:rFonts w:ascii="Cambria" w:eastAsiaTheme="minorEastAsia" w:hAnsi="Cambria"/>
        </w:rPr>
        <w:t>well-known</w:t>
      </w:r>
      <w:r w:rsidRPr="00251DAA">
        <w:rPr>
          <w:rFonts w:ascii="Cambria" w:eastAsiaTheme="minorEastAsia" w:hAnsi="Cambria"/>
        </w:rPr>
        <w:t xml:space="preserve"> forecasting competition where the identities of the time series needed to be kept confidential.</w:t>
      </w:r>
      <w:r>
        <w:rPr>
          <w:rFonts w:ascii="Cambria" w:eastAsiaTheme="minorEastAsia" w:hAnsi="Cambria"/>
        </w:rPr>
        <w:t xml:space="preserve"> The proposed method </w:t>
      </w:r>
      <w:r w:rsidR="00805FD7">
        <w:rPr>
          <w:rFonts w:ascii="Cambria" w:eastAsiaTheme="minorEastAsia" w:hAnsi="Cambria"/>
        </w:rPr>
        <w:t>limited the reduction in average</w:t>
      </w:r>
      <w:r>
        <w:rPr>
          <w:rFonts w:ascii="Cambria" w:eastAsiaTheme="minorEastAsia" w:hAnsi="Cambria"/>
        </w:rPr>
        <w:t xml:space="preserve"> </w:t>
      </w:r>
      <w:r w:rsidRPr="004F4F84">
        <w:rPr>
          <w:rFonts w:ascii="Cambria" w:eastAsiaTheme="minorEastAsia" w:hAnsi="Cambria"/>
        </w:rPr>
        <w:t xml:space="preserve">forecast accuracy </w:t>
      </w:r>
      <w:r w:rsidR="00805FD7">
        <w:rPr>
          <w:rFonts w:ascii="Cambria" w:eastAsiaTheme="minorEastAsia" w:hAnsi="Cambria"/>
        </w:rPr>
        <w:t>to</w:t>
      </w:r>
      <w:r w:rsidRPr="004F4F84">
        <w:rPr>
          <w:rFonts w:ascii="Cambria" w:eastAsiaTheme="minorEastAsia" w:hAnsi="Cambria"/>
        </w:rPr>
        <w:t xml:space="preserve"> 1</w:t>
      </w:r>
      <w:r w:rsidR="00805FD7">
        <w:rPr>
          <w:rFonts w:ascii="Cambria" w:eastAsiaTheme="minorEastAsia" w:hAnsi="Cambria"/>
        </w:rPr>
        <w:t>4</w:t>
      </w:r>
      <w:r w:rsidRPr="004F4F84">
        <w:rPr>
          <w:rFonts w:ascii="Cambria" w:eastAsiaTheme="minorEastAsia" w:hAnsi="Cambria"/>
        </w:rPr>
        <w:t>%</w:t>
      </w:r>
      <w:r>
        <w:rPr>
          <w:rFonts w:ascii="Cambria" w:eastAsiaTheme="minorEastAsia" w:hAnsi="Cambria"/>
        </w:rPr>
        <w:t xml:space="preserve"> of the original </w:t>
      </w:r>
      <w:r w:rsidR="00805FD7">
        <w:rPr>
          <w:rFonts w:ascii="Cambria" w:eastAsiaTheme="minorEastAsia" w:hAnsi="Cambria"/>
        </w:rPr>
        <w:t>accuracy</w:t>
      </w:r>
      <w:del w:id="2186" w:author="Bale,Cameron" w:date="2023-01-25T00:14:00Z">
        <w:r w:rsidDel="00584B43">
          <w:rPr>
            <w:rFonts w:ascii="Cambria" w:eastAsiaTheme="minorEastAsia" w:hAnsi="Cambria"/>
          </w:rPr>
          <w:delText xml:space="preserve"> and</w:delText>
        </w:r>
      </w:del>
      <w:ins w:id="2187" w:author="Bale,Cameron" w:date="2023-01-25T00:14:00Z">
        <w:r w:rsidR="00584B43">
          <w:rPr>
            <w:rFonts w:ascii="Cambria" w:eastAsiaTheme="minorEastAsia" w:hAnsi="Cambria"/>
          </w:rPr>
          <w:t xml:space="preserve">. </w:t>
        </w:r>
      </w:ins>
      <w:moveToRangeStart w:id="2188" w:author="Bale,Cameron" w:date="2023-01-25T00:14:00Z" w:name="move125498107"/>
      <w:moveTo w:id="2189" w:author="Bale,Cameron" w:date="2023-01-25T00:14:00Z">
        <w:r w:rsidR="00584B43">
          <w:rPr>
            <w:rFonts w:ascii="Cambria" w:eastAsiaTheme="minorEastAsia" w:hAnsi="Cambria"/>
          </w:rPr>
          <w:t>Research in other domains found that a 10-15% loss in usability is often a best-case scenario under privacy protection (Schneider et al. 2018).</w:t>
        </w:r>
      </w:moveTo>
      <w:ins w:id="2190" w:author="Bale,Cameron" w:date="2023-01-25T00:15:00Z">
        <w:r w:rsidR="00584B43">
          <w:rPr>
            <w:rFonts w:ascii="Cambria" w:eastAsiaTheme="minorEastAsia" w:hAnsi="Cambria"/>
          </w:rPr>
          <w:t xml:space="preserve"> Our method </w:t>
        </w:r>
      </w:ins>
      <w:moveTo w:id="2191" w:author="Bale,Cameron" w:date="2023-01-25T00:14:00Z">
        <w:del w:id="2192" w:author="Bale,Cameron" w:date="2023-01-25T00:15:00Z">
          <w:r w:rsidR="00584B43" w:rsidDel="00584B43">
            <w:rPr>
              <w:rFonts w:ascii="Cambria" w:eastAsiaTheme="minorEastAsia" w:hAnsi="Cambria"/>
            </w:rPr>
            <w:delText xml:space="preserve"> </w:delText>
          </w:r>
        </w:del>
      </w:moveTo>
      <w:moveToRangeEnd w:id="2188"/>
      <w:del w:id="2193" w:author="Bale,Cameron" w:date="2023-01-25T00:14:00Z">
        <w:r w:rsidDel="00584B43">
          <w:rPr>
            <w:rFonts w:ascii="Cambria" w:eastAsiaTheme="minorEastAsia" w:hAnsi="Cambria"/>
          </w:rPr>
          <w:delText xml:space="preserve"> </w:delText>
        </w:r>
      </w:del>
      <w:r w:rsidRPr="00251DAA">
        <w:rPr>
          <w:rFonts w:ascii="Cambria" w:eastAsiaTheme="minorEastAsia" w:hAnsi="Cambria"/>
        </w:rPr>
        <w:t>preserve</w:t>
      </w:r>
      <w:r>
        <w:rPr>
          <w:rFonts w:ascii="Cambria" w:eastAsiaTheme="minorEastAsia" w:hAnsi="Cambria"/>
        </w:rPr>
        <w:t>d</w:t>
      </w:r>
      <w:r w:rsidRPr="00251DAA">
        <w:rPr>
          <w:rFonts w:ascii="Cambria" w:eastAsiaTheme="minorEastAsia" w:hAnsi="Cambria"/>
        </w:rPr>
        <w:t xml:space="preserve"> the ranking of </w:t>
      </w:r>
      <w:r>
        <w:rPr>
          <w:rFonts w:ascii="Cambria" w:eastAsiaTheme="minorEastAsia" w:hAnsi="Cambria"/>
        </w:rPr>
        <w:t xml:space="preserve">the best and worst </w:t>
      </w:r>
      <w:r w:rsidRPr="00251DAA">
        <w:rPr>
          <w:rFonts w:ascii="Cambria" w:eastAsiaTheme="minorEastAsia" w:hAnsi="Cambria"/>
        </w:rPr>
        <w:t>forecasting models</w:t>
      </w:r>
      <w:ins w:id="2194" w:author="Bale,Cameron" w:date="2023-01-25T00:16:00Z">
        <w:r w:rsidR="00584B43">
          <w:rPr>
            <w:rFonts w:ascii="Cambria" w:eastAsiaTheme="minorEastAsia" w:hAnsi="Cambria"/>
          </w:rPr>
          <w:t xml:space="preserve"> and </w:t>
        </w:r>
      </w:ins>
      <w:del w:id="2195" w:author="Bale,Cameron" w:date="2023-01-25T00:16:00Z">
        <w:r w:rsidR="0006141E" w:rsidDel="00584B43">
          <w:rPr>
            <w:rFonts w:ascii="Cambria" w:eastAsiaTheme="minorEastAsia" w:hAnsi="Cambria"/>
          </w:rPr>
          <w:delText>,</w:delText>
        </w:r>
        <w:r w:rsidRPr="00251DAA" w:rsidDel="00584B43">
          <w:rPr>
            <w:rFonts w:ascii="Cambria" w:eastAsiaTheme="minorEastAsia" w:hAnsi="Cambria"/>
          </w:rPr>
          <w:delText xml:space="preserve"> which was</w:delText>
        </w:r>
      </w:del>
      <w:del w:id="2196" w:author="Bale,Cameron" w:date="2023-01-25T00:15:00Z">
        <w:r w:rsidRPr="00251DAA" w:rsidDel="00584B43">
          <w:rPr>
            <w:rFonts w:ascii="Cambria" w:eastAsiaTheme="minorEastAsia" w:hAnsi="Cambria"/>
          </w:rPr>
          <w:delText xml:space="preserve"> the focus </w:delText>
        </w:r>
      </w:del>
      <w:del w:id="2197" w:author="Bale,Cameron" w:date="2023-01-25T00:16:00Z">
        <w:r w:rsidRPr="00251DAA" w:rsidDel="00584B43">
          <w:rPr>
            <w:rFonts w:ascii="Cambria" w:eastAsiaTheme="minorEastAsia" w:hAnsi="Cambria"/>
          </w:rPr>
          <w:delText>of the competition</w:delText>
        </w:r>
        <w:r w:rsidDel="00584B43">
          <w:rPr>
            <w:rFonts w:ascii="Cambria" w:eastAsiaTheme="minorEastAsia" w:hAnsi="Cambria"/>
          </w:rPr>
          <w:delText>.</w:delText>
        </w:r>
        <w:r w:rsidR="00E80738" w:rsidDel="00584B43">
          <w:rPr>
            <w:rFonts w:ascii="Cambria" w:eastAsiaTheme="minorEastAsia" w:hAnsi="Cambria"/>
          </w:rPr>
          <w:delText xml:space="preserve"> </w:delText>
        </w:r>
      </w:del>
      <w:moveFromRangeStart w:id="2198" w:author="Bale,Cameron" w:date="2023-01-25T00:14:00Z" w:name="move125498107"/>
      <w:moveFrom w:id="2199" w:author="Bale,Cameron" w:date="2023-01-25T00:14:00Z">
        <w:del w:id="2200" w:author="Bale,Cameron" w:date="2023-01-25T00:16:00Z">
          <w:r w:rsidR="00E80738" w:rsidDel="00584B43">
            <w:rPr>
              <w:rFonts w:ascii="Cambria" w:eastAsiaTheme="minorEastAsia" w:hAnsi="Cambria"/>
            </w:rPr>
            <w:delText xml:space="preserve">Research in other domains found that a 10-15% loss in usability is often a </w:delText>
          </w:r>
          <w:r w:rsidR="00D77974" w:rsidDel="00584B43">
            <w:rPr>
              <w:rFonts w:ascii="Cambria" w:eastAsiaTheme="minorEastAsia" w:hAnsi="Cambria"/>
            </w:rPr>
            <w:delText>best-case</w:delText>
          </w:r>
          <w:r w:rsidR="00E80738" w:rsidDel="00584B43">
            <w:rPr>
              <w:rFonts w:ascii="Cambria" w:eastAsiaTheme="minorEastAsia" w:hAnsi="Cambria"/>
            </w:rPr>
            <w:delText xml:space="preserve"> scenario under privacy protection (Schneider et al. 2018).</w:delText>
          </w:r>
          <w:r w:rsidDel="00584B43">
            <w:rPr>
              <w:rFonts w:ascii="Cambria" w:eastAsiaTheme="minorEastAsia" w:hAnsi="Cambria"/>
            </w:rPr>
            <w:delText xml:space="preserve"> </w:delText>
          </w:r>
        </w:del>
      </w:moveFrom>
      <w:moveFromRangeEnd w:id="2198"/>
      <w:del w:id="2201" w:author="Bale,Cameron" w:date="2023-01-25T00:16:00Z">
        <w:r w:rsidDel="00584B43">
          <w:rPr>
            <w:rFonts w:ascii="Cambria" w:eastAsiaTheme="minorEastAsia" w:hAnsi="Cambria"/>
          </w:rPr>
          <w:delText xml:space="preserve">Further, the proposed privacy method </w:delText>
        </w:r>
      </w:del>
      <w:r>
        <w:rPr>
          <w:rFonts w:ascii="Cambria" w:eastAsiaTheme="minorEastAsia" w:hAnsi="Cambria"/>
        </w:rPr>
        <w:t xml:space="preserve">provides comparable levels of privacy to differential privacy at meaningful levels of </w:t>
      </w:r>
      <m:oMath>
        <m:r>
          <w:rPr>
            <w:rFonts w:ascii="Cambria Math" w:eastAsiaTheme="minorEastAsia" w:hAnsi="Cambria Math"/>
          </w:rPr>
          <m:t>ϵ</m:t>
        </m:r>
      </m:oMath>
      <w:r>
        <w:rPr>
          <w:rFonts w:ascii="Cambria" w:eastAsiaTheme="minorEastAsia" w:hAnsi="Cambria"/>
        </w:rPr>
        <w:t xml:space="preserve"> while enabling models to produce usable forecasts.</w:t>
      </w:r>
    </w:p>
    <w:p w14:paraId="4A24D08F" w14:textId="744212AE" w:rsidR="0006141E" w:rsidDel="00584B43" w:rsidRDefault="0006141E" w:rsidP="00251DAA">
      <w:pPr>
        <w:tabs>
          <w:tab w:val="left" w:pos="1252"/>
        </w:tabs>
        <w:rPr>
          <w:del w:id="2202" w:author="Bale,Cameron" w:date="2023-01-25T00:17:00Z"/>
          <w:rFonts w:ascii="Cambria" w:eastAsiaTheme="minorEastAsia" w:hAnsi="Cambria"/>
        </w:rPr>
      </w:pPr>
    </w:p>
    <w:p w14:paraId="25D38EE1" w14:textId="77777777" w:rsidR="00584B43" w:rsidRDefault="00584B43" w:rsidP="004A553F">
      <w:pPr>
        <w:tabs>
          <w:tab w:val="left" w:pos="1252"/>
        </w:tabs>
        <w:rPr>
          <w:ins w:id="2203" w:author="Bale,Cameron" w:date="2023-01-25T00:17:00Z"/>
          <w:rFonts w:ascii="Cambria" w:eastAsiaTheme="minorEastAsia" w:hAnsi="Cambria"/>
        </w:rPr>
      </w:pPr>
    </w:p>
    <w:p w14:paraId="52117CEC" w14:textId="40A2D396" w:rsidR="007114A2" w:rsidRPr="00251DAA" w:rsidRDefault="00584B43" w:rsidP="00251DAA">
      <w:pPr>
        <w:tabs>
          <w:tab w:val="left" w:pos="1252"/>
        </w:tabs>
        <w:rPr>
          <w:rFonts w:ascii="Cambria" w:eastAsiaTheme="minorEastAsia" w:hAnsi="Cambria"/>
        </w:rPr>
      </w:pPr>
      <w:ins w:id="2204" w:author="Bale,Cameron" w:date="2023-01-25T00:17:00Z">
        <w:r>
          <w:rPr>
            <w:rFonts w:ascii="Cambria" w:eastAsiaTheme="minorEastAsia" w:hAnsi="Cambria"/>
          </w:rPr>
          <w:t xml:space="preserve">Decentralization based methods, such as those in (Gonçalves et al., 2021a; Goncalves, </w:t>
        </w:r>
        <w:proofErr w:type="spellStart"/>
        <w:r>
          <w:rPr>
            <w:rFonts w:ascii="Cambria" w:eastAsiaTheme="minorEastAsia" w:hAnsi="Cambria"/>
          </w:rPr>
          <w:t>Bessa</w:t>
        </w:r>
        <w:proofErr w:type="spellEnd"/>
        <w:r>
          <w:rPr>
            <w:rFonts w:ascii="Cambria" w:eastAsiaTheme="minorEastAsia" w:hAnsi="Cambria"/>
          </w:rPr>
          <w:t>, et al., 2021b; Sommer et al., 2021) are effective but require a complicated decentralized framework. Our proposed k-</w:t>
        </w:r>
        <w:proofErr w:type="spellStart"/>
        <w:r>
          <w:rPr>
            <w:rFonts w:ascii="Cambria" w:eastAsiaTheme="minorEastAsia" w:hAnsi="Cambria"/>
          </w:rPr>
          <w:t>nTS</w:t>
        </w:r>
        <w:proofErr w:type="spellEnd"/>
        <w:r>
          <w:rPr>
            <w:rFonts w:ascii="Cambria" w:eastAsiaTheme="minorEastAsia" w:hAnsi="Cambria"/>
          </w:rPr>
          <w:t>+ method reduces the frictions of implementing privacy protection since organizations need only select an appropriate value for k and apply the method to their data</w:t>
        </w:r>
      </w:ins>
      <w:del w:id="2205" w:author="Bale,Cameron" w:date="2023-01-25T00:16:00Z">
        <w:r w:rsidR="0006141E" w:rsidDel="00584B43">
          <w:rPr>
            <w:rFonts w:ascii="Cambria" w:eastAsiaTheme="minorEastAsia" w:hAnsi="Cambria"/>
          </w:rPr>
          <w:delText xml:space="preserve">Our goal is to increase the ease with which organizations can protect their data. The </w:delText>
        </w:r>
      </w:del>
      <w:del w:id="2206" w:author="Bale,Cameron" w:date="2023-01-25T00:17:00Z">
        <w:r w:rsidR="0006141E" w:rsidDel="00584B43">
          <w:rPr>
            <w:rFonts w:ascii="Cambria" w:eastAsiaTheme="minorEastAsia" w:hAnsi="Cambria"/>
          </w:rPr>
          <w:delText xml:space="preserve">proposed </w:delText>
        </w:r>
        <w:r w:rsidR="0006141E" w:rsidDel="00584B43">
          <w:rPr>
            <w:rFonts w:ascii="Cambria" w:eastAsiaTheme="minorEastAsia" w:hAnsi="Cambria"/>
            <w:i/>
            <w:iCs/>
          </w:rPr>
          <w:delText>k</w:delText>
        </w:r>
        <w:r w:rsidR="0006141E" w:rsidDel="00584B43">
          <w:rPr>
            <w:rFonts w:ascii="Cambria" w:eastAsiaTheme="minorEastAsia" w:hAnsi="Cambria"/>
          </w:rPr>
          <w:delText xml:space="preserve">-nTS+ method reduces the frictions of implementing privacy protection since organizations need only select an appropriate value for </w:delText>
        </w:r>
        <w:r w:rsidR="0006141E" w:rsidDel="00584B43">
          <w:rPr>
            <w:rFonts w:ascii="Cambria" w:eastAsiaTheme="minorEastAsia" w:hAnsi="Cambria"/>
            <w:i/>
            <w:iCs/>
          </w:rPr>
          <w:delText>k</w:delText>
        </w:r>
        <w:r w:rsidR="00E80738" w:rsidDel="00584B43">
          <w:rPr>
            <w:rFonts w:ascii="Cambria" w:eastAsiaTheme="minorEastAsia" w:hAnsi="Cambria"/>
          </w:rPr>
          <w:delText xml:space="preserve"> and apply the method to their data</w:delText>
        </w:r>
        <w:r w:rsidR="0006141E" w:rsidDel="00584B43">
          <w:rPr>
            <w:rFonts w:ascii="Cambria" w:eastAsiaTheme="minorEastAsia" w:hAnsi="Cambria"/>
          </w:rPr>
          <w:delText xml:space="preserve">. </w:delText>
        </w:r>
        <w:r w:rsidR="00FB4581" w:rsidDel="00584B43">
          <w:rPr>
            <w:rFonts w:ascii="Cambria" w:eastAsiaTheme="minorEastAsia" w:hAnsi="Cambria"/>
          </w:rPr>
          <w:delText xml:space="preserve">Decentralization based methods, such as those in </w:delText>
        </w:r>
        <w:r w:rsidR="00FB4581" w:rsidDel="00584B43">
          <w:rPr>
            <w:rFonts w:ascii="Cambria" w:hAnsi="Cambria"/>
          </w:rPr>
          <w:fldChar w:fldCharType="begin"/>
        </w:r>
        <w:r w:rsidR="00FB4581" w:rsidDel="00584B43">
          <w:rPr>
            <w:rFonts w:ascii="Cambria" w:hAnsi="Cambria"/>
          </w:rPr>
          <w:del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delInstrText>
        </w:r>
        <w:r w:rsidR="00FB4581" w:rsidDel="00584B43">
          <w:rPr>
            <w:rFonts w:ascii="Cambria" w:hAnsi="Cambria"/>
          </w:rPr>
          <w:fldChar w:fldCharType="separate"/>
        </w:r>
        <w:r w:rsidR="00FB4581" w:rsidRPr="001130FC" w:rsidDel="00584B43">
          <w:rPr>
            <w:rFonts w:ascii="Cambria" w:hAnsi="Cambria" w:cs="Times New Roman"/>
            <w:szCs w:val="24"/>
          </w:rPr>
          <w:delText>(Gonçalves et al., 2021; Goncalves, Bessa, et al., 2021; Sommer et al., 2021)</w:delText>
        </w:r>
        <w:r w:rsidR="00FB4581" w:rsidDel="00584B43">
          <w:rPr>
            <w:rFonts w:ascii="Cambria" w:hAnsi="Cambria"/>
          </w:rPr>
          <w:fldChar w:fldCharType="end"/>
        </w:r>
        <w:r w:rsidR="00FB4581" w:rsidDel="00584B43">
          <w:rPr>
            <w:rFonts w:ascii="Cambria" w:hAnsi="Cambria"/>
          </w:rPr>
          <w:delText xml:space="preserve"> are effective but require a more complicated decentralized framework</w:delText>
        </w:r>
      </w:del>
      <w:r w:rsidR="00FB4581">
        <w:rPr>
          <w:rFonts w:ascii="Cambria" w:hAnsi="Cambria"/>
        </w:rPr>
        <w:t>.</w:t>
      </w:r>
      <w:r w:rsidR="003D0E3C">
        <w:rPr>
          <w:rFonts w:ascii="Cambria" w:hAnsi="Cambria"/>
        </w:rPr>
        <w:t xml:space="preserve"> Further, our method enables </w:t>
      </w:r>
      <w:del w:id="2207" w:author="Bale,Cameron" w:date="2023-01-25T00:17:00Z">
        <w:r w:rsidR="003D0E3C" w:rsidDel="00584B43">
          <w:rPr>
            <w:rFonts w:ascii="Cambria" w:hAnsi="Cambria"/>
          </w:rPr>
          <w:delText xml:space="preserve">entire data sets </w:delText>
        </w:r>
        <w:r w:rsidR="008764D1" w:rsidDel="00584B43">
          <w:rPr>
            <w:rFonts w:ascii="Cambria" w:hAnsi="Cambria"/>
          </w:rPr>
          <w:delText>containing</w:delText>
        </w:r>
        <w:r w:rsidR="003D0E3C" w:rsidDel="00584B43">
          <w:rPr>
            <w:rFonts w:ascii="Cambria" w:hAnsi="Cambria"/>
          </w:rPr>
          <w:delText xml:space="preserve"> protected time series to be shared</w:delText>
        </w:r>
      </w:del>
      <w:ins w:id="2208" w:author="Bale,Cameron" w:date="2023-01-25T00:17:00Z">
        <w:r>
          <w:rPr>
            <w:rFonts w:ascii="Cambria" w:hAnsi="Cambria"/>
          </w:rPr>
          <w:t>shared data sets containing protected time series</w:t>
        </w:r>
      </w:ins>
      <w:del w:id="2209" w:author="Bale,Cameron" w:date="2023-01-25T00:18:00Z">
        <w:r w:rsidR="003D0E3C" w:rsidDel="00584B43">
          <w:rPr>
            <w:rFonts w:ascii="Cambria" w:hAnsi="Cambria"/>
          </w:rPr>
          <w:delText>,</w:delText>
        </w:r>
      </w:del>
      <w:r w:rsidR="003D0E3C">
        <w:rPr>
          <w:rFonts w:ascii="Cambria" w:hAnsi="Cambria"/>
        </w:rPr>
        <w:t xml:space="preserve"> rather than just parameter estimates or forecasts.</w:t>
      </w:r>
    </w:p>
    <w:p w14:paraId="35DCF047" w14:textId="285944E0" w:rsidR="007114A2" w:rsidRDefault="007114A2" w:rsidP="00F42FC3">
      <w:pPr>
        <w:tabs>
          <w:tab w:val="left" w:pos="1252"/>
        </w:tabs>
        <w:rPr>
          <w:rFonts w:ascii="Cambria" w:eastAsiaTheme="minorEastAsia" w:hAnsi="Cambria"/>
        </w:rPr>
      </w:pPr>
    </w:p>
    <w:p w14:paraId="03B40704" w14:textId="0CC90F8B" w:rsidR="00B73045" w:rsidRPr="002463C0" w:rsidRDefault="002463C0" w:rsidP="00F42FC3">
      <w:pPr>
        <w:tabs>
          <w:tab w:val="left" w:pos="1252"/>
        </w:tabs>
        <w:rPr>
          <w:rFonts w:ascii="Cambria" w:eastAsiaTheme="minorEastAsia" w:hAnsi="Cambria"/>
        </w:rPr>
      </w:pPr>
      <w:r>
        <w:rPr>
          <w:rFonts w:ascii="Cambria" w:eastAsiaTheme="minorEastAsia" w:hAnsi="Cambria"/>
        </w:rPr>
        <w:t xml:space="preserve">While we showed that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preserves data utility for forecasting, future work should examine the utility of protected time series for other use cases, such as classification.</w:t>
      </w:r>
      <w:r w:rsidR="009C300E">
        <w:rPr>
          <w:rFonts w:ascii="Cambria" w:eastAsiaTheme="minorEastAsia" w:hAnsi="Cambria"/>
        </w:rPr>
        <w:t xml:space="preserve"> Future work should also assess forecasting with protected data using multiple forecast horizons.</w:t>
      </w:r>
      <w:r w:rsidR="007314AA">
        <w:rPr>
          <w:rFonts w:ascii="Cambria" w:eastAsiaTheme="minorEastAsia" w:hAnsi="Cambria"/>
        </w:rPr>
        <w:t xml:space="preserve"> A theoretical examination of forecasting model performance on protected data would help us further understand which models will perform well under different conditions</w:t>
      </w:r>
      <w:ins w:id="2210" w:author="Bale,Cameron" w:date="2023-01-25T00:19:00Z">
        <w:r w:rsidR="00584B43">
          <w:rPr>
            <w:rFonts w:ascii="Cambria" w:eastAsiaTheme="minorEastAsia" w:hAnsi="Cambria"/>
          </w:rPr>
          <w:t xml:space="preserve"> and could </w:t>
        </w:r>
      </w:ins>
      <w:del w:id="2211" w:author="Bale,Cameron" w:date="2023-01-25T00:19:00Z">
        <w:r w:rsidR="007314AA" w:rsidDel="00584B43">
          <w:rPr>
            <w:rFonts w:ascii="Cambria" w:eastAsiaTheme="minorEastAsia" w:hAnsi="Cambria"/>
          </w:rPr>
          <w:delText>.</w:delText>
        </w:r>
        <w:r w:rsidR="00142249" w:rsidDel="00584B43">
          <w:rPr>
            <w:rFonts w:ascii="Cambria" w:eastAsiaTheme="minorEastAsia" w:hAnsi="Cambria"/>
          </w:rPr>
          <w:delText xml:space="preserve"> This would help </w:delText>
        </w:r>
      </w:del>
      <w:r w:rsidR="00142249">
        <w:rPr>
          <w:rFonts w:ascii="Cambria" w:eastAsiaTheme="minorEastAsia" w:hAnsi="Cambria"/>
        </w:rPr>
        <w:t>improve model selection procedures when forecasting with protected data</w:t>
      </w:r>
      <w:ins w:id="2212" w:author="Bale,Cameron" w:date="2023-01-25T00:18:00Z">
        <w:r w:rsidR="00584B43">
          <w:rPr>
            <w:rFonts w:ascii="Cambria" w:eastAsiaTheme="minorEastAsia" w:hAnsi="Cambria"/>
          </w:rPr>
          <w:t>.</w:t>
        </w:r>
      </w:ins>
      <w:r w:rsidR="00142249">
        <w:rPr>
          <w:rFonts w:ascii="Cambria" w:eastAsiaTheme="minorEastAsia" w:hAnsi="Cambria"/>
        </w:rPr>
        <w:t xml:space="preserve"> </w:t>
      </w:r>
      <w:del w:id="2213" w:author="Bale,Cameron" w:date="2023-01-25T00:19:00Z">
        <w:r w:rsidR="00142249" w:rsidDel="00584B43">
          <w:rPr>
            <w:rFonts w:ascii="Cambria" w:eastAsiaTheme="minorEastAsia" w:hAnsi="Cambria"/>
          </w:rPr>
          <w:delText>since we are seek a model that forecasts well for unseen data, not necessarily the protected data.</w:delText>
        </w:r>
        <w:r w:rsidR="007314AA" w:rsidDel="00584B43">
          <w:rPr>
            <w:rFonts w:ascii="Cambria" w:eastAsiaTheme="minorEastAsia" w:hAnsi="Cambria"/>
          </w:rPr>
          <w:delText xml:space="preserve"> </w:delText>
        </w:r>
      </w:del>
      <w:r w:rsidR="007314AA">
        <w:rPr>
          <w:rFonts w:ascii="Cambria" w:eastAsiaTheme="minorEastAsia" w:hAnsi="Cambria"/>
        </w:rPr>
        <w:t>Future work should also assess whether forecast combinations, which tend to improve accuracy on unprotected data</w:t>
      </w:r>
      <w:r w:rsidR="00EA0945">
        <w:rPr>
          <w:rFonts w:ascii="Cambria" w:eastAsiaTheme="minorEastAsia" w:hAnsi="Cambria"/>
        </w:rPr>
        <w:t xml:space="preserve"> (</w:t>
      </w:r>
      <w:proofErr w:type="spellStart"/>
      <w:r w:rsidR="00EA0945">
        <w:rPr>
          <w:rFonts w:ascii="Cambria" w:eastAsiaTheme="minorEastAsia" w:hAnsi="Cambria"/>
        </w:rPr>
        <w:t>Makridakis</w:t>
      </w:r>
      <w:proofErr w:type="spellEnd"/>
      <w:r w:rsidR="00EA0945">
        <w:rPr>
          <w:rFonts w:ascii="Cambria" w:eastAsiaTheme="minorEastAsia" w:hAnsi="Cambria"/>
        </w:rPr>
        <w:t xml:space="preserve"> et al. 2018)</w:t>
      </w:r>
      <w:r w:rsidR="007314AA">
        <w:rPr>
          <w:rFonts w:ascii="Cambria" w:eastAsiaTheme="minorEastAsia" w:hAnsi="Cambria"/>
        </w:rPr>
        <w:t>, are</w:t>
      </w:r>
      <w:ins w:id="2214" w:author="Bale,Cameron" w:date="2023-01-25T00:19:00Z">
        <w:r w:rsidR="00584B43">
          <w:rPr>
            <w:rFonts w:ascii="Cambria" w:eastAsiaTheme="minorEastAsia" w:hAnsi="Cambria"/>
          </w:rPr>
          <w:t xml:space="preserve"> </w:t>
        </w:r>
      </w:ins>
      <w:del w:id="2215" w:author="Bale,Cameron" w:date="2023-01-25T00:19:00Z">
        <w:r w:rsidR="007314AA" w:rsidDel="00584B43">
          <w:rPr>
            <w:rFonts w:ascii="Cambria" w:eastAsiaTheme="minorEastAsia" w:hAnsi="Cambria"/>
          </w:rPr>
          <w:delText xml:space="preserve"> also </w:delText>
        </w:r>
      </w:del>
      <w:r w:rsidR="007314AA">
        <w:rPr>
          <w:rFonts w:ascii="Cambria" w:eastAsiaTheme="minorEastAsia" w:hAnsi="Cambria"/>
        </w:rPr>
        <w:t>beneficial when forecasting with protected data.</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65A9DEDE" w14:textId="77777777" w:rsidR="00DB3320" w:rsidRPr="00DB3320" w:rsidRDefault="0063515F" w:rsidP="00DB3320">
      <w:pPr>
        <w:pStyle w:val="Bibliography"/>
        <w:rPr>
          <w:rFonts w:ascii="Cambria" w:hAnsi="Cambria"/>
        </w:rPr>
      </w:pPr>
      <w:r w:rsidRPr="000627DC">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sidRPr="000627DC">
        <w:rPr>
          <w:rFonts w:ascii="Cambria" w:eastAsiaTheme="minorEastAsia" w:hAnsi="Cambria"/>
          <w:b/>
          <w:bCs/>
        </w:rPr>
        <w:fldChar w:fldCharType="separate"/>
      </w:r>
      <w:r w:rsidR="00DB3320" w:rsidRPr="00DB3320">
        <w:rPr>
          <w:rFonts w:ascii="Cambria" w:hAnsi="Cambria"/>
        </w:rPr>
        <w:t xml:space="preserve">Abowd, J. M., Gittings, K., McKinney, K. L., Stephens, B. E., Vilhuber, L., &amp; Woodcock, S. (2012). </w:t>
      </w:r>
      <w:r w:rsidR="00DB3320" w:rsidRPr="00DB3320">
        <w:rPr>
          <w:rFonts w:ascii="Cambria" w:hAnsi="Cambria"/>
          <w:i/>
          <w:iCs/>
        </w:rPr>
        <w:t>Dynamically consistent noise infusion and partially synthetic data as confidentiality protection measures for related time-series</w:t>
      </w:r>
      <w:r w:rsidR="00DB3320" w:rsidRPr="00DB3320">
        <w:rPr>
          <w:rFonts w:ascii="Cambria" w:hAnsi="Cambria"/>
        </w:rPr>
        <w:t>. 41.</w:t>
      </w:r>
    </w:p>
    <w:p w14:paraId="40D7DC9D" w14:textId="6431C10B" w:rsidR="00DB3320" w:rsidRDefault="00DB3320" w:rsidP="00DB3320">
      <w:pPr>
        <w:pStyle w:val="Bibliography"/>
        <w:rPr>
          <w:rFonts w:ascii="Cambria" w:hAnsi="Cambria"/>
        </w:rPr>
      </w:pPr>
      <w:r w:rsidRPr="00DB3320">
        <w:rPr>
          <w:rFonts w:ascii="Cambria" w:hAnsi="Cambria"/>
        </w:rPr>
        <w:t xml:space="preserve">Bandara, K., Bergmeir, C., &amp; Smyl, S. (2018). Forecasting Across Time Series Databases using Recurrent Neural Networks on Groups of Similar Series: A Clustering Approach. </w:t>
      </w:r>
      <w:r w:rsidRPr="00251DAA">
        <w:rPr>
          <w:rFonts w:ascii="Cambria" w:hAnsi="Cambria"/>
        </w:rPr>
        <w:t>ArXiv:1710.03222 [Cs, Econ, Stat]</w:t>
      </w:r>
      <w:r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lastRenderedPageBreak/>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lastRenderedPageBreak/>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0DA3C409" w:rsidR="00DB3320" w:rsidRPr="00DB3320" w:rsidRDefault="00DB3320" w:rsidP="00DB3320">
      <w:pPr>
        <w:pStyle w:val="Bibliography"/>
        <w:rPr>
          <w:rFonts w:ascii="Cambria" w:hAnsi="Cambria"/>
        </w:rPr>
      </w:pPr>
      <w:r w:rsidRPr="00DB3320">
        <w:rPr>
          <w:rFonts w:ascii="Cambria" w:hAnsi="Cambria"/>
        </w:rPr>
        <w:t>Gonçalves, C., Bessa, R. J., &amp; Pinson, P. (2021</w:t>
      </w:r>
      <w:ins w:id="2216" w:author="Bale,Cameron" w:date="2023-01-23T15:28:00Z">
        <w:r w:rsidR="00082777">
          <w:rPr>
            <w:rFonts w:ascii="Cambria" w:hAnsi="Cambria"/>
          </w:rPr>
          <w:t>a</w:t>
        </w:r>
      </w:ins>
      <w:r w:rsidRPr="00DB3320">
        <w:rPr>
          <w:rFonts w:ascii="Cambria" w:hAnsi="Cambria"/>
        </w:rPr>
        <w:t xml:space="preserve">).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1A2AD670" w:rsidR="00DB3320" w:rsidRPr="00DB3320" w:rsidRDefault="00DB3320" w:rsidP="00DB3320">
      <w:pPr>
        <w:pStyle w:val="Bibliography"/>
        <w:rPr>
          <w:rFonts w:ascii="Cambria" w:hAnsi="Cambria"/>
        </w:rPr>
      </w:pPr>
      <w:r w:rsidRPr="00DB3320">
        <w:rPr>
          <w:rFonts w:ascii="Cambria" w:hAnsi="Cambria"/>
        </w:rPr>
        <w:t>Goncalves, C., Bessa, R. J., &amp; Pinson, P. (2021</w:t>
      </w:r>
      <w:ins w:id="2217" w:author="Bale,Cameron" w:date="2023-01-23T15:28:00Z">
        <w:r w:rsidR="00082777">
          <w:rPr>
            <w:rFonts w:ascii="Cambria" w:hAnsi="Cambria"/>
          </w:rPr>
          <w:t>b</w:t>
        </w:r>
      </w:ins>
      <w:r w:rsidRPr="00DB3320">
        <w:rPr>
          <w:rFonts w:ascii="Cambria" w:hAnsi="Cambria"/>
        </w:rPr>
        <w:t xml:space="preserve">). Privacy-Preserving Distributed Learning for Renewable Energy Forecasting. </w:t>
      </w:r>
      <w:r w:rsidRPr="00DB3320">
        <w:rPr>
          <w:rFonts w:ascii="Cambria" w:hAnsi="Cambria"/>
          <w:i/>
          <w:iCs/>
        </w:rPr>
        <w:t>IEEE Transactions on Sustainable Energy</w:t>
      </w:r>
      <w:r w:rsidRPr="00DB3320">
        <w:rPr>
          <w:rFonts w:ascii="Cambria" w:hAnsi="Cambria"/>
        </w:rPr>
        <w:t xml:space="preserve">, </w:t>
      </w:r>
      <w:r w:rsidRPr="00DB3320">
        <w:rPr>
          <w:rFonts w:ascii="Cambria" w:hAnsi="Cambria"/>
          <w:i/>
          <w:iCs/>
        </w:rPr>
        <w:t>12</w:t>
      </w:r>
      <w:r w:rsidRPr="00DB3320">
        <w:rPr>
          <w:rFonts w:ascii="Cambria" w:hAnsi="Cambria"/>
        </w:rPr>
        <w:t>(3), 1777–1787. https://doi.org/10.1109/TSTE.2021.3065117</w:t>
      </w:r>
    </w:p>
    <w:p w14:paraId="280CA472" w14:textId="787152E3" w:rsidR="00DB3320" w:rsidRDefault="00DB3320" w:rsidP="00DB3320">
      <w:pPr>
        <w:pStyle w:val="Bibliography"/>
        <w:rPr>
          <w:rFonts w:ascii="Cambria" w:hAnsi="Cambria"/>
        </w:rPr>
      </w:pPr>
      <w:r w:rsidRPr="00DB3320">
        <w:rPr>
          <w:rFonts w:ascii="Cambria" w:hAnsi="Cambria"/>
        </w:rPr>
        <w:t>Goncalves, C., Pinson, P., &amp; Bessa, R. J. (2021</w:t>
      </w:r>
      <w:ins w:id="2218" w:author="Bale,Cameron" w:date="2023-01-23T15:28:00Z">
        <w:r w:rsidR="00082777">
          <w:rPr>
            <w:rFonts w:ascii="Cambria" w:hAnsi="Cambria"/>
          </w:rPr>
          <w:t>c</w:t>
        </w:r>
      </w:ins>
      <w:r w:rsidRPr="00DB3320">
        <w:rPr>
          <w:rFonts w:ascii="Cambria" w:hAnsi="Cambria"/>
        </w:rPr>
        <w:t xml:space="preserve">). Towards Data Markets in Renewable Energy Forecasting. </w:t>
      </w:r>
      <w:r w:rsidRPr="00251DAA">
        <w:rPr>
          <w:rFonts w:ascii="Cambria" w:hAnsi="Cambria"/>
        </w:rPr>
        <w:t>IEEE Transactions on Sustainable Energy</w:t>
      </w:r>
      <w:r w:rsidRPr="00DB3320">
        <w:rPr>
          <w:rFonts w:ascii="Cambria" w:hAnsi="Cambria"/>
        </w:rPr>
        <w:t xml:space="preserve">, </w:t>
      </w:r>
      <w:r w:rsidRPr="00251DAA">
        <w:rPr>
          <w:rFonts w:ascii="Cambria" w:hAnsi="Cambria"/>
        </w:rPr>
        <w:t>12</w:t>
      </w:r>
      <w:r w:rsidRPr="00DB3320">
        <w:rPr>
          <w:rFonts w:ascii="Cambria" w:hAnsi="Cambria"/>
        </w:rPr>
        <w:t>(1), 533–542. https://doi.org/10.1109/TSTE.2020.3009615</w:t>
      </w:r>
    </w:p>
    <w:p w14:paraId="6CBD7FA4" w14:textId="56AC826D" w:rsidR="00174456" w:rsidRP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452302F8" w14:textId="77777777" w:rsidR="00DB3320" w:rsidRPr="00DB3320" w:rsidRDefault="00DB3320" w:rsidP="00DB3320">
      <w:pPr>
        <w:pStyle w:val="Bibliography"/>
        <w:rPr>
          <w:rFonts w:ascii="Cambria" w:hAnsi="Cambria"/>
        </w:rPr>
      </w:pPr>
      <w:r w:rsidRPr="00DB3320">
        <w:rPr>
          <w:rFonts w:ascii="Cambria" w:hAnsi="Cambria"/>
        </w:rPr>
        <w:lastRenderedPageBreak/>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709C80C7" w14:textId="77777777" w:rsidR="00DB3320" w:rsidRPr="00DB3320" w:rsidRDefault="00DB3320" w:rsidP="00DB3320">
      <w:pPr>
        <w:pStyle w:val="Bibliography"/>
        <w:rPr>
          <w:rFonts w:ascii="Cambria" w:hAnsi="Cambria"/>
        </w:rPr>
      </w:pPr>
      <w:r w:rsidRPr="00DB3320">
        <w:rPr>
          <w:rFonts w:ascii="Cambria" w:hAnsi="Cambria"/>
        </w:rPr>
        <w:t xml:space="preserve">Li, L., Kang, Y., &amp; Li, F. (2022).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F05563E" w14:textId="77777777" w:rsidR="00DB3320" w:rsidRP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4ACA5D6B" w14:textId="77777777" w:rsidR="00DB3320" w:rsidRPr="00DB3320" w:rsidRDefault="00DB3320" w:rsidP="00DB3320">
      <w:pPr>
        <w:pStyle w:val="Bibliography"/>
        <w:rPr>
          <w:rFonts w:ascii="Cambria" w:hAnsi="Cambria"/>
        </w:rPr>
      </w:pPr>
      <w:r w:rsidRPr="00DB3320">
        <w:rPr>
          <w:rFonts w:ascii="Cambria" w:hAnsi="Cambria"/>
        </w:rPr>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lastRenderedPageBreak/>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77777777" w:rsidR="00DB3320" w:rsidRP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EBA6B6A" w:rsidR="00E80738" w:rsidRPr="006355E4" w:rsidRDefault="00E80738" w:rsidP="006355E4">
      <w:pPr>
        <w:pStyle w:val="Bibliography"/>
        <w:rPr>
          <w:rFonts w:ascii="Cambria" w:hAnsi="Cambria"/>
        </w:rPr>
      </w:pPr>
      <w:r w:rsidRPr="00251DAA">
        <w:rPr>
          <w:rFonts w:ascii="Cambria" w:hAnsi="Cambria"/>
        </w:rPr>
        <w:lastRenderedPageBreak/>
        <w:t>Schneider, M. J., Jagpal, S., Gupta, S., Li, S., &amp; Yu, Y. (2018). A flexible method for protecting marketing data: An application to point-of-sale data. Marketing Science, 37(1), 153-171.</w:t>
      </w:r>
    </w:p>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5694828C" w14:textId="1A612A93" w:rsidR="00E53ED2" w:rsidRDefault="00E53ED2" w:rsidP="00E53ED2">
      <w:pPr>
        <w:pStyle w:val="ListParagraph"/>
        <w:tabs>
          <w:tab w:val="left" w:pos="1027"/>
        </w:tabs>
        <w:ind w:left="360"/>
      </w:pPr>
    </w:p>
    <w:p w14:paraId="06BF37D8" w14:textId="3B5B8AF0" w:rsidR="00E53ED2" w:rsidRDefault="00E53ED2" w:rsidP="005379F8">
      <w:pPr>
        <w:tabs>
          <w:tab w:val="left" w:pos="1027"/>
        </w:tabs>
      </w:pPr>
    </w:p>
    <w:p w14:paraId="41EDEF5B" w14:textId="60044B8D" w:rsidR="005379F8" w:rsidRDefault="005379F8" w:rsidP="005379F8">
      <w:pPr>
        <w:tabs>
          <w:tab w:val="left" w:pos="1027"/>
        </w:tabs>
      </w:pPr>
    </w:p>
    <w:p w14:paraId="1FD343BB" w14:textId="06DA18CE" w:rsidR="005379F8" w:rsidRDefault="005379F8" w:rsidP="005379F8">
      <w:pPr>
        <w:tabs>
          <w:tab w:val="left" w:pos="1027"/>
        </w:tabs>
      </w:pPr>
    </w:p>
    <w:p w14:paraId="77F64F54" w14:textId="3F4E4812" w:rsidR="005379F8" w:rsidRDefault="005379F8" w:rsidP="005379F8">
      <w:pPr>
        <w:tabs>
          <w:tab w:val="left" w:pos="1027"/>
        </w:tabs>
      </w:pPr>
    </w:p>
    <w:p w14:paraId="392FAC70" w14:textId="74F70C9E" w:rsidR="005379F8" w:rsidRDefault="005379F8" w:rsidP="005379F8">
      <w:pPr>
        <w:tabs>
          <w:tab w:val="left" w:pos="1027"/>
        </w:tabs>
      </w:pPr>
    </w:p>
    <w:p w14:paraId="44ABF1A0" w14:textId="13615414" w:rsidR="005379F8" w:rsidRDefault="005379F8" w:rsidP="005379F8">
      <w:pPr>
        <w:tabs>
          <w:tab w:val="left" w:pos="1027"/>
        </w:tabs>
      </w:pPr>
    </w:p>
    <w:p w14:paraId="17E34BA6" w14:textId="05D9E49E" w:rsidR="005379F8" w:rsidRDefault="005379F8" w:rsidP="005379F8">
      <w:pPr>
        <w:tabs>
          <w:tab w:val="left" w:pos="1027"/>
        </w:tabs>
      </w:pPr>
    </w:p>
    <w:p w14:paraId="1324358D" w14:textId="6F2725E1" w:rsidR="005379F8" w:rsidRDefault="005379F8" w:rsidP="005379F8">
      <w:pPr>
        <w:tabs>
          <w:tab w:val="left" w:pos="1027"/>
        </w:tabs>
      </w:pPr>
    </w:p>
    <w:p w14:paraId="4BE529C4" w14:textId="318015F3" w:rsidR="005379F8" w:rsidRDefault="005379F8" w:rsidP="005379F8">
      <w:pPr>
        <w:tabs>
          <w:tab w:val="left" w:pos="1027"/>
        </w:tabs>
      </w:pPr>
    </w:p>
    <w:p w14:paraId="19D6EBA3" w14:textId="651A9651" w:rsidR="005379F8" w:rsidRDefault="005379F8" w:rsidP="005379F8">
      <w:pPr>
        <w:tabs>
          <w:tab w:val="left" w:pos="1027"/>
        </w:tabs>
      </w:pPr>
    </w:p>
    <w:p w14:paraId="480593EB" w14:textId="190866D4" w:rsidR="005379F8" w:rsidRDefault="005379F8" w:rsidP="005379F8">
      <w:pPr>
        <w:tabs>
          <w:tab w:val="left" w:pos="1027"/>
        </w:tabs>
      </w:pPr>
    </w:p>
    <w:p w14:paraId="725D9F4A" w14:textId="0CB4D6A4" w:rsidR="005379F8" w:rsidRDefault="005379F8" w:rsidP="005379F8">
      <w:pPr>
        <w:tabs>
          <w:tab w:val="left" w:pos="1027"/>
        </w:tabs>
      </w:pPr>
    </w:p>
    <w:p w14:paraId="109B15B1" w14:textId="289BDF0D" w:rsidR="005379F8" w:rsidRDefault="005379F8" w:rsidP="005379F8">
      <w:pPr>
        <w:tabs>
          <w:tab w:val="left" w:pos="1027"/>
        </w:tabs>
      </w:pPr>
    </w:p>
    <w:p w14:paraId="7EC8AE97" w14:textId="73DED1E3" w:rsidR="005379F8" w:rsidRDefault="005379F8" w:rsidP="005379F8">
      <w:pPr>
        <w:tabs>
          <w:tab w:val="left" w:pos="1027"/>
        </w:tabs>
      </w:pPr>
    </w:p>
    <w:p w14:paraId="4626D532" w14:textId="5ACDB003" w:rsidR="005379F8" w:rsidRDefault="005379F8" w:rsidP="005379F8">
      <w:pPr>
        <w:tabs>
          <w:tab w:val="left" w:pos="1027"/>
        </w:tabs>
      </w:pPr>
    </w:p>
    <w:p w14:paraId="1FE63C8E" w14:textId="5EADE8C7" w:rsidR="005379F8" w:rsidRDefault="005379F8" w:rsidP="005379F8">
      <w:pPr>
        <w:tabs>
          <w:tab w:val="left" w:pos="1027"/>
        </w:tabs>
      </w:pPr>
    </w:p>
    <w:p w14:paraId="50C80849" w14:textId="24F2CB3D" w:rsidR="005379F8" w:rsidRDefault="005379F8" w:rsidP="005379F8">
      <w:pPr>
        <w:tabs>
          <w:tab w:val="left" w:pos="1027"/>
        </w:tabs>
      </w:pPr>
    </w:p>
    <w:p w14:paraId="116B9A29" w14:textId="6805D6CE" w:rsidR="005379F8" w:rsidRDefault="005379F8" w:rsidP="005379F8">
      <w:pPr>
        <w:tabs>
          <w:tab w:val="left" w:pos="1027"/>
        </w:tabs>
      </w:pPr>
    </w:p>
    <w:p w14:paraId="430E9AB7" w14:textId="22523E51" w:rsidR="005379F8" w:rsidRDefault="005379F8" w:rsidP="005379F8">
      <w:pPr>
        <w:tabs>
          <w:tab w:val="left" w:pos="1027"/>
        </w:tabs>
      </w:pPr>
    </w:p>
    <w:p w14:paraId="482D691D" w14:textId="11266683" w:rsidR="005379F8" w:rsidRDefault="005379F8" w:rsidP="005379F8">
      <w:pPr>
        <w:tabs>
          <w:tab w:val="left" w:pos="1027"/>
        </w:tabs>
      </w:pPr>
    </w:p>
    <w:p w14:paraId="0937756D" w14:textId="2FA0952A" w:rsidR="005379F8" w:rsidRDefault="005379F8" w:rsidP="005379F8">
      <w:pPr>
        <w:tabs>
          <w:tab w:val="left" w:pos="1027"/>
        </w:tabs>
      </w:pPr>
    </w:p>
    <w:p w14:paraId="3E87396F" w14:textId="64B3349C" w:rsidR="005379F8" w:rsidRDefault="005379F8" w:rsidP="005379F8">
      <w:pPr>
        <w:tabs>
          <w:tab w:val="left" w:pos="1027"/>
        </w:tabs>
      </w:pPr>
    </w:p>
    <w:p w14:paraId="49F623FB" w14:textId="02CF2FD3" w:rsidR="005379F8" w:rsidRDefault="005379F8" w:rsidP="005379F8">
      <w:pPr>
        <w:tabs>
          <w:tab w:val="left" w:pos="1027"/>
        </w:tabs>
      </w:pPr>
    </w:p>
    <w:p w14:paraId="616A6ABF" w14:textId="4A8E0AF6" w:rsidR="005379F8" w:rsidRDefault="005379F8" w:rsidP="005379F8">
      <w:pPr>
        <w:tabs>
          <w:tab w:val="left" w:pos="1027"/>
        </w:tabs>
      </w:pPr>
    </w:p>
    <w:p w14:paraId="46476D96" w14:textId="3D43F4C0" w:rsidR="005379F8" w:rsidRDefault="005379F8" w:rsidP="005379F8">
      <w:pPr>
        <w:tabs>
          <w:tab w:val="left" w:pos="1027"/>
        </w:tabs>
      </w:pPr>
    </w:p>
    <w:p w14:paraId="73113ABF" w14:textId="770798C9" w:rsidR="005379F8" w:rsidRDefault="005379F8" w:rsidP="005379F8">
      <w:pPr>
        <w:tabs>
          <w:tab w:val="left" w:pos="1027"/>
        </w:tabs>
      </w:pPr>
    </w:p>
    <w:p w14:paraId="797D4A55" w14:textId="56998DB2" w:rsidR="005379F8" w:rsidRDefault="005379F8" w:rsidP="005379F8">
      <w:pPr>
        <w:tabs>
          <w:tab w:val="left" w:pos="1027"/>
        </w:tabs>
      </w:pPr>
    </w:p>
    <w:p w14:paraId="5BDDD861" w14:textId="68C2DE99" w:rsidR="005379F8" w:rsidRDefault="005379F8" w:rsidP="005379F8">
      <w:pPr>
        <w:tabs>
          <w:tab w:val="left" w:pos="1027"/>
        </w:tabs>
      </w:pPr>
    </w:p>
    <w:p w14:paraId="16E279DD" w14:textId="0969C471" w:rsidR="005379F8" w:rsidRDefault="005379F8" w:rsidP="005379F8">
      <w:pPr>
        <w:tabs>
          <w:tab w:val="left" w:pos="1027"/>
        </w:tabs>
      </w:pPr>
    </w:p>
    <w:p w14:paraId="39A1DC86" w14:textId="1195C05F" w:rsidR="005379F8" w:rsidRDefault="005379F8" w:rsidP="005379F8">
      <w:pPr>
        <w:tabs>
          <w:tab w:val="left" w:pos="1027"/>
        </w:tabs>
      </w:pPr>
    </w:p>
    <w:p w14:paraId="3901BF20" w14:textId="77777777" w:rsidR="005379F8" w:rsidRDefault="005379F8" w:rsidP="005379F8">
      <w:pPr>
        <w:tabs>
          <w:tab w:val="left" w:pos="1027"/>
        </w:tabs>
      </w:pPr>
    </w:p>
    <w:p w14:paraId="2BCDB1D9" w14:textId="5CFF674B" w:rsidR="00E53ED2" w:rsidRDefault="00E53ED2" w:rsidP="00E53ED2">
      <w:pPr>
        <w:pStyle w:val="ListParagraph"/>
        <w:tabs>
          <w:tab w:val="left" w:pos="1027"/>
        </w:tabs>
        <w:ind w:left="360"/>
        <w:rPr>
          <w:ins w:id="2219" w:author="Bale,Cameron" w:date="2023-01-25T00:19:00Z"/>
          <w:rFonts w:ascii="Cambria" w:eastAsiaTheme="minorEastAsia" w:hAnsi="Cambria"/>
          <w:b/>
          <w:bCs/>
        </w:rPr>
      </w:pPr>
    </w:p>
    <w:p w14:paraId="4D2A93A8" w14:textId="288400F9" w:rsidR="00F11EF9" w:rsidRDefault="00F11EF9" w:rsidP="00E53ED2">
      <w:pPr>
        <w:pStyle w:val="ListParagraph"/>
        <w:tabs>
          <w:tab w:val="left" w:pos="1027"/>
        </w:tabs>
        <w:ind w:left="360"/>
        <w:rPr>
          <w:ins w:id="2220" w:author="Bale,Cameron" w:date="2023-01-25T00:19:00Z"/>
          <w:rFonts w:ascii="Cambria" w:eastAsiaTheme="minorEastAsia" w:hAnsi="Cambria"/>
          <w:b/>
          <w:bCs/>
        </w:rPr>
      </w:pPr>
    </w:p>
    <w:p w14:paraId="6B26105E" w14:textId="55E62055" w:rsidR="00F11EF9" w:rsidRDefault="00F11EF9" w:rsidP="00E53ED2">
      <w:pPr>
        <w:pStyle w:val="ListParagraph"/>
        <w:tabs>
          <w:tab w:val="left" w:pos="1027"/>
        </w:tabs>
        <w:ind w:left="360"/>
        <w:rPr>
          <w:ins w:id="2221" w:author="Bale,Cameron" w:date="2023-01-25T00:19:00Z"/>
          <w:rFonts w:ascii="Cambria" w:eastAsiaTheme="minorEastAsia" w:hAnsi="Cambria"/>
          <w:b/>
          <w:bCs/>
        </w:rPr>
      </w:pPr>
    </w:p>
    <w:p w14:paraId="7873362E" w14:textId="76F28768" w:rsidR="00F11EF9" w:rsidRDefault="00F11EF9" w:rsidP="00E53ED2">
      <w:pPr>
        <w:pStyle w:val="ListParagraph"/>
        <w:tabs>
          <w:tab w:val="left" w:pos="1027"/>
        </w:tabs>
        <w:ind w:left="360"/>
        <w:rPr>
          <w:ins w:id="2222" w:author="Bale,Cameron" w:date="2023-01-25T00:19:00Z"/>
          <w:rFonts w:ascii="Cambria" w:eastAsiaTheme="minorEastAsia" w:hAnsi="Cambria"/>
          <w:b/>
          <w:bCs/>
        </w:rPr>
      </w:pPr>
    </w:p>
    <w:p w14:paraId="514194FF" w14:textId="281C827C" w:rsidR="00F11EF9" w:rsidRDefault="00F11EF9" w:rsidP="00E53ED2">
      <w:pPr>
        <w:pStyle w:val="ListParagraph"/>
        <w:tabs>
          <w:tab w:val="left" w:pos="1027"/>
        </w:tabs>
        <w:ind w:left="360"/>
        <w:rPr>
          <w:ins w:id="2223" w:author="Bale,Cameron" w:date="2023-01-25T00:20:00Z"/>
          <w:rFonts w:ascii="Cambria" w:eastAsiaTheme="minorEastAsia" w:hAnsi="Cambria"/>
          <w:b/>
          <w:bCs/>
        </w:rPr>
      </w:pPr>
    </w:p>
    <w:p w14:paraId="68C6A224" w14:textId="04560992" w:rsidR="00F11EF9" w:rsidRDefault="00F11EF9" w:rsidP="00E53ED2">
      <w:pPr>
        <w:pStyle w:val="ListParagraph"/>
        <w:tabs>
          <w:tab w:val="left" w:pos="1027"/>
        </w:tabs>
        <w:ind w:left="360"/>
        <w:rPr>
          <w:ins w:id="2224" w:author="Bale,Cameron" w:date="2023-01-25T00:20:00Z"/>
          <w:rFonts w:ascii="Cambria" w:eastAsiaTheme="minorEastAsia" w:hAnsi="Cambria"/>
          <w:b/>
          <w:bCs/>
        </w:rPr>
      </w:pPr>
    </w:p>
    <w:p w14:paraId="73B9DE28" w14:textId="77777777" w:rsidR="00F11EF9" w:rsidRPr="00E53ED2" w:rsidRDefault="00F11EF9" w:rsidP="00E53ED2">
      <w:pPr>
        <w:pStyle w:val="ListParagraph"/>
        <w:tabs>
          <w:tab w:val="left" w:pos="1027"/>
        </w:tabs>
        <w:ind w:left="360"/>
        <w:rPr>
          <w:rFonts w:ascii="Cambria" w:eastAsiaTheme="minorEastAsia" w:hAnsi="Cambria"/>
          <w:b/>
          <w:bCs/>
        </w:rPr>
      </w:pPr>
    </w:p>
    <w:p w14:paraId="278C8C16" w14:textId="430D58B1" w:rsidR="0063515F" w:rsidRDefault="00153E8C" w:rsidP="00134519">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lastRenderedPageBreak/>
        <w:t>Appendix</w:t>
      </w:r>
    </w:p>
    <w:p w14:paraId="4292FD0C" w14:textId="481F1E75" w:rsidR="00F4362D" w:rsidRDefault="00F4362D" w:rsidP="0053699F"/>
    <w:p w14:paraId="5719E220" w14:textId="3632EDEC"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3B869E7C"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del w:id="2225" w:author="Bale,Cameron" w:date="2023-01-25T00:20:00Z">
        <w:r w:rsidDel="00832A7F">
          <w:rPr>
            <w:rFonts w:ascii="Cambria" w:eastAsiaTheme="minorEastAsia" w:hAnsi="Cambria"/>
          </w:rPr>
          <w:delText>pertaining to</w:delText>
        </w:r>
      </w:del>
      <w:ins w:id="2226" w:author="Bale,Cameron" w:date="2023-01-25T00:20:00Z">
        <w:r w:rsidR="00832A7F">
          <w:rPr>
            <w:rFonts w:ascii="Cambria" w:eastAsiaTheme="minorEastAsia" w:hAnsi="Cambria"/>
          </w:rPr>
          <w:t>on</w:t>
        </w:r>
      </w:ins>
      <w:r>
        <w:rPr>
          <w:rFonts w:ascii="Cambria" w:eastAsiaTheme="minorEastAsia" w:hAnsi="Cambria"/>
        </w:rPr>
        <w:t xml:space="preserve"> a unit of interest in the protected dataset. For the above example, this would be some sequence of original daily sales quantities for a known retailer.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del w:id="2227" w:author="Bale,Cameron" w:date="2023-01-25T00:20:00Z">
        <w:r w:rsidDel="00832A7F">
          <w:rPr>
            <w:rFonts w:ascii="Cambria" w:eastAsiaTheme="minorEastAsia" w:hAnsi="Cambria"/>
          </w:rPr>
          <w:delText xml:space="preserve">which </w:delText>
        </w:r>
      </w:del>
      <w:ins w:id="2228" w:author="Bale,Cameron" w:date="2023-01-25T00:20:00Z">
        <w:r w:rsidR="00832A7F">
          <w:rPr>
            <w:rFonts w:ascii="Cambria" w:eastAsiaTheme="minorEastAsia" w:hAnsi="Cambria"/>
          </w:rPr>
          <w:t>that</w:t>
        </w:r>
        <w:r w:rsidR="00832A7F">
          <w:rPr>
            <w:rFonts w:ascii="Cambria" w:eastAsiaTheme="minorEastAsia" w:hAnsi="Cambria"/>
          </w:rPr>
          <w:t xml:space="preserve"> </w:t>
        </w:r>
      </w:ins>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3975DA29"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ins w:id="2229" w:author="Bale,Cameron" w:date="2023-01-25T00:21:00Z">
        <w:r w:rsidR="00832A7F">
          <w:rPr>
            <w:rFonts w:ascii="Cambria" w:eastAsiaTheme="minorEastAsia" w:hAnsi="Cambria"/>
          </w:rPr>
          <w:t xml:space="preserve">the </w:t>
        </w:r>
      </w:ins>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p>
    <w:p w14:paraId="1C7A9FE7" w14:textId="77777777" w:rsidR="00F4362D" w:rsidRDefault="00F4362D" w:rsidP="00F4362D">
      <w:pPr>
        <w:rPr>
          <w:rFonts w:ascii="Cambria" w:eastAsiaTheme="minorEastAsia" w:hAnsi="Cambria"/>
        </w:rPr>
      </w:pPr>
    </w:p>
    <w:p w14:paraId="2755301E" w14:textId="77777777" w:rsidR="00F4362D" w:rsidRPr="00B14387" w:rsidRDefault="00000000" w:rsidP="00F4362D">
      <w:pPr>
        <w:jc w:val="center"/>
        <w:rPr>
          <w:rFonts w:ascii="Cambria" w:eastAsiaTheme="minorEastAsia" w:hAnsi="Cambria"/>
        </w:rPr>
      </w:pP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sidR="00F4362D">
        <w:rPr>
          <w:rFonts w:ascii="Cambria" w:eastAsiaTheme="minorEastAsia" w:hAnsi="Cambria"/>
        </w:rPr>
        <w:t>,   (1)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w:t>
      </w:r>
      <w:proofErr w:type="spellStart"/>
      <w:r>
        <w:rPr>
          <w:rFonts w:ascii="Cambria" w:eastAsiaTheme="minorEastAsia" w:hAnsi="Cambria"/>
        </w:rPr>
        <w:t>obability</w:t>
      </w:r>
      <w:proofErr w:type="spellEnd"/>
      <w:r>
        <w:rPr>
          <w:rFonts w:ascii="Cambria" w:eastAsiaTheme="minorEastAsia" w:hAnsi="Cambr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ins w:id="2230" w:author="Bale,Cameron" w:date="2023-01-25T00:22:00Z">
        <w:r w:rsidR="00832A7F">
          <w:rPr>
            <w:rFonts w:ascii="Cambria" w:eastAsiaTheme="minorEastAsia" w:hAnsi="Cambria"/>
          </w:rPr>
          <w:t>,</w:t>
        </w:r>
      </w:ins>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77777777" w:rsidR="00F4362D" w:rsidRPr="00B14387" w:rsidRDefault="00F4362D" w:rsidP="00F4362D">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M_i=j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0270D9E7"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ins w:id="2231" w:author="Bale,Cameron" w:date="2023-01-25T00:22:00Z">
        <w:r w:rsidR="00832A7F">
          <w:rPr>
            <w:rFonts w:ascii="Cambria" w:eastAsiaTheme="minorEastAsia" w:hAnsi="Cambria"/>
          </w:rPr>
          <w:t xml:space="preserve"> we sample</w:t>
        </w:r>
      </w:ins>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ins w:id="2232" w:author="Bale,Cameron" w:date="2023-01-25T00:22:00Z">
        <w:r w:rsidR="00832A7F">
          <w:rPr>
            <w:rFonts w:ascii="Cambria" w:eastAsiaTheme="minorEastAsia" w:hAnsi="Cambria"/>
          </w:rPr>
          <w:t>es</w:t>
        </w:r>
      </w:ins>
      <w:del w:id="2233" w:author="Bale,Cameron" w:date="2023-01-25T00:22:00Z">
        <w:r w:rsidDel="00832A7F">
          <w:rPr>
            <w:rFonts w:ascii="Cambria" w:eastAsiaTheme="minorEastAsia" w:hAnsi="Cambria"/>
          </w:rPr>
          <w:delText>es are sampled</w:delText>
        </w:r>
      </w:del>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and we measure the average proportion of series which are ident</w:t>
      </w:r>
      <w:proofErr w:type="spellStart"/>
      <w:r>
        <w:rPr>
          <w:rFonts w:ascii="Cambria" w:eastAsiaTheme="minorEastAsia" w:hAnsi="Cambria"/>
        </w:rPr>
        <w:t>ified</w:t>
      </w:r>
      <w:proofErr w:type="spellEnd"/>
      <w:r>
        <w:rPr>
          <w:rFonts w:ascii="Cambria" w:eastAsiaTheme="minorEastAsia" w:hAnsi="Cambria"/>
        </w:rPr>
        <w:t xml:space="preserve">.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ins w:id="2234" w:author="Bale,Cameron" w:date="2023-01-25T00:23:00Z">
        <w:r w:rsidR="005F5545">
          <w:rPr>
            <w:rFonts w:ascii="Cambria" w:eastAsiaTheme="minorEastAsia" w:hAnsi="Cambria"/>
          </w:rPr>
          <w:t>,</w:t>
        </w:r>
      </w:ins>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lastRenderedPageBreak/>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w:t>
      </w:r>
      <w:proofErr w:type="spellStart"/>
      <w:r>
        <w:rPr>
          <w:rFonts w:ascii="Cambria" w:eastAsiaTheme="minorEastAsia" w:hAnsi="Cambria"/>
        </w:rPr>
        <w:t>ndependent</w:t>
      </w:r>
      <w:proofErr w:type="spellEnd"/>
      <w:r>
        <w:rPr>
          <w:rFonts w:ascii="Cambria" w:eastAsiaTheme="minorEastAsia" w:hAnsi="Cambria"/>
        </w:rPr>
        <w:t xml:space="preserve">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7" w:author="Bale,Cameron" w:date="2023-01-24T10:30:00Z" w:initials="B">
    <w:p w14:paraId="675352DB" w14:textId="77777777" w:rsidR="002B6471" w:rsidRDefault="002B6471" w:rsidP="00CA66BE">
      <w:pPr>
        <w:pStyle w:val="CommentText"/>
      </w:pPr>
      <w:r>
        <w:rPr>
          <w:rStyle w:val="CommentReference"/>
        </w:rPr>
        <w:annotationRef/>
      </w:r>
      <w:r>
        <w:t>Added citations</w:t>
      </w:r>
    </w:p>
  </w:comment>
  <w:comment w:id="254" w:author="Bale,Cameron" w:date="2023-01-23T15:06:00Z" w:initials="B">
    <w:p w14:paraId="0BE1A3A4" w14:textId="378A0DF1" w:rsidR="0032275A" w:rsidRDefault="00B42F93">
      <w:pPr>
        <w:pStyle w:val="CommentText"/>
      </w:pPr>
      <w:r>
        <w:rPr>
          <w:rStyle w:val="CommentReference"/>
        </w:rPr>
        <w:annotationRef/>
      </w:r>
      <w:r w:rsidR="0032275A">
        <w:t>Our feedback loop combines two feature selection strategies:</w:t>
      </w:r>
    </w:p>
    <w:p w14:paraId="6A4F8492" w14:textId="77777777" w:rsidR="0032275A" w:rsidRDefault="0032275A">
      <w:pPr>
        <w:pStyle w:val="CommentText"/>
      </w:pPr>
    </w:p>
    <w:p w14:paraId="079DC583" w14:textId="77777777" w:rsidR="0032275A" w:rsidRDefault="0032275A">
      <w:pPr>
        <w:pStyle w:val="CommentText"/>
      </w:pPr>
      <w:r>
        <w:t>RReliefF - (Robnik-Sikonja &amp; Kononenko 2003)</w:t>
      </w:r>
    </w:p>
    <w:p w14:paraId="4AAED85A" w14:textId="77777777" w:rsidR="0032275A" w:rsidRDefault="0032275A">
      <w:pPr>
        <w:pStyle w:val="CommentText"/>
      </w:pPr>
    </w:p>
    <w:p w14:paraId="0E580D7E" w14:textId="77777777" w:rsidR="0032275A" w:rsidRDefault="0032275A" w:rsidP="00E621EE">
      <w:pPr>
        <w:pStyle w:val="CommentText"/>
      </w:pPr>
      <w:r>
        <w:t>Recursive feature elimination using random forests - (Gregorutti et al. 2017).</w:t>
      </w:r>
    </w:p>
  </w:comment>
  <w:comment w:id="419" w:author="Matt Schneider" w:date="2023-01-22T08:53:00Z" w:initials="MS">
    <w:p w14:paraId="78842D96" w14:textId="405B0B3B" w:rsidR="009F04A8" w:rsidRDefault="009F04A8" w:rsidP="00FD0E1B">
      <w:pPr>
        <w:pStyle w:val="CommentText"/>
      </w:pPr>
      <w:r>
        <w:rPr>
          <w:rStyle w:val="CommentReference"/>
        </w:rPr>
        <w:annotationRef/>
      </w:r>
      <w:r>
        <w:t>Is this is in MS word eventually, the parentheses need to be around the year only</w:t>
      </w:r>
    </w:p>
  </w:comment>
  <w:comment w:id="420" w:author="Bale,Cameron" w:date="2023-01-23T15:16:00Z" w:initials="B">
    <w:p w14:paraId="4096DF43" w14:textId="77777777" w:rsidR="009E327E" w:rsidRDefault="009E327E" w:rsidP="003C4634">
      <w:pPr>
        <w:pStyle w:val="CommentText"/>
      </w:pPr>
      <w:r>
        <w:rPr>
          <w:rStyle w:val="CommentReference"/>
        </w:rPr>
        <w:annotationRef/>
      </w:r>
      <w:r>
        <w:t>I need to rewrite these. Was using a plugin for references but it got buggy with the Word track changes feature.</w:t>
      </w:r>
    </w:p>
  </w:comment>
  <w:comment w:id="428" w:author="Matt Schneider" w:date="2023-01-22T08:57:00Z" w:initials="MS">
    <w:p w14:paraId="608C80C4" w14:textId="17B4ECB9" w:rsidR="004805C9" w:rsidRDefault="007761A3" w:rsidP="007160C5">
      <w:pPr>
        <w:pStyle w:val="CommentText"/>
      </w:pPr>
      <w:r>
        <w:rPr>
          <w:rStyle w:val="CommentReference"/>
        </w:rPr>
        <w:annotationRef/>
      </w:r>
      <w:r w:rsidR="004805C9">
        <w:t>Is this true or just your thought?</w:t>
      </w:r>
    </w:p>
  </w:comment>
  <w:comment w:id="429" w:author="Bale,Cameron" w:date="2023-01-23T15:23:00Z" w:initials="B">
    <w:p w14:paraId="5A32A4C2" w14:textId="77777777" w:rsidR="00CF5DFB" w:rsidRDefault="00CF5DFB" w:rsidP="00AE5B8C">
      <w:pPr>
        <w:pStyle w:val="CommentText"/>
      </w:pPr>
      <w:r>
        <w:rPr>
          <w:rStyle w:val="CommentReference"/>
        </w:rPr>
        <w:annotationRef/>
      </w:r>
      <w:r>
        <w:t>This is mentioned in the paper. Privacy is ensured between market participants but all participants share confidential data with the market operator. I rewrote the beginning of the paragraph to reflect this.</w:t>
      </w:r>
    </w:p>
  </w:comment>
  <w:comment w:id="453" w:author="Matt Schneider" w:date="2023-01-22T08:56:00Z" w:initials="MS">
    <w:p w14:paraId="603D3B20" w14:textId="77777777" w:rsidR="008C0A65" w:rsidRDefault="007761A3" w:rsidP="004C7F3F">
      <w:pPr>
        <w:pStyle w:val="CommentText"/>
      </w:pPr>
      <w:r>
        <w:rPr>
          <w:rStyle w:val="CommentReference"/>
        </w:rPr>
        <w:annotationRef/>
      </w:r>
      <w:r w:rsidR="008C0A65">
        <w:t>Is this the same pub?</w:t>
      </w:r>
    </w:p>
  </w:comment>
  <w:comment w:id="454" w:author="Bale,Cameron" w:date="2023-01-23T15:26:00Z" w:initials="B">
    <w:p w14:paraId="454CC3D0" w14:textId="77777777" w:rsidR="008C0A65" w:rsidRDefault="00A65698" w:rsidP="006F79C2">
      <w:pPr>
        <w:pStyle w:val="CommentText"/>
      </w:pPr>
      <w:r>
        <w:rPr>
          <w:rStyle w:val="CommentReference"/>
        </w:rPr>
        <w:annotationRef/>
      </w:r>
      <w:r w:rsidR="008C0A65">
        <w:t>No. Added letters to distinguish.</w:t>
      </w:r>
    </w:p>
  </w:comment>
  <w:comment w:id="536" w:author="Bale,Cameron" w:date="2023-01-24T10:36:00Z" w:initials="B">
    <w:p w14:paraId="54DB6992" w14:textId="77777777" w:rsidR="00C06371" w:rsidRDefault="00C06371" w:rsidP="00711F82">
      <w:pPr>
        <w:pStyle w:val="CommentText"/>
      </w:pPr>
      <w:r>
        <w:rPr>
          <w:rStyle w:val="CommentReference"/>
        </w:rPr>
        <w:annotationRef/>
      </w:r>
      <w:r>
        <w:t>Added</w:t>
      </w:r>
    </w:p>
  </w:comment>
  <w:comment w:id="614" w:author="Bale,Cameron" w:date="2023-01-24T10:36:00Z" w:initials="B">
    <w:p w14:paraId="6E2A99C2" w14:textId="77777777" w:rsidR="00C06371" w:rsidRDefault="00C06371" w:rsidP="00397310">
      <w:pPr>
        <w:pStyle w:val="CommentText"/>
      </w:pPr>
      <w:r>
        <w:rPr>
          <w:rStyle w:val="CommentReference"/>
        </w:rPr>
        <w:annotationRef/>
      </w:r>
      <w:r>
        <w:t>Added citation</w:t>
      </w:r>
    </w:p>
  </w:comment>
  <w:comment w:id="837" w:author="Matt Schneider" w:date="2023-01-23T00:02:00Z" w:initials="MS">
    <w:p w14:paraId="4B5ACE04" w14:textId="4DB1F8DB" w:rsidR="00A95C04" w:rsidRDefault="00A95C04" w:rsidP="00492A83">
      <w:pPr>
        <w:pStyle w:val="CommentText"/>
      </w:pPr>
      <w:r>
        <w:rPr>
          <w:rStyle w:val="CommentReference"/>
        </w:rPr>
        <w:annotationRef/>
      </w:r>
      <w:r>
        <w:t>Include which ones</w:t>
      </w:r>
    </w:p>
  </w:comment>
  <w:comment w:id="838" w:author="Bale,Cameron" w:date="2023-01-23T15:55:00Z" w:initials="B">
    <w:p w14:paraId="6AD95800" w14:textId="77777777" w:rsidR="00B658C9" w:rsidRDefault="00B658C9" w:rsidP="00957659">
      <w:pPr>
        <w:pStyle w:val="CommentText"/>
      </w:pPr>
      <w:r>
        <w:rPr>
          <w:rStyle w:val="CommentReference"/>
        </w:rPr>
        <w:annotationRef/>
      </w:r>
      <w:r>
        <w:t>There are eighteen total. I added four examples.</w:t>
      </w:r>
    </w:p>
  </w:comment>
  <w:comment w:id="885" w:author="Bale,Cameron" w:date="2023-01-24T16:54:00Z" w:initials="B">
    <w:p w14:paraId="60BFDDA3" w14:textId="77777777" w:rsidR="007A38D9" w:rsidRDefault="007A38D9" w:rsidP="009B15F2">
      <w:pPr>
        <w:pStyle w:val="CommentText"/>
      </w:pPr>
      <w:r>
        <w:rPr>
          <w:rStyle w:val="CommentReference"/>
        </w:rPr>
        <w:annotationRef/>
      </w:r>
      <w:r>
        <w:t>Added additional details for all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5352DB" w15:done="0"/>
  <w15:commentEx w15:paraId="0E580D7E" w15:done="0"/>
  <w15:commentEx w15:paraId="78842D96" w15:done="0"/>
  <w15:commentEx w15:paraId="4096DF43" w15:paraIdParent="78842D96" w15:done="0"/>
  <w15:commentEx w15:paraId="608C80C4" w15:done="0"/>
  <w15:commentEx w15:paraId="5A32A4C2" w15:paraIdParent="608C80C4" w15:done="0"/>
  <w15:commentEx w15:paraId="603D3B20" w15:done="0"/>
  <w15:commentEx w15:paraId="454CC3D0" w15:paraIdParent="603D3B20" w15:done="0"/>
  <w15:commentEx w15:paraId="54DB6992" w15:done="0"/>
  <w15:commentEx w15:paraId="6E2A99C2" w15:done="0"/>
  <w15:commentEx w15:paraId="4B5ACE04" w15:done="0"/>
  <w15:commentEx w15:paraId="6AD95800" w15:paraIdParent="4B5ACE04" w15:done="0"/>
  <w15:commentEx w15:paraId="60BFDD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31BB" w16cex:dateUtc="2023-01-24T15:30:00Z"/>
  <w16cex:commentExtensible w16cex:durableId="277920EC" w16cex:dateUtc="2023-01-23T20:06:00Z"/>
  <w16cex:commentExtensible w16cex:durableId="27777824" w16cex:dateUtc="2023-01-22T13:53:00Z"/>
  <w16cex:commentExtensible w16cex:durableId="27792352" w16cex:dateUtc="2023-01-23T20:16:00Z"/>
  <w16cex:commentExtensible w16cex:durableId="277778E6" w16cex:dateUtc="2023-01-22T13:57:00Z"/>
  <w16cex:commentExtensible w16cex:durableId="277924F6" w16cex:dateUtc="2023-01-23T20:23:00Z"/>
  <w16cex:commentExtensible w16cex:durableId="277778C5" w16cex:dateUtc="2023-01-22T13:56:00Z"/>
  <w16cex:commentExtensible w16cex:durableId="277925BA" w16cex:dateUtc="2023-01-23T20:26:00Z"/>
  <w16cex:commentExtensible w16cex:durableId="277A3314" w16cex:dateUtc="2023-01-24T15:36:00Z"/>
  <w16cex:commentExtensible w16cex:durableId="277A3346" w16cex:dateUtc="2023-01-24T15:36:00Z"/>
  <w16cex:commentExtensible w16cex:durableId="27784D23" w16cex:dateUtc="2023-01-23T05:02:00Z"/>
  <w16cex:commentExtensible w16cex:durableId="27792C5F" w16cex:dateUtc="2023-01-23T20:55:00Z"/>
  <w16cex:commentExtensible w16cex:durableId="277A8BA9" w16cex:dateUtc="2023-01-24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5352DB" w16cid:durableId="277A31BB"/>
  <w16cid:commentId w16cid:paraId="0E580D7E" w16cid:durableId="277920EC"/>
  <w16cid:commentId w16cid:paraId="78842D96" w16cid:durableId="27777824"/>
  <w16cid:commentId w16cid:paraId="4096DF43" w16cid:durableId="27792352"/>
  <w16cid:commentId w16cid:paraId="608C80C4" w16cid:durableId="277778E6"/>
  <w16cid:commentId w16cid:paraId="5A32A4C2" w16cid:durableId="277924F6"/>
  <w16cid:commentId w16cid:paraId="603D3B20" w16cid:durableId="277778C5"/>
  <w16cid:commentId w16cid:paraId="454CC3D0" w16cid:durableId="277925BA"/>
  <w16cid:commentId w16cid:paraId="54DB6992" w16cid:durableId="277A3314"/>
  <w16cid:commentId w16cid:paraId="6E2A99C2" w16cid:durableId="277A3346"/>
  <w16cid:commentId w16cid:paraId="4B5ACE04" w16cid:durableId="27784D23"/>
  <w16cid:commentId w16cid:paraId="6AD95800" w16cid:durableId="27792C5F"/>
  <w16cid:commentId w16cid:paraId="60BFDDA3" w16cid:durableId="277A8B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9F2D6" w14:textId="77777777" w:rsidR="00DD7BEE" w:rsidRDefault="00DD7BEE" w:rsidP="00C37A47">
      <w:r>
        <w:separator/>
      </w:r>
    </w:p>
  </w:endnote>
  <w:endnote w:type="continuationSeparator" w:id="0">
    <w:p w14:paraId="35464FDB" w14:textId="77777777" w:rsidR="00DD7BEE" w:rsidRDefault="00DD7BEE"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BC6F" w14:textId="77777777" w:rsidR="00DD7BEE" w:rsidRDefault="00DD7BEE" w:rsidP="00C37A47">
      <w:r>
        <w:separator/>
      </w:r>
    </w:p>
  </w:footnote>
  <w:footnote w:type="continuationSeparator" w:id="0">
    <w:p w14:paraId="5A85F188" w14:textId="77777777" w:rsidR="00DD7BEE" w:rsidRDefault="00DD7BEE"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4D74235B" w14:textId="77777777" w:rsidR="00663127" w:rsidDel="002C7E6D" w:rsidRDefault="00663127" w:rsidP="00663127">
      <w:pPr>
        <w:pStyle w:val="FootnoteText"/>
        <w:rPr>
          <w:del w:id="127" w:author="Matt Schneider" w:date="2023-01-22T07:34:00Z"/>
        </w:rPr>
      </w:pPr>
      <w:del w:id="128" w:author="Matt Schneider" w:date="2023-01-22T07:34:00Z">
        <w:r w:rsidDel="002C7E6D">
          <w:rPr>
            <w:rStyle w:val="FootnoteReference"/>
          </w:rPr>
          <w:footnoteRef/>
        </w:r>
        <w:r w:rsidDel="002C7E6D">
          <w:delText xml:space="preserve"> </w:delText>
        </w:r>
        <w:r w:rsidRPr="00776E27" w:rsidDel="002C7E6D">
          <w:rPr>
            <w:rFonts w:ascii="Cambria" w:hAnsi="Cambria"/>
            <w:sz w:val="22"/>
            <w:szCs w:val="22"/>
          </w:rPr>
          <w:delText xml:space="preserve">See the description of anonymous information given in </w:delText>
        </w:r>
        <w:r w:rsidDel="002C7E6D">
          <w:fldChar w:fldCharType="begin"/>
        </w:r>
        <w:r w:rsidDel="002C7E6D">
          <w:delInstrText>HYPERLINK "https://gdpr-info.eu/recitals/no-26/"</w:delInstrText>
        </w:r>
        <w:r w:rsidDel="002C7E6D">
          <w:fldChar w:fldCharType="separate"/>
        </w:r>
        <w:r w:rsidRPr="00776E27" w:rsidDel="002C7E6D">
          <w:rPr>
            <w:rFonts w:ascii="Cambria" w:hAnsi="Cambria"/>
            <w:sz w:val="22"/>
            <w:szCs w:val="22"/>
          </w:rPr>
          <w:delText>Recital 26</w:delText>
        </w:r>
        <w:r w:rsidDel="002C7E6D">
          <w:rPr>
            <w:rFonts w:ascii="Cambria" w:hAnsi="Cambria"/>
          </w:rPr>
          <w:fldChar w:fldCharType="end"/>
        </w:r>
        <w:r w:rsidRPr="00776E27" w:rsidDel="002C7E6D">
          <w:rPr>
            <w:rFonts w:ascii="Cambria" w:hAnsi="Cambria"/>
            <w:sz w:val="22"/>
            <w:szCs w:val="22"/>
          </w:rPr>
          <w:delText xml:space="preserve"> of the GDPR.</w:delText>
        </w:r>
      </w:del>
    </w:p>
  </w:footnote>
  <w:footnote w:id="4">
    <w:p w14:paraId="351B80FE" w14:textId="725D71EE" w:rsidR="00A07398" w:rsidDel="00DA5746" w:rsidRDefault="00A07398">
      <w:pPr>
        <w:pStyle w:val="FootnoteText"/>
        <w:rPr>
          <w:del w:id="130" w:author="Matt Schneider" w:date="2023-01-22T07:45:00Z"/>
        </w:rPr>
      </w:pPr>
      <w:del w:id="131" w:author="Matt Schneider" w:date="2023-01-22T07:45:00Z">
        <w:r w:rsidDel="00DA5746">
          <w:rPr>
            <w:rStyle w:val="FootnoteReference"/>
          </w:rPr>
          <w:footnoteRef/>
        </w:r>
        <w:r w:rsidDel="00DA5746">
          <w:delText xml:space="preserve"> See article 5(b) of the GDPR.</w:delText>
        </w:r>
      </w:del>
    </w:p>
  </w:footnote>
  <w:footnote w:id="5">
    <w:p w14:paraId="2B10FE04" w14:textId="77777777" w:rsidR="001B65FA" w:rsidDel="00DA5746" w:rsidRDefault="001B65FA" w:rsidP="001B65FA">
      <w:pPr>
        <w:pStyle w:val="FootnoteText"/>
        <w:rPr>
          <w:del w:id="132" w:author="Matt Schneider" w:date="2023-01-22T07:45:00Z"/>
        </w:rPr>
      </w:pPr>
      <w:del w:id="133"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w:delText>
        </w:r>
        <w:r w:rsidDel="00DA5746">
          <w:fldChar w:fldCharType="begin"/>
        </w:r>
        <w:r w:rsidDel="00DA5746">
          <w:delInstrText>HYPERLINK "https://www.infoq.com/news/2022/02/differential-privacy-python/"</w:delInstrText>
        </w:r>
        <w:r w:rsidDel="00DA5746">
          <w:fldChar w:fldCharType="separate"/>
        </w:r>
        <w:r w:rsidRPr="00D0379A" w:rsidDel="00DA5746">
          <w:rPr>
            <w:rStyle w:val="Hyperlink"/>
            <w:rFonts w:ascii="Cambria" w:hAnsi="Cambria"/>
          </w:rPr>
          <w:delText>several python libraries</w:delText>
        </w:r>
        <w:r w:rsidDel="00DA5746">
          <w:rPr>
            <w:rStyle w:val="Hyperlink"/>
            <w:rFonts w:ascii="Cambria" w:hAnsi="Cambria"/>
          </w:rPr>
          <w:fldChar w:fldCharType="end"/>
        </w:r>
        <w:r w:rsidRPr="00753FD1" w:rsidDel="00DA5746">
          <w:rPr>
            <w:rFonts w:ascii="Cambria" w:hAnsi="Cambria"/>
          </w:rPr>
          <w:delText xml:space="preserve"> including PipelineDP and PyDP.</w:delText>
        </w:r>
      </w:del>
    </w:p>
  </w:footnote>
  <w:footnote w:id="6">
    <w:p w14:paraId="45EDA18A" w14:textId="77777777" w:rsidR="001B65FA" w:rsidDel="00DA5746" w:rsidRDefault="001B65FA" w:rsidP="001B65FA">
      <w:pPr>
        <w:pStyle w:val="FootnoteText"/>
        <w:rPr>
          <w:del w:id="134" w:author="Matt Schneider" w:date="2023-01-22T07:45:00Z"/>
        </w:rPr>
      </w:pPr>
      <w:del w:id="135"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the </w:delText>
        </w:r>
        <w:r w:rsidDel="00DA5746">
          <w:fldChar w:fldCharType="begin"/>
        </w:r>
        <w:r w:rsidDel="00DA5746">
          <w:delInstrText>HYPERLINK "https://cloudblogs.microsoft.com/opensource/2020/05/19/new-differential-privacy-platform-microsoft-harvard-opendp/"</w:delInstrText>
        </w:r>
        <w:r w:rsidDel="00DA5746">
          <w:fldChar w:fldCharType="separate"/>
        </w:r>
        <w:r w:rsidRPr="00D0379A" w:rsidDel="00DA5746">
          <w:rPr>
            <w:rStyle w:val="Hyperlink"/>
            <w:rFonts w:ascii="Cambria" w:hAnsi="Cambria"/>
          </w:rPr>
          <w:delText>OpenDP project</w:delText>
        </w:r>
        <w:r w:rsidDel="00DA5746">
          <w:rPr>
            <w:rStyle w:val="Hyperlink"/>
            <w:rFonts w:ascii="Cambria" w:hAnsi="Cambria"/>
          </w:rPr>
          <w:fldChar w:fldCharType="end"/>
        </w:r>
        <w:r w:rsidRPr="00753FD1" w:rsidDel="00DA5746">
          <w:rPr>
            <w:rFonts w:ascii="Cambria" w:hAnsi="Cambria"/>
          </w:rPr>
          <w:delText>.</w:delText>
        </w:r>
      </w:del>
    </w:p>
  </w:footnote>
  <w:footnote w:id="7">
    <w:p w14:paraId="485B0CEA" w14:textId="77777777" w:rsidR="001B65FA" w:rsidRPr="00753FD1" w:rsidDel="00DA5746" w:rsidRDefault="001B65FA" w:rsidP="001B65FA">
      <w:pPr>
        <w:rPr>
          <w:del w:id="136" w:author="Matt Schneider" w:date="2023-01-22T07:45:00Z"/>
          <w:rFonts w:ascii="Cambria" w:hAnsi="Cambria"/>
        </w:rPr>
      </w:pPr>
      <w:del w:id="137"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w:delText>
        </w:r>
        <w:r w:rsidDel="00DA5746">
          <w:fldChar w:fldCharType="begin"/>
        </w:r>
        <w:r w:rsidDel="00DA5746">
          <w:delInstrText>HYPERLINK "https://www.apple.com/privacy/features/"</w:delInstrText>
        </w:r>
        <w:r w:rsidDel="00DA5746">
          <w:fldChar w:fldCharType="separate"/>
        </w:r>
        <w:r w:rsidRPr="00986467" w:rsidDel="00DA5746">
          <w:rPr>
            <w:rStyle w:val="Hyperlink"/>
            <w:rFonts w:ascii="Cambria" w:hAnsi="Cambria"/>
          </w:rPr>
          <w:delText>descriptions</w:delText>
        </w:r>
        <w:r w:rsidDel="00DA5746">
          <w:rPr>
            <w:rStyle w:val="Hyperlink"/>
            <w:rFonts w:ascii="Cambria" w:hAnsi="Cambria"/>
          </w:rPr>
          <w:fldChar w:fldCharType="end"/>
        </w:r>
        <w:r w:rsidRPr="00753FD1" w:rsidDel="00DA5746">
          <w:rPr>
            <w:rFonts w:ascii="Cambria" w:hAnsi="Cambria"/>
          </w:rPr>
          <w:delText xml:space="preserve"> </w:delText>
        </w:r>
        <w:r w:rsidRPr="009F3BE9" w:rsidDel="00DA5746">
          <w:rPr>
            <w:rFonts w:ascii="Cambria" w:hAnsi="Cambria"/>
            <w:sz w:val="20"/>
            <w:szCs w:val="20"/>
          </w:rPr>
          <w:delText>of Apple's privacy features.</w:delText>
        </w:r>
      </w:del>
    </w:p>
    <w:p w14:paraId="680B486B" w14:textId="77777777" w:rsidR="001B65FA" w:rsidDel="00DA5746" w:rsidRDefault="001B65FA" w:rsidP="001B65FA">
      <w:pPr>
        <w:pStyle w:val="FootnoteText"/>
        <w:rPr>
          <w:del w:id="138" w:author="Matt Schneider" w:date="2023-01-22T07:45:00Z"/>
        </w:rPr>
      </w:pPr>
    </w:p>
  </w:footnote>
  <w:footnote w:id="8">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9">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 w:id="10">
    <w:p w14:paraId="54D682C4" w14:textId="09DB710E" w:rsidR="00900265" w:rsidRDefault="00900265">
      <w:pPr>
        <w:pStyle w:val="FootnoteText"/>
      </w:pPr>
      <w:r>
        <w:rPr>
          <w:rStyle w:val="FootnoteReference"/>
        </w:rPr>
        <w:footnoteRef/>
      </w:r>
      <w:r>
        <w:t xml:space="preserve"> We note that there are other privacy leaks such as attribute disclosure (</w:t>
      </w:r>
      <w:r w:rsidR="00C72194">
        <w:t>Li et al. 2007</w:t>
      </w:r>
      <w:r>
        <w:t>) or membership inference (</w:t>
      </w:r>
      <w:r w:rsidR="00C72194">
        <w:t>Shokri et al. 2017</w:t>
      </w:r>
      <w:r>
        <w:t xml:space="preserve">). Identification disclosure is the most applicable for our data, and we consider </w:t>
      </w:r>
      <w:r w:rsidR="009F1702">
        <w:t>this</w:t>
      </w:r>
      <w:r>
        <w:t xml:space="preserve"> a </w:t>
      </w:r>
      <w:r w:rsidR="00C72194">
        <w:t>steppingstone</w:t>
      </w:r>
      <w:r>
        <w:t xml:space="preserve"> to additional privacy leaks – e.g., identifying a time series within a protected data set enables a third party to learn unknown information with greater certainty.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4"/>
  </w:num>
  <w:num w:numId="3" w16cid:durableId="1171456789">
    <w:abstractNumId w:val="17"/>
  </w:num>
  <w:num w:numId="4" w16cid:durableId="599026614">
    <w:abstractNumId w:val="1"/>
  </w:num>
  <w:num w:numId="5" w16cid:durableId="1798183818">
    <w:abstractNumId w:val="14"/>
  </w:num>
  <w:num w:numId="6" w16cid:durableId="189228843">
    <w:abstractNumId w:val="20"/>
  </w:num>
  <w:num w:numId="7" w16cid:durableId="162865248">
    <w:abstractNumId w:val="11"/>
  </w:num>
  <w:num w:numId="8" w16cid:durableId="143469983">
    <w:abstractNumId w:val="19"/>
  </w:num>
  <w:num w:numId="9" w16cid:durableId="1844969646">
    <w:abstractNumId w:val="12"/>
  </w:num>
  <w:num w:numId="10" w16cid:durableId="998727401">
    <w:abstractNumId w:val="18"/>
  </w:num>
  <w:num w:numId="11" w16cid:durableId="1967351541">
    <w:abstractNumId w:val="7"/>
  </w:num>
  <w:num w:numId="12" w16cid:durableId="471286286">
    <w:abstractNumId w:val="13"/>
  </w:num>
  <w:num w:numId="13" w16cid:durableId="1689987593">
    <w:abstractNumId w:val="15"/>
  </w:num>
  <w:num w:numId="14" w16cid:durableId="100302007">
    <w:abstractNumId w:val="16"/>
  </w:num>
  <w:num w:numId="15" w16cid:durableId="414478695">
    <w:abstractNumId w:val="9"/>
  </w:num>
  <w:num w:numId="16" w16cid:durableId="2050494257">
    <w:abstractNumId w:val="6"/>
  </w:num>
  <w:num w:numId="17" w16cid:durableId="2094620260">
    <w:abstractNumId w:val="2"/>
  </w:num>
  <w:num w:numId="18" w16cid:durableId="1570725463">
    <w:abstractNumId w:val="8"/>
  </w:num>
  <w:num w:numId="19" w16cid:durableId="1495947558">
    <w:abstractNumId w:val="10"/>
  </w:num>
  <w:num w:numId="20" w16cid:durableId="856193012">
    <w:abstractNumId w:val="5"/>
  </w:num>
  <w:num w:numId="21" w16cid:durableId="199144273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Schneider">
    <w15:presenceInfo w15:providerId="None" w15:userId="Matt Schneider"/>
  </w15:person>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CA6"/>
    <w:rsid w:val="00002E12"/>
    <w:rsid w:val="00003228"/>
    <w:rsid w:val="00007694"/>
    <w:rsid w:val="00010310"/>
    <w:rsid w:val="00010427"/>
    <w:rsid w:val="00012134"/>
    <w:rsid w:val="00016287"/>
    <w:rsid w:val="00022630"/>
    <w:rsid w:val="00022B9A"/>
    <w:rsid w:val="0002324C"/>
    <w:rsid w:val="0002357B"/>
    <w:rsid w:val="00026A99"/>
    <w:rsid w:val="00026E58"/>
    <w:rsid w:val="00027B73"/>
    <w:rsid w:val="0003528B"/>
    <w:rsid w:val="0004237A"/>
    <w:rsid w:val="0004247E"/>
    <w:rsid w:val="0004382E"/>
    <w:rsid w:val="00043F81"/>
    <w:rsid w:val="00052E9B"/>
    <w:rsid w:val="0005360C"/>
    <w:rsid w:val="000560A8"/>
    <w:rsid w:val="00057BD7"/>
    <w:rsid w:val="00060611"/>
    <w:rsid w:val="00060660"/>
    <w:rsid w:val="0006141E"/>
    <w:rsid w:val="00061AAF"/>
    <w:rsid w:val="000627DC"/>
    <w:rsid w:val="00064919"/>
    <w:rsid w:val="00065937"/>
    <w:rsid w:val="00066184"/>
    <w:rsid w:val="000710DD"/>
    <w:rsid w:val="00071444"/>
    <w:rsid w:val="00072A9A"/>
    <w:rsid w:val="00075520"/>
    <w:rsid w:val="000761E8"/>
    <w:rsid w:val="00077A18"/>
    <w:rsid w:val="00082777"/>
    <w:rsid w:val="00084A1F"/>
    <w:rsid w:val="00085B47"/>
    <w:rsid w:val="00085D2A"/>
    <w:rsid w:val="00086C4A"/>
    <w:rsid w:val="000870B4"/>
    <w:rsid w:val="00090220"/>
    <w:rsid w:val="00090338"/>
    <w:rsid w:val="000904C4"/>
    <w:rsid w:val="0009107F"/>
    <w:rsid w:val="00092873"/>
    <w:rsid w:val="000A2F00"/>
    <w:rsid w:val="000A4CF3"/>
    <w:rsid w:val="000B153D"/>
    <w:rsid w:val="000B18F5"/>
    <w:rsid w:val="000B190A"/>
    <w:rsid w:val="000B2E93"/>
    <w:rsid w:val="000B359F"/>
    <w:rsid w:val="000B521D"/>
    <w:rsid w:val="000C0C01"/>
    <w:rsid w:val="000C1DE8"/>
    <w:rsid w:val="000C3456"/>
    <w:rsid w:val="000C3DCD"/>
    <w:rsid w:val="000C4014"/>
    <w:rsid w:val="000C7F8E"/>
    <w:rsid w:val="000D1902"/>
    <w:rsid w:val="000D216E"/>
    <w:rsid w:val="000D22EB"/>
    <w:rsid w:val="000D233B"/>
    <w:rsid w:val="000D3CFF"/>
    <w:rsid w:val="000D4F2E"/>
    <w:rsid w:val="000D600C"/>
    <w:rsid w:val="000D7663"/>
    <w:rsid w:val="000E0BB1"/>
    <w:rsid w:val="000E1079"/>
    <w:rsid w:val="000E2437"/>
    <w:rsid w:val="000E2552"/>
    <w:rsid w:val="000E3156"/>
    <w:rsid w:val="000E5A3D"/>
    <w:rsid w:val="000E6532"/>
    <w:rsid w:val="000E7CD3"/>
    <w:rsid w:val="000F0205"/>
    <w:rsid w:val="000F1635"/>
    <w:rsid w:val="000F291D"/>
    <w:rsid w:val="000F4258"/>
    <w:rsid w:val="000F68F0"/>
    <w:rsid w:val="000F6EE0"/>
    <w:rsid w:val="00110475"/>
    <w:rsid w:val="00110C93"/>
    <w:rsid w:val="00111CD5"/>
    <w:rsid w:val="00112CE3"/>
    <w:rsid w:val="001130FC"/>
    <w:rsid w:val="00115C04"/>
    <w:rsid w:val="00116323"/>
    <w:rsid w:val="00116A78"/>
    <w:rsid w:val="00117A04"/>
    <w:rsid w:val="00121D71"/>
    <w:rsid w:val="001254CB"/>
    <w:rsid w:val="001258CE"/>
    <w:rsid w:val="0012590C"/>
    <w:rsid w:val="00131773"/>
    <w:rsid w:val="00132E04"/>
    <w:rsid w:val="00133559"/>
    <w:rsid w:val="00134519"/>
    <w:rsid w:val="00135AF7"/>
    <w:rsid w:val="00135C87"/>
    <w:rsid w:val="0013647F"/>
    <w:rsid w:val="00136A24"/>
    <w:rsid w:val="00142249"/>
    <w:rsid w:val="00144064"/>
    <w:rsid w:val="00147760"/>
    <w:rsid w:val="00152FED"/>
    <w:rsid w:val="00153E8C"/>
    <w:rsid w:val="001546D0"/>
    <w:rsid w:val="001556C1"/>
    <w:rsid w:val="00157262"/>
    <w:rsid w:val="00160BD1"/>
    <w:rsid w:val="00160BD8"/>
    <w:rsid w:val="00161CD0"/>
    <w:rsid w:val="00162218"/>
    <w:rsid w:val="00163808"/>
    <w:rsid w:val="00163D69"/>
    <w:rsid w:val="001664B7"/>
    <w:rsid w:val="001666ED"/>
    <w:rsid w:val="0017017A"/>
    <w:rsid w:val="001701A4"/>
    <w:rsid w:val="00172240"/>
    <w:rsid w:val="001726A5"/>
    <w:rsid w:val="00172B23"/>
    <w:rsid w:val="00174456"/>
    <w:rsid w:val="0017585C"/>
    <w:rsid w:val="001807B4"/>
    <w:rsid w:val="00182A20"/>
    <w:rsid w:val="001913E6"/>
    <w:rsid w:val="00193392"/>
    <w:rsid w:val="001A1128"/>
    <w:rsid w:val="001A11BD"/>
    <w:rsid w:val="001A241A"/>
    <w:rsid w:val="001A2C51"/>
    <w:rsid w:val="001A7620"/>
    <w:rsid w:val="001A7792"/>
    <w:rsid w:val="001B0B8D"/>
    <w:rsid w:val="001B0D04"/>
    <w:rsid w:val="001B233A"/>
    <w:rsid w:val="001B26B5"/>
    <w:rsid w:val="001B30ED"/>
    <w:rsid w:val="001B365F"/>
    <w:rsid w:val="001B65FA"/>
    <w:rsid w:val="001C0CA8"/>
    <w:rsid w:val="001C52CE"/>
    <w:rsid w:val="001C5469"/>
    <w:rsid w:val="001C67B2"/>
    <w:rsid w:val="001C76E7"/>
    <w:rsid w:val="001C7A97"/>
    <w:rsid w:val="001D093F"/>
    <w:rsid w:val="001D37C6"/>
    <w:rsid w:val="001E1561"/>
    <w:rsid w:val="001E1771"/>
    <w:rsid w:val="001E31F4"/>
    <w:rsid w:val="001E6903"/>
    <w:rsid w:val="001E7871"/>
    <w:rsid w:val="001F01E5"/>
    <w:rsid w:val="001F10C6"/>
    <w:rsid w:val="001F10EC"/>
    <w:rsid w:val="001F37B8"/>
    <w:rsid w:val="001F3D27"/>
    <w:rsid w:val="001F6042"/>
    <w:rsid w:val="001F64F8"/>
    <w:rsid w:val="001F6F25"/>
    <w:rsid w:val="001F7934"/>
    <w:rsid w:val="00200871"/>
    <w:rsid w:val="00201093"/>
    <w:rsid w:val="00201959"/>
    <w:rsid w:val="002023C8"/>
    <w:rsid w:val="00202872"/>
    <w:rsid w:val="00203B27"/>
    <w:rsid w:val="00203EAC"/>
    <w:rsid w:val="00205774"/>
    <w:rsid w:val="00205E72"/>
    <w:rsid w:val="00206CFF"/>
    <w:rsid w:val="00207F49"/>
    <w:rsid w:val="00211889"/>
    <w:rsid w:val="00212203"/>
    <w:rsid w:val="00214DAA"/>
    <w:rsid w:val="00221B9D"/>
    <w:rsid w:val="00221EB3"/>
    <w:rsid w:val="00222519"/>
    <w:rsid w:val="00223089"/>
    <w:rsid w:val="00224918"/>
    <w:rsid w:val="0023020A"/>
    <w:rsid w:val="00230AF6"/>
    <w:rsid w:val="0023177C"/>
    <w:rsid w:val="0023250B"/>
    <w:rsid w:val="00233596"/>
    <w:rsid w:val="00235B23"/>
    <w:rsid w:val="00237245"/>
    <w:rsid w:val="00237427"/>
    <w:rsid w:val="00243135"/>
    <w:rsid w:val="002463C0"/>
    <w:rsid w:val="0024654B"/>
    <w:rsid w:val="00246D93"/>
    <w:rsid w:val="0024726F"/>
    <w:rsid w:val="002507FB"/>
    <w:rsid w:val="00251DAA"/>
    <w:rsid w:val="002539AB"/>
    <w:rsid w:val="0025417B"/>
    <w:rsid w:val="00254CB5"/>
    <w:rsid w:val="002610ED"/>
    <w:rsid w:val="00261410"/>
    <w:rsid w:val="00261475"/>
    <w:rsid w:val="00262166"/>
    <w:rsid w:val="00262425"/>
    <w:rsid w:val="00263382"/>
    <w:rsid w:val="002642DF"/>
    <w:rsid w:val="00264FCB"/>
    <w:rsid w:val="00266EEA"/>
    <w:rsid w:val="0027212C"/>
    <w:rsid w:val="00272BBD"/>
    <w:rsid w:val="00272E3F"/>
    <w:rsid w:val="002768C6"/>
    <w:rsid w:val="00276F5E"/>
    <w:rsid w:val="00281578"/>
    <w:rsid w:val="00283A95"/>
    <w:rsid w:val="002857D3"/>
    <w:rsid w:val="00290095"/>
    <w:rsid w:val="0029097F"/>
    <w:rsid w:val="00290AF0"/>
    <w:rsid w:val="00290B53"/>
    <w:rsid w:val="002920FE"/>
    <w:rsid w:val="0029339D"/>
    <w:rsid w:val="00296B6E"/>
    <w:rsid w:val="002A332D"/>
    <w:rsid w:val="002A3D2D"/>
    <w:rsid w:val="002A6B06"/>
    <w:rsid w:val="002B0520"/>
    <w:rsid w:val="002B2397"/>
    <w:rsid w:val="002B280D"/>
    <w:rsid w:val="002B324F"/>
    <w:rsid w:val="002B3ACA"/>
    <w:rsid w:val="002B4C7D"/>
    <w:rsid w:val="002B51CA"/>
    <w:rsid w:val="002B6471"/>
    <w:rsid w:val="002C1661"/>
    <w:rsid w:val="002C620B"/>
    <w:rsid w:val="002C6626"/>
    <w:rsid w:val="002C6661"/>
    <w:rsid w:val="002C7E6D"/>
    <w:rsid w:val="002C7FB5"/>
    <w:rsid w:val="002D1635"/>
    <w:rsid w:val="002E49B0"/>
    <w:rsid w:val="002E711E"/>
    <w:rsid w:val="002E7455"/>
    <w:rsid w:val="002E7540"/>
    <w:rsid w:val="002E7CD7"/>
    <w:rsid w:val="002F3E01"/>
    <w:rsid w:val="002F71D6"/>
    <w:rsid w:val="00300306"/>
    <w:rsid w:val="003005DD"/>
    <w:rsid w:val="00300F79"/>
    <w:rsid w:val="00304258"/>
    <w:rsid w:val="00306767"/>
    <w:rsid w:val="00313D29"/>
    <w:rsid w:val="00314C0F"/>
    <w:rsid w:val="00316789"/>
    <w:rsid w:val="0031756A"/>
    <w:rsid w:val="003219B0"/>
    <w:rsid w:val="0032275A"/>
    <w:rsid w:val="0032347B"/>
    <w:rsid w:val="003236E2"/>
    <w:rsid w:val="003240E0"/>
    <w:rsid w:val="003250AC"/>
    <w:rsid w:val="00325865"/>
    <w:rsid w:val="003262AE"/>
    <w:rsid w:val="00334120"/>
    <w:rsid w:val="003346BC"/>
    <w:rsid w:val="003373C4"/>
    <w:rsid w:val="00341AF6"/>
    <w:rsid w:val="003433FB"/>
    <w:rsid w:val="003437EF"/>
    <w:rsid w:val="00343E03"/>
    <w:rsid w:val="00344F98"/>
    <w:rsid w:val="00346245"/>
    <w:rsid w:val="00346491"/>
    <w:rsid w:val="00356B18"/>
    <w:rsid w:val="00360FC8"/>
    <w:rsid w:val="00370F45"/>
    <w:rsid w:val="0037133C"/>
    <w:rsid w:val="00381302"/>
    <w:rsid w:val="0038399C"/>
    <w:rsid w:val="003851D1"/>
    <w:rsid w:val="0038649A"/>
    <w:rsid w:val="00390F05"/>
    <w:rsid w:val="00393F1A"/>
    <w:rsid w:val="00395922"/>
    <w:rsid w:val="003960AB"/>
    <w:rsid w:val="003A16AB"/>
    <w:rsid w:val="003A1DCA"/>
    <w:rsid w:val="003A3307"/>
    <w:rsid w:val="003A5A78"/>
    <w:rsid w:val="003A5DE6"/>
    <w:rsid w:val="003A68B4"/>
    <w:rsid w:val="003B0692"/>
    <w:rsid w:val="003B3E99"/>
    <w:rsid w:val="003B4786"/>
    <w:rsid w:val="003B6E28"/>
    <w:rsid w:val="003B79AC"/>
    <w:rsid w:val="003B7D44"/>
    <w:rsid w:val="003C7CAB"/>
    <w:rsid w:val="003D0E3C"/>
    <w:rsid w:val="003D1FA9"/>
    <w:rsid w:val="003D5C4A"/>
    <w:rsid w:val="003D6BD3"/>
    <w:rsid w:val="003D6F1D"/>
    <w:rsid w:val="003D769D"/>
    <w:rsid w:val="003E032B"/>
    <w:rsid w:val="003E087C"/>
    <w:rsid w:val="003E14CA"/>
    <w:rsid w:val="003E2F4E"/>
    <w:rsid w:val="003E5CCF"/>
    <w:rsid w:val="003F61C9"/>
    <w:rsid w:val="003F6350"/>
    <w:rsid w:val="003F63E5"/>
    <w:rsid w:val="00400965"/>
    <w:rsid w:val="004014CC"/>
    <w:rsid w:val="00402252"/>
    <w:rsid w:val="00402BB6"/>
    <w:rsid w:val="004036F8"/>
    <w:rsid w:val="004044ED"/>
    <w:rsid w:val="00404EC9"/>
    <w:rsid w:val="00405D19"/>
    <w:rsid w:val="00405F2C"/>
    <w:rsid w:val="00407B11"/>
    <w:rsid w:val="004105AD"/>
    <w:rsid w:val="00410B43"/>
    <w:rsid w:val="00411B6E"/>
    <w:rsid w:val="00412D3F"/>
    <w:rsid w:val="00415214"/>
    <w:rsid w:val="00415C6E"/>
    <w:rsid w:val="0041622C"/>
    <w:rsid w:val="00416F98"/>
    <w:rsid w:val="004172A5"/>
    <w:rsid w:val="00420E0F"/>
    <w:rsid w:val="00422E64"/>
    <w:rsid w:val="00424520"/>
    <w:rsid w:val="004248A6"/>
    <w:rsid w:val="0042743C"/>
    <w:rsid w:val="00427445"/>
    <w:rsid w:val="0043194E"/>
    <w:rsid w:val="00436C56"/>
    <w:rsid w:val="004508BD"/>
    <w:rsid w:val="00450A18"/>
    <w:rsid w:val="0045215E"/>
    <w:rsid w:val="00453334"/>
    <w:rsid w:val="004545C6"/>
    <w:rsid w:val="004549A4"/>
    <w:rsid w:val="00457C34"/>
    <w:rsid w:val="00463B45"/>
    <w:rsid w:val="004649DC"/>
    <w:rsid w:val="004700B7"/>
    <w:rsid w:val="00471CA6"/>
    <w:rsid w:val="00472253"/>
    <w:rsid w:val="00472D28"/>
    <w:rsid w:val="00475262"/>
    <w:rsid w:val="00475CE5"/>
    <w:rsid w:val="00480221"/>
    <w:rsid w:val="00480254"/>
    <w:rsid w:val="004805C9"/>
    <w:rsid w:val="0048192A"/>
    <w:rsid w:val="00482AF3"/>
    <w:rsid w:val="00483C1D"/>
    <w:rsid w:val="004870EF"/>
    <w:rsid w:val="0049013D"/>
    <w:rsid w:val="00490610"/>
    <w:rsid w:val="00492D33"/>
    <w:rsid w:val="00492D6E"/>
    <w:rsid w:val="00494365"/>
    <w:rsid w:val="00495E90"/>
    <w:rsid w:val="004A085F"/>
    <w:rsid w:val="004A3498"/>
    <w:rsid w:val="004A4D2D"/>
    <w:rsid w:val="004A532E"/>
    <w:rsid w:val="004A553F"/>
    <w:rsid w:val="004A612E"/>
    <w:rsid w:val="004A6A8B"/>
    <w:rsid w:val="004B6800"/>
    <w:rsid w:val="004B6F6A"/>
    <w:rsid w:val="004C099A"/>
    <w:rsid w:val="004C1CB2"/>
    <w:rsid w:val="004C4301"/>
    <w:rsid w:val="004C4603"/>
    <w:rsid w:val="004C5EFE"/>
    <w:rsid w:val="004C72F3"/>
    <w:rsid w:val="004C7ABE"/>
    <w:rsid w:val="004D03E6"/>
    <w:rsid w:val="004D3C64"/>
    <w:rsid w:val="004D4378"/>
    <w:rsid w:val="004E64EE"/>
    <w:rsid w:val="004F0276"/>
    <w:rsid w:val="004F0277"/>
    <w:rsid w:val="004F0F3B"/>
    <w:rsid w:val="004F28D1"/>
    <w:rsid w:val="004F3A99"/>
    <w:rsid w:val="004F673E"/>
    <w:rsid w:val="00501793"/>
    <w:rsid w:val="005023F9"/>
    <w:rsid w:val="005026E1"/>
    <w:rsid w:val="00503A2D"/>
    <w:rsid w:val="00503B22"/>
    <w:rsid w:val="00507106"/>
    <w:rsid w:val="00513D3F"/>
    <w:rsid w:val="00513D9B"/>
    <w:rsid w:val="00514266"/>
    <w:rsid w:val="00517078"/>
    <w:rsid w:val="00520E18"/>
    <w:rsid w:val="00522FD2"/>
    <w:rsid w:val="00523574"/>
    <w:rsid w:val="00523CD5"/>
    <w:rsid w:val="0052454E"/>
    <w:rsid w:val="005254AE"/>
    <w:rsid w:val="005263D4"/>
    <w:rsid w:val="00530CD8"/>
    <w:rsid w:val="00533671"/>
    <w:rsid w:val="005347EB"/>
    <w:rsid w:val="00535164"/>
    <w:rsid w:val="0053699F"/>
    <w:rsid w:val="00537920"/>
    <w:rsid w:val="005379F8"/>
    <w:rsid w:val="00541F3D"/>
    <w:rsid w:val="00543D9A"/>
    <w:rsid w:val="00545189"/>
    <w:rsid w:val="00545268"/>
    <w:rsid w:val="00550040"/>
    <w:rsid w:val="00550395"/>
    <w:rsid w:val="00552451"/>
    <w:rsid w:val="0055382E"/>
    <w:rsid w:val="0055454C"/>
    <w:rsid w:val="0055506E"/>
    <w:rsid w:val="005551DD"/>
    <w:rsid w:val="00556E95"/>
    <w:rsid w:val="00560680"/>
    <w:rsid w:val="00561AD9"/>
    <w:rsid w:val="0056214C"/>
    <w:rsid w:val="00562D70"/>
    <w:rsid w:val="00563896"/>
    <w:rsid w:val="00563967"/>
    <w:rsid w:val="00571358"/>
    <w:rsid w:val="00574737"/>
    <w:rsid w:val="00577643"/>
    <w:rsid w:val="0057796E"/>
    <w:rsid w:val="0058480A"/>
    <w:rsid w:val="00584B43"/>
    <w:rsid w:val="00584E8F"/>
    <w:rsid w:val="00585202"/>
    <w:rsid w:val="00586ECD"/>
    <w:rsid w:val="00591653"/>
    <w:rsid w:val="00592506"/>
    <w:rsid w:val="00592DCD"/>
    <w:rsid w:val="00595C66"/>
    <w:rsid w:val="00596C31"/>
    <w:rsid w:val="005971F3"/>
    <w:rsid w:val="005973C4"/>
    <w:rsid w:val="0059784D"/>
    <w:rsid w:val="005A2B0F"/>
    <w:rsid w:val="005A398D"/>
    <w:rsid w:val="005A3E07"/>
    <w:rsid w:val="005A4762"/>
    <w:rsid w:val="005A73ED"/>
    <w:rsid w:val="005B0CAF"/>
    <w:rsid w:val="005B220F"/>
    <w:rsid w:val="005B2B38"/>
    <w:rsid w:val="005B2DAB"/>
    <w:rsid w:val="005B762E"/>
    <w:rsid w:val="005C75D3"/>
    <w:rsid w:val="005D0D37"/>
    <w:rsid w:val="005D1091"/>
    <w:rsid w:val="005D34AD"/>
    <w:rsid w:val="005D7D6C"/>
    <w:rsid w:val="005E0653"/>
    <w:rsid w:val="005E2AE3"/>
    <w:rsid w:val="005E4447"/>
    <w:rsid w:val="005E5B40"/>
    <w:rsid w:val="005E70B2"/>
    <w:rsid w:val="005F26F0"/>
    <w:rsid w:val="005F5545"/>
    <w:rsid w:val="005F55AC"/>
    <w:rsid w:val="005F67BD"/>
    <w:rsid w:val="005F6E8D"/>
    <w:rsid w:val="00600C4F"/>
    <w:rsid w:val="00601942"/>
    <w:rsid w:val="00602412"/>
    <w:rsid w:val="00603EE1"/>
    <w:rsid w:val="006041D4"/>
    <w:rsid w:val="00606443"/>
    <w:rsid w:val="006068CD"/>
    <w:rsid w:val="00614129"/>
    <w:rsid w:val="00615279"/>
    <w:rsid w:val="00617777"/>
    <w:rsid w:val="00617BDC"/>
    <w:rsid w:val="00623715"/>
    <w:rsid w:val="00623815"/>
    <w:rsid w:val="006250E5"/>
    <w:rsid w:val="00625A1E"/>
    <w:rsid w:val="00625BD3"/>
    <w:rsid w:val="006264F8"/>
    <w:rsid w:val="00633FAB"/>
    <w:rsid w:val="00634890"/>
    <w:rsid w:val="0063509A"/>
    <w:rsid w:val="0063515F"/>
    <w:rsid w:val="006355E4"/>
    <w:rsid w:val="00635F51"/>
    <w:rsid w:val="00640858"/>
    <w:rsid w:val="00640BB9"/>
    <w:rsid w:val="00641015"/>
    <w:rsid w:val="0064292C"/>
    <w:rsid w:val="006457AC"/>
    <w:rsid w:val="00651088"/>
    <w:rsid w:val="006512CB"/>
    <w:rsid w:val="006554BD"/>
    <w:rsid w:val="00657CBD"/>
    <w:rsid w:val="00657E00"/>
    <w:rsid w:val="00660D49"/>
    <w:rsid w:val="006620D0"/>
    <w:rsid w:val="00663127"/>
    <w:rsid w:val="0066358E"/>
    <w:rsid w:val="0066371A"/>
    <w:rsid w:val="00664C58"/>
    <w:rsid w:val="0066523D"/>
    <w:rsid w:val="0066624D"/>
    <w:rsid w:val="00666E17"/>
    <w:rsid w:val="00667910"/>
    <w:rsid w:val="00670B57"/>
    <w:rsid w:val="00672859"/>
    <w:rsid w:val="006732C5"/>
    <w:rsid w:val="006732D4"/>
    <w:rsid w:val="00673468"/>
    <w:rsid w:val="00673BB9"/>
    <w:rsid w:val="006755CE"/>
    <w:rsid w:val="006809CD"/>
    <w:rsid w:val="00681967"/>
    <w:rsid w:val="00681B99"/>
    <w:rsid w:val="00682A30"/>
    <w:rsid w:val="00683810"/>
    <w:rsid w:val="006A08E4"/>
    <w:rsid w:val="006A1297"/>
    <w:rsid w:val="006A42E2"/>
    <w:rsid w:val="006A4D3C"/>
    <w:rsid w:val="006A590C"/>
    <w:rsid w:val="006A5C56"/>
    <w:rsid w:val="006B1211"/>
    <w:rsid w:val="006B437D"/>
    <w:rsid w:val="006B7660"/>
    <w:rsid w:val="006C19D3"/>
    <w:rsid w:val="006C3D7F"/>
    <w:rsid w:val="006C4254"/>
    <w:rsid w:val="006C42B9"/>
    <w:rsid w:val="006C5487"/>
    <w:rsid w:val="006C5AE8"/>
    <w:rsid w:val="006C7C11"/>
    <w:rsid w:val="006D4149"/>
    <w:rsid w:val="006D6DB7"/>
    <w:rsid w:val="006E030D"/>
    <w:rsid w:val="006E04C1"/>
    <w:rsid w:val="006E2708"/>
    <w:rsid w:val="006E2D11"/>
    <w:rsid w:val="006E3629"/>
    <w:rsid w:val="006E5EF1"/>
    <w:rsid w:val="006E7F29"/>
    <w:rsid w:val="006F00F4"/>
    <w:rsid w:val="006F1884"/>
    <w:rsid w:val="00702985"/>
    <w:rsid w:val="00703276"/>
    <w:rsid w:val="00703581"/>
    <w:rsid w:val="00704278"/>
    <w:rsid w:val="00706D8E"/>
    <w:rsid w:val="00707CC4"/>
    <w:rsid w:val="00710513"/>
    <w:rsid w:val="007114A2"/>
    <w:rsid w:val="0071253B"/>
    <w:rsid w:val="0071276A"/>
    <w:rsid w:val="007169A6"/>
    <w:rsid w:val="00716A35"/>
    <w:rsid w:val="007202BD"/>
    <w:rsid w:val="00722180"/>
    <w:rsid w:val="00723D17"/>
    <w:rsid w:val="00731275"/>
    <w:rsid w:val="007314AA"/>
    <w:rsid w:val="00732A97"/>
    <w:rsid w:val="00736A91"/>
    <w:rsid w:val="00737351"/>
    <w:rsid w:val="00742232"/>
    <w:rsid w:val="00742499"/>
    <w:rsid w:val="00745A1A"/>
    <w:rsid w:val="007463C7"/>
    <w:rsid w:val="0075007D"/>
    <w:rsid w:val="00750157"/>
    <w:rsid w:val="0075346A"/>
    <w:rsid w:val="00753A36"/>
    <w:rsid w:val="00753FD1"/>
    <w:rsid w:val="00754B02"/>
    <w:rsid w:val="00755BA5"/>
    <w:rsid w:val="00756A2A"/>
    <w:rsid w:val="00756D8B"/>
    <w:rsid w:val="00757FA9"/>
    <w:rsid w:val="00760D8F"/>
    <w:rsid w:val="0076362E"/>
    <w:rsid w:val="007655CB"/>
    <w:rsid w:val="007705C4"/>
    <w:rsid w:val="00772405"/>
    <w:rsid w:val="00774619"/>
    <w:rsid w:val="00775F97"/>
    <w:rsid w:val="007761A3"/>
    <w:rsid w:val="00776E27"/>
    <w:rsid w:val="00777982"/>
    <w:rsid w:val="00777BBF"/>
    <w:rsid w:val="0078119E"/>
    <w:rsid w:val="007835D7"/>
    <w:rsid w:val="007870E6"/>
    <w:rsid w:val="007918DA"/>
    <w:rsid w:val="00791995"/>
    <w:rsid w:val="00794220"/>
    <w:rsid w:val="007957A5"/>
    <w:rsid w:val="007965C1"/>
    <w:rsid w:val="007966AB"/>
    <w:rsid w:val="0079780F"/>
    <w:rsid w:val="007A08B3"/>
    <w:rsid w:val="007A0F62"/>
    <w:rsid w:val="007A1495"/>
    <w:rsid w:val="007A1A5D"/>
    <w:rsid w:val="007A2B4C"/>
    <w:rsid w:val="007A3328"/>
    <w:rsid w:val="007A38D9"/>
    <w:rsid w:val="007A614C"/>
    <w:rsid w:val="007B2901"/>
    <w:rsid w:val="007B32D3"/>
    <w:rsid w:val="007B4028"/>
    <w:rsid w:val="007B64F5"/>
    <w:rsid w:val="007B6DEB"/>
    <w:rsid w:val="007B7685"/>
    <w:rsid w:val="007B7F38"/>
    <w:rsid w:val="007C0372"/>
    <w:rsid w:val="007C182C"/>
    <w:rsid w:val="007C2612"/>
    <w:rsid w:val="007C2E66"/>
    <w:rsid w:val="007C3325"/>
    <w:rsid w:val="007C499A"/>
    <w:rsid w:val="007D4C81"/>
    <w:rsid w:val="007E2D05"/>
    <w:rsid w:val="007E30E5"/>
    <w:rsid w:val="007E3234"/>
    <w:rsid w:val="007E3E73"/>
    <w:rsid w:val="007E56C6"/>
    <w:rsid w:val="007E635F"/>
    <w:rsid w:val="007F039F"/>
    <w:rsid w:val="007F06A5"/>
    <w:rsid w:val="007F129A"/>
    <w:rsid w:val="007F2022"/>
    <w:rsid w:val="007F5BFB"/>
    <w:rsid w:val="007F5D3E"/>
    <w:rsid w:val="007F61B7"/>
    <w:rsid w:val="007F76F8"/>
    <w:rsid w:val="00801504"/>
    <w:rsid w:val="00801957"/>
    <w:rsid w:val="008025A7"/>
    <w:rsid w:val="00802941"/>
    <w:rsid w:val="00805FD7"/>
    <w:rsid w:val="00806A31"/>
    <w:rsid w:val="00812B24"/>
    <w:rsid w:val="008146C9"/>
    <w:rsid w:val="0081520B"/>
    <w:rsid w:val="00816887"/>
    <w:rsid w:val="00816C24"/>
    <w:rsid w:val="00817D96"/>
    <w:rsid w:val="0082029A"/>
    <w:rsid w:val="00820C8D"/>
    <w:rsid w:val="0082387F"/>
    <w:rsid w:val="00823A7F"/>
    <w:rsid w:val="00826EA7"/>
    <w:rsid w:val="00827483"/>
    <w:rsid w:val="008279DB"/>
    <w:rsid w:val="00831AE1"/>
    <w:rsid w:val="008326E5"/>
    <w:rsid w:val="00832A7F"/>
    <w:rsid w:val="0083409B"/>
    <w:rsid w:val="00836CA1"/>
    <w:rsid w:val="00842BE4"/>
    <w:rsid w:val="00844ECC"/>
    <w:rsid w:val="00845332"/>
    <w:rsid w:val="00846E91"/>
    <w:rsid w:val="00847F40"/>
    <w:rsid w:val="00850033"/>
    <w:rsid w:val="008500D3"/>
    <w:rsid w:val="008502E0"/>
    <w:rsid w:val="00851B98"/>
    <w:rsid w:val="00855562"/>
    <w:rsid w:val="00856490"/>
    <w:rsid w:val="00856BB6"/>
    <w:rsid w:val="00856DD2"/>
    <w:rsid w:val="00860B7B"/>
    <w:rsid w:val="00866EC3"/>
    <w:rsid w:val="00870C65"/>
    <w:rsid w:val="00871755"/>
    <w:rsid w:val="0087426B"/>
    <w:rsid w:val="00874C61"/>
    <w:rsid w:val="008750B4"/>
    <w:rsid w:val="008764D1"/>
    <w:rsid w:val="0088196E"/>
    <w:rsid w:val="00883086"/>
    <w:rsid w:val="008841B8"/>
    <w:rsid w:val="00886EEE"/>
    <w:rsid w:val="00890E68"/>
    <w:rsid w:val="00892C65"/>
    <w:rsid w:val="00896CC8"/>
    <w:rsid w:val="008A1DBE"/>
    <w:rsid w:val="008A2574"/>
    <w:rsid w:val="008A2BEC"/>
    <w:rsid w:val="008A48F5"/>
    <w:rsid w:val="008A5676"/>
    <w:rsid w:val="008A63A7"/>
    <w:rsid w:val="008A694C"/>
    <w:rsid w:val="008A69DC"/>
    <w:rsid w:val="008B13DB"/>
    <w:rsid w:val="008B171B"/>
    <w:rsid w:val="008B5BDD"/>
    <w:rsid w:val="008B6FBF"/>
    <w:rsid w:val="008B7540"/>
    <w:rsid w:val="008C0166"/>
    <w:rsid w:val="008C099F"/>
    <w:rsid w:val="008C0A65"/>
    <w:rsid w:val="008C1B29"/>
    <w:rsid w:val="008C5622"/>
    <w:rsid w:val="008C63A5"/>
    <w:rsid w:val="008C7995"/>
    <w:rsid w:val="008E1148"/>
    <w:rsid w:val="008E1A0C"/>
    <w:rsid w:val="008E2684"/>
    <w:rsid w:val="008E2B7E"/>
    <w:rsid w:val="008E5D3D"/>
    <w:rsid w:val="008E7F75"/>
    <w:rsid w:val="008F0759"/>
    <w:rsid w:val="008F1E7A"/>
    <w:rsid w:val="008F2D08"/>
    <w:rsid w:val="008F372B"/>
    <w:rsid w:val="008F40C2"/>
    <w:rsid w:val="008F47B2"/>
    <w:rsid w:val="008F6BC8"/>
    <w:rsid w:val="00900265"/>
    <w:rsid w:val="00900322"/>
    <w:rsid w:val="00901345"/>
    <w:rsid w:val="00902613"/>
    <w:rsid w:val="00904BF7"/>
    <w:rsid w:val="00905CA6"/>
    <w:rsid w:val="009103B7"/>
    <w:rsid w:val="00912D77"/>
    <w:rsid w:val="00913449"/>
    <w:rsid w:val="00915443"/>
    <w:rsid w:val="009155EE"/>
    <w:rsid w:val="009160EA"/>
    <w:rsid w:val="00917A95"/>
    <w:rsid w:val="00922549"/>
    <w:rsid w:val="00923425"/>
    <w:rsid w:val="0092700B"/>
    <w:rsid w:val="0093123E"/>
    <w:rsid w:val="00936C91"/>
    <w:rsid w:val="0094215E"/>
    <w:rsid w:val="009440A4"/>
    <w:rsid w:val="00952914"/>
    <w:rsid w:val="009538BF"/>
    <w:rsid w:val="00955095"/>
    <w:rsid w:val="00956500"/>
    <w:rsid w:val="00956FB9"/>
    <w:rsid w:val="009610A5"/>
    <w:rsid w:val="009625B9"/>
    <w:rsid w:val="00971F39"/>
    <w:rsid w:val="00972863"/>
    <w:rsid w:val="009734AE"/>
    <w:rsid w:val="00973785"/>
    <w:rsid w:val="0097428E"/>
    <w:rsid w:val="00980310"/>
    <w:rsid w:val="00982940"/>
    <w:rsid w:val="009844B4"/>
    <w:rsid w:val="009845B2"/>
    <w:rsid w:val="009846A6"/>
    <w:rsid w:val="00986467"/>
    <w:rsid w:val="00987250"/>
    <w:rsid w:val="00990FF9"/>
    <w:rsid w:val="00991657"/>
    <w:rsid w:val="009928AF"/>
    <w:rsid w:val="00993A8D"/>
    <w:rsid w:val="00995F59"/>
    <w:rsid w:val="00997E48"/>
    <w:rsid w:val="009A3254"/>
    <w:rsid w:val="009A5F88"/>
    <w:rsid w:val="009B0C40"/>
    <w:rsid w:val="009B18D4"/>
    <w:rsid w:val="009B1F07"/>
    <w:rsid w:val="009B3CA2"/>
    <w:rsid w:val="009B4ECD"/>
    <w:rsid w:val="009C300E"/>
    <w:rsid w:val="009C3364"/>
    <w:rsid w:val="009C3791"/>
    <w:rsid w:val="009C40B3"/>
    <w:rsid w:val="009C541D"/>
    <w:rsid w:val="009C5E0D"/>
    <w:rsid w:val="009C6248"/>
    <w:rsid w:val="009C6C94"/>
    <w:rsid w:val="009C7496"/>
    <w:rsid w:val="009C76B9"/>
    <w:rsid w:val="009D044C"/>
    <w:rsid w:val="009D07D8"/>
    <w:rsid w:val="009D1464"/>
    <w:rsid w:val="009D18C1"/>
    <w:rsid w:val="009D2E51"/>
    <w:rsid w:val="009D3D12"/>
    <w:rsid w:val="009D5BB5"/>
    <w:rsid w:val="009D65E8"/>
    <w:rsid w:val="009D7450"/>
    <w:rsid w:val="009D7D63"/>
    <w:rsid w:val="009E0600"/>
    <w:rsid w:val="009E0864"/>
    <w:rsid w:val="009E3178"/>
    <w:rsid w:val="009E327E"/>
    <w:rsid w:val="009E7AA2"/>
    <w:rsid w:val="009E7D1F"/>
    <w:rsid w:val="009E7DAF"/>
    <w:rsid w:val="009F04A8"/>
    <w:rsid w:val="009F1702"/>
    <w:rsid w:val="009F19FF"/>
    <w:rsid w:val="009F216C"/>
    <w:rsid w:val="009F21A1"/>
    <w:rsid w:val="009F326C"/>
    <w:rsid w:val="009F3BE9"/>
    <w:rsid w:val="009F4627"/>
    <w:rsid w:val="009F6520"/>
    <w:rsid w:val="009F6BCA"/>
    <w:rsid w:val="009F6EA4"/>
    <w:rsid w:val="00A07398"/>
    <w:rsid w:val="00A13385"/>
    <w:rsid w:val="00A174DC"/>
    <w:rsid w:val="00A20039"/>
    <w:rsid w:val="00A20255"/>
    <w:rsid w:val="00A224C1"/>
    <w:rsid w:val="00A22DCE"/>
    <w:rsid w:val="00A2556D"/>
    <w:rsid w:val="00A26683"/>
    <w:rsid w:val="00A26F6E"/>
    <w:rsid w:val="00A324CD"/>
    <w:rsid w:val="00A33E8F"/>
    <w:rsid w:val="00A37C6F"/>
    <w:rsid w:val="00A37F91"/>
    <w:rsid w:val="00A43787"/>
    <w:rsid w:val="00A44CB5"/>
    <w:rsid w:val="00A45D85"/>
    <w:rsid w:val="00A4681D"/>
    <w:rsid w:val="00A52779"/>
    <w:rsid w:val="00A53040"/>
    <w:rsid w:val="00A544F6"/>
    <w:rsid w:val="00A55910"/>
    <w:rsid w:val="00A55B76"/>
    <w:rsid w:val="00A577A8"/>
    <w:rsid w:val="00A5796E"/>
    <w:rsid w:val="00A61F35"/>
    <w:rsid w:val="00A62548"/>
    <w:rsid w:val="00A63FDB"/>
    <w:rsid w:val="00A65698"/>
    <w:rsid w:val="00A665B9"/>
    <w:rsid w:val="00A67132"/>
    <w:rsid w:val="00A72816"/>
    <w:rsid w:val="00A7355B"/>
    <w:rsid w:val="00A737E2"/>
    <w:rsid w:val="00A73910"/>
    <w:rsid w:val="00A8178D"/>
    <w:rsid w:val="00A83297"/>
    <w:rsid w:val="00A856BA"/>
    <w:rsid w:val="00A908D3"/>
    <w:rsid w:val="00A93008"/>
    <w:rsid w:val="00A9384C"/>
    <w:rsid w:val="00A958E3"/>
    <w:rsid w:val="00A95C04"/>
    <w:rsid w:val="00A95CDC"/>
    <w:rsid w:val="00A95D10"/>
    <w:rsid w:val="00AA2F74"/>
    <w:rsid w:val="00AA46C8"/>
    <w:rsid w:val="00AA56A6"/>
    <w:rsid w:val="00AA73E6"/>
    <w:rsid w:val="00AB123D"/>
    <w:rsid w:val="00AB2797"/>
    <w:rsid w:val="00AB3784"/>
    <w:rsid w:val="00AB3CEC"/>
    <w:rsid w:val="00AB5B00"/>
    <w:rsid w:val="00AB5D60"/>
    <w:rsid w:val="00AB691F"/>
    <w:rsid w:val="00AC14F1"/>
    <w:rsid w:val="00AC20F1"/>
    <w:rsid w:val="00AC558A"/>
    <w:rsid w:val="00AC7E68"/>
    <w:rsid w:val="00AD0EFC"/>
    <w:rsid w:val="00AD2E88"/>
    <w:rsid w:val="00AD7266"/>
    <w:rsid w:val="00AD7FCE"/>
    <w:rsid w:val="00AE069A"/>
    <w:rsid w:val="00AE1444"/>
    <w:rsid w:val="00AE1A2E"/>
    <w:rsid w:val="00AE3A3E"/>
    <w:rsid w:val="00AE603F"/>
    <w:rsid w:val="00AE68A4"/>
    <w:rsid w:val="00AE6A1F"/>
    <w:rsid w:val="00AF058E"/>
    <w:rsid w:val="00AF43F5"/>
    <w:rsid w:val="00AF6639"/>
    <w:rsid w:val="00AF7278"/>
    <w:rsid w:val="00B00E1E"/>
    <w:rsid w:val="00B00E26"/>
    <w:rsid w:val="00B01320"/>
    <w:rsid w:val="00B01BFB"/>
    <w:rsid w:val="00B01CA2"/>
    <w:rsid w:val="00B02A94"/>
    <w:rsid w:val="00B04898"/>
    <w:rsid w:val="00B058CE"/>
    <w:rsid w:val="00B05B54"/>
    <w:rsid w:val="00B06B2D"/>
    <w:rsid w:val="00B0740F"/>
    <w:rsid w:val="00B11F6F"/>
    <w:rsid w:val="00B13C09"/>
    <w:rsid w:val="00B14387"/>
    <w:rsid w:val="00B20494"/>
    <w:rsid w:val="00B209CA"/>
    <w:rsid w:val="00B27CB0"/>
    <w:rsid w:val="00B31588"/>
    <w:rsid w:val="00B31D3A"/>
    <w:rsid w:val="00B324C1"/>
    <w:rsid w:val="00B3312B"/>
    <w:rsid w:val="00B344C3"/>
    <w:rsid w:val="00B34C07"/>
    <w:rsid w:val="00B35E27"/>
    <w:rsid w:val="00B42F93"/>
    <w:rsid w:val="00B47EEE"/>
    <w:rsid w:val="00B51928"/>
    <w:rsid w:val="00B54B97"/>
    <w:rsid w:val="00B5581D"/>
    <w:rsid w:val="00B55980"/>
    <w:rsid w:val="00B569FE"/>
    <w:rsid w:val="00B56B21"/>
    <w:rsid w:val="00B57EDE"/>
    <w:rsid w:val="00B62D63"/>
    <w:rsid w:val="00B62E17"/>
    <w:rsid w:val="00B646A5"/>
    <w:rsid w:val="00B658C9"/>
    <w:rsid w:val="00B66377"/>
    <w:rsid w:val="00B73045"/>
    <w:rsid w:val="00B735D2"/>
    <w:rsid w:val="00B7569C"/>
    <w:rsid w:val="00B76713"/>
    <w:rsid w:val="00B77283"/>
    <w:rsid w:val="00B77DEA"/>
    <w:rsid w:val="00B803DC"/>
    <w:rsid w:val="00B8051B"/>
    <w:rsid w:val="00B81C62"/>
    <w:rsid w:val="00B83FD2"/>
    <w:rsid w:val="00B847E4"/>
    <w:rsid w:val="00B86163"/>
    <w:rsid w:val="00B8793C"/>
    <w:rsid w:val="00B94C1C"/>
    <w:rsid w:val="00B9629F"/>
    <w:rsid w:val="00B97D9B"/>
    <w:rsid w:val="00BA1BB4"/>
    <w:rsid w:val="00BA6534"/>
    <w:rsid w:val="00BB0873"/>
    <w:rsid w:val="00BB197B"/>
    <w:rsid w:val="00BB3748"/>
    <w:rsid w:val="00BB5D3A"/>
    <w:rsid w:val="00BC6D4A"/>
    <w:rsid w:val="00BC7669"/>
    <w:rsid w:val="00BD2A16"/>
    <w:rsid w:val="00BD671F"/>
    <w:rsid w:val="00BD6987"/>
    <w:rsid w:val="00BD69E2"/>
    <w:rsid w:val="00BD7A43"/>
    <w:rsid w:val="00BE0646"/>
    <w:rsid w:val="00BE352D"/>
    <w:rsid w:val="00BE6368"/>
    <w:rsid w:val="00BE7AC7"/>
    <w:rsid w:val="00BF32B8"/>
    <w:rsid w:val="00BF4136"/>
    <w:rsid w:val="00BF4764"/>
    <w:rsid w:val="00BF71C1"/>
    <w:rsid w:val="00BF76F2"/>
    <w:rsid w:val="00C0030F"/>
    <w:rsid w:val="00C02BDD"/>
    <w:rsid w:val="00C04C9C"/>
    <w:rsid w:val="00C0554F"/>
    <w:rsid w:val="00C0632A"/>
    <w:rsid w:val="00C06371"/>
    <w:rsid w:val="00C0644C"/>
    <w:rsid w:val="00C10793"/>
    <w:rsid w:val="00C12882"/>
    <w:rsid w:val="00C1339F"/>
    <w:rsid w:val="00C1364C"/>
    <w:rsid w:val="00C138AF"/>
    <w:rsid w:val="00C1410F"/>
    <w:rsid w:val="00C15A1C"/>
    <w:rsid w:val="00C17C18"/>
    <w:rsid w:val="00C17DFF"/>
    <w:rsid w:val="00C2002D"/>
    <w:rsid w:val="00C20E28"/>
    <w:rsid w:val="00C20FC4"/>
    <w:rsid w:val="00C235BD"/>
    <w:rsid w:val="00C24E7A"/>
    <w:rsid w:val="00C256F4"/>
    <w:rsid w:val="00C26642"/>
    <w:rsid w:val="00C304E7"/>
    <w:rsid w:val="00C32C49"/>
    <w:rsid w:val="00C34051"/>
    <w:rsid w:val="00C34C96"/>
    <w:rsid w:val="00C37A47"/>
    <w:rsid w:val="00C40438"/>
    <w:rsid w:val="00C40AB6"/>
    <w:rsid w:val="00C40E63"/>
    <w:rsid w:val="00C42CA7"/>
    <w:rsid w:val="00C435A7"/>
    <w:rsid w:val="00C44C93"/>
    <w:rsid w:val="00C50ABC"/>
    <w:rsid w:val="00C533CC"/>
    <w:rsid w:val="00C53774"/>
    <w:rsid w:val="00C568FE"/>
    <w:rsid w:val="00C578AC"/>
    <w:rsid w:val="00C610C1"/>
    <w:rsid w:val="00C61AD1"/>
    <w:rsid w:val="00C63442"/>
    <w:rsid w:val="00C674C6"/>
    <w:rsid w:val="00C704AC"/>
    <w:rsid w:val="00C70DC6"/>
    <w:rsid w:val="00C710C7"/>
    <w:rsid w:val="00C71350"/>
    <w:rsid w:val="00C7141D"/>
    <w:rsid w:val="00C71EA1"/>
    <w:rsid w:val="00C71EB9"/>
    <w:rsid w:val="00C72194"/>
    <w:rsid w:val="00C740CC"/>
    <w:rsid w:val="00C75290"/>
    <w:rsid w:val="00C757E9"/>
    <w:rsid w:val="00C75858"/>
    <w:rsid w:val="00C75D48"/>
    <w:rsid w:val="00C80F13"/>
    <w:rsid w:val="00C81A47"/>
    <w:rsid w:val="00C82282"/>
    <w:rsid w:val="00C82969"/>
    <w:rsid w:val="00C84AAE"/>
    <w:rsid w:val="00C85B66"/>
    <w:rsid w:val="00C86113"/>
    <w:rsid w:val="00C87E6F"/>
    <w:rsid w:val="00C904EE"/>
    <w:rsid w:val="00C91FC2"/>
    <w:rsid w:val="00C95199"/>
    <w:rsid w:val="00C95BBF"/>
    <w:rsid w:val="00CA11FF"/>
    <w:rsid w:val="00CA3B6C"/>
    <w:rsid w:val="00CA5651"/>
    <w:rsid w:val="00CB1228"/>
    <w:rsid w:val="00CB2007"/>
    <w:rsid w:val="00CB2EEE"/>
    <w:rsid w:val="00CB353C"/>
    <w:rsid w:val="00CB3BBE"/>
    <w:rsid w:val="00CB43B0"/>
    <w:rsid w:val="00CB5DB4"/>
    <w:rsid w:val="00CC363C"/>
    <w:rsid w:val="00CD2117"/>
    <w:rsid w:val="00CD4188"/>
    <w:rsid w:val="00CD78B5"/>
    <w:rsid w:val="00CE025A"/>
    <w:rsid w:val="00CE7A07"/>
    <w:rsid w:val="00CF19BA"/>
    <w:rsid w:val="00CF413B"/>
    <w:rsid w:val="00CF5DFB"/>
    <w:rsid w:val="00CF6DF3"/>
    <w:rsid w:val="00CF6FC3"/>
    <w:rsid w:val="00D02531"/>
    <w:rsid w:val="00D0379A"/>
    <w:rsid w:val="00D039D0"/>
    <w:rsid w:val="00D071A3"/>
    <w:rsid w:val="00D07EE0"/>
    <w:rsid w:val="00D15275"/>
    <w:rsid w:val="00D153B6"/>
    <w:rsid w:val="00D158DA"/>
    <w:rsid w:val="00D17755"/>
    <w:rsid w:val="00D17C81"/>
    <w:rsid w:val="00D20E7E"/>
    <w:rsid w:val="00D25585"/>
    <w:rsid w:val="00D265B9"/>
    <w:rsid w:val="00D30A50"/>
    <w:rsid w:val="00D3113C"/>
    <w:rsid w:val="00D31F3D"/>
    <w:rsid w:val="00D3472D"/>
    <w:rsid w:val="00D34D9F"/>
    <w:rsid w:val="00D36E5C"/>
    <w:rsid w:val="00D375F2"/>
    <w:rsid w:val="00D4256F"/>
    <w:rsid w:val="00D45676"/>
    <w:rsid w:val="00D47A87"/>
    <w:rsid w:val="00D51207"/>
    <w:rsid w:val="00D52005"/>
    <w:rsid w:val="00D52CC1"/>
    <w:rsid w:val="00D536D8"/>
    <w:rsid w:val="00D53F21"/>
    <w:rsid w:val="00D55208"/>
    <w:rsid w:val="00D61D9D"/>
    <w:rsid w:val="00D623B3"/>
    <w:rsid w:val="00D65576"/>
    <w:rsid w:val="00D66BC4"/>
    <w:rsid w:val="00D67FCE"/>
    <w:rsid w:val="00D7648E"/>
    <w:rsid w:val="00D76DF4"/>
    <w:rsid w:val="00D77974"/>
    <w:rsid w:val="00D77B7B"/>
    <w:rsid w:val="00D8097D"/>
    <w:rsid w:val="00D80B6B"/>
    <w:rsid w:val="00D84772"/>
    <w:rsid w:val="00D92527"/>
    <w:rsid w:val="00D943A2"/>
    <w:rsid w:val="00DA26DA"/>
    <w:rsid w:val="00DA36D9"/>
    <w:rsid w:val="00DA5746"/>
    <w:rsid w:val="00DA5C4A"/>
    <w:rsid w:val="00DA783A"/>
    <w:rsid w:val="00DA7A82"/>
    <w:rsid w:val="00DA7D51"/>
    <w:rsid w:val="00DB3320"/>
    <w:rsid w:val="00DB67F0"/>
    <w:rsid w:val="00DB79EE"/>
    <w:rsid w:val="00DB7A4F"/>
    <w:rsid w:val="00DC3ACF"/>
    <w:rsid w:val="00DC3D27"/>
    <w:rsid w:val="00DC3FA5"/>
    <w:rsid w:val="00DD2F33"/>
    <w:rsid w:val="00DD3993"/>
    <w:rsid w:val="00DD61E4"/>
    <w:rsid w:val="00DD7097"/>
    <w:rsid w:val="00DD7BEE"/>
    <w:rsid w:val="00DE5069"/>
    <w:rsid w:val="00DE70D0"/>
    <w:rsid w:val="00DF1755"/>
    <w:rsid w:val="00DF214F"/>
    <w:rsid w:val="00DF2C8E"/>
    <w:rsid w:val="00DF2E1D"/>
    <w:rsid w:val="00DF37F0"/>
    <w:rsid w:val="00DF3836"/>
    <w:rsid w:val="00DF6DA9"/>
    <w:rsid w:val="00DF72DD"/>
    <w:rsid w:val="00E00E6C"/>
    <w:rsid w:val="00E00F04"/>
    <w:rsid w:val="00E04724"/>
    <w:rsid w:val="00E04ACC"/>
    <w:rsid w:val="00E04DB7"/>
    <w:rsid w:val="00E055BE"/>
    <w:rsid w:val="00E1384A"/>
    <w:rsid w:val="00E14C49"/>
    <w:rsid w:val="00E15881"/>
    <w:rsid w:val="00E158B5"/>
    <w:rsid w:val="00E22D89"/>
    <w:rsid w:val="00E23813"/>
    <w:rsid w:val="00E24122"/>
    <w:rsid w:val="00E24F59"/>
    <w:rsid w:val="00E25E18"/>
    <w:rsid w:val="00E26F2C"/>
    <w:rsid w:val="00E278E5"/>
    <w:rsid w:val="00E3303A"/>
    <w:rsid w:val="00E35488"/>
    <w:rsid w:val="00E35845"/>
    <w:rsid w:val="00E35BC7"/>
    <w:rsid w:val="00E40BBF"/>
    <w:rsid w:val="00E42671"/>
    <w:rsid w:val="00E44952"/>
    <w:rsid w:val="00E46EB8"/>
    <w:rsid w:val="00E5081D"/>
    <w:rsid w:val="00E50F68"/>
    <w:rsid w:val="00E53353"/>
    <w:rsid w:val="00E53ED2"/>
    <w:rsid w:val="00E56609"/>
    <w:rsid w:val="00E568FE"/>
    <w:rsid w:val="00E57D47"/>
    <w:rsid w:val="00E64EB7"/>
    <w:rsid w:val="00E65500"/>
    <w:rsid w:val="00E66AD2"/>
    <w:rsid w:val="00E67037"/>
    <w:rsid w:val="00E71660"/>
    <w:rsid w:val="00E71803"/>
    <w:rsid w:val="00E735C6"/>
    <w:rsid w:val="00E749A3"/>
    <w:rsid w:val="00E75B9F"/>
    <w:rsid w:val="00E76B3D"/>
    <w:rsid w:val="00E77CA8"/>
    <w:rsid w:val="00E80738"/>
    <w:rsid w:val="00E814C2"/>
    <w:rsid w:val="00E82165"/>
    <w:rsid w:val="00E8301B"/>
    <w:rsid w:val="00E83035"/>
    <w:rsid w:val="00E83927"/>
    <w:rsid w:val="00E83B9B"/>
    <w:rsid w:val="00E8616B"/>
    <w:rsid w:val="00E86D0F"/>
    <w:rsid w:val="00E91CCB"/>
    <w:rsid w:val="00E92C16"/>
    <w:rsid w:val="00E94357"/>
    <w:rsid w:val="00E956BB"/>
    <w:rsid w:val="00E968FA"/>
    <w:rsid w:val="00E96EA4"/>
    <w:rsid w:val="00EA0945"/>
    <w:rsid w:val="00EA0B9E"/>
    <w:rsid w:val="00EA0F6D"/>
    <w:rsid w:val="00EA3077"/>
    <w:rsid w:val="00EA37A2"/>
    <w:rsid w:val="00EA48FB"/>
    <w:rsid w:val="00EB2732"/>
    <w:rsid w:val="00EB2EC2"/>
    <w:rsid w:val="00EB415A"/>
    <w:rsid w:val="00EB4583"/>
    <w:rsid w:val="00EB6135"/>
    <w:rsid w:val="00EB613D"/>
    <w:rsid w:val="00EB68CA"/>
    <w:rsid w:val="00EC0706"/>
    <w:rsid w:val="00EC1192"/>
    <w:rsid w:val="00EC1262"/>
    <w:rsid w:val="00EC2453"/>
    <w:rsid w:val="00EC3192"/>
    <w:rsid w:val="00EC4ACC"/>
    <w:rsid w:val="00ED084A"/>
    <w:rsid w:val="00ED08BF"/>
    <w:rsid w:val="00ED1306"/>
    <w:rsid w:val="00ED14DE"/>
    <w:rsid w:val="00ED4E8C"/>
    <w:rsid w:val="00ED77B5"/>
    <w:rsid w:val="00ED7C4D"/>
    <w:rsid w:val="00EE0644"/>
    <w:rsid w:val="00EE1289"/>
    <w:rsid w:val="00EE4FCD"/>
    <w:rsid w:val="00EE6E03"/>
    <w:rsid w:val="00EE7CBD"/>
    <w:rsid w:val="00EF070C"/>
    <w:rsid w:val="00EF1909"/>
    <w:rsid w:val="00EF2530"/>
    <w:rsid w:val="00EF28DD"/>
    <w:rsid w:val="00EF2F15"/>
    <w:rsid w:val="00EF3FF1"/>
    <w:rsid w:val="00EF40B0"/>
    <w:rsid w:val="00EF57DD"/>
    <w:rsid w:val="00EF61D9"/>
    <w:rsid w:val="00EF7BB9"/>
    <w:rsid w:val="00F04AC3"/>
    <w:rsid w:val="00F04AF7"/>
    <w:rsid w:val="00F0635B"/>
    <w:rsid w:val="00F07538"/>
    <w:rsid w:val="00F10443"/>
    <w:rsid w:val="00F11EF9"/>
    <w:rsid w:val="00F13251"/>
    <w:rsid w:val="00F15608"/>
    <w:rsid w:val="00F15E2E"/>
    <w:rsid w:val="00F164A6"/>
    <w:rsid w:val="00F175D6"/>
    <w:rsid w:val="00F17A3A"/>
    <w:rsid w:val="00F17EE4"/>
    <w:rsid w:val="00F2210C"/>
    <w:rsid w:val="00F2516E"/>
    <w:rsid w:val="00F258F5"/>
    <w:rsid w:val="00F25B47"/>
    <w:rsid w:val="00F275DB"/>
    <w:rsid w:val="00F27A13"/>
    <w:rsid w:val="00F308C6"/>
    <w:rsid w:val="00F31B8B"/>
    <w:rsid w:val="00F3265A"/>
    <w:rsid w:val="00F32F4B"/>
    <w:rsid w:val="00F33381"/>
    <w:rsid w:val="00F33583"/>
    <w:rsid w:val="00F35DB8"/>
    <w:rsid w:val="00F36F0C"/>
    <w:rsid w:val="00F371F7"/>
    <w:rsid w:val="00F4073A"/>
    <w:rsid w:val="00F41095"/>
    <w:rsid w:val="00F41378"/>
    <w:rsid w:val="00F42FC3"/>
    <w:rsid w:val="00F4359B"/>
    <w:rsid w:val="00F4362D"/>
    <w:rsid w:val="00F447C3"/>
    <w:rsid w:val="00F44B14"/>
    <w:rsid w:val="00F44F2B"/>
    <w:rsid w:val="00F467A1"/>
    <w:rsid w:val="00F50284"/>
    <w:rsid w:val="00F503C2"/>
    <w:rsid w:val="00F51275"/>
    <w:rsid w:val="00F526FC"/>
    <w:rsid w:val="00F52954"/>
    <w:rsid w:val="00F53359"/>
    <w:rsid w:val="00F537BE"/>
    <w:rsid w:val="00F555C3"/>
    <w:rsid w:val="00F6145A"/>
    <w:rsid w:val="00F61AF8"/>
    <w:rsid w:val="00F62CFA"/>
    <w:rsid w:val="00F6508D"/>
    <w:rsid w:val="00F65F18"/>
    <w:rsid w:val="00F66134"/>
    <w:rsid w:val="00F67E6F"/>
    <w:rsid w:val="00F70D8A"/>
    <w:rsid w:val="00F73E0C"/>
    <w:rsid w:val="00F746A0"/>
    <w:rsid w:val="00F74717"/>
    <w:rsid w:val="00F74F86"/>
    <w:rsid w:val="00F76AD5"/>
    <w:rsid w:val="00F77035"/>
    <w:rsid w:val="00F80C8F"/>
    <w:rsid w:val="00F81603"/>
    <w:rsid w:val="00F819C9"/>
    <w:rsid w:val="00F81AED"/>
    <w:rsid w:val="00F84E2D"/>
    <w:rsid w:val="00F86C0D"/>
    <w:rsid w:val="00F909D4"/>
    <w:rsid w:val="00F954AD"/>
    <w:rsid w:val="00FA4857"/>
    <w:rsid w:val="00FA6486"/>
    <w:rsid w:val="00FA68DC"/>
    <w:rsid w:val="00FB1A5E"/>
    <w:rsid w:val="00FB2042"/>
    <w:rsid w:val="00FB248E"/>
    <w:rsid w:val="00FB3BBC"/>
    <w:rsid w:val="00FB3E4D"/>
    <w:rsid w:val="00FB4581"/>
    <w:rsid w:val="00FB4906"/>
    <w:rsid w:val="00FB560F"/>
    <w:rsid w:val="00FB56E1"/>
    <w:rsid w:val="00FB5FE1"/>
    <w:rsid w:val="00FB610B"/>
    <w:rsid w:val="00FC3A3C"/>
    <w:rsid w:val="00FC439D"/>
    <w:rsid w:val="00FC4840"/>
    <w:rsid w:val="00FC5D4D"/>
    <w:rsid w:val="00FC677C"/>
    <w:rsid w:val="00FC7442"/>
    <w:rsid w:val="00FC78B0"/>
    <w:rsid w:val="00FD0DC4"/>
    <w:rsid w:val="00FD74A1"/>
    <w:rsid w:val="00FD7873"/>
    <w:rsid w:val="00FE033E"/>
    <w:rsid w:val="00FE110B"/>
    <w:rsid w:val="00FE174B"/>
    <w:rsid w:val="00FE179D"/>
    <w:rsid w:val="00FE3719"/>
    <w:rsid w:val="00FE41C9"/>
    <w:rsid w:val="00FE42C3"/>
    <w:rsid w:val="00FE500B"/>
    <w:rsid w:val="00FE613D"/>
    <w:rsid w:val="00FE6385"/>
    <w:rsid w:val="00FF0719"/>
    <w:rsid w:val="00FF30F8"/>
    <w:rsid w:val="00FF4C2E"/>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35</Pages>
  <Words>35243</Words>
  <Characters>200888</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85</cp:revision>
  <cp:lastPrinted>2023-01-18T15:16:00Z</cp:lastPrinted>
  <dcterms:created xsi:type="dcterms:W3CDTF">2023-01-23T23:15:00Z</dcterms:created>
  <dcterms:modified xsi:type="dcterms:W3CDTF">2023-01-25T05:24:00Z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