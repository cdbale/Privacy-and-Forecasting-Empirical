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4FB24" w14:textId="1057B907" w:rsidR="0098537B" w:rsidRDefault="00571358">
      <w:pPr>
        <w:rPr>
          <w:rFonts w:ascii="Cambria" w:hAnsi="Cambria"/>
          <w:b/>
          <w:bCs/>
        </w:rPr>
      </w:pPr>
      <w:r>
        <w:rPr>
          <w:rFonts w:ascii="Cambria" w:hAnsi="Cambria"/>
          <w:b/>
          <w:bCs/>
        </w:rPr>
        <w:t>Preserving Time Series Features for Forecasting with Protected Data</w:t>
      </w:r>
    </w:p>
    <w:p w14:paraId="1660163F" w14:textId="7F4233BE" w:rsidR="009928AF" w:rsidRDefault="009928AF">
      <w:pPr>
        <w:rPr>
          <w:rFonts w:ascii="Cambria" w:hAnsi="Cambria"/>
          <w:b/>
          <w:bCs/>
        </w:rPr>
      </w:pPr>
    </w:p>
    <w:p w14:paraId="29C7FD75" w14:textId="731C4FC8" w:rsidR="009928AF" w:rsidRDefault="009928AF">
      <w:pPr>
        <w:rPr>
          <w:rFonts w:ascii="Cambria" w:hAnsi="Cambria"/>
          <w:b/>
          <w:bCs/>
        </w:rPr>
      </w:pPr>
      <w:r>
        <w:rPr>
          <w:rFonts w:ascii="Cambria" w:hAnsi="Cambria"/>
          <w:b/>
          <w:bCs/>
        </w:rPr>
        <w:t>Abstract</w:t>
      </w:r>
    </w:p>
    <w:p w14:paraId="202DA352" w14:textId="40F1C78F" w:rsidR="009928AF" w:rsidRDefault="009928AF">
      <w:pPr>
        <w:rPr>
          <w:rFonts w:ascii="Cambria" w:hAnsi="Cambria"/>
        </w:rPr>
      </w:pPr>
    </w:p>
    <w:p w14:paraId="4736CD80" w14:textId="083C6D1E" w:rsidR="00203EAC" w:rsidRDefault="009928AF">
      <w:pPr>
        <w:rPr>
          <w:rFonts w:ascii="Cambria" w:hAnsi="Cambria"/>
        </w:rPr>
      </w:pPr>
      <w:r>
        <w:rPr>
          <w:rFonts w:ascii="Cambria" w:hAnsi="Cambria"/>
        </w:rPr>
        <w:t xml:space="preserve">While </w:t>
      </w:r>
      <w:r w:rsidR="001B30ED">
        <w:rPr>
          <w:rFonts w:ascii="Cambria" w:hAnsi="Cambria"/>
        </w:rPr>
        <w:t>data protection</w:t>
      </w:r>
      <w:r>
        <w:rPr>
          <w:rFonts w:ascii="Cambria" w:hAnsi="Cambria"/>
        </w:rPr>
        <w:t xml:space="preserve"> can enable access to otherwise restricted </w:t>
      </w:r>
      <w:r w:rsidR="001F37B8">
        <w:rPr>
          <w:rFonts w:ascii="Cambria" w:hAnsi="Cambria"/>
        </w:rPr>
        <w:t xml:space="preserve">time series </w:t>
      </w:r>
      <w:r>
        <w:rPr>
          <w:rFonts w:ascii="Cambria" w:hAnsi="Cambria"/>
        </w:rPr>
        <w:t>data, privacy methods alter time series</w:t>
      </w:r>
      <w:r w:rsidR="001B30ED">
        <w:rPr>
          <w:rFonts w:ascii="Cambria" w:hAnsi="Cambria"/>
        </w:rPr>
        <w:t xml:space="preserve"> values</w:t>
      </w:r>
      <w:r>
        <w:rPr>
          <w:rFonts w:ascii="Cambria" w:hAnsi="Cambria"/>
        </w:rPr>
        <w:t xml:space="preserve"> and can significantly change forecasts. Existing</w:t>
      </w:r>
      <w:r w:rsidR="001B30ED">
        <w:rPr>
          <w:rFonts w:ascii="Cambria" w:hAnsi="Cambria"/>
        </w:rPr>
        <w:t xml:space="preserve"> decentralized privacy solutions are complex to implement and only enable model parameters or forecasts to be shared with forecasters while existing centralized privacy methods are poorly suited for preserving forecast accuracy at meaningful levels of privacy.</w:t>
      </w:r>
      <w:r w:rsidR="000F291D">
        <w:rPr>
          <w:rFonts w:ascii="Cambria" w:hAnsi="Cambria"/>
        </w:rPr>
        <w:t xml:space="preserve"> </w:t>
      </w:r>
    </w:p>
    <w:p w14:paraId="2838A91F" w14:textId="77777777" w:rsidR="00203EAC" w:rsidRDefault="00203EAC">
      <w:pPr>
        <w:rPr>
          <w:rFonts w:ascii="Cambria" w:hAnsi="Cambria"/>
        </w:rPr>
      </w:pPr>
    </w:p>
    <w:p w14:paraId="16819C28" w14:textId="5D53B839" w:rsidR="009928AF" w:rsidRPr="001B30ED" w:rsidRDefault="000F291D">
      <w:pPr>
        <w:rPr>
          <w:rFonts w:ascii="Cambria" w:hAnsi="Cambria"/>
        </w:rPr>
      </w:pPr>
      <w:r>
        <w:rPr>
          <w:rFonts w:ascii="Cambria" w:hAnsi="Cambria"/>
        </w:rPr>
        <w:t xml:space="preserve">We propose a matrix-based privacy method called </w:t>
      </w:r>
      <w:r>
        <w:rPr>
          <w:rFonts w:ascii="Cambria" w:hAnsi="Cambria"/>
          <w:i/>
          <w:iCs/>
        </w:rPr>
        <w:t>k</w:t>
      </w:r>
      <w:r>
        <w:rPr>
          <w:rFonts w:ascii="Cambria" w:hAnsi="Cambria"/>
        </w:rPr>
        <w:t>-</w:t>
      </w:r>
      <w:proofErr w:type="spellStart"/>
      <w:r>
        <w:rPr>
          <w:rFonts w:ascii="Cambria" w:hAnsi="Cambria"/>
        </w:rPr>
        <w:t>nTS</w:t>
      </w:r>
      <w:proofErr w:type="spellEnd"/>
      <w:r>
        <w:rPr>
          <w:rFonts w:ascii="Cambria" w:hAnsi="Cambria"/>
        </w:rPr>
        <w:t>+</w:t>
      </w:r>
      <w:r w:rsidR="00DD0BE1">
        <w:rPr>
          <w:rFonts w:ascii="Cambria" w:hAnsi="Cambria"/>
        </w:rPr>
        <w:t xml:space="preserve"> that </w:t>
      </w:r>
      <w:r w:rsidR="00203EAC">
        <w:rPr>
          <w:rFonts w:ascii="Cambria" w:hAnsi="Cambria"/>
        </w:rPr>
        <w:t>us</w:t>
      </w:r>
      <w:r w:rsidR="00DD0BE1">
        <w:rPr>
          <w:rFonts w:ascii="Cambria" w:hAnsi="Cambria"/>
        </w:rPr>
        <w:t>es</w:t>
      </w:r>
      <w:r w:rsidR="00203EAC">
        <w:rPr>
          <w:rFonts w:ascii="Cambria" w:hAnsi="Cambria"/>
        </w:rPr>
        <w:t xml:space="preserve"> machine learning techniques on time series features to choose values to swap between time series</w:t>
      </w:r>
      <w:r>
        <w:rPr>
          <w:rFonts w:ascii="Cambria" w:hAnsi="Cambria"/>
        </w:rPr>
        <w:t>.</w:t>
      </w:r>
      <w:r w:rsidR="006B437D">
        <w:rPr>
          <w:rFonts w:ascii="Cambria" w:hAnsi="Cambria"/>
        </w:rPr>
        <w:t xml:space="preserve"> </w:t>
      </w:r>
      <w:r>
        <w:rPr>
          <w:rFonts w:ascii="Cambria" w:hAnsi="Cambria"/>
        </w:rPr>
        <w:t>W</w:t>
      </w:r>
      <w:r w:rsidR="001B30ED">
        <w:rPr>
          <w:rFonts w:ascii="Cambria" w:hAnsi="Cambria"/>
        </w:rPr>
        <w:t xml:space="preserve">e </w:t>
      </w:r>
      <w:r w:rsidR="00BF76F2">
        <w:rPr>
          <w:rFonts w:ascii="Cambria" w:hAnsi="Cambria"/>
        </w:rPr>
        <w:t>apply our method to</w:t>
      </w:r>
      <w:r w:rsidR="001B30ED">
        <w:rPr>
          <w:rFonts w:ascii="Cambria" w:hAnsi="Cambria"/>
        </w:rPr>
        <w:t xml:space="preserve"> multiple forecasting </w:t>
      </w:r>
      <w:r w:rsidR="00203EAC">
        <w:rPr>
          <w:rFonts w:ascii="Cambria" w:hAnsi="Cambria"/>
        </w:rPr>
        <w:t xml:space="preserve">models </w:t>
      </w:r>
      <w:r w:rsidR="00BF76F2">
        <w:rPr>
          <w:rFonts w:ascii="Cambria" w:hAnsi="Cambria"/>
        </w:rPr>
        <w:t xml:space="preserve">and find that it </w:t>
      </w:r>
      <w:r w:rsidR="00203EAC">
        <w:rPr>
          <w:rFonts w:ascii="Cambria" w:hAnsi="Cambria"/>
        </w:rPr>
        <w:t>balances the tradeoff between privacy and forecast accuracy well</w:t>
      </w:r>
      <w:r w:rsidR="001B30ED">
        <w:rPr>
          <w:rFonts w:ascii="Cambria" w:hAnsi="Cambria"/>
        </w:rPr>
        <w:t xml:space="preserve">. </w:t>
      </w:r>
      <w:r w:rsidR="00BF76F2">
        <w:rPr>
          <w:rFonts w:ascii="Cambria" w:hAnsi="Cambria"/>
        </w:rPr>
        <w:t xml:space="preserve"> </w:t>
      </w:r>
      <w:r w:rsidR="00203EAC">
        <w:rPr>
          <w:rFonts w:ascii="Cambria" w:hAnsi="Cambria"/>
        </w:rPr>
        <w:t xml:space="preserve">Compared to unprotected data, </w:t>
      </w:r>
      <w:r>
        <w:rPr>
          <w:rFonts w:ascii="Cambria" w:hAnsi="Cambria"/>
          <w:i/>
          <w:iCs/>
        </w:rPr>
        <w:t>k</w:t>
      </w:r>
      <w:r>
        <w:rPr>
          <w:rFonts w:ascii="Cambria" w:hAnsi="Cambria"/>
        </w:rPr>
        <w:t>-</w:t>
      </w:r>
      <w:proofErr w:type="spellStart"/>
      <w:r>
        <w:rPr>
          <w:rFonts w:ascii="Cambria" w:hAnsi="Cambria"/>
        </w:rPr>
        <w:t>nTS</w:t>
      </w:r>
      <w:proofErr w:type="spellEnd"/>
      <w:r>
        <w:rPr>
          <w:rFonts w:ascii="Cambria" w:hAnsi="Cambria"/>
        </w:rPr>
        <w:t xml:space="preserve">+ </w:t>
      </w:r>
      <w:r w:rsidR="00BF76F2">
        <w:rPr>
          <w:rFonts w:ascii="Cambria" w:hAnsi="Cambria"/>
        </w:rPr>
        <w:t xml:space="preserve">reduces forecast accuracy by only 14% </w:t>
      </w:r>
      <w:r w:rsidR="00203EAC">
        <w:rPr>
          <w:rFonts w:ascii="Cambria" w:hAnsi="Cambria"/>
        </w:rPr>
        <w:t>at</w:t>
      </w:r>
      <w:r w:rsidR="00BF76F2">
        <w:rPr>
          <w:rFonts w:ascii="Cambria" w:hAnsi="Cambria"/>
        </w:rPr>
        <w:t xml:space="preserve"> </w:t>
      </w:r>
      <w:r w:rsidR="00203EAC">
        <w:rPr>
          <w:rFonts w:ascii="Cambria" w:hAnsi="Cambria"/>
        </w:rPr>
        <w:t xml:space="preserve">similar </w:t>
      </w:r>
      <w:r w:rsidR="00BF76F2">
        <w:rPr>
          <w:rFonts w:ascii="Cambria" w:hAnsi="Cambria"/>
        </w:rPr>
        <w:t xml:space="preserve">protection levels </w:t>
      </w:r>
      <w:r w:rsidR="00203EAC">
        <w:rPr>
          <w:rFonts w:ascii="Cambria" w:hAnsi="Cambria"/>
        </w:rPr>
        <w:t>to other forms of protected data like differential privacy. We also show that the representativeness of k-</w:t>
      </w:r>
      <w:proofErr w:type="spellStart"/>
      <w:r w:rsidR="00203EAC">
        <w:rPr>
          <w:rFonts w:ascii="Cambria" w:hAnsi="Cambria"/>
        </w:rPr>
        <w:t>nTS</w:t>
      </w:r>
      <w:proofErr w:type="spellEnd"/>
      <w:r w:rsidR="00203EAC">
        <w:rPr>
          <w:rFonts w:ascii="Cambria" w:hAnsi="Cambria"/>
        </w:rPr>
        <w:t xml:space="preserve">+ protected time series </w:t>
      </w:r>
      <w:r w:rsidR="00EF61D9">
        <w:rPr>
          <w:rFonts w:ascii="Cambria" w:hAnsi="Cambria"/>
        </w:rPr>
        <w:t>is improved</w:t>
      </w:r>
      <w:r w:rsidR="00381302">
        <w:rPr>
          <w:rFonts w:ascii="Cambria" w:hAnsi="Cambria"/>
        </w:rPr>
        <w:t>,</w:t>
      </w:r>
      <w:r w:rsidR="00EF61D9">
        <w:rPr>
          <w:rFonts w:ascii="Cambria" w:hAnsi="Cambria"/>
        </w:rPr>
        <w:t xml:space="preserve"> which</w:t>
      </w:r>
      <w:r w:rsidR="0038399C">
        <w:rPr>
          <w:rFonts w:ascii="Cambria" w:hAnsi="Cambria"/>
        </w:rPr>
        <w:t xml:space="preserve"> improves trust and</w:t>
      </w:r>
      <w:r w:rsidR="00EF61D9">
        <w:rPr>
          <w:rFonts w:ascii="Cambria" w:hAnsi="Cambria"/>
        </w:rPr>
        <w:t xml:space="preserve"> makes it more likely for organizations to </w:t>
      </w:r>
      <w:r w:rsidR="0038399C">
        <w:rPr>
          <w:rFonts w:ascii="Cambria" w:hAnsi="Cambria"/>
        </w:rPr>
        <w:t>share</w:t>
      </w:r>
      <w:r w:rsidR="00EF61D9">
        <w:rPr>
          <w:rFonts w:ascii="Cambria" w:hAnsi="Cambria"/>
        </w:rPr>
        <w:t xml:space="preserve"> protected </w:t>
      </w:r>
      <w:r w:rsidR="0038399C">
        <w:rPr>
          <w:rFonts w:ascii="Cambria" w:hAnsi="Cambria"/>
        </w:rPr>
        <w:t xml:space="preserve">time series </w:t>
      </w:r>
      <w:r w:rsidR="00EF61D9">
        <w:rPr>
          <w:rFonts w:ascii="Cambria" w:hAnsi="Cambria"/>
        </w:rPr>
        <w:t>data.</w:t>
      </w:r>
    </w:p>
    <w:p w14:paraId="7D2C9554" w14:textId="761C1613" w:rsidR="00C37A47" w:rsidRDefault="00C37A47">
      <w:pPr>
        <w:rPr>
          <w:rFonts w:ascii="Cambria" w:hAnsi="Cambria"/>
          <w:b/>
          <w:bCs/>
        </w:rPr>
      </w:pPr>
    </w:p>
    <w:p w14:paraId="2E87BB15" w14:textId="0EADC60B" w:rsidR="00C37A47" w:rsidRDefault="00C37A47" w:rsidP="00C37A47">
      <w:pPr>
        <w:pStyle w:val="ListParagraph"/>
        <w:numPr>
          <w:ilvl w:val="0"/>
          <w:numId w:val="1"/>
        </w:numPr>
        <w:rPr>
          <w:rFonts w:ascii="Cambria" w:hAnsi="Cambria"/>
          <w:b/>
          <w:bCs/>
        </w:rPr>
      </w:pPr>
      <w:r>
        <w:rPr>
          <w:rFonts w:ascii="Cambria" w:hAnsi="Cambria"/>
          <w:b/>
          <w:bCs/>
        </w:rPr>
        <w:t>Introduction</w:t>
      </w:r>
    </w:p>
    <w:p w14:paraId="3B934E84" w14:textId="66C2E194" w:rsidR="00C37A47" w:rsidRDefault="00C37A47" w:rsidP="00C37A47">
      <w:pPr>
        <w:rPr>
          <w:rFonts w:ascii="Cambria" w:hAnsi="Cambria"/>
        </w:rPr>
      </w:pPr>
    </w:p>
    <w:p w14:paraId="4A60AEDF" w14:textId="0BB3B0C5" w:rsidR="002C7E6D" w:rsidRDefault="002C7E6D" w:rsidP="002C7E6D">
      <w:pPr>
        <w:rPr>
          <w:rFonts w:ascii="Cambria" w:hAnsi="Cambria" w:cs="Times New Roman"/>
          <w:szCs w:val="24"/>
        </w:rPr>
      </w:pPr>
      <w:r>
        <w:rPr>
          <w:rFonts w:ascii="Cambria" w:hAnsi="Cambria"/>
        </w:rPr>
        <w:t>Personally identifiable</w:t>
      </w:r>
      <w:r w:rsidR="00736A91">
        <w:rPr>
          <w:rFonts w:ascii="Cambria" w:hAnsi="Cambria"/>
        </w:rPr>
        <w:t xml:space="preserve"> time series data </w:t>
      </w:r>
      <w:r>
        <w:rPr>
          <w:rFonts w:ascii="Cambria" w:hAnsi="Cambria"/>
        </w:rPr>
        <w:t xml:space="preserve">is now ubiquitous and </w:t>
      </w:r>
      <w:r w:rsidR="00681967">
        <w:rPr>
          <w:rFonts w:ascii="Cambria" w:hAnsi="Cambria"/>
        </w:rPr>
        <w:t xml:space="preserve">requires protection </w:t>
      </w:r>
      <w:r w:rsidR="00C37A47">
        <w:rPr>
          <w:rFonts w:ascii="Cambria" w:hAnsi="Cambria"/>
        </w:rPr>
        <w:fldChar w:fldCharType="begin"/>
      </w:r>
      <w:r w:rsidR="00C37A47">
        <w:rPr>
          <w:rFonts w:ascii="Cambria" w:hAnsi="Cambria"/>
        </w:rPr>
        <w:instrText xml:space="preserve"> ADDIN ZOTERO_ITEM CSL_CITATION {"citationID":"Wma3iAOI","properties":{"formattedCitation":"(Boone et al., 2019)","plainCitation":"(Boone et al., 2019)","noteIndex":0},"citationItems":[{"id":69,"uris":["http://zotero.org/users/8556523/items/KIQS39QX"],"itemData":{"id":69,"type":"article-journal","abstract":"Forecasts have traditionally served as the basis for planning and executing supply chain activities. Forecasts drive supply chain decisions, and they have become critically important due to increasing customer expectations, shortening lead times, and the need to manage scarce resources. Over the last ten years, advances in technology and data collection systems have resulted in the generation of huge volumes of data on a wide variety of topics and at great speed. This paper reviews the impact that this explosion of data is having on product forecasting and how it is improving it. While much of this review will focus on time series data, we will also explore how such data can be used to obtain insights into consumer behavior, and the impact of such data on organizational forecasting.","container-title":"International Journal of Forecasting","DOI":"10.1016/j.ijforecast.2018.09.003","ISSN":"01692070","issue":"1","journalAbbreviation":"International Journal of Forecasting","language":"en","page":"170-180","source":"DOI.org (Crossref)","title":"Forecasting sales in the supply chain: Consumer analytics in the big data era","title-short":"Forecasting sales in the supply chain","volume":"35","author":[{"family":"Boone","given":"Tonya"},{"family":"Ganeshan","given":"Ram"},{"family":"Jain","given":"Aditya"},{"family":"Sanders","given":"Nada R."}],"issued":{"date-parts":[["2019",1]]}}}],"schema":"https://github.com/citation-style-language/schema/raw/master/csl-citation.json"} </w:instrText>
      </w:r>
      <w:r w:rsidR="00C37A47">
        <w:rPr>
          <w:rFonts w:ascii="Cambria" w:hAnsi="Cambria"/>
        </w:rPr>
        <w:fldChar w:fldCharType="separate"/>
      </w:r>
      <w:r w:rsidR="00C37A47" w:rsidRPr="00C37A47">
        <w:rPr>
          <w:rFonts w:ascii="Cambria" w:hAnsi="Cambria"/>
        </w:rPr>
        <w:t>(Boone et al., 2019)</w:t>
      </w:r>
      <w:r w:rsidR="00C37A47">
        <w:rPr>
          <w:rFonts w:ascii="Cambria" w:hAnsi="Cambria"/>
        </w:rPr>
        <w:fldChar w:fldCharType="end"/>
      </w:r>
      <w:r>
        <w:rPr>
          <w:rFonts w:ascii="Cambria" w:hAnsi="Cambria"/>
        </w:rPr>
        <w:t>.</w:t>
      </w:r>
      <w:r w:rsidR="00C37A47">
        <w:rPr>
          <w:rFonts w:ascii="Cambria" w:hAnsi="Cambria"/>
        </w:rPr>
        <w:t xml:space="preserve"> </w:t>
      </w:r>
      <w:r w:rsidR="00681967">
        <w:rPr>
          <w:rFonts w:ascii="Cambria" w:hAnsi="Cambria"/>
        </w:rPr>
        <w:t>Recently,</w:t>
      </w:r>
      <w:r w:rsidR="00C37A47" w:rsidRPr="00C37A47">
        <w:rPr>
          <w:rFonts w:ascii="Cambria" w:hAnsi="Cambria"/>
        </w:rPr>
        <w:t xml:space="preserve"> the General Data Protection Regulation (GDPR)</w:t>
      </w:r>
      <w:r w:rsidR="00C37A47">
        <w:rPr>
          <w:rStyle w:val="FootnoteReference"/>
          <w:rFonts w:ascii="Cambria" w:hAnsi="Cambria"/>
        </w:rPr>
        <w:footnoteReference w:id="1"/>
      </w:r>
      <w:r w:rsidR="00C37A47">
        <w:rPr>
          <w:rFonts w:ascii="Cambria" w:hAnsi="Cambria"/>
        </w:rPr>
        <w:t xml:space="preserve"> </w:t>
      </w:r>
      <w:r w:rsidR="00681967">
        <w:rPr>
          <w:rFonts w:ascii="Cambria" w:hAnsi="Cambria"/>
        </w:rPr>
        <w:t xml:space="preserve">and other privacy laws </w:t>
      </w:r>
      <w:r w:rsidR="00C37A47" w:rsidRPr="00C37A47">
        <w:rPr>
          <w:rFonts w:ascii="Cambria" w:hAnsi="Cambria"/>
        </w:rPr>
        <w:t xml:space="preserve">require organizations to </w:t>
      </w:r>
      <w:r>
        <w:rPr>
          <w:rFonts w:ascii="Cambria" w:hAnsi="Cambria"/>
        </w:rPr>
        <w:t>anonymize</w:t>
      </w:r>
      <w:r w:rsidRPr="00C37A47">
        <w:rPr>
          <w:rFonts w:ascii="Cambria" w:hAnsi="Cambria"/>
        </w:rPr>
        <w:t xml:space="preserve"> </w:t>
      </w:r>
      <w:r w:rsidR="00C37A47" w:rsidRPr="00C37A47">
        <w:rPr>
          <w:rFonts w:ascii="Cambria" w:hAnsi="Cambria"/>
        </w:rPr>
        <w:t xml:space="preserve">their </w:t>
      </w:r>
      <w:r>
        <w:rPr>
          <w:rFonts w:ascii="Cambria" w:hAnsi="Cambria"/>
        </w:rPr>
        <w:t>personal</w:t>
      </w:r>
      <w:r w:rsidRPr="00C37A47">
        <w:rPr>
          <w:rFonts w:ascii="Cambria" w:hAnsi="Cambria"/>
        </w:rPr>
        <w:t xml:space="preserve"> </w:t>
      </w:r>
      <w:r w:rsidR="00C37A47" w:rsidRPr="00C37A47">
        <w:rPr>
          <w:rFonts w:ascii="Cambria" w:hAnsi="Cambria"/>
        </w:rPr>
        <w:t xml:space="preserve">data </w:t>
      </w:r>
      <w:r>
        <w:rPr>
          <w:rFonts w:ascii="Cambria" w:hAnsi="Cambria"/>
        </w:rPr>
        <w:t>or</w:t>
      </w:r>
      <w:r w:rsidR="00A5796E">
        <w:rPr>
          <w:rFonts w:ascii="Cambria" w:hAnsi="Cambria"/>
        </w:rPr>
        <w:t xml:space="preserve"> place</w:t>
      </w:r>
      <w:r w:rsidR="00A5796E" w:rsidRPr="00753FD1">
        <w:rPr>
          <w:rFonts w:ascii="Cambria" w:hAnsi="Cambria"/>
        </w:rPr>
        <w:t xml:space="preserve"> strict limitations on data transfers and processing</w:t>
      </w:r>
      <w:r w:rsidR="00A5796E">
        <w:rPr>
          <w:rStyle w:val="FootnoteReference"/>
          <w:rFonts w:ascii="Cambria" w:hAnsi="Cambria"/>
        </w:rPr>
        <w:footnoteReference w:id="2"/>
      </w:r>
      <w:r w:rsidR="00E04ACC">
        <w:rPr>
          <w:rFonts w:ascii="Cambria" w:hAnsi="Cambria"/>
        </w:rPr>
        <w:t>.</w:t>
      </w:r>
      <w:r w:rsidR="00C50ABC">
        <w:rPr>
          <w:rFonts w:ascii="Cambria" w:hAnsi="Cambria"/>
        </w:rPr>
        <w:t xml:space="preserve"> </w:t>
      </w:r>
      <w:r>
        <w:rPr>
          <w:rFonts w:ascii="Cambria" w:hAnsi="Cambria"/>
        </w:rPr>
        <w:t xml:space="preserve"> However, </w:t>
      </w:r>
      <w:r w:rsidRPr="00C37A47">
        <w:rPr>
          <w:rFonts w:ascii="Cambria" w:hAnsi="Cambria" w:cs="Times New Roman"/>
          <w:szCs w:val="24"/>
        </w:rPr>
        <w:t xml:space="preserve">Gonçalves et al. </w:t>
      </w:r>
      <w:r>
        <w:rPr>
          <w:rFonts w:ascii="Cambria" w:hAnsi="Cambria" w:cs="Times New Roman"/>
          <w:szCs w:val="24"/>
        </w:rPr>
        <w:t>(</w:t>
      </w:r>
      <w:r w:rsidRPr="00C37A47">
        <w:rPr>
          <w:rFonts w:ascii="Cambria" w:hAnsi="Cambria" w:cs="Times New Roman"/>
          <w:szCs w:val="24"/>
        </w:rPr>
        <w:t>2021</w:t>
      </w:r>
      <w:r>
        <w:rPr>
          <w:rFonts w:ascii="Cambria" w:hAnsi="Cambria" w:cs="Times New Roman"/>
          <w:szCs w:val="24"/>
        </w:rPr>
        <w:t xml:space="preserve">) showed that anonymizing </w:t>
      </w:r>
      <w:r w:rsidR="0002324C">
        <w:rPr>
          <w:rFonts w:ascii="Cambria" w:hAnsi="Cambria" w:cs="Times New Roman"/>
          <w:szCs w:val="24"/>
        </w:rPr>
        <w:t xml:space="preserve">time series </w:t>
      </w:r>
      <w:r>
        <w:rPr>
          <w:rFonts w:ascii="Cambria" w:hAnsi="Cambria" w:cs="Times New Roman"/>
          <w:szCs w:val="24"/>
        </w:rPr>
        <w:t>data with differential privacy produce</w:t>
      </w:r>
      <w:r w:rsidR="0002324C">
        <w:rPr>
          <w:rFonts w:ascii="Cambria" w:hAnsi="Cambria" w:cs="Times New Roman"/>
          <w:szCs w:val="24"/>
        </w:rPr>
        <w:t>d</w:t>
      </w:r>
      <w:r>
        <w:rPr>
          <w:rFonts w:ascii="Cambria" w:hAnsi="Cambria" w:cs="Times New Roman"/>
          <w:szCs w:val="24"/>
        </w:rPr>
        <w:t xml:space="preserve"> unusable forecasts</w:t>
      </w:r>
      <w:r w:rsidR="001A326D">
        <w:rPr>
          <w:rFonts w:ascii="Cambria" w:hAnsi="Cambria" w:cs="Times New Roman"/>
          <w:szCs w:val="24"/>
        </w:rPr>
        <w:t xml:space="preserve"> and</w:t>
      </w:r>
      <w:r>
        <w:rPr>
          <w:rFonts w:ascii="Cambria" w:hAnsi="Cambria" w:cs="Times New Roman"/>
          <w:szCs w:val="24"/>
        </w:rPr>
        <w:t xml:space="preserve"> required different solutions such as </w:t>
      </w:r>
      <w:r w:rsidR="007739BA">
        <w:rPr>
          <w:rFonts w:ascii="Cambria" w:hAnsi="Cambria" w:cs="Times New Roman"/>
          <w:szCs w:val="24"/>
        </w:rPr>
        <w:t xml:space="preserve">data owners </w:t>
      </w:r>
      <w:r>
        <w:rPr>
          <w:rFonts w:ascii="Cambria" w:hAnsi="Cambria" w:cs="Times New Roman"/>
          <w:szCs w:val="24"/>
        </w:rPr>
        <w:t>sharing forecast</w:t>
      </w:r>
      <w:r w:rsidR="001A326D">
        <w:rPr>
          <w:rFonts w:ascii="Cambria" w:hAnsi="Cambria" w:cs="Times New Roman"/>
          <w:szCs w:val="24"/>
        </w:rPr>
        <w:t>s only</w:t>
      </w:r>
      <w:r>
        <w:rPr>
          <w:rFonts w:ascii="Cambria" w:hAnsi="Cambria" w:cs="Times New Roman"/>
          <w:szCs w:val="24"/>
        </w:rPr>
        <w:t xml:space="preserve"> via federated learning.  </w:t>
      </w:r>
      <w:r w:rsidR="00381302">
        <w:rPr>
          <w:rFonts w:ascii="Cambria" w:hAnsi="Cambria" w:cs="Times New Roman"/>
          <w:szCs w:val="24"/>
        </w:rPr>
        <w:t>This paper proposes</w:t>
      </w:r>
      <w:r>
        <w:rPr>
          <w:rFonts w:ascii="Cambria" w:hAnsi="Cambria" w:cs="Times New Roman"/>
          <w:szCs w:val="24"/>
        </w:rPr>
        <w:t xml:space="preserve"> a matrix-based </w:t>
      </w:r>
      <w:r w:rsidR="001A326D">
        <w:rPr>
          <w:rFonts w:ascii="Cambria" w:hAnsi="Cambria" w:cs="Times New Roman"/>
          <w:szCs w:val="24"/>
        </w:rPr>
        <w:t>privacy</w:t>
      </w:r>
      <w:r>
        <w:rPr>
          <w:rFonts w:ascii="Cambria" w:hAnsi="Cambria" w:cs="Times New Roman"/>
          <w:szCs w:val="24"/>
        </w:rPr>
        <w:t xml:space="preserve"> solution for </w:t>
      </w:r>
      <w:r w:rsidR="007739BA">
        <w:rPr>
          <w:rFonts w:ascii="Cambria" w:hAnsi="Cambria" w:cs="Times New Roman"/>
          <w:szCs w:val="24"/>
        </w:rPr>
        <w:t>data owners</w:t>
      </w:r>
      <w:r w:rsidR="001A326D">
        <w:rPr>
          <w:rFonts w:ascii="Cambria" w:hAnsi="Cambria" w:cs="Times New Roman"/>
          <w:szCs w:val="24"/>
        </w:rPr>
        <w:t xml:space="preserve"> </w:t>
      </w:r>
      <w:r>
        <w:rPr>
          <w:rFonts w:ascii="Cambria" w:hAnsi="Cambria" w:cs="Times New Roman"/>
          <w:szCs w:val="24"/>
        </w:rPr>
        <w:t xml:space="preserve">to share </w:t>
      </w:r>
      <w:r w:rsidR="00B34D2B">
        <w:rPr>
          <w:rFonts w:ascii="Cambria" w:hAnsi="Cambria" w:cs="Times New Roman"/>
          <w:szCs w:val="24"/>
        </w:rPr>
        <w:t>an</w:t>
      </w:r>
      <w:r w:rsidR="0002324C">
        <w:rPr>
          <w:rFonts w:ascii="Cambria" w:hAnsi="Cambria" w:cs="Times New Roman"/>
          <w:szCs w:val="24"/>
        </w:rPr>
        <w:t xml:space="preserve"> </w:t>
      </w:r>
      <w:r w:rsidR="001A326D">
        <w:rPr>
          <w:rFonts w:ascii="Cambria" w:hAnsi="Cambria" w:cs="Times New Roman"/>
          <w:szCs w:val="24"/>
        </w:rPr>
        <w:t>entire</w:t>
      </w:r>
      <w:r>
        <w:rPr>
          <w:rFonts w:ascii="Cambria" w:hAnsi="Cambria" w:cs="Times New Roman"/>
          <w:szCs w:val="24"/>
        </w:rPr>
        <w:t xml:space="preserve"> time series data</w:t>
      </w:r>
      <w:r w:rsidR="00B34D2B">
        <w:rPr>
          <w:rFonts w:ascii="Cambria" w:hAnsi="Cambria" w:cs="Times New Roman"/>
          <w:szCs w:val="24"/>
        </w:rPr>
        <w:t xml:space="preserve"> set</w:t>
      </w:r>
      <w:r w:rsidR="001A326D">
        <w:rPr>
          <w:rFonts w:ascii="Cambria" w:hAnsi="Cambria" w:cs="Times New Roman"/>
          <w:szCs w:val="24"/>
        </w:rPr>
        <w:t xml:space="preserve"> </w:t>
      </w:r>
      <w:r w:rsidR="00B34D2B">
        <w:rPr>
          <w:rFonts w:ascii="Cambria" w:hAnsi="Cambria" w:cs="Times New Roman"/>
          <w:szCs w:val="24"/>
        </w:rPr>
        <w:t>capable of producing</w:t>
      </w:r>
      <w:r w:rsidR="001A326D">
        <w:rPr>
          <w:rFonts w:ascii="Cambria" w:hAnsi="Cambria" w:cs="Times New Roman"/>
          <w:szCs w:val="24"/>
        </w:rPr>
        <w:t xml:space="preserve"> usable forecasts</w:t>
      </w:r>
      <w:r>
        <w:rPr>
          <w:rFonts w:ascii="Cambria" w:hAnsi="Cambria" w:cs="Times New Roman"/>
          <w:szCs w:val="24"/>
        </w:rPr>
        <w:t xml:space="preserve">. </w:t>
      </w:r>
    </w:p>
    <w:p w14:paraId="67C50CC0" w14:textId="77777777" w:rsidR="002C7E6D" w:rsidRDefault="002C7E6D" w:rsidP="002C7E6D">
      <w:pPr>
        <w:rPr>
          <w:rFonts w:ascii="Cambria" w:hAnsi="Cambria" w:cs="Times New Roman"/>
          <w:szCs w:val="24"/>
        </w:rPr>
      </w:pPr>
    </w:p>
    <w:p w14:paraId="1B4737B6" w14:textId="31BD8237" w:rsidR="002642DF" w:rsidRDefault="00C37A47" w:rsidP="00C37A47">
      <w:pPr>
        <w:rPr>
          <w:rFonts w:ascii="Cambria" w:hAnsi="Cambria"/>
        </w:rPr>
      </w:pPr>
      <w:r w:rsidRPr="00C37A47">
        <w:rPr>
          <w:rFonts w:ascii="Cambria" w:hAnsi="Cambria"/>
        </w:rPr>
        <w:t xml:space="preserve">Various </w:t>
      </w:r>
      <w:r w:rsidR="00A5796E">
        <w:rPr>
          <w:rFonts w:ascii="Cambria" w:hAnsi="Cambria"/>
        </w:rPr>
        <w:t xml:space="preserve">data </w:t>
      </w:r>
      <w:r w:rsidRPr="00C37A47">
        <w:rPr>
          <w:rFonts w:ascii="Cambria" w:hAnsi="Cambria"/>
        </w:rPr>
        <w:t xml:space="preserve">protection </w:t>
      </w:r>
      <w:r w:rsidR="00411B6E">
        <w:rPr>
          <w:rFonts w:ascii="Cambria" w:hAnsi="Cambria"/>
        </w:rPr>
        <w:t>methods</w:t>
      </w:r>
      <w:r w:rsidR="00411B6E" w:rsidRPr="00C37A47">
        <w:rPr>
          <w:rFonts w:ascii="Cambria" w:hAnsi="Cambria"/>
        </w:rPr>
        <w:t xml:space="preserve"> </w:t>
      </w:r>
      <w:r w:rsidRPr="00C37A47">
        <w:rPr>
          <w:rFonts w:ascii="Cambria" w:hAnsi="Cambria"/>
        </w:rPr>
        <w:t xml:space="preserve">are available depending on whether time series are stored in a single data set </w:t>
      </w:r>
      <w:r w:rsidR="000C1DE8">
        <w:rPr>
          <w:rFonts w:ascii="Cambria" w:hAnsi="Cambria"/>
        </w:rPr>
        <w:t xml:space="preserve">(centralized) </w:t>
      </w:r>
      <w:r w:rsidRPr="00C37A47">
        <w:rPr>
          <w:rFonts w:ascii="Cambria" w:hAnsi="Cambria"/>
        </w:rPr>
        <w:t>or spread across multiple data owners/data sets</w:t>
      </w:r>
      <w:r w:rsidR="000C1DE8">
        <w:rPr>
          <w:rFonts w:ascii="Cambria" w:hAnsi="Cambria"/>
        </w:rPr>
        <w:t xml:space="preserve"> (decentralized)</w:t>
      </w:r>
      <w:r w:rsidRPr="00C37A47">
        <w:rPr>
          <w:rFonts w:ascii="Cambria" w:hAnsi="Cambria"/>
        </w:rPr>
        <w:t xml:space="preserve">. In the </w:t>
      </w:r>
      <w:r w:rsidR="000C1DE8">
        <w:rPr>
          <w:rFonts w:ascii="Cambria" w:hAnsi="Cambria"/>
        </w:rPr>
        <w:t>decentralized</w:t>
      </w:r>
      <w:r w:rsidRPr="00C37A47">
        <w:rPr>
          <w:rFonts w:ascii="Cambria" w:hAnsi="Cambria"/>
        </w:rPr>
        <w:t xml:space="preserve"> scenario, multi-party computation </w:t>
      </w:r>
      <w:r w:rsidR="00072A9A">
        <w:rPr>
          <w:rFonts w:ascii="Cambria" w:hAnsi="Cambria"/>
        </w:rPr>
        <w:t>and</w:t>
      </w:r>
      <w:r w:rsidRPr="00C37A47">
        <w:rPr>
          <w:rFonts w:ascii="Cambria" w:hAnsi="Cambria"/>
        </w:rPr>
        <w:t xml:space="preserve"> federated learning enable privacy-preserving collaborative forecasting to ensure accurate forecasts while protecting sensitive data</w:t>
      </w:r>
      <w:r w:rsidR="00AC558A">
        <w:rPr>
          <w:rFonts w:ascii="Cambria" w:hAnsi="Cambria"/>
        </w:rPr>
        <w:t xml:space="preserve"> </w:t>
      </w:r>
      <w:r w:rsidR="00AC558A">
        <w:rPr>
          <w:rFonts w:ascii="Cambria" w:hAnsi="Cambria"/>
        </w:rPr>
        <w:fldChar w:fldCharType="begin"/>
      </w:r>
      <w:r w:rsidR="001130FC">
        <w:rPr>
          <w:rFonts w:ascii="Cambria" w:hAnsi="Cambria"/>
        </w:rPr>
        <w:instrText xml:space="preserve"> ADDIN ZOTERO_ITEM CSL_CITATION {"citationID":"bWgmQaKz","properties":{"formattedCitation":"(Gon\\uc0\\u231{}alves et al., 2021; Goncalves, Bessa, et al., 2021; Sommer et al., 2021)","plainCitation":"(Gonçalves et al., 2021; Goncalves, Bessa,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00AC558A">
        <w:rPr>
          <w:rFonts w:ascii="Cambria" w:hAnsi="Cambria"/>
        </w:rPr>
        <w:fldChar w:fldCharType="separate"/>
      </w:r>
      <w:r w:rsidR="001130FC" w:rsidRPr="001130FC">
        <w:rPr>
          <w:rFonts w:ascii="Cambria" w:hAnsi="Cambria" w:cs="Times New Roman"/>
          <w:szCs w:val="24"/>
        </w:rPr>
        <w:t>(Gonçalves et al., 2021</w:t>
      </w:r>
      <w:r w:rsidR="00F53359">
        <w:rPr>
          <w:rFonts w:ascii="Cambria" w:hAnsi="Cambria" w:cs="Times New Roman"/>
          <w:szCs w:val="24"/>
        </w:rPr>
        <w:t>a</w:t>
      </w:r>
      <w:r w:rsidR="001130FC" w:rsidRPr="001130FC">
        <w:rPr>
          <w:rFonts w:ascii="Cambria" w:hAnsi="Cambria" w:cs="Times New Roman"/>
          <w:szCs w:val="24"/>
        </w:rPr>
        <w:t>; Goncalves, Bessa et al., 2021</w:t>
      </w:r>
      <w:r w:rsidR="00F53359">
        <w:rPr>
          <w:rFonts w:ascii="Cambria" w:hAnsi="Cambria" w:cs="Times New Roman"/>
          <w:szCs w:val="24"/>
        </w:rPr>
        <w:t>b</w:t>
      </w:r>
      <w:r w:rsidR="001130FC" w:rsidRPr="001130FC">
        <w:rPr>
          <w:rFonts w:ascii="Cambria" w:hAnsi="Cambria" w:cs="Times New Roman"/>
          <w:szCs w:val="24"/>
        </w:rPr>
        <w:t>; Sommer et al., 2021)</w:t>
      </w:r>
      <w:r w:rsidR="00AC558A">
        <w:rPr>
          <w:rFonts w:ascii="Cambria" w:hAnsi="Cambria"/>
        </w:rPr>
        <w:fldChar w:fldCharType="end"/>
      </w:r>
      <w:r w:rsidR="00AC558A">
        <w:rPr>
          <w:rFonts w:ascii="Cambria" w:hAnsi="Cambria"/>
        </w:rPr>
        <w:t xml:space="preserve">. </w:t>
      </w:r>
      <w:r w:rsidR="000C1DE8">
        <w:rPr>
          <w:rFonts w:ascii="Cambria" w:hAnsi="Cambria"/>
        </w:rPr>
        <w:t>We</w:t>
      </w:r>
      <w:r w:rsidRPr="00C37A47">
        <w:rPr>
          <w:rFonts w:ascii="Cambria" w:hAnsi="Cambria"/>
        </w:rPr>
        <w:t xml:space="preserve"> focus on </w:t>
      </w:r>
      <w:r w:rsidR="000C1DE8">
        <w:rPr>
          <w:rFonts w:ascii="Cambria" w:hAnsi="Cambria"/>
        </w:rPr>
        <w:t xml:space="preserve">the centralized </w:t>
      </w:r>
      <w:r w:rsidRPr="00C37A47">
        <w:rPr>
          <w:rFonts w:ascii="Cambria" w:hAnsi="Cambria"/>
        </w:rPr>
        <w:t xml:space="preserve">scenario </w:t>
      </w:r>
      <w:r w:rsidR="00381302">
        <w:rPr>
          <w:rFonts w:ascii="Cambria" w:hAnsi="Cambria"/>
        </w:rPr>
        <w:t>where</w:t>
      </w:r>
      <w:r w:rsidRPr="00C37A47">
        <w:rPr>
          <w:rFonts w:ascii="Cambria" w:hAnsi="Cambria"/>
        </w:rPr>
        <w:t xml:space="preserve"> a single data owner uses privacy methods to protect a time series data set.</w:t>
      </w:r>
      <w:r w:rsidR="00776E27">
        <w:rPr>
          <w:rFonts w:ascii="Cambria" w:hAnsi="Cambria"/>
        </w:rPr>
        <w:t xml:space="preserve"> </w:t>
      </w:r>
      <w:r w:rsidRPr="00C37A47">
        <w:rPr>
          <w:rFonts w:ascii="Cambria" w:hAnsi="Cambria"/>
        </w:rPr>
        <w:t xml:space="preserve">These privacy methods </w:t>
      </w:r>
      <w:r w:rsidR="00411B6E">
        <w:rPr>
          <w:rFonts w:ascii="Cambria" w:hAnsi="Cambria"/>
        </w:rPr>
        <w:t xml:space="preserve">directly </w:t>
      </w:r>
      <w:r w:rsidRPr="00C37A47">
        <w:rPr>
          <w:rFonts w:ascii="Cambria" w:hAnsi="Cambria"/>
        </w:rPr>
        <w:t xml:space="preserve">alter the </w:t>
      </w:r>
      <w:r w:rsidR="00411B6E">
        <w:rPr>
          <w:rFonts w:ascii="Cambria" w:hAnsi="Cambria"/>
        </w:rPr>
        <w:t>confidential</w:t>
      </w:r>
      <w:r w:rsidR="00411B6E" w:rsidRPr="00C37A47">
        <w:rPr>
          <w:rFonts w:ascii="Cambria" w:hAnsi="Cambria"/>
        </w:rPr>
        <w:t xml:space="preserve"> </w:t>
      </w:r>
      <w:r w:rsidRPr="00C37A47">
        <w:rPr>
          <w:rFonts w:ascii="Cambria" w:hAnsi="Cambria"/>
        </w:rPr>
        <w:t>data to produce protected time series</w:t>
      </w:r>
      <w:r w:rsidR="00411B6E">
        <w:rPr>
          <w:rFonts w:ascii="Cambria" w:hAnsi="Cambria"/>
        </w:rPr>
        <w:t>. The</w:t>
      </w:r>
      <w:r w:rsidR="00B34D2B">
        <w:rPr>
          <w:rFonts w:ascii="Cambria" w:hAnsi="Cambria"/>
        </w:rPr>
        <w:t xml:space="preserve"> </w:t>
      </w:r>
      <w:r w:rsidR="00411B6E">
        <w:rPr>
          <w:rFonts w:ascii="Cambria" w:hAnsi="Cambria"/>
        </w:rPr>
        <w:t>goal is to</w:t>
      </w:r>
      <w:r w:rsidRPr="00C37A47">
        <w:rPr>
          <w:rFonts w:ascii="Cambria" w:hAnsi="Cambria"/>
        </w:rPr>
        <w:t xml:space="preserve"> limit the ability of a bad actor to identify data subjects</w:t>
      </w:r>
      <w:r w:rsidR="00411B6E">
        <w:rPr>
          <w:rFonts w:ascii="Cambria" w:hAnsi="Cambria"/>
        </w:rPr>
        <w:t xml:space="preserve"> (in our case, time series)</w:t>
      </w:r>
      <w:r w:rsidRPr="00C37A47">
        <w:rPr>
          <w:rFonts w:ascii="Cambria" w:hAnsi="Cambria"/>
        </w:rPr>
        <w:t xml:space="preserve"> </w:t>
      </w:r>
      <w:r w:rsidR="00776E27">
        <w:rPr>
          <w:rFonts w:ascii="Cambria" w:hAnsi="Cambria"/>
        </w:rPr>
        <w:t>and</w:t>
      </w:r>
      <w:r w:rsidRPr="00C37A47">
        <w:rPr>
          <w:rFonts w:ascii="Cambria" w:hAnsi="Cambria"/>
        </w:rPr>
        <w:t xml:space="preserve"> learn sensitive information about them. The concern for forecasters </w:t>
      </w:r>
      <w:r w:rsidR="001E1771">
        <w:rPr>
          <w:rFonts w:ascii="Cambria" w:hAnsi="Cambria"/>
        </w:rPr>
        <w:t xml:space="preserve">is that these </w:t>
      </w:r>
      <w:r w:rsidR="00B34D2B">
        <w:rPr>
          <w:rFonts w:ascii="Cambria" w:hAnsi="Cambria"/>
        </w:rPr>
        <w:t>protected</w:t>
      </w:r>
      <w:r w:rsidR="001E1771">
        <w:rPr>
          <w:rFonts w:ascii="Cambria" w:hAnsi="Cambria"/>
        </w:rPr>
        <w:t xml:space="preserve"> time series</w:t>
      </w:r>
      <w:r w:rsidR="00411B6E">
        <w:rPr>
          <w:rFonts w:ascii="Cambria" w:hAnsi="Cambria"/>
        </w:rPr>
        <w:t xml:space="preserve"> degrade forecast accuracy to unusable levels.</w:t>
      </w:r>
      <w:r w:rsidR="00EF61D9">
        <w:rPr>
          <w:rFonts w:ascii="Cambria" w:hAnsi="Cambria"/>
        </w:rPr>
        <w:t xml:space="preserve"> </w:t>
      </w:r>
    </w:p>
    <w:p w14:paraId="42E0A4DF" w14:textId="77777777" w:rsidR="005F55AC" w:rsidRDefault="005F55AC" w:rsidP="00C37A47">
      <w:pPr>
        <w:rPr>
          <w:rFonts w:ascii="Cambria" w:hAnsi="Cambria"/>
        </w:rPr>
      </w:pPr>
    </w:p>
    <w:p w14:paraId="7484A286" w14:textId="1884AAE2" w:rsidR="00261475" w:rsidRDefault="00754B02" w:rsidP="000D600C">
      <w:pPr>
        <w:rPr>
          <w:rFonts w:ascii="Cambria" w:eastAsiaTheme="minorEastAsia" w:hAnsi="Cambria"/>
        </w:rPr>
      </w:pPr>
      <w:r>
        <w:rPr>
          <w:rFonts w:ascii="Cambria" w:hAnsi="Cambria"/>
        </w:rPr>
        <w:t>Consider the example shown in Figure 1.</w:t>
      </w:r>
      <w:r w:rsidR="00110475">
        <w:rPr>
          <w:rFonts w:ascii="Cambria" w:hAnsi="Cambria"/>
        </w:rPr>
        <w:t xml:space="preserve"> The </w:t>
      </w:r>
      <w:r w:rsidR="003E14CA">
        <w:rPr>
          <w:rFonts w:ascii="Cambria" w:hAnsi="Cambria"/>
        </w:rPr>
        <w:t xml:space="preserve">time </w:t>
      </w:r>
      <w:r w:rsidR="00110475">
        <w:rPr>
          <w:rFonts w:ascii="Cambria" w:hAnsi="Cambria"/>
        </w:rPr>
        <w:t xml:space="preserve">series shown in the middle plot is a simulated </w:t>
      </w:r>
      <w:proofErr w:type="gramStart"/>
      <w:r w:rsidR="00110475">
        <w:rPr>
          <w:rFonts w:ascii="Cambria" w:hAnsi="Cambria"/>
        </w:rPr>
        <w:t>AR(</w:t>
      </w:r>
      <w:proofErr w:type="gramEnd"/>
      <w:r w:rsidR="00110475">
        <w:rPr>
          <w:rFonts w:ascii="Cambria" w:hAnsi="Cambria"/>
        </w:rPr>
        <w:t>1) process</w:t>
      </w:r>
      <w:r w:rsidR="00061AAF">
        <w:rPr>
          <w:rFonts w:ascii="Cambria" w:hAnsi="Cambria"/>
        </w:rPr>
        <w:t xml:space="preserve"> with autoregressive parameter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=0.8</m:t>
        </m:r>
      </m:oMath>
      <w:r w:rsidR="00110475">
        <w:rPr>
          <w:rFonts w:ascii="Cambria" w:hAnsi="Cambria"/>
        </w:rPr>
        <w:t>. The series on the left is the original series</w:t>
      </w:r>
      <w:r w:rsidR="00381302">
        <w:rPr>
          <w:rFonts w:ascii="Cambria" w:hAnsi="Cambria"/>
        </w:rPr>
        <w:t>,</w:t>
      </w:r>
      <w:r w:rsidR="00110475">
        <w:rPr>
          <w:rFonts w:ascii="Cambria" w:hAnsi="Cambria"/>
        </w:rPr>
        <w:t xml:space="preserve"> with random noise added to each period that is proportional to the standard deviation of the original series.</w:t>
      </w:r>
      <w:r w:rsidR="00672859">
        <w:rPr>
          <w:rFonts w:ascii="Cambria" w:hAnsi="Cambria"/>
        </w:rPr>
        <w:t xml:space="preserve"> </w:t>
      </w:r>
      <w:r w:rsidR="008D7645">
        <w:rPr>
          <w:rFonts w:ascii="Cambria" w:hAnsi="Cambria"/>
        </w:rPr>
        <w:t xml:space="preserve">The series on the right was created by swapping the original series values with values from two other simulated </w:t>
      </w:r>
      <w:proofErr w:type="gramStart"/>
      <w:r w:rsidR="008D7645">
        <w:rPr>
          <w:rFonts w:ascii="Cambria" w:hAnsi="Cambria"/>
        </w:rPr>
        <w:t>AR(</w:t>
      </w:r>
      <w:proofErr w:type="gramEnd"/>
      <w:r w:rsidR="008D7645">
        <w:rPr>
          <w:rFonts w:ascii="Cambria" w:hAnsi="Cambria"/>
        </w:rPr>
        <w:t xml:space="preserve">1) processes, both with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=0.8</m:t>
        </m:r>
      </m:oMath>
      <w:r w:rsidR="008D7645">
        <w:rPr>
          <w:rFonts w:ascii="Cambria" w:hAnsi="Cambria"/>
        </w:rPr>
        <w:t xml:space="preserve">. </w:t>
      </w:r>
      <w:r w:rsidR="00672859">
        <w:rPr>
          <w:rFonts w:ascii="Cambria" w:hAnsi="Cambria"/>
        </w:rPr>
        <w:t xml:space="preserve">Estimating an </w:t>
      </w:r>
      <w:proofErr w:type="gramStart"/>
      <w:r w:rsidR="00672859">
        <w:rPr>
          <w:rFonts w:ascii="Cambria" w:hAnsi="Cambria"/>
        </w:rPr>
        <w:t>ARIMA(</w:t>
      </w:r>
      <w:proofErr w:type="gramEnd"/>
      <w:r w:rsidR="00672859">
        <w:rPr>
          <w:rFonts w:ascii="Cambria" w:hAnsi="Cambria"/>
        </w:rPr>
        <w:t xml:space="preserve">1, 0, 0) model on the original series yields an estimate of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e>
        </m:acc>
        <m:r>
          <w:rPr>
            <w:rFonts w:ascii="Cambria Math" w:hAnsi="Cambria Math"/>
          </w:rPr>
          <m:t>=0.73</m:t>
        </m:r>
      </m:oMath>
      <w:r w:rsidR="00272E3F">
        <w:rPr>
          <w:rFonts w:ascii="Cambria" w:eastAsiaTheme="minorEastAsia" w:hAnsi="Cambria"/>
        </w:rPr>
        <w:t xml:space="preserve"> with a standard error of 0.07</w:t>
      </w:r>
      <w:r w:rsidR="00672859">
        <w:rPr>
          <w:rFonts w:ascii="Cambria" w:eastAsiaTheme="minorEastAsia" w:hAnsi="Cambria"/>
        </w:rPr>
        <w:t xml:space="preserve">, while the </w:t>
      </w:r>
      <w:r w:rsidR="00672859">
        <w:rPr>
          <w:rFonts w:ascii="Cambria" w:eastAsiaTheme="minorEastAsia" w:hAnsi="Cambria"/>
        </w:rPr>
        <w:lastRenderedPageBreak/>
        <w:t xml:space="preserve">noised series yields an estimate of </w:t>
      </w: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ϕ</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=0.16</m:t>
        </m:r>
      </m:oMath>
      <w:r w:rsidR="00272E3F">
        <w:rPr>
          <w:rFonts w:ascii="Cambria" w:eastAsiaTheme="minorEastAsia" w:hAnsi="Cambria"/>
        </w:rPr>
        <w:t xml:space="preserve"> with a standard error of 0.10</w:t>
      </w:r>
      <w:r w:rsidR="00672859">
        <w:rPr>
          <w:rFonts w:ascii="Cambria" w:eastAsiaTheme="minorEastAsia" w:hAnsi="Cambria"/>
        </w:rPr>
        <w:t xml:space="preserve">. </w:t>
      </w:r>
      <w:r w:rsidR="00672859">
        <w:rPr>
          <w:rFonts w:ascii="Cambria" w:hAnsi="Cambria"/>
        </w:rPr>
        <w:t>The swapped series better preserves the</w:t>
      </w:r>
      <w:r w:rsidR="00F62CFA">
        <w:rPr>
          <w:rFonts w:ascii="Cambria" w:hAnsi="Cambria"/>
        </w:rPr>
        <w:t xml:space="preserve"> estimated</w:t>
      </w:r>
      <w:r w:rsidR="00672859">
        <w:rPr>
          <w:rFonts w:ascii="Cambria" w:hAnsi="Cambria"/>
        </w:rPr>
        <w:t xml:space="preserve"> autocorrelation of the original series, with an estimate of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e>
        </m:acc>
        <m:r>
          <w:rPr>
            <w:rFonts w:ascii="Cambria Math" w:hAnsi="Cambria Math"/>
          </w:rPr>
          <m:t>=0.56</m:t>
        </m:r>
      </m:oMath>
      <w:r w:rsidR="00272E3F">
        <w:rPr>
          <w:rFonts w:ascii="Cambria" w:eastAsiaTheme="minorEastAsia" w:hAnsi="Cambria"/>
        </w:rPr>
        <w:t xml:space="preserve"> and a standard error of 0.08</w:t>
      </w:r>
      <w:r w:rsidR="00672859">
        <w:rPr>
          <w:rFonts w:ascii="Cambria" w:eastAsiaTheme="minorEastAsia" w:hAnsi="Cambria"/>
        </w:rPr>
        <w:t>.</w:t>
      </w:r>
      <w:r w:rsidR="007B6DEB">
        <w:rPr>
          <w:rFonts w:ascii="Cambria" w:eastAsiaTheme="minorEastAsia" w:hAnsi="Cambria"/>
        </w:rPr>
        <w:t xml:space="preserve"> Visually, the swapped version of the original series is more </w:t>
      </w:r>
      <w:r w:rsidR="00966AC7">
        <w:rPr>
          <w:rFonts w:ascii="Cambria" w:eastAsiaTheme="minorEastAsia" w:hAnsi="Cambria"/>
        </w:rPr>
        <w:t xml:space="preserve">representative </w:t>
      </w:r>
      <w:r w:rsidR="007B6DEB">
        <w:rPr>
          <w:rFonts w:ascii="Cambria" w:eastAsiaTheme="minorEastAsia" w:hAnsi="Cambria"/>
        </w:rPr>
        <w:t>than the noised version</w:t>
      </w:r>
      <w:r w:rsidR="003E14CA">
        <w:rPr>
          <w:rFonts w:ascii="Cambria" w:eastAsiaTheme="minorEastAsia" w:hAnsi="Cambria"/>
        </w:rPr>
        <w:t>, but in both cases</w:t>
      </w:r>
      <w:r w:rsidR="00072A9A">
        <w:rPr>
          <w:rFonts w:ascii="Cambria" w:eastAsiaTheme="minorEastAsia" w:hAnsi="Cambria"/>
        </w:rPr>
        <w:t>,</w:t>
      </w:r>
      <w:r w:rsidR="003E14CA">
        <w:rPr>
          <w:rFonts w:ascii="Cambria" w:eastAsiaTheme="minorEastAsia" w:hAnsi="Cambria"/>
        </w:rPr>
        <w:t xml:space="preserve"> the time series features</w:t>
      </w:r>
      <w:r w:rsidR="00DA26DA">
        <w:rPr>
          <w:rFonts w:ascii="Cambria" w:eastAsiaTheme="minorEastAsia" w:hAnsi="Cambria"/>
        </w:rPr>
        <w:t xml:space="preserve"> (</w:t>
      </w:r>
      <w:r w:rsidR="00DA26DA" w:rsidRPr="001978A9">
        <w:rPr>
          <w:rFonts w:ascii="Cambria" w:eastAsiaTheme="minorEastAsia" w:hAnsi="Cambria"/>
          <w:i/>
          <w:iCs/>
        </w:rPr>
        <w:t>e.g.</w:t>
      </w:r>
      <w:r w:rsidR="00DA26DA">
        <w:rPr>
          <w:rFonts w:ascii="Cambria" w:eastAsiaTheme="minorEastAsia" w:hAnsi="Cambria"/>
        </w:rPr>
        <w:t>, AR (1) parameter, variance)</w:t>
      </w:r>
      <w:r w:rsidR="003E14CA">
        <w:rPr>
          <w:rFonts w:ascii="Cambria" w:eastAsiaTheme="minorEastAsia" w:hAnsi="Cambria"/>
        </w:rPr>
        <w:t xml:space="preserve"> are </w:t>
      </w:r>
      <w:r w:rsidR="00966AC7">
        <w:rPr>
          <w:rFonts w:ascii="Cambria" w:eastAsiaTheme="minorEastAsia" w:hAnsi="Cambria"/>
        </w:rPr>
        <w:t>altered</w:t>
      </w:r>
      <w:r w:rsidR="003E14CA">
        <w:rPr>
          <w:rFonts w:ascii="Cambria" w:eastAsiaTheme="minorEastAsia" w:hAnsi="Cambria"/>
        </w:rPr>
        <w:t>.</w:t>
      </w:r>
      <w:r w:rsidR="00DA26DA">
        <w:rPr>
          <w:rFonts w:ascii="Cambria" w:eastAsiaTheme="minorEastAsia" w:hAnsi="Cambria"/>
        </w:rPr>
        <w:t xml:space="preserve"> </w:t>
      </w:r>
      <w:r w:rsidR="00966AC7">
        <w:rPr>
          <w:rFonts w:ascii="Cambria" w:eastAsiaTheme="minorEastAsia" w:hAnsi="Cambria"/>
        </w:rPr>
        <w:t>However, without further assumptions about the swapping process</w:t>
      </w:r>
      <w:r w:rsidR="00F7776D">
        <w:rPr>
          <w:rFonts w:ascii="Cambria" w:eastAsiaTheme="minorEastAsia" w:hAnsi="Cambria"/>
        </w:rPr>
        <w:t xml:space="preserve"> and other time series available</w:t>
      </w:r>
      <w:r w:rsidR="00966AC7">
        <w:rPr>
          <w:rFonts w:ascii="Cambria" w:eastAsiaTheme="minorEastAsia" w:hAnsi="Cambria"/>
        </w:rPr>
        <w:t xml:space="preserve">, it is not immediately clear how </w:t>
      </w:r>
      <w:r w:rsidR="00F7776D">
        <w:rPr>
          <w:rFonts w:ascii="Cambria" w:eastAsiaTheme="minorEastAsia" w:hAnsi="Cambria"/>
        </w:rPr>
        <w:t>the changes in time series features impact forecast accuracy.</w:t>
      </w:r>
      <w:r w:rsidR="00966AC7">
        <w:rPr>
          <w:rFonts w:ascii="Cambria" w:eastAsiaTheme="minorEastAsia" w:hAnsi="Cambria"/>
        </w:rPr>
        <w:t xml:space="preserve">  </w:t>
      </w:r>
      <w:r w:rsidR="00F7776D">
        <w:rPr>
          <w:rFonts w:ascii="Cambria" w:hAnsi="Cambria"/>
        </w:rPr>
        <w:t xml:space="preserve">The proposed </w:t>
      </w:r>
      <w:r w:rsidR="000206FC">
        <w:rPr>
          <w:rFonts w:ascii="Cambria" w:hAnsi="Cambria"/>
        </w:rPr>
        <w:t>data protection framework</w:t>
      </w:r>
      <w:r w:rsidR="00F7776D">
        <w:rPr>
          <w:rFonts w:ascii="Cambria" w:hAnsi="Cambria"/>
        </w:rPr>
        <w:t xml:space="preserve"> in this paper</w:t>
      </w:r>
      <w:r w:rsidR="00DA26DA" w:rsidRPr="00C37A47">
        <w:rPr>
          <w:rFonts w:ascii="Cambria" w:hAnsi="Cambria"/>
        </w:rPr>
        <w:t xml:space="preserve"> </w:t>
      </w:r>
      <w:r w:rsidR="00F7776D">
        <w:rPr>
          <w:rFonts w:ascii="Cambria" w:hAnsi="Cambria"/>
        </w:rPr>
        <w:t xml:space="preserve">attempts to </w:t>
      </w:r>
      <w:r w:rsidR="00DA26DA">
        <w:rPr>
          <w:rFonts w:ascii="Cambria" w:hAnsi="Cambria"/>
        </w:rPr>
        <w:t xml:space="preserve">improve </w:t>
      </w:r>
      <w:r w:rsidR="000206FC">
        <w:rPr>
          <w:rFonts w:ascii="Cambria" w:hAnsi="Cambria"/>
        </w:rPr>
        <w:t xml:space="preserve">extant privacy methods </w:t>
      </w:r>
      <w:r w:rsidR="00DA26DA">
        <w:rPr>
          <w:rFonts w:ascii="Cambria" w:eastAsiaTheme="minorEastAsia" w:hAnsi="Cambria"/>
        </w:rPr>
        <w:t xml:space="preserve">by </w:t>
      </w:r>
      <w:r w:rsidR="00F7776D">
        <w:rPr>
          <w:rFonts w:ascii="Cambria" w:eastAsiaTheme="minorEastAsia" w:hAnsi="Cambria"/>
        </w:rPr>
        <w:t xml:space="preserve">swapping </w:t>
      </w:r>
      <w:r w:rsidR="00DA26DA">
        <w:rPr>
          <w:rFonts w:ascii="Cambria" w:eastAsiaTheme="minorEastAsia" w:hAnsi="Cambria"/>
        </w:rPr>
        <w:t xml:space="preserve">time series </w:t>
      </w:r>
      <w:r w:rsidR="00F7776D">
        <w:rPr>
          <w:rFonts w:ascii="Cambria" w:eastAsiaTheme="minorEastAsia" w:hAnsi="Cambria"/>
        </w:rPr>
        <w:t xml:space="preserve">values when the time series </w:t>
      </w:r>
      <w:r w:rsidR="00DA26DA">
        <w:rPr>
          <w:rFonts w:ascii="Cambria" w:eastAsiaTheme="minorEastAsia" w:hAnsi="Cambria"/>
        </w:rPr>
        <w:t xml:space="preserve">features </w:t>
      </w:r>
      <w:r w:rsidR="00F7776D">
        <w:rPr>
          <w:rFonts w:ascii="Cambria" w:eastAsiaTheme="minorEastAsia" w:hAnsi="Cambria"/>
        </w:rPr>
        <w:t>are more likely to maintain</w:t>
      </w:r>
      <w:r w:rsidR="00DA26DA">
        <w:rPr>
          <w:rFonts w:ascii="Cambria" w:eastAsiaTheme="minorEastAsia" w:hAnsi="Cambria"/>
        </w:rPr>
        <w:t xml:space="preserve"> forecast accuracy.</w:t>
      </w:r>
    </w:p>
    <w:p w14:paraId="19F5ED0C" w14:textId="1EA627D6" w:rsidR="00754B02" w:rsidRDefault="00754B02" w:rsidP="00682A30">
      <w:pPr>
        <w:rPr>
          <w:rFonts w:ascii="Cambria" w:hAnsi="Cambria"/>
        </w:rPr>
      </w:pPr>
    </w:p>
    <w:p w14:paraId="17D720C8" w14:textId="349C5959" w:rsidR="00754B02" w:rsidRPr="00F41378" w:rsidRDefault="00754B02" w:rsidP="00682A30">
      <w:pPr>
        <w:rPr>
          <w:rFonts w:ascii="Cambria" w:eastAsiaTheme="minorEastAsia" w:hAnsi="Cambria"/>
        </w:rPr>
      </w:pPr>
      <w:r>
        <w:rPr>
          <w:rFonts w:ascii="Cambria" w:hAnsi="Cambria"/>
          <w:b/>
          <w:bCs/>
        </w:rPr>
        <w:t xml:space="preserve">Figure 1: </w:t>
      </w:r>
      <w:r w:rsidR="00072A9A">
        <w:rPr>
          <w:rFonts w:ascii="Cambria" w:hAnsi="Cambria"/>
        </w:rPr>
        <w:t xml:space="preserve">Comparison </w:t>
      </w:r>
      <w:r w:rsidR="00850033">
        <w:rPr>
          <w:rFonts w:ascii="Cambria" w:hAnsi="Cambria"/>
        </w:rPr>
        <w:t xml:space="preserve">of </w:t>
      </w:r>
      <w:r>
        <w:rPr>
          <w:rFonts w:ascii="Cambria" w:hAnsi="Cambria"/>
        </w:rPr>
        <w:t xml:space="preserve">protected </w:t>
      </w:r>
      <w:proofErr w:type="gramStart"/>
      <w:r>
        <w:rPr>
          <w:rFonts w:ascii="Cambria" w:hAnsi="Cambria"/>
        </w:rPr>
        <w:t>AR(</w:t>
      </w:r>
      <w:proofErr w:type="gramEnd"/>
      <w:r>
        <w:rPr>
          <w:rFonts w:ascii="Cambria" w:hAnsi="Cambria"/>
        </w:rPr>
        <w:t>1) processes to the original AR(1) process.</w:t>
      </w:r>
    </w:p>
    <w:p w14:paraId="1AD686D3" w14:textId="2EC7053C" w:rsidR="00754B02" w:rsidRPr="00F41378" w:rsidRDefault="00754B02" w:rsidP="00682A30">
      <w:pPr>
        <w:rPr>
          <w:rFonts w:ascii="Cambria" w:eastAsiaTheme="minorEastAsia" w:hAnsi="Cambria"/>
        </w:rPr>
      </w:pPr>
    </w:p>
    <w:p w14:paraId="4E9B9182" w14:textId="3B0627C0" w:rsidR="00754B02" w:rsidRDefault="00381302" w:rsidP="00682A30">
      <w:pPr>
        <w:rPr>
          <w:rFonts w:ascii="Cambria" w:hAnsi="Cambria"/>
        </w:rPr>
      </w:pPr>
      <w:r>
        <w:rPr>
          <w:rFonts w:ascii="Cambria" w:hAnsi="Cambria"/>
          <w:noProof/>
        </w:rPr>
        <w:drawing>
          <wp:anchor distT="0" distB="0" distL="114300" distR="114300" simplePos="0" relativeHeight="251680768" behindDoc="0" locked="0" layoutInCell="1" allowOverlap="1" wp14:anchorId="3F8A2533" wp14:editId="762FD108">
            <wp:simplePos x="0" y="0"/>
            <wp:positionH relativeFrom="margin">
              <wp:align>right</wp:align>
            </wp:positionH>
            <wp:positionV relativeFrom="paragraph">
              <wp:posOffset>43815</wp:posOffset>
            </wp:positionV>
            <wp:extent cx="5939790" cy="3555365"/>
            <wp:effectExtent l="0" t="0" r="381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555365"/>
                    </a:xfrm>
                    <a:prstGeom prst="rect">
                      <a:avLst/>
                    </a:prstGeom>
                    <a:noFill/>
                    <a:ln>
                      <a:noFill/>
                    </a:ln>
                  </pic:spPr>
                </pic:pic>
              </a:graphicData>
            </a:graphic>
          </wp:anchor>
        </w:drawing>
      </w:r>
    </w:p>
    <w:p w14:paraId="71DD4C49" w14:textId="634A3BC8" w:rsidR="00754B02" w:rsidRDefault="00754B02" w:rsidP="00682A30">
      <w:pPr>
        <w:rPr>
          <w:rFonts w:ascii="Cambria" w:hAnsi="Cambria"/>
        </w:rPr>
      </w:pPr>
    </w:p>
    <w:p w14:paraId="4AB1A2A4" w14:textId="5436D0F8" w:rsidR="00754B02" w:rsidRDefault="00754B02" w:rsidP="00682A30">
      <w:pPr>
        <w:rPr>
          <w:rFonts w:ascii="Cambria" w:hAnsi="Cambria"/>
        </w:rPr>
      </w:pPr>
    </w:p>
    <w:p w14:paraId="74E6E285" w14:textId="6AFB6F66" w:rsidR="00754B02" w:rsidRDefault="00754B02" w:rsidP="00682A30">
      <w:pPr>
        <w:rPr>
          <w:rFonts w:ascii="Cambria" w:hAnsi="Cambria"/>
        </w:rPr>
      </w:pPr>
    </w:p>
    <w:p w14:paraId="1EB09408" w14:textId="1AFFDEE6" w:rsidR="00754B02" w:rsidRDefault="00754B02" w:rsidP="00682A30">
      <w:pPr>
        <w:rPr>
          <w:rFonts w:ascii="Cambria" w:hAnsi="Cambria"/>
        </w:rPr>
      </w:pPr>
    </w:p>
    <w:p w14:paraId="642E0100" w14:textId="4618191B" w:rsidR="00754B02" w:rsidRDefault="00754B02" w:rsidP="00682A30">
      <w:pPr>
        <w:rPr>
          <w:rFonts w:ascii="Cambria" w:hAnsi="Cambria"/>
        </w:rPr>
      </w:pPr>
    </w:p>
    <w:p w14:paraId="54E94F2B" w14:textId="7CC79E03" w:rsidR="00754B02" w:rsidRDefault="00754B02" w:rsidP="00682A30">
      <w:pPr>
        <w:rPr>
          <w:rFonts w:ascii="Cambria" w:hAnsi="Cambria"/>
        </w:rPr>
      </w:pPr>
    </w:p>
    <w:p w14:paraId="297FC9A5" w14:textId="43B5D440" w:rsidR="00754B02" w:rsidRDefault="00754B02" w:rsidP="00682A30">
      <w:pPr>
        <w:rPr>
          <w:rFonts w:ascii="Cambria" w:hAnsi="Cambria"/>
        </w:rPr>
      </w:pPr>
    </w:p>
    <w:p w14:paraId="6CDEDF09" w14:textId="48CFDCC3" w:rsidR="00754B02" w:rsidRDefault="00754B02" w:rsidP="00682A30">
      <w:pPr>
        <w:rPr>
          <w:rFonts w:ascii="Cambria" w:hAnsi="Cambria"/>
        </w:rPr>
      </w:pPr>
    </w:p>
    <w:p w14:paraId="7639EA90" w14:textId="0D00C109" w:rsidR="00754B02" w:rsidRDefault="00754B02" w:rsidP="00682A30">
      <w:pPr>
        <w:rPr>
          <w:rFonts w:ascii="Cambria" w:hAnsi="Cambria"/>
        </w:rPr>
      </w:pPr>
    </w:p>
    <w:p w14:paraId="70FA210D" w14:textId="46D2E50F" w:rsidR="00754B02" w:rsidRDefault="00754B02" w:rsidP="00682A30">
      <w:pPr>
        <w:rPr>
          <w:rFonts w:ascii="Cambria" w:hAnsi="Cambria"/>
        </w:rPr>
      </w:pPr>
    </w:p>
    <w:p w14:paraId="23AA5BAC" w14:textId="16ADC25D" w:rsidR="00754B02" w:rsidRDefault="00754B02" w:rsidP="00682A30">
      <w:pPr>
        <w:rPr>
          <w:rFonts w:ascii="Cambria" w:hAnsi="Cambria"/>
        </w:rPr>
      </w:pPr>
    </w:p>
    <w:p w14:paraId="35482892" w14:textId="2C49353E" w:rsidR="00754B02" w:rsidRDefault="00754B02" w:rsidP="00682A30">
      <w:pPr>
        <w:rPr>
          <w:rFonts w:ascii="Cambria" w:hAnsi="Cambria"/>
        </w:rPr>
      </w:pPr>
    </w:p>
    <w:p w14:paraId="0F8C5AF3" w14:textId="7CBFD007" w:rsidR="00754B02" w:rsidRDefault="00754B02" w:rsidP="00682A30">
      <w:pPr>
        <w:rPr>
          <w:rFonts w:ascii="Cambria" w:hAnsi="Cambria"/>
        </w:rPr>
      </w:pPr>
    </w:p>
    <w:p w14:paraId="679E6EB5" w14:textId="0F34CB70" w:rsidR="00754B02" w:rsidRDefault="00754B02" w:rsidP="00682A30">
      <w:pPr>
        <w:rPr>
          <w:rFonts w:ascii="Cambria" w:hAnsi="Cambria"/>
        </w:rPr>
      </w:pPr>
    </w:p>
    <w:p w14:paraId="776D30F8" w14:textId="0F6131AD" w:rsidR="00754B02" w:rsidRDefault="00754B02" w:rsidP="00682A30">
      <w:pPr>
        <w:rPr>
          <w:rFonts w:ascii="Cambria" w:hAnsi="Cambria"/>
        </w:rPr>
      </w:pPr>
    </w:p>
    <w:p w14:paraId="18F4161C" w14:textId="5CAA2857" w:rsidR="003D769D" w:rsidRDefault="003D769D" w:rsidP="00682A30">
      <w:pPr>
        <w:rPr>
          <w:rFonts w:ascii="Cambria" w:hAnsi="Cambria"/>
        </w:rPr>
      </w:pPr>
    </w:p>
    <w:p w14:paraId="06DA7A49" w14:textId="34E3F75F" w:rsidR="003D769D" w:rsidRDefault="003D769D" w:rsidP="00682A30">
      <w:pPr>
        <w:rPr>
          <w:rFonts w:ascii="Cambria" w:hAnsi="Cambria"/>
        </w:rPr>
      </w:pPr>
    </w:p>
    <w:p w14:paraId="24235CD8" w14:textId="64A5B203" w:rsidR="003D769D" w:rsidRDefault="003D769D" w:rsidP="00682A30">
      <w:pPr>
        <w:rPr>
          <w:rFonts w:ascii="Cambria" w:hAnsi="Cambria"/>
        </w:rPr>
      </w:pPr>
    </w:p>
    <w:p w14:paraId="43AAFEF2" w14:textId="6858900E" w:rsidR="003D769D" w:rsidRDefault="003D769D" w:rsidP="00682A30">
      <w:pPr>
        <w:rPr>
          <w:rFonts w:ascii="Cambria" w:hAnsi="Cambria"/>
        </w:rPr>
      </w:pPr>
    </w:p>
    <w:p w14:paraId="136CA8A4" w14:textId="2859A8E0" w:rsidR="00381302" w:rsidRDefault="00381302" w:rsidP="00C37A47">
      <w:pPr>
        <w:rPr>
          <w:rFonts w:ascii="Cambria" w:hAnsi="Cambria"/>
        </w:rPr>
      </w:pPr>
    </w:p>
    <w:p w14:paraId="12B06834" w14:textId="188F7293" w:rsidR="00381302" w:rsidRDefault="00381302" w:rsidP="00C37A47">
      <w:pPr>
        <w:rPr>
          <w:rFonts w:ascii="Cambria" w:hAnsi="Cambria"/>
        </w:rPr>
      </w:pPr>
    </w:p>
    <w:p w14:paraId="522B3536" w14:textId="00200FA3" w:rsidR="00381302" w:rsidRDefault="00381302" w:rsidP="00C37A47">
      <w:pPr>
        <w:rPr>
          <w:rFonts w:ascii="Cambria" w:hAnsi="Cambria"/>
        </w:rPr>
      </w:pPr>
    </w:p>
    <w:p w14:paraId="6C615A76" w14:textId="77777777" w:rsidR="00DA26DA" w:rsidRDefault="00DA26DA" w:rsidP="00C37A47">
      <w:pPr>
        <w:rPr>
          <w:rFonts w:ascii="Cambria" w:eastAsiaTheme="minorEastAsia" w:hAnsi="Cambria"/>
        </w:rPr>
      </w:pPr>
    </w:p>
    <w:p w14:paraId="6BB55BBE" w14:textId="7196BF7F" w:rsidR="005D0D37" w:rsidRDefault="00157262" w:rsidP="00C37A47">
      <w:pPr>
        <w:rPr>
          <w:rFonts w:ascii="Cambria" w:hAnsi="Cambria"/>
        </w:rPr>
      </w:pPr>
      <w:r>
        <w:rPr>
          <w:rFonts w:ascii="Cambria" w:eastAsiaTheme="minorEastAsia" w:hAnsi="Cambria"/>
        </w:rPr>
        <w:t>Figure 2</w:t>
      </w:r>
      <w:r w:rsidR="005D0D37">
        <w:rPr>
          <w:rFonts w:ascii="Cambria" w:eastAsiaTheme="minorEastAsia" w:hAnsi="Cambria"/>
        </w:rPr>
        <w:t xml:space="preserve"> </w:t>
      </w:r>
      <w:r w:rsidR="00072A9A">
        <w:rPr>
          <w:rFonts w:ascii="Cambria" w:eastAsiaTheme="minorEastAsia" w:hAnsi="Cambria"/>
        </w:rPr>
        <w:t>illustrates</w:t>
      </w:r>
      <w:r w:rsidR="005D0D37">
        <w:rPr>
          <w:rFonts w:ascii="Cambria" w:eastAsiaTheme="minorEastAsia" w:hAnsi="Cambria"/>
        </w:rPr>
        <w:t xml:space="preserve"> our k-</w:t>
      </w:r>
      <w:proofErr w:type="spellStart"/>
      <w:r w:rsidR="005D0D37">
        <w:rPr>
          <w:rFonts w:ascii="Cambria" w:eastAsiaTheme="minorEastAsia" w:hAnsi="Cambria"/>
        </w:rPr>
        <w:t>nTS</w:t>
      </w:r>
      <w:proofErr w:type="spellEnd"/>
      <w:r w:rsidR="005D0D37">
        <w:rPr>
          <w:rFonts w:ascii="Cambria" w:eastAsiaTheme="minorEastAsia" w:hAnsi="Cambria"/>
        </w:rPr>
        <w:t>+ data protection framework.  W</w:t>
      </w:r>
      <w:r>
        <w:rPr>
          <w:rFonts w:ascii="Cambria" w:eastAsiaTheme="minorEastAsia" w:hAnsi="Cambria"/>
        </w:rPr>
        <w:t>e</w:t>
      </w:r>
      <w:r w:rsidR="00DA26DA">
        <w:rPr>
          <w:rFonts w:ascii="Cambria" w:eastAsiaTheme="minorEastAsia" w:hAnsi="Cambria"/>
        </w:rPr>
        <w:t xml:space="preserve"> begin our data protection framework</w:t>
      </w:r>
      <w:r w:rsidR="004F3A99">
        <w:rPr>
          <w:rFonts w:ascii="Cambria" w:eastAsiaTheme="minorEastAsia" w:hAnsi="Cambria"/>
        </w:rPr>
        <w:t xml:space="preserve"> </w:t>
      </w:r>
      <w:r w:rsidR="00DA26DA">
        <w:rPr>
          <w:rFonts w:ascii="Cambria" w:eastAsiaTheme="minorEastAsia" w:hAnsi="Cambria"/>
        </w:rPr>
        <w:t>(black arrows) by generating protected data</w:t>
      </w:r>
      <w:r>
        <w:rPr>
          <w:rFonts w:ascii="Cambria" w:eastAsiaTheme="minorEastAsia" w:hAnsi="Cambria"/>
        </w:rPr>
        <w:t xml:space="preserve"> using </w:t>
      </w:r>
      <w:r w:rsidR="00471CA6">
        <w:rPr>
          <w:rFonts w:ascii="Cambria" w:eastAsiaTheme="minorEastAsia" w:hAnsi="Cambria"/>
        </w:rPr>
        <w:t>baseline privacy methods</w:t>
      </w:r>
      <w:r w:rsidR="00DA26DA">
        <w:rPr>
          <w:rFonts w:ascii="Cambria" w:eastAsiaTheme="minorEastAsia" w:hAnsi="Cambria"/>
        </w:rPr>
        <w:t xml:space="preserve"> such as additive noise </w:t>
      </w:r>
      <w:r w:rsidR="009538BF">
        <w:rPr>
          <w:rFonts w:ascii="Cambria" w:eastAsiaTheme="minorEastAsia" w:hAnsi="Cambria"/>
        </w:rPr>
        <w:t>and</w:t>
      </w:r>
      <w:r w:rsidR="00DA26DA">
        <w:rPr>
          <w:rFonts w:ascii="Cambria" w:eastAsiaTheme="minorEastAsia" w:hAnsi="Cambria"/>
        </w:rPr>
        <w:t xml:space="preserve"> differential privacy.  Then, we</w:t>
      </w:r>
      <w:r w:rsidR="00471CA6">
        <w:rPr>
          <w:rFonts w:ascii="Cambria" w:eastAsiaTheme="minorEastAsia" w:hAnsi="Cambria"/>
        </w:rPr>
        <w:t xml:space="preserve"> generate forecasts for the original and protected </w:t>
      </w:r>
      <w:r w:rsidR="00CB43B0">
        <w:rPr>
          <w:rFonts w:ascii="Cambria" w:eastAsiaTheme="minorEastAsia" w:hAnsi="Cambria"/>
        </w:rPr>
        <w:t>series</w:t>
      </w:r>
      <w:r w:rsidR="00471CA6">
        <w:rPr>
          <w:rFonts w:ascii="Cambria" w:eastAsiaTheme="minorEastAsia" w:hAnsi="Cambria"/>
        </w:rPr>
        <w:t xml:space="preserve"> </w:t>
      </w:r>
      <w:r w:rsidR="00DA26DA">
        <w:rPr>
          <w:rFonts w:ascii="Cambria" w:eastAsiaTheme="minorEastAsia" w:hAnsi="Cambria"/>
        </w:rPr>
        <w:t>and</w:t>
      </w:r>
      <w:r w:rsidR="00471CA6">
        <w:rPr>
          <w:rFonts w:ascii="Cambria" w:eastAsiaTheme="minorEastAsia" w:hAnsi="Cambria"/>
        </w:rPr>
        <w:t xml:space="preserve"> compare the</w:t>
      </w:r>
      <w:r w:rsidR="00DA26DA">
        <w:rPr>
          <w:rFonts w:ascii="Cambria" w:eastAsiaTheme="minorEastAsia" w:hAnsi="Cambria"/>
        </w:rPr>
        <w:t>ir</w:t>
      </w:r>
      <w:r w:rsidR="00471CA6">
        <w:rPr>
          <w:rFonts w:ascii="Cambria" w:eastAsiaTheme="minorEastAsia" w:hAnsi="Cambria"/>
        </w:rPr>
        <w:t xml:space="preserve"> accurac</w:t>
      </w:r>
      <w:r w:rsidR="00DA26DA">
        <w:rPr>
          <w:rFonts w:ascii="Cambria" w:eastAsiaTheme="minorEastAsia" w:hAnsi="Cambria"/>
        </w:rPr>
        <w:t>ies.</w:t>
      </w:r>
      <w:r w:rsidR="00471CA6">
        <w:rPr>
          <w:rFonts w:ascii="Cambria" w:eastAsiaTheme="minorEastAsia" w:hAnsi="Cambria"/>
        </w:rPr>
        <w:t xml:space="preserve"> </w:t>
      </w:r>
      <w:r w:rsidR="00EF2F15">
        <w:rPr>
          <w:rFonts w:ascii="Cambria" w:hAnsi="Cambria"/>
        </w:rPr>
        <w:t xml:space="preserve">To </w:t>
      </w:r>
      <w:r w:rsidR="001913E6">
        <w:rPr>
          <w:rFonts w:ascii="Cambria" w:hAnsi="Cambria"/>
        </w:rPr>
        <w:t>improve</w:t>
      </w:r>
      <w:r w:rsidR="00EF2F15">
        <w:rPr>
          <w:rFonts w:ascii="Cambria" w:hAnsi="Cambria"/>
        </w:rPr>
        <w:t xml:space="preserve"> forecast accuracy </w:t>
      </w:r>
      <w:r w:rsidR="00DA26DA">
        <w:rPr>
          <w:rFonts w:ascii="Cambria" w:hAnsi="Cambria"/>
        </w:rPr>
        <w:t>(blue arrows)</w:t>
      </w:r>
      <w:r w:rsidR="005D0D37">
        <w:rPr>
          <w:rFonts w:ascii="Cambria" w:hAnsi="Cambria"/>
        </w:rPr>
        <w:t xml:space="preserve"> for our </w:t>
      </w:r>
      <w:r w:rsidR="00A24DBD">
        <w:rPr>
          <w:rFonts w:ascii="Cambria" w:hAnsi="Cambria"/>
        </w:rPr>
        <w:t xml:space="preserve">privacy </w:t>
      </w:r>
      <w:r w:rsidR="005D0D37">
        <w:rPr>
          <w:rFonts w:ascii="Cambria" w:hAnsi="Cambria"/>
        </w:rPr>
        <w:t>method</w:t>
      </w:r>
      <w:r w:rsidR="00EF2F15">
        <w:rPr>
          <w:rFonts w:ascii="Cambria" w:hAnsi="Cambria"/>
        </w:rPr>
        <w:t xml:space="preserve">, </w:t>
      </w:r>
      <w:r w:rsidR="00DA26DA">
        <w:rPr>
          <w:rFonts w:ascii="Cambria" w:hAnsi="Cambria"/>
        </w:rPr>
        <w:t>we use a machine learning-based feedback loo</w:t>
      </w:r>
      <w:commentRangeStart w:id="0"/>
      <w:r w:rsidR="00DA26DA">
        <w:rPr>
          <w:rFonts w:ascii="Cambria" w:hAnsi="Cambria"/>
        </w:rPr>
        <w:t>p</w:t>
      </w:r>
      <w:r w:rsidR="002B6471">
        <w:rPr>
          <w:rFonts w:ascii="Cambria" w:hAnsi="Cambria"/>
        </w:rPr>
        <w:t xml:space="preserve"> (</w:t>
      </w:r>
      <w:proofErr w:type="spellStart"/>
      <w:r w:rsidR="002B6471">
        <w:rPr>
          <w:rFonts w:ascii="Cambria" w:hAnsi="Cambria"/>
        </w:rPr>
        <w:t>Robnik-Sikonja</w:t>
      </w:r>
      <w:proofErr w:type="spellEnd"/>
      <w:r w:rsidR="002B6471">
        <w:rPr>
          <w:rFonts w:ascii="Cambria" w:hAnsi="Cambria"/>
        </w:rPr>
        <w:t xml:space="preserve"> &amp; </w:t>
      </w:r>
      <w:proofErr w:type="spellStart"/>
      <w:r w:rsidR="002B6471">
        <w:rPr>
          <w:rFonts w:ascii="Cambria" w:hAnsi="Cambria"/>
        </w:rPr>
        <w:t>Kononenko</w:t>
      </w:r>
      <w:proofErr w:type="spellEnd"/>
      <w:r w:rsidR="002B6471">
        <w:rPr>
          <w:rFonts w:ascii="Cambria" w:hAnsi="Cambria"/>
        </w:rPr>
        <w:t xml:space="preserve">, 2003; </w:t>
      </w:r>
      <w:proofErr w:type="spellStart"/>
      <w:r w:rsidR="002B6471">
        <w:rPr>
          <w:rFonts w:ascii="Cambria" w:hAnsi="Cambria"/>
        </w:rPr>
        <w:t>Gregorutti</w:t>
      </w:r>
      <w:proofErr w:type="spellEnd"/>
      <w:r w:rsidR="002B6471">
        <w:rPr>
          <w:rFonts w:ascii="Cambria" w:hAnsi="Cambria"/>
        </w:rPr>
        <w:t xml:space="preserve"> et al., 2017) </w:t>
      </w:r>
      <w:commentRangeEnd w:id="0"/>
      <w:r w:rsidR="002B6471">
        <w:rPr>
          <w:rStyle w:val="CommentReference"/>
        </w:rPr>
        <w:commentReference w:id="0"/>
      </w:r>
      <w:commentRangeStart w:id="1"/>
      <w:commentRangeEnd w:id="1"/>
      <w:r w:rsidR="00B42F93">
        <w:rPr>
          <w:rStyle w:val="CommentReference"/>
        </w:rPr>
        <w:commentReference w:id="1"/>
      </w:r>
      <w:r w:rsidR="004F3A99">
        <w:rPr>
          <w:rFonts w:ascii="Cambria" w:hAnsi="Cambria"/>
        </w:rPr>
        <w:t xml:space="preserve">on the accuracy results </w:t>
      </w:r>
      <w:r w:rsidR="00DA26DA">
        <w:rPr>
          <w:rFonts w:ascii="Cambria" w:hAnsi="Cambria"/>
        </w:rPr>
        <w:t xml:space="preserve">to rank the time series features most predictive of forecast accuracy.  </w:t>
      </w:r>
      <w:r w:rsidR="004F3A99">
        <w:rPr>
          <w:rFonts w:ascii="Cambria" w:hAnsi="Cambria"/>
        </w:rPr>
        <w:t>We then</w:t>
      </w:r>
      <w:r w:rsidR="00C37A47" w:rsidRPr="00C37A47">
        <w:rPr>
          <w:rFonts w:ascii="Cambria" w:hAnsi="Cambria"/>
        </w:rPr>
        <w:t xml:space="preserve"> </w:t>
      </w:r>
      <w:r w:rsidR="005D0D37">
        <w:rPr>
          <w:rFonts w:ascii="Cambria" w:hAnsi="Cambria"/>
        </w:rPr>
        <w:t>compute</w:t>
      </w:r>
      <w:r w:rsidR="004F3A99">
        <w:rPr>
          <w:rFonts w:ascii="Cambria" w:hAnsi="Cambria"/>
        </w:rPr>
        <w:t xml:space="preserve"> a distance</w:t>
      </w:r>
      <w:r w:rsidR="005D0D37">
        <w:rPr>
          <w:rFonts w:ascii="Cambria" w:hAnsi="Cambria"/>
        </w:rPr>
        <w:t>-based</w:t>
      </w:r>
      <w:r w:rsidR="004F3A99">
        <w:rPr>
          <w:rFonts w:ascii="Cambria" w:hAnsi="Cambria"/>
        </w:rPr>
        <w:t xml:space="preserve"> matrix of these features to </w:t>
      </w:r>
      <w:r w:rsidR="00A24DBD">
        <w:rPr>
          <w:rFonts w:ascii="Cambria" w:hAnsi="Cambria"/>
        </w:rPr>
        <w:t>choose</w:t>
      </w:r>
      <w:r w:rsidR="004F3A99">
        <w:rPr>
          <w:rFonts w:ascii="Cambria" w:hAnsi="Cambria"/>
        </w:rPr>
        <w:t xml:space="preserve"> the time series values to swap in </w:t>
      </w:r>
      <w:r w:rsidR="00057BD7">
        <w:rPr>
          <w:rFonts w:ascii="Cambria" w:hAnsi="Cambria"/>
          <w:i/>
          <w:iCs/>
        </w:rPr>
        <w:t>k</w:t>
      </w:r>
      <w:r w:rsidR="00057BD7">
        <w:rPr>
          <w:rFonts w:ascii="Cambria" w:hAnsi="Cambria"/>
        </w:rPr>
        <w:t>-</w:t>
      </w:r>
      <w:proofErr w:type="spellStart"/>
      <w:r w:rsidR="00057BD7">
        <w:rPr>
          <w:rFonts w:ascii="Cambria" w:hAnsi="Cambria"/>
        </w:rPr>
        <w:t>n</w:t>
      </w:r>
      <w:r w:rsidR="001913E6">
        <w:rPr>
          <w:rFonts w:ascii="Cambria" w:hAnsi="Cambria"/>
        </w:rPr>
        <w:t>TS</w:t>
      </w:r>
      <w:proofErr w:type="spellEnd"/>
      <w:r w:rsidR="00057BD7">
        <w:rPr>
          <w:rFonts w:ascii="Cambria" w:hAnsi="Cambria"/>
        </w:rPr>
        <w:t>+</w:t>
      </w:r>
      <w:r w:rsidR="004F3A99">
        <w:rPr>
          <w:rFonts w:ascii="Cambria" w:hAnsi="Cambria"/>
        </w:rPr>
        <w:t>.</w:t>
      </w:r>
      <w:r w:rsidR="007169A6">
        <w:rPr>
          <w:rFonts w:ascii="Cambria" w:hAnsi="Cambria"/>
        </w:rPr>
        <w:t xml:space="preserve">  </w:t>
      </w:r>
      <w:r w:rsidR="005D0D37">
        <w:rPr>
          <w:rFonts w:ascii="Cambria" w:hAnsi="Cambria"/>
        </w:rPr>
        <w:t xml:space="preserve">The </w:t>
      </w:r>
      <w:r w:rsidR="002B3ACA">
        <w:rPr>
          <w:rFonts w:ascii="Cambria" w:hAnsi="Cambria"/>
        </w:rPr>
        <w:t>data protection framework aim</w:t>
      </w:r>
      <w:r w:rsidR="005D0D37">
        <w:rPr>
          <w:rFonts w:ascii="Cambria" w:hAnsi="Cambria"/>
        </w:rPr>
        <w:t xml:space="preserve">s to produce protected time series that </w:t>
      </w:r>
      <w:r w:rsidR="00471CA6">
        <w:rPr>
          <w:rFonts w:ascii="Cambria" w:hAnsi="Cambria"/>
        </w:rPr>
        <w:t>maintain</w:t>
      </w:r>
      <w:r w:rsidR="00785423">
        <w:rPr>
          <w:rFonts w:ascii="Cambria" w:hAnsi="Cambria"/>
        </w:rPr>
        <w:t xml:space="preserve"> </w:t>
      </w:r>
      <w:proofErr w:type="gramStart"/>
      <w:r w:rsidR="00785423">
        <w:rPr>
          <w:rFonts w:ascii="Cambria" w:hAnsi="Cambria"/>
        </w:rPr>
        <w:t>the</w:t>
      </w:r>
      <w:r w:rsidR="00471CA6">
        <w:rPr>
          <w:rFonts w:ascii="Cambria" w:hAnsi="Cambria"/>
        </w:rPr>
        <w:t xml:space="preserve"> </w:t>
      </w:r>
      <w:r w:rsidR="005D0D37">
        <w:rPr>
          <w:rFonts w:ascii="Cambria" w:hAnsi="Cambria"/>
        </w:rPr>
        <w:t>useful</w:t>
      </w:r>
      <w:proofErr w:type="gramEnd"/>
      <w:r w:rsidR="00471CA6">
        <w:rPr>
          <w:rFonts w:ascii="Cambria" w:hAnsi="Cambria"/>
        </w:rPr>
        <w:t xml:space="preserve"> features</w:t>
      </w:r>
      <w:r w:rsidR="005D0D37">
        <w:rPr>
          <w:rFonts w:ascii="Cambria" w:hAnsi="Cambria"/>
        </w:rPr>
        <w:t xml:space="preserve"> for forecasting</w:t>
      </w:r>
      <w:r w:rsidR="00471CA6">
        <w:rPr>
          <w:rFonts w:ascii="Cambria" w:hAnsi="Cambria"/>
        </w:rPr>
        <w:t>.</w:t>
      </w:r>
    </w:p>
    <w:p w14:paraId="43B094A6" w14:textId="29350664" w:rsidR="005D0D37" w:rsidRDefault="005D0D37" w:rsidP="00C37A47">
      <w:pPr>
        <w:rPr>
          <w:rFonts w:ascii="Cambria" w:hAnsi="Cambria"/>
        </w:rPr>
      </w:pPr>
    </w:p>
    <w:p w14:paraId="7242FE3F" w14:textId="357F7289" w:rsidR="009538BF" w:rsidRDefault="009538BF" w:rsidP="00C37A47">
      <w:pPr>
        <w:rPr>
          <w:rFonts w:ascii="Cambria" w:hAnsi="Cambria"/>
        </w:rPr>
      </w:pPr>
    </w:p>
    <w:p w14:paraId="7559CB4E" w14:textId="0AE94223" w:rsidR="009538BF" w:rsidRDefault="009538BF" w:rsidP="00C37A47">
      <w:pPr>
        <w:rPr>
          <w:rFonts w:ascii="Cambria" w:hAnsi="Cambria"/>
        </w:rPr>
      </w:pPr>
    </w:p>
    <w:p w14:paraId="319AFFD3" w14:textId="32D69323" w:rsidR="009538BF" w:rsidRDefault="009538BF" w:rsidP="00C37A47">
      <w:pPr>
        <w:rPr>
          <w:rFonts w:ascii="Cambria" w:hAnsi="Cambria"/>
        </w:rPr>
      </w:pPr>
    </w:p>
    <w:p w14:paraId="6CD7864C" w14:textId="269E5BCC" w:rsidR="009538BF" w:rsidRDefault="009538BF" w:rsidP="00C37A47">
      <w:pPr>
        <w:rPr>
          <w:rFonts w:ascii="Cambria" w:hAnsi="Cambria"/>
        </w:rPr>
      </w:pPr>
    </w:p>
    <w:p w14:paraId="2434588F" w14:textId="77777777" w:rsidR="009538BF" w:rsidRDefault="009538BF" w:rsidP="00C37A47">
      <w:pPr>
        <w:rPr>
          <w:rFonts w:ascii="Cambria" w:hAnsi="Cambria"/>
        </w:rPr>
      </w:pPr>
    </w:p>
    <w:p w14:paraId="74FD6156" w14:textId="4D649CA5" w:rsidR="00DD3993" w:rsidRPr="00F41378" w:rsidRDefault="00DD3993" w:rsidP="00C37A47">
      <w:pPr>
        <w:rPr>
          <w:rFonts w:ascii="Cambria" w:hAnsi="Cambria"/>
          <w:b/>
          <w:bCs/>
        </w:rPr>
      </w:pPr>
      <w:r>
        <w:rPr>
          <w:rFonts w:ascii="Cambria" w:hAnsi="Cambria"/>
          <w:b/>
          <w:bCs/>
        </w:rPr>
        <w:t xml:space="preserve">Figure 2: </w:t>
      </w:r>
      <w:r w:rsidR="00DA26DA">
        <w:rPr>
          <w:rFonts w:ascii="Cambria" w:hAnsi="Cambria"/>
          <w:b/>
          <w:bCs/>
        </w:rPr>
        <w:t>k-</w:t>
      </w:r>
      <w:proofErr w:type="spellStart"/>
      <w:r w:rsidR="00DA26DA">
        <w:rPr>
          <w:rFonts w:ascii="Cambria" w:hAnsi="Cambria"/>
          <w:b/>
          <w:bCs/>
        </w:rPr>
        <w:t>nTS</w:t>
      </w:r>
      <w:proofErr w:type="spellEnd"/>
      <w:r w:rsidR="00DA26DA">
        <w:rPr>
          <w:rFonts w:ascii="Cambria" w:hAnsi="Cambria"/>
          <w:b/>
          <w:bCs/>
        </w:rPr>
        <w:t>+ data protection f</w:t>
      </w:r>
      <w:r>
        <w:rPr>
          <w:rFonts w:ascii="Cambria" w:hAnsi="Cambria"/>
          <w:b/>
          <w:bCs/>
        </w:rPr>
        <w:t xml:space="preserve">ramework </w:t>
      </w:r>
      <w:r w:rsidR="00DA26DA">
        <w:rPr>
          <w:rFonts w:ascii="Cambria" w:hAnsi="Cambria"/>
          <w:b/>
          <w:bCs/>
        </w:rPr>
        <w:t>(</w:t>
      </w:r>
      <w:r>
        <w:rPr>
          <w:rFonts w:ascii="Cambria" w:hAnsi="Cambria"/>
          <w:b/>
          <w:bCs/>
        </w:rPr>
        <w:t xml:space="preserve">Blue arrows indicate the </w:t>
      </w:r>
      <w:r w:rsidR="007463C7">
        <w:rPr>
          <w:rFonts w:ascii="Cambria" w:hAnsi="Cambria"/>
          <w:b/>
          <w:bCs/>
        </w:rPr>
        <w:t xml:space="preserve">feedback loop which </w:t>
      </w:r>
      <w:r>
        <w:rPr>
          <w:rFonts w:ascii="Cambria" w:hAnsi="Cambria"/>
          <w:b/>
          <w:bCs/>
        </w:rPr>
        <w:t>inform</w:t>
      </w:r>
      <w:r w:rsidR="007463C7">
        <w:rPr>
          <w:rFonts w:ascii="Cambria" w:hAnsi="Cambria"/>
          <w:b/>
          <w:bCs/>
        </w:rPr>
        <w:t>s</w:t>
      </w:r>
      <w:r>
        <w:rPr>
          <w:rFonts w:ascii="Cambria" w:hAnsi="Cambria"/>
          <w:b/>
          <w:bCs/>
        </w:rPr>
        <w:t xml:space="preserve"> </w:t>
      </w:r>
      <w:r w:rsidR="00616D7E">
        <w:rPr>
          <w:rFonts w:ascii="Cambria" w:hAnsi="Cambria"/>
          <w:b/>
          <w:bCs/>
        </w:rPr>
        <w:t xml:space="preserve">the swapping in </w:t>
      </w:r>
      <w:r>
        <w:rPr>
          <w:rFonts w:ascii="Cambria" w:hAnsi="Cambria"/>
          <w:b/>
          <w:bCs/>
        </w:rPr>
        <w:t>our proposed</w:t>
      </w:r>
      <w:r w:rsidR="007463C7">
        <w:rPr>
          <w:rFonts w:ascii="Cambria" w:hAnsi="Cambria"/>
          <w:b/>
          <w:bCs/>
        </w:rPr>
        <w:t xml:space="preserve"> </w:t>
      </w:r>
      <w:r w:rsidR="007463C7">
        <w:rPr>
          <w:rFonts w:ascii="Cambria" w:hAnsi="Cambria"/>
          <w:b/>
          <w:bCs/>
          <w:i/>
          <w:iCs/>
        </w:rPr>
        <w:t>k</w:t>
      </w:r>
      <w:r w:rsidR="007463C7">
        <w:rPr>
          <w:rFonts w:ascii="Cambria" w:hAnsi="Cambria"/>
          <w:b/>
          <w:bCs/>
        </w:rPr>
        <w:t>-</w:t>
      </w:r>
      <w:proofErr w:type="spellStart"/>
      <w:r w:rsidR="007463C7">
        <w:rPr>
          <w:rFonts w:ascii="Cambria" w:hAnsi="Cambria"/>
          <w:b/>
          <w:bCs/>
        </w:rPr>
        <w:t>nTS</w:t>
      </w:r>
      <w:proofErr w:type="spellEnd"/>
      <w:r w:rsidR="00616D7E">
        <w:rPr>
          <w:rFonts w:ascii="Cambria" w:hAnsi="Cambria"/>
          <w:b/>
          <w:bCs/>
        </w:rPr>
        <w:t>+</w:t>
      </w:r>
      <w:r w:rsidR="007463C7">
        <w:rPr>
          <w:rFonts w:ascii="Cambria" w:hAnsi="Cambria"/>
          <w:b/>
          <w:bCs/>
        </w:rPr>
        <w:t xml:space="preserve"> </w:t>
      </w:r>
      <w:r w:rsidRPr="007463C7">
        <w:rPr>
          <w:rFonts w:ascii="Cambria" w:hAnsi="Cambria"/>
          <w:b/>
          <w:bCs/>
        </w:rPr>
        <w:t>protection</w:t>
      </w:r>
      <w:r>
        <w:rPr>
          <w:rFonts w:ascii="Cambria" w:hAnsi="Cambria"/>
          <w:b/>
          <w:bCs/>
        </w:rPr>
        <w:t xml:space="preserve"> method</w:t>
      </w:r>
      <w:r w:rsidR="00DA26DA">
        <w:rPr>
          <w:rFonts w:ascii="Cambria" w:hAnsi="Cambria"/>
          <w:b/>
          <w:bCs/>
        </w:rPr>
        <w:t>)</w:t>
      </w:r>
      <w:r>
        <w:rPr>
          <w:rFonts w:ascii="Cambria" w:hAnsi="Cambria"/>
          <w:b/>
          <w:bCs/>
        </w:rPr>
        <w:t>.</w:t>
      </w:r>
    </w:p>
    <w:p w14:paraId="7DCF4A54" w14:textId="0CA2FB15" w:rsidR="00DD3993" w:rsidRDefault="00DD3993" w:rsidP="00C37A47">
      <w:pPr>
        <w:rPr>
          <w:rFonts w:ascii="Cambria" w:hAnsi="Cambria"/>
        </w:rPr>
      </w:pPr>
    </w:p>
    <w:p w14:paraId="0553787B" w14:textId="63871AD6" w:rsidR="00DD3993" w:rsidRDefault="002B3ACA" w:rsidP="00C37A47">
      <w:pPr>
        <w:rPr>
          <w:rFonts w:ascii="Cambria" w:hAnsi="Cambria"/>
        </w:rPr>
      </w:pPr>
      <w:r>
        <w:rPr>
          <w:noProof/>
        </w:rPr>
        <w:drawing>
          <wp:anchor distT="0" distB="0" distL="114300" distR="114300" simplePos="0" relativeHeight="251686912" behindDoc="0" locked="0" layoutInCell="1" allowOverlap="1" wp14:anchorId="1C6911A8" wp14:editId="70ECCED1">
            <wp:simplePos x="0" y="0"/>
            <wp:positionH relativeFrom="margin">
              <wp:align>center</wp:align>
            </wp:positionH>
            <wp:positionV relativeFrom="paragraph">
              <wp:posOffset>6985</wp:posOffset>
            </wp:positionV>
            <wp:extent cx="4961255" cy="4136390"/>
            <wp:effectExtent l="0" t="0" r="0" b="0"/>
            <wp:wrapNone/>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l="66756" t="22770" r="17990" b="24461"/>
                    <a:stretch/>
                  </pic:blipFill>
                  <pic:spPr bwMode="auto">
                    <a:xfrm>
                      <a:off x="0" y="0"/>
                      <a:ext cx="4961255" cy="4136390"/>
                    </a:xfrm>
                    <a:prstGeom prst="rect">
                      <a:avLst/>
                    </a:prstGeom>
                    <a:ln>
                      <a:noFill/>
                    </a:ln>
                    <a:extLst>
                      <a:ext uri="{53640926-AAD7-44D8-BBD7-CCE9431645EC}">
                        <a14:shadowObscured xmlns:a14="http://schemas.microsoft.com/office/drawing/2010/main"/>
                      </a:ext>
                    </a:extLst>
                  </pic:spPr>
                </pic:pic>
              </a:graphicData>
            </a:graphic>
          </wp:anchor>
        </w:drawing>
      </w:r>
      <w:r w:rsidR="00163D69" w:rsidRPr="00163D69">
        <w:rPr>
          <w:noProof/>
        </w:rPr>
        <w:t xml:space="preserve"> </w:t>
      </w:r>
    </w:p>
    <w:p w14:paraId="5E63970D" w14:textId="5D2D69AD" w:rsidR="00DD3993" w:rsidRDefault="00DD3993" w:rsidP="00C37A47">
      <w:pPr>
        <w:rPr>
          <w:rFonts w:ascii="Cambria" w:hAnsi="Cambria"/>
        </w:rPr>
      </w:pPr>
    </w:p>
    <w:p w14:paraId="71960185" w14:textId="2C6BE93E" w:rsidR="00DD3993" w:rsidRDefault="00DD3993" w:rsidP="00C37A47">
      <w:pPr>
        <w:rPr>
          <w:rFonts w:ascii="Cambria" w:hAnsi="Cambria"/>
        </w:rPr>
      </w:pPr>
    </w:p>
    <w:p w14:paraId="036DFBD5" w14:textId="095CC9B0" w:rsidR="00DD3993" w:rsidRDefault="00DD3993" w:rsidP="00C37A47">
      <w:pPr>
        <w:rPr>
          <w:rFonts w:ascii="Cambria" w:hAnsi="Cambria"/>
        </w:rPr>
      </w:pPr>
    </w:p>
    <w:p w14:paraId="422CBFFB" w14:textId="71DB99FA" w:rsidR="00DD3993" w:rsidRDefault="00DD3993" w:rsidP="00C37A47">
      <w:pPr>
        <w:rPr>
          <w:rFonts w:ascii="Cambria" w:hAnsi="Cambria"/>
        </w:rPr>
      </w:pPr>
    </w:p>
    <w:p w14:paraId="434B85AE" w14:textId="0C4B0FD1" w:rsidR="00DD3993" w:rsidRDefault="00DD3993" w:rsidP="00C37A47">
      <w:pPr>
        <w:rPr>
          <w:rFonts w:ascii="Cambria" w:hAnsi="Cambria"/>
        </w:rPr>
      </w:pPr>
    </w:p>
    <w:p w14:paraId="07671429" w14:textId="415EAD17" w:rsidR="00DD3993" w:rsidRDefault="00DD3993" w:rsidP="00C37A47">
      <w:pPr>
        <w:rPr>
          <w:rFonts w:ascii="Cambria" w:hAnsi="Cambria"/>
        </w:rPr>
      </w:pPr>
    </w:p>
    <w:p w14:paraId="7DDF2C23" w14:textId="20AB606F" w:rsidR="00DD3993" w:rsidRDefault="00DD3993" w:rsidP="00C37A47">
      <w:pPr>
        <w:rPr>
          <w:rFonts w:ascii="Cambria" w:hAnsi="Cambria"/>
        </w:rPr>
      </w:pPr>
    </w:p>
    <w:p w14:paraId="51A0C599" w14:textId="0E95A32F" w:rsidR="00DD3993" w:rsidRDefault="00DD3993" w:rsidP="00C37A47">
      <w:pPr>
        <w:rPr>
          <w:rFonts w:ascii="Cambria" w:hAnsi="Cambria"/>
        </w:rPr>
      </w:pPr>
    </w:p>
    <w:p w14:paraId="78ADBFFA" w14:textId="62EA091E" w:rsidR="00DD3993" w:rsidRDefault="00DD3993" w:rsidP="00C37A47">
      <w:pPr>
        <w:rPr>
          <w:rFonts w:ascii="Cambria" w:hAnsi="Cambria"/>
        </w:rPr>
      </w:pPr>
    </w:p>
    <w:p w14:paraId="73697500" w14:textId="4DEF078A" w:rsidR="00DD3993" w:rsidRDefault="00DD3993" w:rsidP="00C37A47">
      <w:pPr>
        <w:rPr>
          <w:rFonts w:ascii="Cambria" w:hAnsi="Cambria"/>
        </w:rPr>
      </w:pPr>
    </w:p>
    <w:p w14:paraId="35F54832" w14:textId="361545C4" w:rsidR="00DD3993" w:rsidRDefault="00DD3993" w:rsidP="00C37A47">
      <w:pPr>
        <w:rPr>
          <w:rFonts w:ascii="Cambria" w:hAnsi="Cambria"/>
        </w:rPr>
      </w:pPr>
    </w:p>
    <w:p w14:paraId="69224219" w14:textId="5575B3EF" w:rsidR="00DD3993" w:rsidRDefault="00DD3993" w:rsidP="00C37A47">
      <w:pPr>
        <w:rPr>
          <w:rFonts w:ascii="Cambria" w:hAnsi="Cambria"/>
        </w:rPr>
      </w:pPr>
    </w:p>
    <w:p w14:paraId="1F84BCFB" w14:textId="5FB7C094" w:rsidR="00DD3993" w:rsidRDefault="00DD3993" w:rsidP="00C37A47">
      <w:pPr>
        <w:rPr>
          <w:rFonts w:ascii="Cambria" w:hAnsi="Cambria"/>
        </w:rPr>
      </w:pPr>
    </w:p>
    <w:p w14:paraId="2763C715" w14:textId="3598221C" w:rsidR="00DD3993" w:rsidRDefault="00DD3993" w:rsidP="00C37A47">
      <w:pPr>
        <w:rPr>
          <w:rFonts w:ascii="Cambria" w:hAnsi="Cambria"/>
        </w:rPr>
      </w:pPr>
    </w:p>
    <w:p w14:paraId="2861566D" w14:textId="6E5A49F1" w:rsidR="00DD3993" w:rsidRDefault="00DD3993" w:rsidP="00C37A47">
      <w:pPr>
        <w:rPr>
          <w:rFonts w:ascii="Cambria" w:hAnsi="Cambria"/>
        </w:rPr>
      </w:pPr>
    </w:p>
    <w:p w14:paraId="18D3974B" w14:textId="69BCCBA0" w:rsidR="00DD3993" w:rsidRDefault="00DD3993" w:rsidP="00C37A47">
      <w:pPr>
        <w:rPr>
          <w:rFonts w:ascii="Cambria" w:hAnsi="Cambria"/>
        </w:rPr>
      </w:pPr>
    </w:p>
    <w:p w14:paraId="0ADCA241" w14:textId="4D494505" w:rsidR="00DD3993" w:rsidRDefault="00DD3993" w:rsidP="00C37A47">
      <w:pPr>
        <w:rPr>
          <w:rFonts w:ascii="Cambria" w:hAnsi="Cambria"/>
        </w:rPr>
      </w:pPr>
    </w:p>
    <w:p w14:paraId="0EE9AD82" w14:textId="35B1FBCA" w:rsidR="00DD3993" w:rsidRDefault="00DD3993" w:rsidP="00C37A47">
      <w:pPr>
        <w:rPr>
          <w:rFonts w:ascii="Cambria" w:hAnsi="Cambria"/>
        </w:rPr>
      </w:pPr>
    </w:p>
    <w:p w14:paraId="08154AA1" w14:textId="33DCB896" w:rsidR="00DD3993" w:rsidRDefault="00DD3993" w:rsidP="00C37A47">
      <w:pPr>
        <w:rPr>
          <w:rFonts w:ascii="Cambria" w:hAnsi="Cambria"/>
        </w:rPr>
      </w:pPr>
    </w:p>
    <w:p w14:paraId="35A231E0" w14:textId="4DC52F87" w:rsidR="00DD3993" w:rsidRDefault="00DD3993" w:rsidP="00C37A47">
      <w:pPr>
        <w:rPr>
          <w:rFonts w:ascii="Cambria" w:hAnsi="Cambria"/>
        </w:rPr>
      </w:pPr>
    </w:p>
    <w:p w14:paraId="20BD2915" w14:textId="13DDD8B5" w:rsidR="000F68F0" w:rsidRDefault="000F68F0" w:rsidP="00C37A47">
      <w:pPr>
        <w:rPr>
          <w:rFonts w:ascii="Cambria" w:hAnsi="Cambria"/>
        </w:rPr>
      </w:pPr>
    </w:p>
    <w:p w14:paraId="40CF5592" w14:textId="6D129642" w:rsidR="000F68F0" w:rsidRDefault="000F68F0" w:rsidP="00C37A47">
      <w:pPr>
        <w:rPr>
          <w:rFonts w:ascii="Cambria" w:hAnsi="Cambria"/>
        </w:rPr>
      </w:pPr>
    </w:p>
    <w:p w14:paraId="7D1B421B" w14:textId="19C407D0" w:rsidR="000F68F0" w:rsidRDefault="000F68F0" w:rsidP="00C37A47">
      <w:pPr>
        <w:rPr>
          <w:rFonts w:ascii="Cambria" w:hAnsi="Cambria"/>
        </w:rPr>
      </w:pPr>
    </w:p>
    <w:p w14:paraId="106C6FBC" w14:textId="77777777" w:rsidR="000F68F0" w:rsidRDefault="000F68F0" w:rsidP="00C37A47">
      <w:pPr>
        <w:rPr>
          <w:rFonts w:ascii="Cambria" w:hAnsi="Cambria"/>
        </w:rPr>
      </w:pPr>
    </w:p>
    <w:p w14:paraId="49A9B885" w14:textId="366B9EA2" w:rsidR="00DD3993" w:rsidRDefault="00DD3993" w:rsidP="00C37A47">
      <w:pPr>
        <w:rPr>
          <w:rFonts w:ascii="Cambria" w:hAnsi="Cambria"/>
        </w:rPr>
      </w:pPr>
    </w:p>
    <w:p w14:paraId="59B176A8" w14:textId="5D57FBF7" w:rsidR="00DD3993" w:rsidRDefault="00DD3993" w:rsidP="00C37A47">
      <w:pPr>
        <w:rPr>
          <w:rFonts w:ascii="Cambria" w:hAnsi="Cambria"/>
        </w:rPr>
      </w:pPr>
    </w:p>
    <w:p w14:paraId="28B0A602" w14:textId="52FBED94" w:rsidR="00C75290" w:rsidRDefault="00C75290" w:rsidP="00C75290">
      <w:pPr>
        <w:rPr>
          <w:rFonts w:ascii="Cambria" w:hAnsi="Cambria"/>
        </w:rPr>
      </w:pPr>
      <w:r>
        <w:rPr>
          <w:rFonts w:ascii="Cambria" w:hAnsi="Cambria"/>
        </w:rPr>
        <w:t>Our contributions are two-fold. First, we</w:t>
      </w:r>
      <w:r w:rsidRPr="00753FD1">
        <w:rPr>
          <w:rFonts w:ascii="Cambria" w:hAnsi="Cambria"/>
        </w:rPr>
        <w:t xml:space="preserve"> analyze forecasts </w:t>
      </w:r>
      <w:r w:rsidR="009A5D33">
        <w:rPr>
          <w:rFonts w:ascii="Cambria" w:hAnsi="Cambria"/>
        </w:rPr>
        <w:t xml:space="preserve">of protected data </w:t>
      </w:r>
      <w:r>
        <w:rPr>
          <w:rFonts w:ascii="Cambria" w:hAnsi="Cambria"/>
        </w:rPr>
        <w:t>from</w:t>
      </w:r>
      <w:r w:rsidRPr="00753FD1">
        <w:rPr>
          <w:rFonts w:ascii="Cambria" w:hAnsi="Cambria"/>
        </w:rPr>
        <w:t xml:space="preserve"> multiple forecasting models and privacy methods</w:t>
      </w:r>
      <w:r>
        <w:rPr>
          <w:rFonts w:ascii="Cambria" w:hAnsi="Cambria"/>
        </w:rPr>
        <w:t xml:space="preserve">. </w:t>
      </w:r>
      <w:r w:rsidRPr="00C37A47">
        <w:rPr>
          <w:rFonts w:ascii="Cambria" w:hAnsi="Cambria"/>
        </w:rPr>
        <w:t>This comparison is needed because different forms of data protection produce different data points</w:t>
      </w:r>
      <w:r w:rsidR="002B3ACA">
        <w:rPr>
          <w:rFonts w:ascii="Cambria" w:hAnsi="Cambria"/>
        </w:rPr>
        <w:t>, ultimately having</w:t>
      </w:r>
      <w:r w:rsidRPr="00C37A47">
        <w:rPr>
          <w:rFonts w:ascii="Cambria" w:hAnsi="Cambria"/>
        </w:rPr>
        <w:t xml:space="preserve"> different forecasts than what would be produced based on the original data.</w:t>
      </w:r>
      <w:r>
        <w:rPr>
          <w:rFonts w:ascii="Cambria" w:hAnsi="Cambria"/>
        </w:rPr>
        <w:t xml:space="preserve"> </w:t>
      </w:r>
      <w:r w:rsidR="001D004D">
        <w:rPr>
          <w:rFonts w:ascii="Cambria" w:hAnsi="Cambria"/>
        </w:rPr>
        <w:t>W</w:t>
      </w:r>
      <w:r w:rsidR="001D004D" w:rsidRPr="001726A5">
        <w:rPr>
          <w:rFonts w:ascii="Cambria" w:hAnsi="Cambria"/>
        </w:rPr>
        <w:t xml:space="preserve">hile recent attention has been paid to privacy preserving collaborative forecasting, our interest is in forecasting using a single protected </w:t>
      </w:r>
      <w:proofErr w:type="gramStart"/>
      <w:r w:rsidR="001D004D" w:rsidRPr="001726A5">
        <w:rPr>
          <w:rFonts w:ascii="Cambria" w:hAnsi="Cambria"/>
        </w:rPr>
        <w:t>dataset</w:t>
      </w:r>
      <w:proofErr w:type="gramEnd"/>
      <w:r w:rsidR="001D004D">
        <w:rPr>
          <w:rFonts w:ascii="Cambria" w:hAnsi="Cambria"/>
        </w:rPr>
        <w:t xml:space="preserve">. </w:t>
      </w:r>
      <w:r>
        <w:rPr>
          <w:rFonts w:ascii="Cambria" w:hAnsi="Cambria"/>
        </w:rPr>
        <w:t>We</w:t>
      </w:r>
      <w:r w:rsidRPr="00753FD1">
        <w:rPr>
          <w:rFonts w:ascii="Cambria" w:hAnsi="Cambria"/>
        </w:rPr>
        <w:t xml:space="preserve"> extract</w:t>
      </w:r>
      <w:r>
        <w:rPr>
          <w:rFonts w:ascii="Cambria" w:hAnsi="Cambria"/>
        </w:rPr>
        <w:t xml:space="preserve"> time series features </w:t>
      </w:r>
      <w:r w:rsidR="009538BF">
        <w:rPr>
          <w:rFonts w:ascii="Cambria" w:hAnsi="Cambria"/>
        </w:rPr>
        <w:t>that</w:t>
      </w:r>
      <w:r>
        <w:rPr>
          <w:rFonts w:ascii="Cambria" w:hAnsi="Cambria"/>
        </w:rPr>
        <w:t xml:space="preserve"> </w:t>
      </w:r>
      <w:r w:rsidR="00AD7881">
        <w:rPr>
          <w:rFonts w:ascii="Cambria" w:hAnsi="Cambria"/>
        </w:rPr>
        <w:t>are helpful to</w:t>
      </w:r>
      <w:r>
        <w:rPr>
          <w:rFonts w:ascii="Cambria" w:hAnsi="Cambria"/>
        </w:rPr>
        <w:t xml:space="preserve"> forecast accuracy and </w:t>
      </w:r>
      <w:r w:rsidRPr="00753FD1">
        <w:rPr>
          <w:rFonts w:ascii="Cambria" w:hAnsi="Cambria"/>
        </w:rPr>
        <w:t xml:space="preserve">show </w:t>
      </w:r>
      <w:r>
        <w:rPr>
          <w:rFonts w:ascii="Cambria" w:hAnsi="Cambria"/>
        </w:rPr>
        <w:t>how these features</w:t>
      </w:r>
      <w:r w:rsidRPr="00753FD1">
        <w:rPr>
          <w:rFonts w:ascii="Cambria" w:hAnsi="Cambria"/>
        </w:rPr>
        <w:t xml:space="preserve"> change</w:t>
      </w:r>
      <w:r>
        <w:rPr>
          <w:rFonts w:ascii="Cambria" w:hAnsi="Cambria"/>
        </w:rPr>
        <w:t xml:space="preserve"> </w:t>
      </w:r>
      <w:r w:rsidR="00AD7881">
        <w:rPr>
          <w:rFonts w:ascii="Cambria" w:hAnsi="Cambria"/>
        </w:rPr>
        <w:t>after</w:t>
      </w:r>
      <w:r w:rsidRPr="00753FD1">
        <w:rPr>
          <w:rFonts w:ascii="Cambria" w:hAnsi="Cambria"/>
        </w:rPr>
        <w:t xml:space="preserve"> data protection</w:t>
      </w:r>
      <w:r>
        <w:rPr>
          <w:rFonts w:ascii="Cambria" w:hAnsi="Cambria"/>
        </w:rPr>
        <w:t>. We use these changes to explain the performance of various forecasting models in our empirical application.</w:t>
      </w:r>
      <w:r w:rsidRPr="001726A5">
        <w:rPr>
          <w:rFonts w:ascii="Cambria" w:hAnsi="Cambria"/>
        </w:rPr>
        <w:t xml:space="preserve"> In such a situation, our work answer</w:t>
      </w:r>
      <w:r w:rsidR="00AD7881">
        <w:rPr>
          <w:rFonts w:ascii="Cambria" w:hAnsi="Cambria"/>
        </w:rPr>
        <w:t>s</w:t>
      </w:r>
      <w:r w:rsidRPr="001726A5">
        <w:rPr>
          <w:rFonts w:ascii="Cambria" w:hAnsi="Cambria"/>
        </w:rPr>
        <w:t xml:space="preserve"> how </w:t>
      </w:r>
      <w:r w:rsidR="00AD7881">
        <w:rPr>
          <w:rFonts w:ascii="Cambria" w:hAnsi="Cambria"/>
        </w:rPr>
        <w:t xml:space="preserve">time series features and </w:t>
      </w:r>
      <w:r w:rsidRPr="001726A5">
        <w:rPr>
          <w:rFonts w:ascii="Cambria" w:hAnsi="Cambria"/>
        </w:rPr>
        <w:t xml:space="preserve">forecast accuracy </w:t>
      </w:r>
      <w:r w:rsidR="00AD7881">
        <w:rPr>
          <w:rFonts w:ascii="Cambria" w:hAnsi="Cambria"/>
        </w:rPr>
        <w:t>change when</w:t>
      </w:r>
      <w:r w:rsidRPr="001726A5">
        <w:rPr>
          <w:rFonts w:ascii="Cambria" w:hAnsi="Cambria"/>
        </w:rPr>
        <w:t xml:space="preserve"> data owners appl</w:t>
      </w:r>
      <w:r w:rsidR="00AD7881">
        <w:rPr>
          <w:rFonts w:ascii="Cambria" w:hAnsi="Cambria"/>
        </w:rPr>
        <w:t>y</w:t>
      </w:r>
      <w:r w:rsidRPr="001726A5">
        <w:rPr>
          <w:rFonts w:ascii="Cambria" w:hAnsi="Cambria"/>
        </w:rPr>
        <w:t xml:space="preserve"> data protection methods </w:t>
      </w:r>
      <w:r w:rsidR="00AD7881">
        <w:rPr>
          <w:rFonts w:ascii="Cambria" w:hAnsi="Cambria"/>
        </w:rPr>
        <w:t>in a centralized scenario</w:t>
      </w:r>
      <w:r w:rsidRPr="001726A5">
        <w:rPr>
          <w:rFonts w:ascii="Cambria" w:hAnsi="Cambria"/>
        </w:rPr>
        <w:t>.</w:t>
      </w:r>
    </w:p>
    <w:p w14:paraId="1BDD7611" w14:textId="77777777" w:rsidR="00C75290" w:rsidRDefault="00C75290" w:rsidP="00C75290">
      <w:pPr>
        <w:rPr>
          <w:rFonts w:ascii="Cambria" w:hAnsi="Cambria"/>
        </w:rPr>
      </w:pPr>
    </w:p>
    <w:p w14:paraId="060B0E7E" w14:textId="34F413FC" w:rsidR="00C75290" w:rsidRDefault="00C75290" w:rsidP="00C75290">
      <w:pPr>
        <w:rPr>
          <w:rFonts w:ascii="Cambria" w:hAnsi="Cambria"/>
        </w:rPr>
      </w:pPr>
      <w:r>
        <w:rPr>
          <w:rFonts w:ascii="Cambria" w:hAnsi="Cambria"/>
        </w:rPr>
        <w:t xml:space="preserve">Second, we propose a </w:t>
      </w:r>
      <w:r w:rsidRPr="00753FD1">
        <w:rPr>
          <w:rFonts w:ascii="Cambria" w:hAnsi="Cambria"/>
        </w:rPr>
        <w:t xml:space="preserve">novel privacy method </w:t>
      </w:r>
      <w:r>
        <w:rPr>
          <w:rFonts w:ascii="Cambria" w:hAnsi="Cambria"/>
        </w:rPr>
        <w:t>that preserves</w:t>
      </w:r>
      <w:r w:rsidR="009538BF">
        <w:rPr>
          <w:rFonts w:ascii="Cambria" w:hAnsi="Cambria"/>
        </w:rPr>
        <w:t xml:space="preserve"> the</w:t>
      </w:r>
      <w:r>
        <w:rPr>
          <w:rFonts w:ascii="Cambria" w:hAnsi="Cambria"/>
        </w:rPr>
        <w:t xml:space="preserve"> usefulness</w:t>
      </w:r>
      <w:r w:rsidR="009538BF">
        <w:rPr>
          <w:rFonts w:ascii="Cambria" w:hAnsi="Cambria"/>
        </w:rPr>
        <w:t xml:space="preserve"> of time series</w:t>
      </w:r>
      <w:r>
        <w:rPr>
          <w:rFonts w:ascii="Cambria" w:hAnsi="Cambria"/>
        </w:rPr>
        <w:t xml:space="preserve"> to forecasters</w:t>
      </w:r>
      <w:r w:rsidRPr="00753FD1">
        <w:rPr>
          <w:rFonts w:ascii="Cambria" w:hAnsi="Cambria"/>
        </w:rPr>
        <w:t>.</w:t>
      </w:r>
      <w:r>
        <w:rPr>
          <w:rFonts w:ascii="Cambria" w:hAnsi="Cambria"/>
        </w:rPr>
        <w:t xml:space="preserve"> </w:t>
      </w:r>
      <w:r w:rsidR="001D004D">
        <w:rPr>
          <w:rFonts w:ascii="Cambria" w:hAnsi="Cambria"/>
        </w:rPr>
        <w:t xml:space="preserve">In the privacy literature, the usefulness of protected data has been often overlooked (cite here XXX) and </w:t>
      </w:r>
      <w:r w:rsidR="00095AD8">
        <w:rPr>
          <w:rFonts w:ascii="Cambria" w:hAnsi="Cambria"/>
        </w:rPr>
        <w:t xml:space="preserve">new </w:t>
      </w:r>
      <w:r w:rsidR="001D004D">
        <w:rPr>
          <w:rFonts w:ascii="Cambria" w:hAnsi="Cambria"/>
        </w:rPr>
        <w:t>research (Schneider et. al., 2018, Li et. al. 2022</w:t>
      </w:r>
      <w:ins w:id="2" w:author="Bale,Cameron [2]" w:date="2023-01-30T14:55:00Z">
        <w:r w:rsidR="00935C93">
          <w:rPr>
            <w:rFonts w:ascii="Cambria" w:hAnsi="Cambria"/>
          </w:rPr>
          <w:t>b</w:t>
        </w:r>
      </w:ins>
      <w:r w:rsidR="001D004D">
        <w:rPr>
          <w:rFonts w:ascii="Cambria" w:hAnsi="Cambria"/>
        </w:rPr>
        <w:t>) demonstrate</w:t>
      </w:r>
      <w:r w:rsidR="00095AD8">
        <w:rPr>
          <w:rFonts w:ascii="Cambria" w:hAnsi="Cambria"/>
        </w:rPr>
        <w:t>s</w:t>
      </w:r>
      <w:r w:rsidR="001D004D">
        <w:rPr>
          <w:rFonts w:ascii="Cambria" w:hAnsi="Cambria"/>
        </w:rPr>
        <w:t xml:space="preserve"> that </w:t>
      </w:r>
      <w:r w:rsidR="00095AD8">
        <w:rPr>
          <w:rFonts w:ascii="Cambria" w:hAnsi="Cambria"/>
        </w:rPr>
        <w:t xml:space="preserve">producing useful protected data </w:t>
      </w:r>
      <w:r w:rsidR="001D004D">
        <w:rPr>
          <w:rFonts w:ascii="Cambria" w:hAnsi="Cambria"/>
        </w:rPr>
        <w:t>require</w:t>
      </w:r>
      <w:r w:rsidR="00095AD8">
        <w:rPr>
          <w:rFonts w:ascii="Cambria" w:hAnsi="Cambria"/>
        </w:rPr>
        <w:t>s</w:t>
      </w:r>
      <w:r w:rsidR="001D004D">
        <w:rPr>
          <w:rFonts w:ascii="Cambria" w:hAnsi="Cambria"/>
        </w:rPr>
        <w:t xml:space="preserve"> </w:t>
      </w:r>
      <w:commentRangeStart w:id="3"/>
      <w:r w:rsidR="001D004D">
        <w:rPr>
          <w:rFonts w:ascii="Cambria" w:hAnsi="Cambria"/>
        </w:rPr>
        <w:t>knowledge and craftmanship of how the data is used</w:t>
      </w:r>
      <w:commentRangeEnd w:id="3"/>
      <w:r w:rsidR="00945C90">
        <w:rPr>
          <w:rStyle w:val="CommentReference"/>
        </w:rPr>
        <w:commentReference w:id="3"/>
      </w:r>
      <w:r w:rsidR="001D004D">
        <w:rPr>
          <w:rFonts w:ascii="Cambria" w:hAnsi="Cambria"/>
        </w:rPr>
        <w:t>.  To the best of our knowledge, e</w:t>
      </w:r>
      <w:r>
        <w:rPr>
          <w:rFonts w:ascii="Cambria" w:hAnsi="Cambria"/>
        </w:rPr>
        <w:t xml:space="preserve">xtant privacy methods </w:t>
      </w:r>
      <w:r w:rsidR="009538BF">
        <w:rPr>
          <w:rFonts w:ascii="Cambria" w:hAnsi="Cambria"/>
        </w:rPr>
        <w:t xml:space="preserve">do not </w:t>
      </w:r>
      <w:r w:rsidR="001D004D">
        <w:rPr>
          <w:rFonts w:ascii="Cambria" w:hAnsi="Cambria"/>
        </w:rPr>
        <w:t xml:space="preserve">improve </w:t>
      </w:r>
      <w:r w:rsidR="00740025">
        <w:rPr>
          <w:rFonts w:ascii="Cambria" w:hAnsi="Cambria"/>
        </w:rPr>
        <w:t xml:space="preserve">protection specifically </w:t>
      </w:r>
      <w:r w:rsidR="001D004D">
        <w:rPr>
          <w:rFonts w:ascii="Cambria" w:hAnsi="Cambria"/>
        </w:rPr>
        <w:t>for forecasting.</w:t>
      </w:r>
      <w:r>
        <w:rPr>
          <w:rFonts w:ascii="Cambria" w:hAnsi="Cambria"/>
        </w:rPr>
        <w:t xml:space="preserve">  We </w:t>
      </w:r>
      <w:proofErr w:type="gramStart"/>
      <w:r>
        <w:rPr>
          <w:rFonts w:ascii="Cambria" w:hAnsi="Cambria"/>
        </w:rPr>
        <w:t>create</w:t>
      </w:r>
      <w:proofErr w:type="gramEnd"/>
      <w:r>
        <w:rPr>
          <w:rFonts w:ascii="Cambria" w:hAnsi="Cambria"/>
        </w:rPr>
        <w:t xml:space="preserve"> a matrix-based k-</w:t>
      </w:r>
      <w:proofErr w:type="spellStart"/>
      <w:r>
        <w:rPr>
          <w:rFonts w:ascii="Cambria" w:hAnsi="Cambria"/>
        </w:rPr>
        <w:t>nTS</w:t>
      </w:r>
      <w:proofErr w:type="spellEnd"/>
      <w:r>
        <w:rPr>
          <w:rFonts w:ascii="Cambria" w:hAnsi="Cambria"/>
        </w:rPr>
        <w:t>+ privacy method that uses a feedback loop based on the relationship between time series features and forecast accuracy. k-</w:t>
      </w:r>
      <w:proofErr w:type="spellStart"/>
      <w:r>
        <w:rPr>
          <w:rFonts w:ascii="Cambria" w:hAnsi="Cambria"/>
        </w:rPr>
        <w:t>nTS</w:t>
      </w:r>
      <w:proofErr w:type="spellEnd"/>
      <w:r>
        <w:rPr>
          <w:rFonts w:ascii="Cambria" w:hAnsi="Cambria"/>
        </w:rPr>
        <w:t>+</w:t>
      </w:r>
      <w:r w:rsidRPr="00753FD1">
        <w:rPr>
          <w:rFonts w:ascii="Cambria" w:hAnsi="Cambria"/>
        </w:rPr>
        <w:t xml:space="preserve"> swaps </w:t>
      </w:r>
      <w:r w:rsidR="002B3ACA">
        <w:rPr>
          <w:rFonts w:ascii="Cambria" w:hAnsi="Cambria"/>
        </w:rPr>
        <w:t>time series valu</w:t>
      </w:r>
      <w:r w:rsidRPr="00753FD1">
        <w:rPr>
          <w:rFonts w:ascii="Cambria" w:hAnsi="Cambria"/>
        </w:rPr>
        <w:t xml:space="preserve">es with </w:t>
      </w:r>
      <w:r>
        <w:rPr>
          <w:rFonts w:ascii="Cambria" w:hAnsi="Cambria"/>
        </w:rPr>
        <w:t xml:space="preserve">each other when they have </w:t>
      </w:r>
      <w:r w:rsidRPr="00753FD1">
        <w:rPr>
          <w:rFonts w:ascii="Cambria" w:hAnsi="Cambria"/>
        </w:rPr>
        <w:t xml:space="preserve">similar </w:t>
      </w:r>
      <w:r>
        <w:rPr>
          <w:rFonts w:ascii="Cambria" w:hAnsi="Cambria"/>
        </w:rPr>
        <w:t>features</w:t>
      </w:r>
      <w:r w:rsidRPr="00753FD1">
        <w:rPr>
          <w:rFonts w:ascii="Cambria" w:hAnsi="Cambria"/>
        </w:rPr>
        <w:t xml:space="preserve"> </w:t>
      </w:r>
      <w:r>
        <w:rPr>
          <w:rFonts w:ascii="Cambria" w:hAnsi="Cambria"/>
        </w:rPr>
        <w:t>predictive of</w:t>
      </w:r>
      <w:r w:rsidRPr="00753FD1">
        <w:rPr>
          <w:rFonts w:ascii="Cambria" w:hAnsi="Cambria"/>
        </w:rPr>
        <w:t xml:space="preserve"> </w:t>
      </w:r>
      <w:r w:rsidR="00740025">
        <w:rPr>
          <w:rFonts w:ascii="Cambria" w:hAnsi="Cambria"/>
        </w:rPr>
        <w:t>better</w:t>
      </w:r>
      <w:r w:rsidRPr="00753FD1">
        <w:rPr>
          <w:rFonts w:ascii="Cambria" w:hAnsi="Cambria"/>
        </w:rPr>
        <w:t xml:space="preserve"> forecast accurac</w:t>
      </w:r>
      <w:r>
        <w:rPr>
          <w:rFonts w:ascii="Cambria" w:hAnsi="Cambria"/>
        </w:rPr>
        <w:t>y</w:t>
      </w:r>
      <w:r w:rsidRPr="00753FD1">
        <w:rPr>
          <w:rFonts w:ascii="Cambria" w:hAnsi="Cambria"/>
        </w:rPr>
        <w:t xml:space="preserve">. </w:t>
      </w:r>
      <w:r w:rsidRPr="00753FD1">
        <w:rPr>
          <w:rFonts w:ascii="Cambria" w:hAnsi="Cambria"/>
        </w:rPr>
        <w:lastRenderedPageBreak/>
        <w:t>Results show that our method</w:t>
      </w:r>
      <w:r>
        <w:rPr>
          <w:rFonts w:ascii="Cambria" w:hAnsi="Cambria"/>
        </w:rPr>
        <w:t xml:space="preserve"> provides significantly better accuracy at similar levels of privacy</w:t>
      </w:r>
      <w:r w:rsidR="00740025">
        <w:rPr>
          <w:rFonts w:ascii="Cambria" w:hAnsi="Cambria"/>
        </w:rPr>
        <w:t xml:space="preserve"> (identification disclosure risk)</w:t>
      </w:r>
      <w:r>
        <w:rPr>
          <w:rFonts w:ascii="Cambria" w:hAnsi="Cambria"/>
        </w:rPr>
        <w:t xml:space="preserve"> </w:t>
      </w:r>
      <w:r w:rsidR="002B3ACA">
        <w:rPr>
          <w:rFonts w:ascii="Cambria" w:hAnsi="Cambria"/>
        </w:rPr>
        <w:t>than</w:t>
      </w:r>
      <w:r>
        <w:rPr>
          <w:rFonts w:ascii="Cambria" w:hAnsi="Cambria"/>
        </w:rPr>
        <w:t xml:space="preserve"> competitor privacy methods. Further</w:t>
      </w:r>
      <w:r w:rsidR="00740025">
        <w:rPr>
          <w:rFonts w:ascii="Cambria" w:hAnsi="Cambria"/>
        </w:rPr>
        <w:t>more</w:t>
      </w:r>
      <w:r>
        <w:rPr>
          <w:rFonts w:ascii="Cambria" w:hAnsi="Cambria"/>
        </w:rPr>
        <w:t xml:space="preserve">, using the </w:t>
      </w:r>
      <w:r>
        <w:rPr>
          <w:rFonts w:ascii="Cambria" w:hAnsi="Cambria"/>
          <w:i/>
          <w:iCs/>
        </w:rPr>
        <w:t>performance gap</w:t>
      </w:r>
      <w:r>
        <w:rPr>
          <w:rFonts w:ascii="Cambria" w:hAnsi="Cambria"/>
        </w:rPr>
        <w:t xml:space="preserve"> from the </w:t>
      </w:r>
      <w:commentRangeStart w:id="4"/>
      <w:commentRangeStart w:id="5"/>
      <w:r>
        <w:rPr>
          <w:rFonts w:ascii="Cambria" w:hAnsi="Cambria"/>
        </w:rPr>
        <w:t>REP</w:t>
      </w:r>
      <w:commentRangeEnd w:id="4"/>
      <w:r w:rsidR="004B72F2">
        <w:rPr>
          <w:rStyle w:val="CommentReference"/>
        </w:rPr>
        <w:commentReference w:id="4"/>
      </w:r>
      <w:commentRangeEnd w:id="5"/>
      <w:r w:rsidR="00945C90">
        <w:rPr>
          <w:rStyle w:val="CommentReference"/>
        </w:rPr>
        <w:commentReference w:id="5"/>
      </w:r>
      <w:r>
        <w:rPr>
          <w:rFonts w:ascii="Cambria" w:hAnsi="Cambria"/>
        </w:rPr>
        <w:t xml:space="preserve"> metric (Petropoulos &amp; </w:t>
      </w:r>
      <w:proofErr w:type="spellStart"/>
      <w:r>
        <w:rPr>
          <w:rFonts w:ascii="Cambria" w:hAnsi="Cambria"/>
        </w:rPr>
        <w:t>Siemsen</w:t>
      </w:r>
      <w:proofErr w:type="spellEnd"/>
      <w:r>
        <w:rPr>
          <w:rFonts w:ascii="Cambria" w:hAnsi="Cambria"/>
        </w:rPr>
        <w:t xml:space="preserve">, 2022), we show that </w:t>
      </w:r>
      <w:r w:rsidR="004B72F2">
        <w:rPr>
          <w:rFonts w:ascii="Cambria" w:hAnsi="Cambria"/>
        </w:rPr>
        <w:t>k-</w:t>
      </w:r>
      <w:proofErr w:type="spellStart"/>
      <w:r w:rsidR="004B72F2">
        <w:rPr>
          <w:rFonts w:ascii="Cambria" w:hAnsi="Cambria"/>
        </w:rPr>
        <w:t>nTS</w:t>
      </w:r>
      <w:proofErr w:type="spellEnd"/>
      <w:r w:rsidR="004B72F2">
        <w:rPr>
          <w:rFonts w:ascii="Cambria" w:hAnsi="Cambria"/>
        </w:rPr>
        <w:t>+</w:t>
      </w:r>
      <w:r>
        <w:rPr>
          <w:rFonts w:ascii="Cambria" w:hAnsi="Cambria"/>
        </w:rPr>
        <w:t xml:space="preserve"> protected time series produced are more representative of the original series compared to the other methods, leading to improved trust in data sharing. </w:t>
      </w:r>
    </w:p>
    <w:p w14:paraId="6E67B96C" w14:textId="162A8F77" w:rsidR="00DD3993" w:rsidRDefault="00DD3993" w:rsidP="00C37A47">
      <w:pPr>
        <w:rPr>
          <w:rFonts w:ascii="Cambria" w:hAnsi="Cambria"/>
        </w:rPr>
      </w:pPr>
    </w:p>
    <w:p w14:paraId="5D54E01A" w14:textId="465A54B3" w:rsidR="00C37A47" w:rsidRDefault="00EA3077" w:rsidP="00C37A47">
      <w:pPr>
        <w:rPr>
          <w:rFonts w:ascii="Cambria" w:hAnsi="Cambria"/>
        </w:rPr>
      </w:pPr>
      <w:r>
        <w:rPr>
          <w:rFonts w:ascii="Cambria" w:hAnsi="Cambria"/>
        </w:rPr>
        <w:t xml:space="preserve">In Section 2, we review the relevant literature. Section 3 describes the swapping mechanism of </w:t>
      </w:r>
      <w:r w:rsidR="00E83035">
        <w:rPr>
          <w:rFonts w:ascii="Cambria" w:hAnsi="Cambria"/>
        </w:rPr>
        <w:t>the baseline</w:t>
      </w:r>
      <w:r>
        <w:rPr>
          <w:rFonts w:ascii="Cambria" w:hAnsi="Cambria"/>
        </w:rPr>
        <w:t xml:space="preserve"> </w:t>
      </w:r>
      <w:r>
        <w:rPr>
          <w:rFonts w:ascii="Cambria" w:hAnsi="Cambria"/>
          <w:i/>
          <w:iCs/>
        </w:rPr>
        <w:t>k</w:t>
      </w:r>
      <w:r>
        <w:rPr>
          <w:rFonts w:ascii="Cambria" w:hAnsi="Cambria"/>
        </w:rPr>
        <w:t>-</w:t>
      </w:r>
      <w:proofErr w:type="spellStart"/>
      <w:r>
        <w:rPr>
          <w:rFonts w:ascii="Cambria" w:hAnsi="Cambria"/>
        </w:rPr>
        <w:t>nTS</w:t>
      </w:r>
      <w:proofErr w:type="spellEnd"/>
      <w:r>
        <w:rPr>
          <w:rFonts w:ascii="Cambria" w:hAnsi="Cambria"/>
        </w:rPr>
        <w:t xml:space="preserve"> method, and Section 4 </w:t>
      </w:r>
      <w:r w:rsidR="0064458E">
        <w:rPr>
          <w:rFonts w:ascii="Cambria" w:hAnsi="Cambria"/>
        </w:rPr>
        <w:t>defines</w:t>
      </w:r>
      <w:r w:rsidR="00F80C8F">
        <w:rPr>
          <w:rFonts w:ascii="Cambria" w:hAnsi="Cambria"/>
        </w:rPr>
        <w:t xml:space="preserve"> the</w:t>
      </w:r>
      <w:r>
        <w:rPr>
          <w:rFonts w:ascii="Cambria" w:hAnsi="Cambria"/>
        </w:rPr>
        <w:t xml:space="preserve"> time series features used for swapping in </w:t>
      </w:r>
      <w:r w:rsidR="00C75290">
        <w:rPr>
          <w:rFonts w:ascii="Cambria" w:hAnsi="Cambria"/>
        </w:rPr>
        <w:t>k-</w:t>
      </w:r>
      <w:proofErr w:type="spellStart"/>
      <w:r w:rsidR="00C75290">
        <w:rPr>
          <w:rFonts w:ascii="Cambria" w:hAnsi="Cambria"/>
        </w:rPr>
        <w:t>nTS</w:t>
      </w:r>
      <w:proofErr w:type="spellEnd"/>
      <w:r>
        <w:rPr>
          <w:rFonts w:ascii="Cambria" w:hAnsi="Cambria"/>
        </w:rPr>
        <w:t xml:space="preserve">. </w:t>
      </w:r>
      <w:r w:rsidR="002B3ACA">
        <w:rPr>
          <w:rFonts w:ascii="Cambria" w:hAnsi="Cambria"/>
        </w:rPr>
        <w:t xml:space="preserve">Section 5 </w:t>
      </w:r>
      <w:r w:rsidR="001354D3">
        <w:rPr>
          <w:rFonts w:ascii="Cambria" w:hAnsi="Cambria"/>
        </w:rPr>
        <w:t>details</w:t>
      </w:r>
      <w:r w:rsidR="00F80C8F">
        <w:rPr>
          <w:rFonts w:ascii="Cambria" w:hAnsi="Cambria"/>
        </w:rPr>
        <w:t xml:space="preserve"> the framework for the </w:t>
      </w:r>
      <w:r>
        <w:rPr>
          <w:rFonts w:ascii="Cambria" w:hAnsi="Cambria"/>
          <w:i/>
          <w:iCs/>
        </w:rPr>
        <w:t>k</w:t>
      </w:r>
      <w:r>
        <w:rPr>
          <w:rFonts w:ascii="Cambria" w:hAnsi="Cambria"/>
        </w:rPr>
        <w:t>-</w:t>
      </w:r>
      <w:proofErr w:type="spellStart"/>
      <w:r>
        <w:rPr>
          <w:rFonts w:ascii="Cambria" w:hAnsi="Cambria"/>
        </w:rPr>
        <w:t>nTS</w:t>
      </w:r>
      <w:proofErr w:type="spellEnd"/>
      <w:r>
        <w:rPr>
          <w:rFonts w:ascii="Cambria" w:hAnsi="Cambria"/>
        </w:rPr>
        <w:t>+ method</w:t>
      </w:r>
      <w:r w:rsidR="001354D3">
        <w:rPr>
          <w:rFonts w:ascii="Cambria" w:hAnsi="Cambria"/>
        </w:rPr>
        <w:t xml:space="preserve"> from Figure 2</w:t>
      </w:r>
      <w:r w:rsidR="002B3ACA">
        <w:rPr>
          <w:rFonts w:ascii="Cambria" w:hAnsi="Cambria"/>
        </w:rPr>
        <w:t>,</w:t>
      </w:r>
      <w:r w:rsidR="00F80C8F">
        <w:rPr>
          <w:rFonts w:ascii="Cambria" w:hAnsi="Cambria"/>
        </w:rPr>
        <w:t xml:space="preserve"> and </w:t>
      </w:r>
      <w:r>
        <w:rPr>
          <w:rFonts w:ascii="Cambria" w:hAnsi="Cambria"/>
        </w:rPr>
        <w:t xml:space="preserve">Section 6 </w:t>
      </w:r>
      <w:r w:rsidR="00F80C8F">
        <w:rPr>
          <w:rFonts w:ascii="Cambria" w:hAnsi="Cambria"/>
        </w:rPr>
        <w:t>presents the results</w:t>
      </w:r>
      <w:r w:rsidR="00FE179D">
        <w:rPr>
          <w:rFonts w:ascii="Cambria" w:hAnsi="Cambria"/>
        </w:rPr>
        <w:t>.</w:t>
      </w:r>
      <w:r w:rsidR="00F80C8F">
        <w:rPr>
          <w:rFonts w:ascii="Cambria" w:hAnsi="Cambria"/>
        </w:rPr>
        <w:t xml:space="preserve"> </w:t>
      </w:r>
      <w:r>
        <w:rPr>
          <w:rFonts w:ascii="Cambria" w:hAnsi="Cambria"/>
        </w:rPr>
        <w:t xml:space="preserve">We discuss our </w:t>
      </w:r>
      <w:r w:rsidR="00235B23">
        <w:rPr>
          <w:rFonts w:ascii="Cambria" w:hAnsi="Cambria"/>
        </w:rPr>
        <w:t>conclusions</w:t>
      </w:r>
      <w:r>
        <w:rPr>
          <w:rFonts w:ascii="Cambria" w:hAnsi="Cambria"/>
        </w:rPr>
        <w:t xml:space="preserve"> in Sec</w:t>
      </w:r>
      <w:r w:rsidR="00235B23">
        <w:rPr>
          <w:rFonts w:ascii="Cambria" w:hAnsi="Cambria"/>
        </w:rPr>
        <w:t>tion 7, including recommendations for future research.</w:t>
      </w:r>
    </w:p>
    <w:p w14:paraId="34E671F3" w14:textId="77777777" w:rsidR="00A5796E" w:rsidRDefault="00A5796E" w:rsidP="00C37A47">
      <w:pPr>
        <w:rPr>
          <w:rFonts w:ascii="Cambria" w:hAnsi="Cambria"/>
        </w:rPr>
      </w:pPr>
    </w:p>
    <w:p w14:paraId="72D82EDA" w14:textId="014C0E93" w:rsidR="001726A5" w:rsidRDefault="001726A5" w:rsidP="001726A5">
      <w:pPr>
        <w:pStyle w:val="ListParagraph"/>
        <w:numPr>
          <w:ilvl w:val="0"/>
          <w:numId w:val="1"/>
        </w:numPr>
        <w:rPr>
          <w:rFonts w:ascii="Cambria" w:hAnsi="Cambria"/>
          <w:b/>
          <w:bCs/>
        </w:rPr>
      </w:pPr>
      <w:r>
        <w:rPr>
          <w:rFonts w:ascii="Cambria" w:hAnsi="Cambria"/>
          <w:b/>
          <w:bCs/>
        </w:rPr>
        <w:t>Lit</w:t>
      </w:r>
      <w:r w:rsidR="004805C9">
        <w:rPr>
          <w:rFonts w:ascii="Cambria" w:hAnsi="Cambria"/>
          <w:b/>
          <w:bCs/>
        </w:rPr>
        <w:t>erature</w:t>
      </w:r>
      <w:r>
        <w:rPr>
          <w:rFonts w:ascii="Cambria" w:hAnsi="Cambria"/>
          <w:b/>
          <w:bCs/>
        </w:rPr>
        <w:t xml:space="preserve"> Review</w:t>
      </w:r>
    </w:p>
    <w:p w14:paraId="557BE0FA" w14:textId="77777777" w:rsidR="00672859" w:rsidRDefault="00672859" w:rsidP="001726A5">
      <w:pPr>
        <w:rPr>
          <w:rFonts w:ascii="Cambria" w:hAnsi="Cambria"/>
          <w:b/>
          <w:bCs/>
        </w:rPr>
      </w:pPr>
    </w:p>
    <w:p w14:paraId="6EB86975" w14:textId="4F9B9A7D" w:rsidR="009855E4" w:rsidRDefault="009855E4" w:rsidP="009855E4">
      <w:pPr>
        <w:pStyle w:val="ListParagraph"/>
        <w:numPr>
          <w:ilvl w:val="1"/>
          <w:numId w:val="1"/>
        </w:numPr>
        <w:rPr>
          <w:rFonts w:ascii="Cambria" w:hAnsi="Cambria"/>
          <w:i/>
          <w:iCs/>
        </w:rPr>
      </w:pPr>
      <w:r>
        <w:rPr>
          <w:rFonts w:ascii="Cambria" w:hAnsi="Cambria"/>
          <w:i/>
          <w:iCs/>
        </w:rPr>
        <w:t>Privacy Methods</w:t>
      </w:r>
    </w:p>
    <w:p w14:paraId="0B34F17A" w14:textId="77777777" w:rsidR="009855E4" w:rsidRDefault="009855E4" w:rsidP="009F04A8">
      <w:pPr>
        <w:rPr>
          <w:rFonts w:ascii="Cambria" w:hAnsi="Cambria"/>
        </w:rPr>
      </w:pPr>
    </w:p>
    <w:commentRangeStart w:id="6"/>
    <w:commentRangeStart w:id="7"/>
    <w:p w14:paraId="3C7CA8D2" w14:textId="702BF1A3" w:rsidR="009F04A8" w:rsidRDefault="001130FC" w:rsidP="009F04A8">
      <w:pPr>
        <w:rPr>
          <w:rFonts w:ascii="Cambria" w:hAnsi="Cambria"/>
        </w:rPr>
      </w:pPr>
      <w:r>
        <w:rPr>
          <w:rFonts w:ascii="Cambria" w:hAnsi="Cambria"/>
        </w:rPr>
        <w:fldChar w:fldCharType="begin"/>
      </w:r>
      <w:r>
        <w:rPr>
          <w:rFonts w:ascii="Cambria" w:hAnsi="Cambria"/>
        </w:rPr>
        <w:instrText xml:space="preserve"> ADDIN ZOTERO_ITEM CSL_CITATION {"citationID":"s8UoHdP4","properties":{"formattedCitation":"(Goncalves, Pinson, et al., 2021)","plainCitation":"(Goncalves, Pinson,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Pr>
          <w:rFonts w:ascii="Cambria" w:hAnsi="Cambria"/>
        </w:rPr>
        <w:fldChar w:fldCharType="separate"/>
      </w:r>
      <w:r w:rsidRPr="001130FC">
        <w:rPr>
          <w:rFonts w:ascii="Cambria" w:hAnsi="Cambria"/>
        </w:rPr>
        <w:t xml:space="preserve">Goncalves, Pinson, et al. </w:t>
      </w:r>
      <w:r w:rsidR="000D4F2E">
        <w:rPr>
          <w:rFonts w:ascii="Cambria" w:hAnsi="Cambria"/>
        </w:rPr>
        <w:t>(</w:t>
      </w:r>
      <w:r w:rsidRPr="001130FC">
        <w:rPr>
          <w:rFonts w:ascii="Cambria" w:hAnsi="Cambria"/>
        </w:rPr>
        <w:t>2021</w:t>
      </w:r>
      <w:r w:rsidR="00E67037">
        <w:rPr>
          <w:rFonts w:ascii="Cambria" w:hAnsi="Cambria"/>
        </w:rPr>
        <w:t>c</w:t>
      </w:r>
      <w:r w:rsidRPr="001130FC">
        <w:rPr>
          <w:rFonts w:ascii="Cambria" w:hAnsi="Cambria"/>
        </w:rPr>
        <w:t>)</w:t>
      </w:r>
      <w:r>
        <w:rPr>
          <w:rFonts w:ascii="Cambria" w:hAnsi="Cambria"/>
        </w:rPr>
        <w:fldChar w:fldCharType="end"/>
      </w:r>
      <w:r>
        <w:rPr>
          <w:rFonts w:ascii="Cambria" w:hAnsi="Cambria"/>
        </w:rPr>
        <w:t xml:space="preserve"> </w:t>
      </w:r>
      <w:commentRangeEnd w:id="6"/>
      <w:r w:rsidR="009F04A8">
        <w:rPr>
          <w:rStyle w:val="CommentReference"/>
        </w:rPr>
        <w:commentReference w:id="6"/>
      </w:r>
      <w:commentRangeEnd w:id="7"/>
      <w:r w:rsidR="009E327E">
        <w:rPr>
          <w:rStyle w:val="CommentReference"/>
        </w:rPr>
        <w:commentReference w:id="7"/>
      </w:r>
      <w:r w:rsidR="009F04A8">
        <w:rPr>
          <w:rFonts w:ascii="Cambria" w:hAnsi="Cambria"/>
        </w:rPr>
        <w:t>modeled</w:t>
      </w:r>
      <w:r w:rsidR="001726A5" w:rsidRPr="001726A5">
        <w:rPr>
          <w:rFonts w:ascii="Cambria" w:hAnsi="Cambria"/>
        </w:rPr>
        <w:t xml:space="preserve"> a data market where data owners are compensated for sharing their </w:t>
      </w:r>
      <w:ins w:id="8" w:author="Bale,Cameron" w:date="2023-01-30T13:34:00Z">
        <w:r w:rsidR="009B6F23">
          <w:rPr>
            <w:rFonts w:ascii="Cambria" w:hAnsi="Cambria"/>
          </w:rPr>
          <w:t xml:space="preserve">time series </w:t>
        </w:r>
      </w:ins>
      <w:r w:rsidR="001726A5" w:rsidRPr="001726A5">
        <w:rPr>
          <w:rFonts w:ascii="Cambria" w:hAnsi="Cambria"/>
        </w:rPr>
        <w:t xml:space="preserve">data and purchase forecasts based on the data from other parties. </w:t>
      </w:r>
      <w:r w:rsidR="007761A3">
        <w:rPr>
          <w:rFonts w:ascii="Cambria" w:hAnsi="Cambria"/>
        </w:rPr>
        <w:t>Th</w:t>
      </w:r>
      <w:r w:rsidR="005A3E07">
        <w:rPr>
          <w:rFonts w:ascii="Cambria" w:hAnsi="Cambria"/>
        </w:rPr>
        <w:t xml:space="preserve">is market </w:t>
      </w:r>
      <w:r w:rsidR="00CF5DFB">
        <w:rPr>
          <w:rFonts w:ascii="Cambria" w:hAnsi="Cambria"/>
        </w:rPr>
        <w:t>gives d</w:t>
      </w:r>
      <w:r w:rsidR="001726A5" w:rsidRPr="001726A5">
        <w:rPr>
          <w:rFonts w:ascii="Cambria" w:hAnsi="Cambria"/>
        </w:rPr>
        <w:t>ata owners a monetary incentive to share their data</w:t>
      </w:r>
      <w:r w:rsidR="00CF5DFB">
        <w:rPr>
          <w:rFonts w:ascii="Cambria" w:hAnsi="Cambria"/>
        </w:rPr>
        <w:t xml:space="preserve">. However, </w:t>
      </w:r>
      <w:r w:rsidR="00604DB9">
        <w:rPr>
          <w:rFonts w:ascii="Cambria" w:hAnsi="Cambria"/>
        </w:rPr>
        <w:t>data owners</w:t>
      </w:r>
      <w:r w:rsidR="001726A5" w:rsidRPr="001726A5">
        <w:rPr>
          <w:rFonts w:ascii="Cambria" w:hAnsi="Cambria"/>
        </w:rPr>
        <w:t xml:space="preserve"> may </w:t>
      </w:r>
      <w:r w:rsidR="00CF5DFB">
        <w:rPr>
          <w:rFonts w:ascii="Cambria" w:hAnsi="Cambria"/>
        </w:rPr>
        <w:t xml:space="preserve">still </w:t>
      </w:r>
      <w:r w:rsidR="001726A5" w:rsidRPr="001726A5">
        <w:rPr>
          <w:rFonts w:ascii="Cambria" w:hAnsi="Cambria"/>
        </w:rPr>
        <w:t xml:space="preserve">be discouraged from </w:t>
      </w:r>
      <w:commentRangeStart w:id="9"/>
      <w:commentRangeStart w:id="10"/>
      <w:r w:rsidR="007761A3">
        <w:rPr>
          <w:rFonts w:ascii="Cambria" w:hAnsi="Cambria"/>
        </w:rPr>
        <w:t>sharing</w:t>
      </w:r>
      <w:commentRangeEnd w:id="9"/>
      <w:r w:rsidR="00604DB9">
        <w:rPr>
          <w:rStyle w:val="CommentReference"/>
        </w:rPr>
        <w:commentReference w:id="9"/>
      </w:r>
      <w:commentRangeEnd w:id="10"/>
      <w:r w:rsidR="00A953E2">
        <w:rPr>
          <w:rStyle w:val="CommentReference"/>
        </w:rPr>
        <w:commentReference w:id="10"/>
      </w:r>
      <w:ins w:id="11" w:author="Bale,Cameron" w:date="2023-01-30T13:34:00Z">
        <w:r w:rsidR="009B6F23">
          <w:rPr>
            <w:rFonts w:ascii="Cambria" w:hAnsi="Cambria"/>
          </w:rPr>
          <w:t xml:space="preserve"> time series</w:t>
        </w:r>
      </w:ins>
      <w:r w:rsidR="001726A5" w:rsidRPr="001726A5">
        <w:rPr>
          <w:rFonts w:ascii="Cambria" w:hAnsi="Cambria"/>
        </w:rPr>
        <w:t xml:space="preserve"> due to privacy concerns with a central party</w:t>
      </w:r>
      <w:r w:rsidR="00AA73E6">
        <w:rPr>
          <w:rFonts w:ascii="Cambria" w:hAnsi="Cambria"/>
        </w:rPr>
        <w:t>.</w:t>
      </w:r>
      <w:r w:rsidR="001726A5" w:rsidRPr="001726A5">
        <w:rPr>
          <w:rFonts w:ascii="Cambria" w:hAnsi="Cambria"/>
        </w:rPr>
        <w:t xml:space="preserve"> </w:t>
      </w:r>
      <w:r w:rsidR="00AA73E6">
        <w:rPr>
          <w:rFonts w:ascii="Cambria" w:hAnsi="Cambria"/>
        </w:rPr>
        <w:t xml:space="preserve">Other </w:t>
      </w:r>
      <w:r w:rsidR="001726A5" w:rsidRPr="001726A5">
        <w:rPr>
          <w:rFonts w:ascii="Cambria" w:hAnsi="Cambria"/>
        </w:rPr>
        <w:t xml:space="preserve">privacy-preserving solutions for collaborative forecasting include secure multi-party computation, decomposition-based methods, and data transformation techniques </w:t>
      </w:r>
      <w:r w:rsidR="00604DB9">
        <w:rPr>
          <w:rFonts w:ascii="Cambria" w:hAnsi="Cambria"/>
        </w:rPr>
        <w:t xml:space="preserve">(see </w:t>
      </w:r>
      <w:commentRangeStart w:id="12"/>
      <w:commentRangeStart w:id="13"/>
      <w:r>
        <w:rPr>
          <w:rFonts w:ascii="Cambria" w:hAnsi="Cambria"/>
        </w:rPr>
        <w:fldChar w:fldCharType="begin"/>
      </w:r>
      <w:r>
        <w:rPr>
          <w:rFonts w:ascii="Cambria" w:hAnsi="Cambria"/>
        </w:rPr>
        <w:instrText xml:space="preserve"> ADDIN ZOTERO_ITEM CSL_CITATION {"citationID":"ar7f4OWv","properties":{"formattedCitation":"(Gon\\uc0\\u231{}alves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Pr>
          <w:rFonts w:ascii="Cambria" w:hAnsi="Cambria"/>
        </w:rPr>
        <w:fldChar w:fldCharType="separate"/>
      </w:r>
      <w:r w:rsidRPr="001130FC">
        <w:rPr>
          <w:rFonts w:ascii="Cambria" w:hAnsi="Cambria" w:cs="Times New Roman"/>
          <w:szCs w:val="24"/>
        </w:rPr>
        <w:t>Gonçalves et al.</w:t>
      </w:r>
      <w:r w:rsidR="00160BD8">
        <w:rPr>
          <w:rFonts w:ascii="Cambria" w:hAnsi="Cambria" w:cs="Times New Roman"/>
          <w:szCs w:val="24"/>
        </w:rPr>
        <w:t xml:space="preserve"> </w:t>
      </w:r>
      <w:r w:rsidRPr="001130FC">
        <w:rPr>
          <w:rFonts w:ascii="Cambria" w:hAnsi="Cambria" w:cs="Times New Roman"/>
          <w:szCs w:val="24"/>
        </w:rPr>
        <w:t>2021</w:t>
      </w:r>
      <w:r w:rsidR="00896CC8">
        <w:rPr>
          <w:rFonts w:ascii="Cambria" w:hAnsi="Cambria" w:cs="Times New Roman"/>
          <w:szCs w:val="24"/>
        </w:rPr>
        <w:t>a</w:t>
      </w:r>
      <w:r w:rsidRPr="001130FC">
        <w:rPr>
          <w:rFonts w:ascii="Cambria" w:hAnsi="Cambria" w:cs="Times New Roman"/>
          <w:szCs w:val="24"/>
        </w:rPr>
        <w:t>)</w:t>
      </w:r>
      <w:r>
        <w:rPr>
          <w:rFonts w:ascii="Cambria" w:hAnsi="Cambria"/>
        </w:rPr>
        <w:fldChar w:fldCharType="end"/>
      </w:r>
      <w:r>
        <w:rPr>
          <w:rFonts w:ascii="Cambria" w:hAnsi="Cambria"/>
        </w:rPr>
        <w:t>.</w:t>
      </w:r>
      <w:r w:rsidR="009F04A8">
        <w:rPr>
          <w:rFonts w:ascii="Cambria" w:hAnsi="Cambria"/>
        </w:rPr>
        <w:t xml:space="preserve"> </w:t>
      </w:r>
      <w:commentRangeEnd w:id="12"/>
      <w:r w:rsidR="007761A3">
        <w:rPr>
          <w:rStyle w:val="CommentReference"/>
        </w:rPr>
        <w:commentReference w:id="12"/>
      </w:r>
      <w:commentRangeEnd w:id="13"/>
      <w:r w:rsidR="00A65698">
        <w:rPr>
          <w:rStyle w:val="CommentReference"/>
        </w:rPr>
        <w:commentReference w:id="13"/>
      </w:r>
      <w:r w:rsidR="009F04A8" w:rsidRPr="00C37A47">
        <w:rPr>
          <w:rFonts w:ascii="Cambria" w:hAnsi="Cambria"/>
        </w:rPr>
        <w:t xml:space="preserve">While it has been demonstrated that differential privacy degrades forecast accuracy for VAR models and recurrent neural networks (RNNs) </w:t>
      </w:r>
      <w:r w:rsidR="009F04A8">
        <w:rPr>
          <w:rFonts w:ascii="Cambria" w:hAnsi="Cambria"/>
        </w:rPr>
        <w:fldChar w:fldCharType="begin"/>
      </w:r>
      <w:r w:rsidR="009F04A8">
        <w:rPr>
          <w:rFonts w:ascii="Cambria" w:hAnsi="Cambria"/>
        </w:rPr>
        <w:instrText xml:space="preserve"> ADDIN ZOTERO_ITEM CSL_CITATION {"citationID":"3uT4ylav","properties":{"formattedCitation":"(Gon\\uc0\\u231{}alves et al., 2021; Imtiaz et al., 2020)","plainCitation":"(Gonçalves et al., 2021; Imtiaz et al., 2020)","noteIndex":0},"citationItems":[{"id":45,"uris":["http://zotero.org/users/8556523/items/G2BN42G6"],"itemData":{"id":45,"type":"article-journal","abstract":"Cooperation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R="009F04A8">
        <w:rPr>
          <w:rFonts w:ascii="Cambria" w:hAnsi="Cambria"/>
        </w:rPr>
        <w:fldChar w:fldCharType="separate"/>
      </w:r>
      <w:r w:rsidR="009F04A8" w:rsidRPr="00776E27">
        <w:rPr>
          <w:rFonts w:ascii="Cambria" w:hAnsi="Cambria" w:cs="Times New Roman"/>
          <w:szCs w:val="24"/>
        </w:rPr>
        <w:t>(Gonçalves et al., 2021</w:t>
      </w:r>
      <w:r w:rsidR="00896CC8">
        <w:rPr>
          <w:rFonts w:ascii="Cambria" w:hAnsi="Cambria" w:cs="Times New Roman"/>
          <w:szCs w:val="24"/>
        </w:rPr>
        <w:t>a</w:t>
      </w:r>
      <w:r w:rsidR="009F04A8" w:rsidRPr="00776E27">
        <w:rPr>
          <w:rFonts w:ascii="Cambria" w:hAnsi="Cambria" w:cs="Times New Roman"/>
          <w:szCs w:val="24"/>
        </w:rPr>
        <w:t>; Imtiaz et al., 2020)</w:t>
      </w:r>
      <w:r w:rsidR="009F04A8">
        <w:rPr>
          <w:rFonts w:ascii="Cambria" w:hAnsi="Cambria"/>
        </w:rPr>
        <w:fldChar w:fldCharType="end"/>
      </w:r>
      <w:r w:rsidR="009F04A8">
        <w:rPr>
          <w:rFonts w:ascii="Cambria" w:hAnsi="Cambria"/>
        </w:rPr>
        <w:t xml:space="preserve">, </w:t>
      </w:r>
      <w:r w:rsidR="00B95AAE">
        <w:rPr>
          <w:rFonts w:ascii="Cambria" w:hAnsi="Cambria"/>
        </w:rPr>
        <w:t>little</w:t>
      </w:r>
      <w:r w:rsidR="005A3E07">
        <w:rPr>
          <w:rFonts w:ascii="Cambria" w:hAnsi="Cambria"/>
        </w:rPr>
        <w:t xml:space="preserve"> work</w:t>
      </w:r>
      <w:r w:rsidR="009F04A8" w:rsidRPr="00C37A47">
        <w:rPr>
          <w:rFonts w:ascii="Cambria" w:hAnsi="Cambria"/>
        </w:rPr>
        <w:t xml:space="preserve"> compares how </w:t>
      </w:r>
      <w:r w:rsidR="00B95AAE">
        <w:rPr>
          <w:rFonts w:ascii="Cambria" w:hAnsi="Cambria"/>
        </w:rPr>
        <w:t>different</w:t>
      </w:r>
      <w:r w:rsidR="009F04A8" w:rsidRPr="00C37A47">
        <w:rPr>
          <w:rFonts w:ascii="Cambria" w:hAnsi="Cambria"/>
        </w:rPr>
        <w:t xml:space="preserve"> forecasting models perform on protected data. </w:t>
      </w:r>
    </w:p>
    <w:p w14:paraId="7E6238C5" w14:textId="1928D681" w:rsidR="001726A5" w:rsidRDefault="001726A5" w:rsidP="001726A5">
      <w:pPr>
        <w:rPr>
          <w:rFonts w:ascii="Cambria" w:hAnsi="Cambria"/>
        </w:rPr>
      </w:pPr>
    </w:p>
    <w:p w14:paraId="6CF79541" w14:textId="109AE969" w:rsidR="001726A5" w:rsidRPr="00C1364C" w:rsidRDefault="004A612E" w:rsidP="008F1E7A">
      <w:pPr>
        <w:rPr>
          <w:rFonts w:ascii="Cambria" w:hAnsi="Cambria"/>
        </w:rPr>
      </w:pPr>
      <w:r>
        <w:rPr>
          <w:rFonts w:ascii="Cambria" w:hAnsi="Cambria"/>
        </w:rPr>
        <w:t xml:space="preserve">The centralized scenario </w:t>
      </w:r>
      <w:r w:rsidR="000D4F2E">
        <w:rPr>
          <w:rFonts w:ascii="Cambria" w:hAnsi="Cambria"/>
        </w:rPr>
        <w:t>uses</w:t>
      </w:r>
      <w:r>
        <w:rPr>
          <w:rFonts w:ascii="Cambria" w:hAnsi="Cambria"/>
        </w:rPr>
        <w:t xml:space="preserve"> </w:t>
      </w:r>
      <w:r w:rsidR="001726A5" w:rsidRPr="001726A5">
        <w:rPr>
          <w:rFonts w:ascii="Cambria" w:hAnsi="Cambria"/>
        </w:rPr>
        <w:t xml:space="preserve">privacy methods </w:t>
      </w:r>
      <w:r w:rsidR="005A3E07">
        <w:rPr>
          <w:rFonts w:ascii="Cambria" w:hAnsi="Cambria"/>
        </w:rPr>
        <w:t>that</w:t>
      </w:r>
      <w:r w:rsidR="005A3E07" w:rsidRPr="001726A5">
        <w:rPr>
          <w:rFonts w:ascii="Cambria" w:hAnsi="Cambria"/>
        </w:rPr>
        <w:t xml:space="preserve"> </w:t>
      </w:r>
      <w:r w:rsidR="001726A5" w:rsidRPr="001726A5">
        <w:rPr>
          <w:rFonts w:ascii="Cambria" w:hAnsi="Cambria"/>
        </w:rPr>
        <w:t>generate protected data sets</w:t>
      </w:r>
      <w:r>
        <w:rPr>
          <w:rFonts w:ascii="Cambria" w:hAnsi="Cambria"/>
        </w:rPr>
        <w:t xml:space="preserve"> </w:t>
      </w:r>
      <w:r w:rsidR="000D4F2E">
        <w:rPr>
          <w:rFonts w:ascii="Cambria" w:hAnsi="Cambria"/>
        </w:rPr>
        <w:t xml:space="preserve">for </w:t>
      </w:r>
      <w:r w:rsidR="004036F8">
        <w:rPr>
          <w:rFonts w:ascii="Cambria" w:hAnsi="Cambria"/>
        </w:rPr>
        <w:t>sharing</w:t>
      </w:r>
      <w:r w:rsidR="000D4F2E">
        <w:rPr>
          <w:rFonts w:ascii="Cambria" w:hAnsi="Cambria"/>
        </w:rPr>
        <w:t xml:space="preserve">. </w:t>
      </w:r>
      <w:r w:rsidR="008F1E7A">
        <w:rPr>
          <w:rFonts w:ascii="Cambria" w:hAnsi="Cambria"/>
        </w:rPr>
        <w:fldChar w:fldCharType="begin"/>
      </w:r>
      <w:r w:rsidR="00DB3320">
        <w:rPr>
          <w:rFonts w:ascii="Cambria" w:hAnsi="Cambria"/>
        </w:rPr>
        <w:instrText xml:space="preserve"> ADDIN ZOTERO_ITEM CSL_CITATION {"citationID":"cGX3K9IV","properties":{"formattedCitation":"(Gon\\uc0\\u231{}alves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8F1E7A">
        <w:rPr>
          <w:rFonts w:ascii="Cambria" w:hAnsi="Cambria"/>
        </w:rPr>
        <w:fldChar w:fldCharType="separate"/>
      </w:r>
      <w:r w:rsidR="00DB3320" w:rsidRPr="00DB3320">
        <w:rPr>
          <w:rFonts w:ascii="Cambria" w:hAnsi="Cambria" w:cs="Times New Roman"/>
          <w:szCs w:val="24"/>
        </w:rPr>
        <w:t xml:space="preserve">Gonçalves et al. </w:t>
      </w:r>
      <w:r w:rsidR="000D4F2E">
        <w:rPr>
          <w:rFonts w:ascii="Cambria" w:hAnsi="Cambria" w:cs="Times New Roman"/>
          <w:szCs w:val="24"/>
        </w:rPr>
        <w:t>(</w:t>
      </w:r>
      <w:r w:rsidR="00DB3320" w:rsidRPr="00DB3320">
        <w:rPr>
          <w:rFonts w:ascii="Cambria" w:hAnsi="Cambria" w:cs="Times New Roman"/>
          <w:szCs w:val="24"/>
        </w:rPr>
        <w:t>2021</w:t>
      </w:r>
      <w:r w:rsidR="00896CC8">
        <w:rPr>
          <w:rFonts w:ascii="Cambria" w:hAnsi="Cambria" w:cs="Times New Roman"/>
          <w:szCs w:val="24"/>
        </w:rPr>
        <w:t>a</w:t>
      </w:r>
      <w:r w:rsidR="00DB3320" w:rsidRPr="00DB3320">
        <w:rPr>
          <w:rFonts w:ascii="Cambria" w:hAnsi="Cambria" w:cs="Times New Roman"/>
          <w:szCs w:val="24"/>
        </w:rPr>
        <w:t>)</w:t>
      </w:r>
      <w:r w:rsidR="008F1E7A">
        <w:rPr>
          <w:rFonts w:ascii="Cambria" w:hAnsi="Cambria"/>
        </w:rPr>
        <w:fldChar w:fldCharType="end"/>
      </w:r>
      <w:r w:rsidR="001254CB">
        <w:rPr>
          <w:rFonts w:ascii="Cambria" w:hAnsi="Cambria"/>
        </w:rPr>
        <w:t xml:space="preserve"> </w:t>
      </w:r>
      <w:commentRangeStart w:id="14"/>
      <w:commentRangeStart w:id="15"/>
      <w:r w:rsidR="001726A5" w:rsidRPr="001726A5">
        <w:rPr>
          <w:rFonts w:ascii="Cambria" w:hAnsi="Cambria"/>
        </w:rPr>
        <w:t>show</w:t>
      </w:r>
      <w:commentRangeEnd w:id="14"/>
      <w:r w:rsidR="005732B4">
        <w:rPr>
          <w:rStyle w:val="CommentReference"/>
        </w:rPr>
        <w:commentReference w:id="14"/>
      </w:r>
      <w:commentRangeEnd w:id="15"/>
      <w:r w:rsidR="00CB5FA6">
        <w:rPr>
          <w:rStyle w:val="CommentReference"/>
        </w:rPr>
        <w:commentReference w:id="15"/>
      </w:r>
      <w:r w:rsidR="001726A5" w:rsidRPr="001726A5">
        <w:rPr>
          <w:rFonts w:ascii="Cambria" w:hAnsi="Cambria"/>
        </w:rPr>
        <w:t xml:space="preserve"> that</w:t>
      </w:r>
      <w:r w:rsidR="000D4F2E">
        <w:rPr>
          <w:rFonts w:ascii="Cambria" w:hAnsi="Cambria"/>
        </w:rPr>
        <w:t xml:space="preserve"> using</w:t>
      </w:r>
      <w:r w:rsidR="001726A5" w:rsidRPr="001726A5">
        <w:rPr>
          <w:rFonts w:ascii="Cambria" w:hAnsi="Cambria"/>
        </w:rPr>
        <w:t xml:space="preserve"> differential privacy reduces the forecast accuracy of VAR models under very high values of the privacy parameter</w:t>
      </w:r>
      <w:r w:rsidR="001254CB">
        <w:rPr>
          <w:rFonts w:ascii="Cambria" w:hAnsi="Cambria"/>
        </w:rPr>
        <w:t xml:space="preserve"> </w:t>
      </w:r>
      <m:oMath>
        <m:r>
          <m:rPr>
            <m:sty m:val="p"/>
          </m:rPr>
          <w:rPr>
            <w:rFonts w:ascii="Cambria Math" w:hAnsi="Cambria Math"/>
          </w:rPr>
          <m:t>ϵ</m:t>
        </m:r>
      </m:oMath>
      <w:r w:rsidR="001254CB">
        <w:rPr>
          <w:rFonts w:ascii="Cambria" w:eastAsiaTheme="minorEastAsia" w:hAnsi="Cambria"/>
        </w:rPr>
        <w:t xml:space="preserve"> </w:t>
      </w:r>
      <w:r w:rsidR="001726A5" w:rsidRPr="001726A5">
        <w:rPr>
          <w:rFonts w:ascii="Cambria" w:hAnsi="Cambria"/>
        </w:rPr>
        <w:t>(weak privacy protection). Others have also studied the application of differential privacy to time series</w:t>
      </w:r>
      <w:r w:rsidR="001254CB">
        <w:rPr>
          <w:rFonts w:ascii="Cambria" w:hAnsi="Cambria"/>
        </w:rPr>
        <w:t xml:space="preserve"> </w:t>
      </w:r>
      <w:r w:rsidR="001254CB">
        <w:rPr>
          <w:rFonts w:ascii="Cambria" w:hAnsi="Cambria"/>
        </w:rPr>
        <w:fldChar w:fldCharType="begin"/>
      </w:r>
      <w:r w:rsidR="00591653">
        <w:rPr>
          <w:rFonts w:ascii="Cambria" w:hAnsi="Cambria"/>
        </w:rPr>
        <w:instrText xml:space="preserve"> ADDIN ZOTERO_ITEM CSL_CITATION {"citationID":"2qRuqnSv","properties":{"formattedCitation":"(Imtiaz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1254CB">
        <w:rPr>
          <w:rFonts w:ascii="Cambria" w:hAnsi="Cambria"/>
        </w:rPr>
        <w:fldChar w:fldCharType="separate"/>
      </w:r>
      <w:r w:rsidR="00C1364C" w:rsidRPr="00C1364C">
        <w:rPr>
          <w:rFonts w:ascii="Cambria" w:hAnsi="Cambria"/>
        </w:rPr>
        <w:t>(Imtiaz et al., 2020; Liyue Fan &amp; Li Xiong, 2014)</w:t>
      </w:r>
      <w:r w:rsidR="001254CB">
        <w:rPr>
          <w:rFonts w:ascii="Cambria" w:hAnsi="Cambria"/>
        </w:rPr>
        <w:fldChar w:fldCharType="end"/>
      </w:r>
      <w:r w:rsidR="00C1364C">
        <w:rPr>
          <w:rFonts w:ascii="Cambria" w:hAnsi="Cambria"/>
        </w:rPr>
        <w:t>.</w:t>
      </w:r>
      <w:r w:rsidR="001B26B5">
        <w:rPr>
          <w:rFonts w:ascii="Cambria" w:hAnsi="Cambria"/>
        </w:rPr>
        <w:t xml:space="preserve">  </w:t>
      </w:r>
      <w:r w:rsidR="000D4F2E">
        <w:rPr>
          <w:rFonts w:ascii="Cambria" w:hAnsi="Cambria"/>
        </w:rPr>
        <w:fldChar w:fldCharType="begin"/>
      </w:r>
      <w:r w:rsidR="000D4F2E">
        <w:rPr>
          <w:rFonts w:ascii="Cambria" w:hAnsi="Cambria"/>
        </w:rPr>
        <w:instrText xml:space="preserve"> ADDIN ZOTERO_ITEM CSL_CITATION {"citationID":"WgzmpQi3","properties":{"formattedCitation":"(Imtiaz et al., 2020)","plainCitation":"(Imtiaz et al., 2020)","noteIndex":0},"citationItems":[{"id":73,"uris":["http://zotero.org/users/8556523/items/ZJIU6528"],"itemData":{"id":73,"type":"paper-conference","abstract":"Privacy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R="000D4F2E">
        <w:rPr>
          <w:rFonts w:ascii="Cambria" w:hAnsi="Cambria"/>
        </w:rPr>
        <w:fldChar w:fldCharType="separate"/>
      </w:r>
      <w:r w:rsidR="000D4F2E" w:rsidRPr="00C1364C">
        <w:rPr>
          <w:rFonts w:ascii="Cambria" w:hAnsi="Cambria"/>
        </w:rPr>
        <w:t xml:space="preserve">Imtiaz et al. </w:t>
      </w:r>
      <w:r w:rsidR="000D4F2E">
        <w:rPr>
          <w:rFonts w:ascii="Cambria" w:hAnsi="Cambria"/>
        </w:rPr>
        <w:t>(</w:t>
      </w:r>
      <w:r w:rsidR="000D4F2E" w:rsidRPr="00C1364C">
        <w:rPr>
          <w:rFonts w:ascii="Cambria" w:hAnsi="Cambria"/>
        </w:rPr>
        <w:t>2020)</w:t>
      </w:r>
      <w:r w:rsidR="000D4F2E">
        <w:rPr>
          <w:rFonts w:ascii="Cambria" w:hAnsi="Cambria"/>
        </w:rPr>
        <w:fldChar w:fldCharType="end"/>
      </w:r>
      <w:r w:rsidR="000D4F2E">
        <w:rPr>
          <w:rFonts w:ascii="Cambria" w:hAnsi="Cambria"/>
        </w:rPr>
        <w:t xml:space="preserve"> found that</w:t>
      </w:r>
      <w:r w:rsidR="000D4F2E" w:rsidRPr="001726A5">
        <w:rPr>
          <w:rFonts w:ascii="Cambria" w:hAnsi="Cambria"/>
        </w:rPr>
        <w:t xml:space="preserve"> differentially private data did not always produce worse forecast accuracy when forecasting individuals' health data using a recurrent neural network. </w:t>
      </w:r>
      <w:r w:rsidR="002E4ACF">
        <w:rPr>
          <w:rFonts w:ascii="Cambria" w:hAnsi="Cambria"/>
        </w:rPr>
        <w:t>One reason could be because a</w:t>
      </w:r>
      <w:r w:rsidR="000D4F2E" w:rsidRPr="001726A5">
        <w:rPr>
          <w:rFonts w:ascii="Cambria" w:hAnsi="Cambria"/>
        </w:rPr>
        <w:t xml:space="preserve">dding random noise to time series </w:t>
      </w:r>
      <w:r w:rsidR="007965C1">
        <w:rPr>
          <w:rFonts w:ascii="Cambria" w:hAnsi="Cambria"/>
        </w:rPr>
        <w:t>is</w:t>
      </w:r>
      <w:r w:rsidR="000D4F2E">
        <w:rPr>
          <w:rFonts w:ascii="Cambria" w:hAnsi="Cambria"/>
        </w:rPr>
        <w:t xml:space="preserve"> a regularization technique </w:t>
      </w:r>
      <w:r w:rsidR="007965C1">
        <w:rPr>
          <w:rFonts w:ascii="Cambria" w:hAnsi="Cambria"/>
        </w:rPr>
        <w:t xml:space="preserve">that </w:t>
      </w:r>
      <w:r w:rsidR="000D4F2E" w:rsidRPr="001726A5">
        <w:rPr>
          <w:rFonts w:ascii="Cambria" w:hAnsi="Cambria"/>
        </w:rPr>
        <w:t>prevent</w:t>
      </w:r>
      <w:r w:rsidR="007965C1">
        <w:rPr>
          <w:rFonts w:ascii="Cambria" w:hAnsi="Cambria"/>
        </w:rPr>
        <w:t>s</w:t>
      </w:r>
      <w:r w:rsidR="000D4F2E" w:rsidRPr="001726A5">
        <w:rPr>
          <w:rFonts w:ascii="Cambria" w:hAnsi="Cambria"/>
        </w:rPr>
        <w:t xml:space="preserve"> overfitting when forecasting with neural networks</w:t>
      </w:r>
      <w:r w:rsidR="000D4F2E">
        <w:rPr>
          <w:rFonts w:ascii="Cambria" w:hAnsi="Cambria"/>
        </w:rPr>
        <w:t xml:space="preserve"> </w:t>
      </w:r>
      <w:r w:rsidR="000D4F2E">
        <w:rPr>
          <w:rFonts w:ascii="Cambria" w:hAnsi="Cambria"/>
        </w:rPr>
        <w:fldChar w:fldCharType="begin"/>
      </w:r>
      <w:r w:rsidR="000D4F2E">
        <w:rPr>
          <w:rFonts w:ascii="Cambria" w:hAnsi="Cambria"/>
        </w:rPr>
        <w:instrText xml:space="preserve"> ADDIN ZOTERO_ITEM CSL_CITATION {"citationID":"tnPF00Zd","properties":{"formattedCitation":"(Hewamalage et al., 2021, 2022)","plainCitation":"(Hewamalage et al., 2021, 2022)","noteIndex":0},"citationItems":[{"id":124,"uris":["http://zotero.org/users/8556523/items/G6SVBBNE"],"itemData":{"id":124,"type":"article-journal","abstract":"Recurrent Neural Networks (RNNs) have become competitive forecasting methods, as most notably shown in the winning method of the recent M4 competition. However, established statistical models such as exponential smoothing (ETS) and the autoregressive integrated moving average (ARIMA) gain their popularity not only from their high accuracy, but also because they are suitable for non-expert users in that they are robust, efficient, and automatic. In these areas, RNNs have still a long way to go. We present an extensive empirical study and an open-source software framework of existing RNN architectures for forecasting, and we develop guidelines and best practices for their use. For example, we conclude that RNNs are capable of modelling seasonality directly if the series in the dataset possess homogeneous seasonal patterns; otherwise, we recommend a deseasonalisation step. Comparisons against ETS and ARIMA demonstrate that (semi-) automatic RNN models are not silver bullets, but they are nevertheless competitive alternatives in many situations.","container-title":"International Journal of Forecasting","DOI":"10.1016/j.ijforecast.2020.06.008","ISSN":"01692070","issue":"1","journalAbbreviation":"International Journal of Forecasting","language":"en","page":"388-427","source":"DOI.org (Crossref)","title":"Recurrent Neural Networks for Time Series Forecasting: Current status and future directions","title-short":"Recurrent Neural Networks for Time Series Forecasting","volume":"37","author":[{"family":"Hewamalage","given":"Hansika"},{"family":"Bergmeir","given":"Christoph"},{"family":"Bandara","given":"Kasun"}],"issued":{"date-parts":[["2021",1]]}}},{"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sidR="000D4F2E">
        <w:rPr>
          <w:rFonts w:ascii="Cambria" w:hAnsi="Cambria"/>
        </w:rPr>
        <w:fldChar w:fldCharType="separate"/>
      </w:r>
      <w:r w:rsidR="000D4F2E" w:rsidRPr="00C61AD1">
        <w:rPr>
          <w:rFonts w:ascii="Cambria" w:hAnsi="Cambria"/>
        </w:rPr>
        <w:t>(Hewamalage et al., 2021, 2022)</w:t>
      </w:r>
      <w:r w:rsidR="000D4F2E">
        <w:rPr>
          <w:rFonts w:ascii="Cambria" w:hAnsi="Cambria"/>
        </w:rPr>
        <w:fldChar w:fldCharType="end"/>
      </w:r>
      <w:r w:rsidR="000D4F2E">
        <w:rPr>
          <w:rFonts w:ascii="Cambria" w:hAnsi="Cambria"/>
        </w:rPr>
        <w:t xml:space="preserve">. </w:t>
      </w:r>
      <w:r w:rsidR="00F35DB8">
        <w:rPr>
          <w:rFonts w:ascii="Cambria" w:hAnsi="Cambria"/>
        </w:rPr>
        <w:t>However,</w:t>
      </w:r>
      <w:r w:rsidR="000D4F2E">
        <w:rPr>
          <w:rFonts w:ascii="Cambria" w:hAnsi="Cambria"/>
        </w:rPr>
        <w:t xml:space="preserve"> </w:t>
      </w:r>
      <w:r w:rsidR="001B26B5">
        <w:rPr>
          <w:rFonts w:ascii="Cambria" w:hAnsi="Cambria"/>
        </w:rPr>
        <w:fldChar w:fldCharType="begin"/>
      </w:r>
      <w:r w:rsidR="001B26B5">
        <w:rPr>
          <w:rFonts w:ascii="Cambria" w:hAnsi="Cambria"/>
        </w:rPr>
        <w:instrText xml:space="preserve"> ADDIN ZOTERO_ITEM CSL_CITATION {"citationID":"ziIEkveK","properties":{"formattedCitation":"(Luo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sidR="001B26B5">
        <w:rPr>
          <w:rFonts w:ascii="Cambria" w:hAnsi="Cambria"/>
        </w:rPr>
        <w:fldChar w:fldCharType="separate"/>
      </w:r>
      <w:r w:rsidR="001B26B5" w:rsidRPr="00C1364C">
        <w:rPr>
          <w:rFonts w:ascii="Cambria" w:hAnsi="Cambria"/>
        </w:rPr>
        <w:t xml:space="preserve">Luo et al. </w:t>
      </w:r>
      <w:r w:rsidR="001B26B5">
        <w:rPr>
          <w:rFonts w:ascii="Cambria" w:hAnsi="Cambria"/>
        </w:rPr>
        <w:t>(</w:t>
      </w:r>
      <w:r w:rsidR="001B26B5" w:rsidRPr="00C1364C">
        <w:rPr>
          <w:rFonts w:ascii="Cambria" w:hAnsi="Cambria"/>
        </w:rPr>
        <w:t>2018</w:t>
      </w:r>
      <w:r w:rsidR="001B26B5">
        <w:rPr>
          <w:rFonts w:ascii="Cambria" w:hAnsi="Cambria"/>
        </w:rPr>
        <w:fldChar w:fldCharType="end"/>
      </w:r>
      <w:r w:rsidR="001B26B5">
        <w:rPr>
          <w:rFonts w:ascii="Cambria" w:hAnsi="Cambria"/>
        </w:rPr>
        <w:t xml:space="preserve">) </w:t>
      </w:r>
      <w:r w:rsidR="001726A5" w:rsidRPr="001726A5">
        <w:rPr>
          <w:rFonts w:ascii="Cambria" w:hAnsi="Cambria"/>
        </w:rPr>
        <w:t>simulated data integrity attacks</w:t>
      </w:r>
      <w:r w:rsidR="000D4F2E">
        <w:rPr>
          <w:rFonts w:ascii="Cambria" w:hAnsi="Cambria"/>
        </w:rPr>
        <w:t xml:space="preserve"> and found that</w:t>
      </w:r>
      <w:r w:rsidR="001726A5" w:rsidRPr="001726A5">
        <w:rPr>
          <w:rFonts w:ascii="Cambria" w:hAnsi="Cambria"/>
        </w:rPr>
        <w:t xml:space="preserve"> multiplicative noise </w:t>
      </w:r>
      <w:commentRangeStart w:id="16"/>
      <w:r w:rsidR="001726A5" w:rsidRPr="001726A5">
        <w:rPr>
          <w:rFonts w:ascii="Cambria" w:hAnsi="Cambria"/>
        </w:rPr>
        <w:t>reduces forecast accuracy</w:t>
      </w:r>
      <w:r w:rsidR="00B04898">
        <w:rPr>
          <w:rFonts w:ascii="Cambria" w:hAnsi="Cambria"/>
        </w:rPr>
        <w:t xml:space="preserve"> by over 21% when only half the data points are altered.</w:t>
      </w:r>
      <w:commentRangeEnd w:id="16"/>
      <w:r w:rsidR="00C06371">
        <w:rPr>
          <w:rStyle w:val="CommentReference"/>
        </w:rPr>
        <w:commentReference w:id="16"/>
      </w:r>
      <w:r w:rsidR="00982C6C">
        <w:rPr>
          <w:rFonts w:ascii="Cambria" w:hAnsi="Cambria"/>
        </w:rPr>
        <w:t xml:space="preserve"> We note that in a privacy-preserving environment, it is common for all of the data points to be altered and forecast accuracy would be further reduced.</w:t>
      </w:r>
    </w:p>
    <w:p w14:paraId="7125DED0" w14:textId="77777777" w:rsidR="001726A5" w:rsidRPr="001726A5" w:rsidRDefault="001726A5" w:rsidP="001726A5">
      <w:pPr>
        <w:rPr>
          <w:rFonts w:ascii="Cambria" w:hAnsi="Cambria"/>
        </w:rPr>
      </w:pPr>
    </w:p>
    <w:p w14:paraId="203ACDF8" w14:textId="40E50EFA" w:rsidR="001726A5" w:rsidRPr="00753FD1" w:rsidRDefault="001726A5" w:rsidP="001726A5">
      <w:pPr>
        <w:rPr>
          <w:rFonts w:ascii="Cambria" w:eastAsiaTheme="minorEastAsia" w:hAnsi="Cambria"/>
        </w:rPr>
      </w:pPr>
      <w:r w:rsidRPr="001726A5">
        <w:rPr>
          <w:rFonts w:ascii="Cambria" w:hAnsi="Cambria"/>
        </w:rPr>
        <w:t xml:space="preserve">Another </w:t>
      </w:r>
      <w:r w:rsidR="00C61AD1">
        <w:rPr>
          <w:rFonts w:ascii="Cambria" w:hAnsi="Cambria"/>
        </w:rPr>
        <w:t xml:space="preserve">type of </w:t>
      </w:r>
      <w:r w:rsidRPr="001726A5">
        <w:rPr>
          <w:rFonts w:ascii="Cambria" w:hAnsi="Cambria"/>
        </w:rPr>
        <w:t xml:space="preserve">privacy method is </w:t>
      </w:r>
      <w:r w:rsidR="00C61AD1" w:rsidRPr="005B0CAF">
        <w:rPr>
          <w:rFonts w:ascii="Cambria" w:hAnsi="Cambria"/>
        </w:rPr>
        <w:t>generalization</w:t>
      </w:r>
      <w:r w:rsidR="00C61AD1">
        <w:rPr>
          <w:rFonts w:ascii="Cambria" w:hAnsi="Cambria"/>
        </w:rPr>
        <w:t>,</w:t>
      </w:r>
      <w:r w:rsidRPr="001726A5">
        <w:rPr>
          <w:rFonts w:ascii="Cambria" w:hAnsi="Cambria"/>
        </w:rPr>
        <w:t xml:space="preserve"> where data records are </w:t>
      </w:r>
      <w:r w:rsidR="004036F8">
        <w:rPr>
          <w:rFonts w:ascii="Cambria" w:hAnsi="Cambria"/>
        </w:rPr>
        <w:t>aggregated</w:t>
      </w:r>
      <w:r w:rsidRPr="001726A5">
        <w:rPr>
          <w:rFonts w:ascii="Cambria" w:hAnsi="Cambria"/>
        </w:rPr>
        <w:t xml:space="preserve"> </w:t>
      </w:r>
      <w:r w:rsidR="004036F8">
        <w:rPr>
          <w:rFonts w:ascii="Cambria" w:hAnsi="Cambria"/>
        </w:rPr>
        <w:t xml:space="preserve">or combined </w:t>
      </w:r>
      <w:r w:rsidRPr="001726A5">
        <w:rPr>
          <w:rFonts w:ascii="Cambria" w:hAnsi="Cambria"/>
        </w:rPr>
        <w:t xml:space="preserve">to </w:t>
      </w:r>
      <w:r w:rsidR="004036F8">
        <w:rPr>
          <w:rFonts w:ascii="Cambria" w:hAnsi="Cambria"/>
        </w:rPr>
        <w:t xml:space="preserve">make </w:t>
      </w:r>
      <w:r w:rsidRPr="001726A5">
        <w:rPr>
          <w:rFonts w:ascii="Cambria" w:hAnsi="Cambria"/>
        </w:rPr>
        <w:t xml:space="preserve">every record (or time series) identical to at least </w:t>
      </w:r>
      <m:oMath>
        <m:r>
          <w:rPr>
            <w:rFonts w:ascii="Cambria Math" w:hAnsi="Cambria Math"/>
          </w:rPr>
          <m:t>k – 1</m:t>
        </m:r>
      </m:oMath>
      <w:r w:rsidR="00E50F68">
        <w:rPr>
          <w:rFonts w:ascii="Cambria" w:eastAsiaTheme="minorEastAsia" w:hAnsi="Cambria"/>
        </w:rPr>
        <w:t xml:space="preserve"> </w:t>
      </w:r>
      <w:r w:rsidRPr="001726A5">
        <w:rPr>
          <w:rFonts w:ascii="Cambria" w:hAnsi="Cambria"/>
        </w:rPr>
        <w:t>other records on a pre-determined set of attributes (or time periods).</w:t>
      </w:r>
      <w:r w:rsidR="00E50F68">
        <w:rPr>
          <w:rFonts w:ascii="Cambria" w:hAnsi="Cambria"/>
        </w:rPr>
        <w:t xml:space="preserve"> </w:t>
      </w:r>
      <w:r w:rsidR="00E50F68">
        <w:rPr>
          <w:rFonts w:ascii="Cambria" w:hAnsi="Cambria"/>
        </w:rPr>
        <w:fldChar w:fldCharType="begin"/>
      </w:r>
      <w:r w:rsidR="00E50F68">
        <w:rPr>
          <w:rFonts w:ascii="Cambria" w:hAnsi="Cambria"/>
        </w:rPr>
        <w:instrText xml:space="preserve"> ADDIN ZOTERO_ITEM CSL_CITATION {"citationID":"JoshjGIu","properties":{"formattedCitation":"(Nin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E50F68">
        <w:rPr>
          <w:rFonts w:ascii="Cambria" w:hAnsi="Cambria"/>
        </w:rPr>
        <w:fldChar w:fldCharType="separate"/>
      </w:r>
      <w:r w:rsidR="00E50F68" w:rsidRPr="00E50F68">
        <w:rPr>
          <w:rFonts w:ascii="Cambria" w:hAnsi="Cambria"/>
        </w:rPr>
        <w:t>Nin &amp; Torra</w:t>
      </w:r>
      <w:r w:rsidR="004036F8">
        <w:rPr>
          <w:rFonts w:ascii="Cambria" w:hAnsi="Cambria"/>
        </w:rPr>
        <w:t xml:space="preserve"> (</w:t>
      </w:r>
      <w:r w:rsidR="00E50F68" w:rsidRPr="00E50F68">
        <w:rPr>
          <w:rFonts w:ascii="Cambria" w:hAnsi="Cambria"/>
        </w:rPr>
        <w:t>2009)</w:t>
      </w:r>
      <w:r w:rsidR="00E50F68">
        <w:rPr>
          <w:rFonts w:ascii="Cambria" w:hAnsi="Cambria"/>
        </w:rPr>
        <w:fldChar w:fldCharType="end"/>
      </w:r>
      <w:r w:rsidR="00E50F68">
        <w:rPr>
          <w:rFonts w:ascii="Cambria" w:hAnsi="Cambria"/>
        </w:rPr>
        <w:t xml:space="preserve"> </w:t>
      </w:r>
      <w:r w:rsidRPr="001726A5">
        <w:rPr>
          <w:rFonts w:ascii="Cambria" w:hAnsi="Cambria"/>
        </w:rPr>
        <w:t xml:space="preserve">evaluate the change in forecast accuracy for simple exponential smoothing, double exponential smoothing, linear regression, multiple linear regression, and polynomial regression applied to </w:t>
      </w:r>
      <w:r w:rsidRPr="00753FD1">
        <w:rPr>
          <w:rFonts w:ascii="Cambria" w:hAnsi="Cambria"/>
          <w:i/>
          <w:iCs/>
        </w:rPr>
        <w:t>k</w:t>
      </w:r>
      <w:r w:rsidRPr="001726A5">
        <w:rPr>
          <w:rFonts w:ascii="Cambria" w:hAnsi="Cambria"/>
        </w:rPr>
        <w:t>-anonymized data. The authors find an overall reduction in forecast accuracy even for</w:t>
      </w:r>
      <w:r w:rsidR="00753FD1">
        <w:rPr>
          <w:rFonts w:ascii="Cambria" w:hAnsi="Cambria"/>
        </w:rPr>
        <w:t xml:space="preserve"> </w:t>
      </w:r>
      <m:oMath>
        <m:r>
          <w:rPr>
            <w:rFonts w:ascii="Cambria Math" w:hAnsi="Cambria Math"/>
          </w:rPr>
          <m:t>k = 2</m:t>
        </m:r>
      </m:oMath>
      <w:r w:rsidR="00753FD1">
        <w:rPr>
          <w:rFonts w:ascii="Cambria" w:eastAsiaTheme="minorEastAsia" w:hAnsi="Cambria"/>
        </w:rPr>
        <w:t xml:space="preserve"> </w:t>
      </w:r>
      <w:r w:rsidRPr="001726A5">
        <w:rPr>
          <w:rFonts w:ascii="Cambria" w:hAnsi="Cambria"/>
        </w:rPr>
        <w:t>but do not provide the accuracy of each model individually.</w:t>
      </w:r>
      <w:r w:rsidR="00ED08BF">
        <w:rPr>
          <w:rFonts w:ascii="Cambria" w:hAnsi="Cambria"/>
        </w:rPr>
        <w:t xml:space="preserve">  </w:t>
      </w:r>
      <w:r w:rsidRPr="001726A5">
        <w:rPr>
          <w:rFonts w:ascii="Cambria" w:hAnsi="Cambria"/>
        </w:rPr>
        <w:t xml:space="preserve">Top- and bottom-coding are used </w:t>
      </w:r>
      <w:r w:rsidR="0052454E">
        <w:rPr>
          <w:rFonts w:ascii="Cambria" w:hAnsi="Cambria"/>
        </w:rPr>
        <w:t xml:space="preserve">as another privacy method </w:t>
      </w:r>
      <w:r w:rsidRPr="001726A5">
        <w:rPr>
          <w:rFonts w:ascii="Cambria" w:hAnsi="Cambria"/>
        </w:rPr>
        <w:t>to replace the tails of distributions</w:t>
      </w:r>
      <w:r w:rsidR="009E7AA2">
        <w:rPr>
          <w:rFonts w:ascii="Cambria" w:hAnsi="Cambria"/>
        </w:rPr>
        <w:t xml:space="preserve"> with a threshold value</w:t>
      </w:r>
      <w:r w:rsidRPr="001726A5">
        <w:rPr>
          <w:rFonts w:ascii="Cambria" w:hAnsi="Cambria"/>
        </w:rPr>
        <w:t xml:space="preserve"> such as </w:t>
      </w:r>
      <w:r w:rsidR="009E7AA2">
        <w:rPr>
          <w:rFonts w:ascii="Cambria" w:hAnsi="Cambria"/>
        </w:rPr>
        <w:t>high</w:t>
      </w:r>
      <w:r w:rsidR="005B0CAF">
        <w:rPr>
          <w:rFonts w:ascii="Cambria" w:hAnsi="Cambria"/>
        </w:rPr>
        <w:t>-</w:t>
      </w:r>
      <w:r w:rsidRPr="001726A5">
        <w:rPr>
          <w:rFonts w:ascii="Cambria" w:hAnsi="Cambria"/>
        </w:rPr>
        <w:t>income levels.</w:t>
      </w:r>
      <w:r w:rsidR="00753FD1">
        <w:rPr>
          <w:rFonts w:ascii="Cambria" w:hAnsi="Cambria"/>
        </w:rPr>
        <w:t xml:space="preserve"> </w:t>
      </w:r>
      <w:r w:rsidR="0052454E">
        <w:rPr>
          <w:rFonts w:ascii="Cambria" w:hAnsi="Cambria"/>
        </w:rPr>
        <w:t>T</w:t>
      </w:r>
      <w:r w:rsidRPr="001726A5">
        <w:rPr>
          <w:rFonts w:ascii="Cambria" w:hAnsi="Cambria"/>
        </w:rPr>
        <w:t xml:space="preserve">op- and bottom-coding </w:t>
      </w:r>
      <w:r w:rsidR="009E7AA2">
        <w:rPr>
          <w:rFonts w:ascii="Cambria" w:hAnsi="Cambria"/>
        </w:rPr>
        <w:t>are likely to have</w:t>
      </w:r>
      <w:r w:rsidRPr="001726A5">
        <w:rPr>
          <w:rFonts w:ascii="Cambria" w:hAnsi="Cambria"/>
        </w:rPr>
        <w:t xml:space="preserve"> an effect similar to adjusting for outliers, which improve</w:t>
      </w:r>
      <w:r w:rsidR="0052454E">
        <w:rPr>
          <w:rFonts w:ascii="Cambria" w:hAnsi="Cambria"/>
        </w:rPr>
        <w:t>s</w:t>
      </w:r>
      <w:r w:rsidRPr="001726A5">
        <w:rPr>
          <w:rFonts w:ascii="Cambria" w:hAnsi="Cambria"/>
        </w:rPr>
        <w:t xml:space="preserve"> forecast accuracy when the outliers are close to the forecast origin</w:t>
      </w:r>
      <w:r w:rsidR="00753FD1">
        <w:rPr>
          <w:rFonts w:ascii="Cambria" w:hAnsi="Cambria"/>
        </w:rPr>
        <w:t xml:space="preserve"> </w:t>
      </w:r>
      <w:r w:rsidR="00753FD1">
        <w:rPr>
          <w:rFonts w:ascii="Cambria" w:hAnsi="Cambria"/>
        </w:rPr>
        <w:fldChar w:fldCharType="begin"/>
      </w:r>
      <w:r w:rsidR="00753FD1">
        <w:rPr>
          <w:rFonts w:ascii="Cambria" w:hAnsi="Cambria"/>
        </w:rPr>
        <w:instrText xml:space="preserve"> ADDIN ZOTERO_ITEM CSL_CITATION {"citationID":"Mvm9Z9kL","properties":{"formattedCitation":"(Chen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00753FD1">
        <w:rPr>
          <w:rFonts w:ascii="Cambria" w:hAnsi="Cambria"/>
        </w:rPr>
        <w:fldChar w:fldCharType="separate"/>
      </w:r>
      <w:r w:rsidR="00753FD1" w:rsidRPr="00753FD1">
        <w:rPr>
          <w:rFonts w:ascii="Cambria" w:hAnsi="Cambria"/>
        </w:rPr>
        <w:t>(Chen &amp; Liu, 1993)</w:t>
      </w:r>
      <w:r w:rsidR="00753FD1">
        <w:rPr>
          <w:rFonts w:ascii="Cambria" w:hAnsi="Cambria"/>
        </w:rPr>
        <w:fldChar w:fldCharType="end"/>
      </w:r>
      <w:r w:rsidR="00753FD1">
        <w:rPr>
          <w:rFonts w:ascii="Cambria" w:hAnsi="Cambria"/>
        </w:rPr>
        <w:t>.</w:t>
      </w:r>
    </w:p>
    <w:p w14:paraId="0AFC6CAD" w14:textId="77777777" w:rsidR="001726A5" w:rsidRPr="001726A5" w:rsidRDefault="001726A5" w:rsidP="001726A5">
      <w:pPr>
        <w:rPr>
          <w:rFonts w:ascii="Cambria" w:hAnsi="Cambria"/>
        </w:rPr>
      </w:pPr>
    </w:p>
    <w:p w14:paraId="773F0370" w14:textId="25D23236" w:rsidR="005B0CAF" w:rsidRDefault="005B0CAF" w:rsidP="001726A5">
      <w:pPr>
        <w:rPr>
          <w:rFonts w:ascii="Cambria" w:hAnsi="Cambria"/>
        </w:rPr>
      </w:pPr>
    </w:p>
    <w:p w14:paraId="0BDD037C" w14:textId="7C7A18E9" w:rsidR="005B0CAF" w:rsidRDefault="005B0CAF" w:rsidP="001726A5">
      <w:pPr>
        <w:rPr>
          <w:rFonts w:ascii="Cambria" w:hAnsi="Cambria"/>
        </w:rPr>
      </w:pPr>
    </w:p>
    <w:p w14:paraId="731AAFBB" w14:textId="77777777" w:rsidR="005B0CAF" w:rsidDel="00D17755" w:rsidRDefault="005B0CAF" w:rsidP="001726A5">
      <w:pPr>
        <w:rPr>
          <w:rFonts w:ascii="Cambria" w:hAnsi="Cambria"/>
        </w:rPr>
      </w:pPr>
    </w:p>
    <w:p w14:paraId="30036845" w14:textId="0DC3E7C0" w:rsidR="001726A5" w:rsidRDefault="001726A5" w:rsidP="001726A5">
      <w:pPr>
        <w:rPr>
          <w:rFonts w:ascii="Cambria" w:hAnsi="Cambria"/>
        </w:rPr>
      </w:pPr>
    </w:p>
    <w:p w14:paraId="13582E05" w14:textId="16EC15EB" w:rsidR="001726A5" w:rsidRDefault="001726A5" w:rsidP="001726A5">
      <w:pPr>
        <w:pStyle w:val="ListParagraph"/>
        <w:numPr>
          <w:ilvl w:val="1"/>
          <w:numId w:val="1"/>
        </w:numPr>
        <w:rPr>
          <w:rFonts w:ascii="Cambria" w:hAnsi="Cambria"/>
          <w:i/>
          <w:iCs/>
        </w:rPr>
      </w:pPr>
      <w:commentRangeStart w:id="17"/>
      <w:r>
        <w:rPr>
          <w:rFonts w:ascii="Cambria" w:hAnsi="Cambria"/>
          <w:i/>
          <w:iCs/>
        </w:rPr>
        <w:t>Adjusted Forecasts</w:t>
      </w:r>
      <w:commentRangeEnd w:id="17"/>
      <w:r w:rsidR="002B6D39">
        <w:rPr>
          <w:rStyle w:val="CommentReference"/>
        </w:rPr>
        <w:commentReference w:id="17"/>
      </w:r>
    </w:p>
    <w:p w14:paraId="0F342C61" w14:textId="1A3953F1" w:rsidR="001726A5" w:rsidRDefault="001726A5" w:rsidP="001726A5">
      <w:pPr>
        <w:rPr>
          <w:rFonts w:ascii="Cambria" w:hAnsi="Cambria"/>
        </w:rPr>
      </w:pPr>
    </w:p>
    <w:p w14:paraId="25CCC6A7" w14:textId="6315E297" w:rsidR="00E83927" w:rsidRDefault="00457C34" w:rsidP="00E83927">
      <w:pPr>
        <w:rPr>
          <w:rFonts w:ascii="Cambria" w:hAnsi="Cambria"/>
        </w:rPr>
      </w:pPr>
      <w:r>
        <w:rPr>
          <w:rFonts w:ascii="Cambria" w:hAnsi="Cambria"/>
        </w:rPr>
        <w:t>As shown in Figure 2, p</w:t>
      </w:r>
      <w:r w:rsidR="00F67E6F">
        <w:rPr>
          <w:rFonts w:ascii="Cambria" w:hAnsi="Cambria"/>
        </w:rPr>
        <w:t>rivacy methods adjust forecasts by altering the underlying time series</w:t>
      </w:r>
      <w:r>
        <w:rPr>
          <w:rFonts w:ascii="Cambria" w:hAnsi="Cambria"/>
        </w:rPr>
        <w:t xml:space="preserve"> </w:t>
      </w:r>
      <w:r w:rsidR="009855E4">
        <w:rPr>
          <w:rFonts w:ascii="Cambria" w:hAnsi="Cambria"/>
        </w:rPr>
        <w:t xml:space="preserve">data </w:t>
      </w:r>
      <w:r>
        <w:rPr>
          <w:rFonts w:ascii="Cambria" w:hAnsi="Cambria"/>
        </w:rPr>
        <w:t>input to a forecasting model</w:t>
      </w:r>
      <w:r w:rsidR="00F67E6F">
        <w:rPr>
          <w:rFonts w:ascii="Cambria" w:hAnsi="Cambria"/>
        </w:rPr>
        <w:t>.</w:t>
      </w:r>
      <w:r>
        <w:rPr>
          <w:rFonts w:ascii="Cambria" w:hAnsi="Cambria"/>
        </w:rPr>
        <w:t xml:space="preserve">  </w:t>
      </w:r>
      <w:r w:rsidR="00C63442">
        <w:rPr>
          <w:rFonts w:ascii="Cambria" w:hAnsi="Cambria"/>
        </w:rPr>
        <w:t>Similar to judgmental adjustments, t</w:t>
      </w:r>
      <w:r>
        <w:rPr>
          <w:rFonts w:ascii="Cambria" w:hAnsi="Cambria"/>
        </w:rPr>
        <w:t xml:space="preserve">his presents the forecaster with multiple possible forecasts to </w:t>
      </w:r>
      <w:r w:rsidR="00A224C1">
        <w:rPr>
          <w:rFonts w:ascii="Cambria" w:hAnsi="Cambria"/>
        </w:rPr>
        <w:t>select</w:t>
      </w:r>
      <w:r>
        <w:rPr>
          <w:rFonts w:ascii="Cambria" w:hAnsi="Cambria"/>
        </w:rPr>
        <w:t xml:space="preserve"> from. </w:t>
      </w:r>
      <w:r w:rsidR="00A224C1">
        <w:rPr>
          <w:rFonts w:ascii="Cambria" w:hAnsi="Cambria"/>
        </w:rPr>
        <w:t>To inform this selection, we</w:t>
      </w:r>
      <w:r>
        <w:rPr>
          <w:rFonts w:ascii="Cambria" w:hAnsi="Cambria"/>
        </w:rPr>
        <w:t xml:space="preserve"> reference the </w:t>
      </w:r>
      <w:r w:rsidR="00C63442">
        <w:rPr>
          <w:rFonts w:ascii="Cambria" w:hAnsi="Cambria"/>
        </w:rPr>
        <w:t xml:space="preserve">long history </w:t>
      </w:r>
      <w:r>
        <w:rPr>
          <w:rFonts w:ascii="Cambria" w:hAnsi="Cambria"/>
        </w:rPr>
        <w:t>o</w:t>
      </w:r>
      <w:r w:rsidR="00C06371">
        <w:rPr>
          <w:rFonts w:ascii="Cambria" w:hAnsi="Cambria"/>
        </w:rPr>
        <w:t>f</w:t>
      </w:r>
      <w:r>
        <w:rPr>
          <w:rFonts w:ascii="Cambria" w:hAnsi="Cambria"/>
        </w:rPr>
        <w:t xml:space="preserve"> judgmental forecasting</w:t>
      </w:r>
      <w:r w:rsidR="00C06371">
        <w:rPr>
          <w:rFonts w:ascii="Cambria" w:hAnsi="Cambria"/>
        </w:rPr>
        <w:t xml:space="preserve"> </w:t>
      </w:r>
      <w:commentRangeStart w:id="18"/>
      <w:r w:rsidR="00C06371">
        <w:rPr>
          <w:rFonts w:ascii="Cambria" w:hAnsi="Cambria"/>
        </w:rPr>
        <w:t>(Petropoulos et al., 2022, sec. 2.11.2 and 3.7.3)</w:t>
      </w:r>
      <w:commentRangeEnd w:id="18"/>
      <w:r w:rsidR="00C06371">
        <w:rPr>
          <w:rStyle w:val="CommentReference"/>
        </w:rPr>
        <w:commentReference w:id="18"/>
      </w:r>
      <w:r w:rsidR="00C06371">
        <w:rPr>
          <w:rFonts w:ascii="Cambria" w:hAnsi="Cambria"/>
        </w:rPr>
        <w:t>.</w:t>
      </w:r>
      <w:r>
        <w:rPr>
          <w:rFonts w:ascii="Cambria" w:hAnsi="Cambria"/>
        </w:rPr>
        <w:t xml:space="preserve"> However, there are t</w:t>
      </w:r>
      <w:r w:rsidR="00E83927">
        <w:rPr>
          <w:rFonts w:ascii="Cambria" w:hAnsi="Cambria"/>
        </w:rPr>
        <w:t>wo</w:t>
      </w:r>
      <w:r>
        <w:rPr>
          <w:rFonts w:ascii="Cambria" w:hAnsi="Cambria"/>
        </w:rPr>
        <w:t xml:space="preserve"> </w:t>
      </w:r>
      <w:r w:rsidR="00C06371">
        <w:rPr>
          <w:rFonts w:ascii="Cambria" w:hAnsi="Cambria"/>
        </w:rPr>
        <w:t>critical</w:t>
      </w:r>
      <w:r>
        <w:rPr>
          <w:rFonts w:ascii="Cambria" w:hAnsi="Cambria"/>
        </w:rPr>
        <w:t xml:space="preserve"> differences between privacy adjust</w:t>
      </w:r>
      <w:r w:rsidR="00E83927">
        <w:rPr>
          <w:rFonts w:ascii="Cambria" w:hAnsi="Cambria"/>
        </w:rPr>
        <w:t>ments</w:t>
      </w:r>
      <w:r>
        <w:rPr>
          <w:rFonts w:ascii="Cambria" w:hAnsi="Cambria"/>
        </w:rPr>
        <w:t xml:space="preserve"> and judgmental </w:t>
      </w:r>
      <w:r w:rsidR="00E83927">
        <w:rPr>
          <w:rFonts w:ascii="Cambria" w:hAnsi="Cambria"/>
        </w:rPr>
        <w:t>adjustments</w:t>
      </w:r>
      <w:r>
        <w:rPr>
          <w:rFonts w:ascii="Cambria" w:hAnsi="Cambria"/>
        </w:rPr>
        <w:t xml:space="preserve">.  </w:t>
      </w:r>
    </w:p>
    <w:p w14:paraId="0D24707A" w14:textId="77777777" w:rsidR="00E83927" w:rsidRDefault="00E83927" w:rsidP="00E83927">
      <w:pPr>
        <w:rPr>
          <w:rFonts w:ascii="Cambria" w:hAnsi="Cambria"/>
        </w:rPr>
      </w:pPr>
    </w:p>
    <w:p w14:paraId="3D1854DF" w14:textId="3FC7A223" w:rsidR="00E1384A" w:rsidRDefault="00457C34" w:rsidP="00E1384A">
      <w:pPr>
        <w:rPr>
          <w:rFonts w:ascii="Cambria" w:hAnsi="Cambria"/>
        </w:rPr>
      </w:pPr>
      <w:r>
        <w:rPr>
          <w:rFonts w:ascii="Cambria" w:hAnsi="Cambria"/>
        </w:rPr>
        <w:t xml:space="preserve">First, judgmental adjustments alter </w:t>
      </w:r>
      <w:r w:rsidR="00F67E6F">
        <w:rPr>
          <w:rFonts w:ascii="Cambria" w:hAnsi="Cambria"/>
        </w:rPr>
        <w:t xml:space="preserve">forecasts after </w:t>
      </w:r>
      <w:r>
        <w:rPr>
          <w:rFonts w:ascii="Cambria" w:hAnsi="Cambria"/>
        </w:rPr>
        <w:t>they are output from a</w:t>
      </w:r>
      <w:r w:rsidR="00F67E6F">
        <w:rPr>
          <w:rFonts w:ascii="Cambria" w:hAnsi="Cambria"/>
        </w:rPr>
        <w:t xml:space="preserve"> forecasting model</w:t>
      </w:r>
      <w:r w:rsidR="00E1384A">
        <w:rPr>
          <w:rFonts w:ascii="Cambria" w:hAnsi="Cambria"/>
        </w:rPr>
        <w:t>, and the underlying time series features are not changed</w:t>
      </w:r>
      <w:r>
        <w:rPr>
          <w:rFonts w:ascii="Cambria" w:hAnsi="Cambria"/>
        </w:rPr>
        <w:t>.</w:t>
      </w:r>
      <w:r w:rsidR="00F67E6F">
        <w:rPr>
          <w:rFonts w:ascii="Cambria" w:hAnsi="Cambria"/>
        </w:rPr>
        <w:t xml:space="preserve"> </w:t>
      </w:r>
      <w:r w:rsidR="00E83927" w:rsidRPr="00753FD1">
        <w:rPr>
          <w:rFonts w:ascii="Cambria" w:hAnsi="Cambria"/>
        </w:rPr>
        <w:t xml:space="preserve"> </w:t>
      </w:r>
      <w:r w:rsidR="0003528B">
        <w:rPr>
          <w:rFonts w:ascii="Cambria" w:hAnsi="Cambria"/>
        </w:rPr>
        <w:t xml:space="preserve">Forecasters </w:t>
      </w:r>
      <w:r w:rsidR="002B6D39">
        <w:rPr>
          <w:rFonts w:ascii="Cambria" w:hAnsi="Cambria"/>
        </w:rPr>
        <w:t xml:space="preserve">typically </w:t>
      </w:r>
      <w:r w:rsidR="0003528B">
        <w:rPr>
          <w:rFonts w:ascii="Cambria" w:hAnsi="Cambria"/>
        </w:rPr>
        <w:t xml:space="preserve">discuss what </w:t>
      </w:r>
      <w:r w:rsidR="002B6D39">
        <w:rPr>
          <w:rFonts w:ascii="Cambria" w:hAnsi="Cambria"/>
        </w:rPr>
        <w:t>types</w:t>
      </w:r>
      <w:r w:rsidR="0003528B">
        <w:rPr>
          <w:rFonts w:ascii="Cambria" w:hAnsi="Cambria"/>
        </w:rPr>
        <w:t xml:space="preserve"> of judgmental adjustments improve</w:t>
      </w:r>
      <w:r w:rsidR="00C63442" w:rsidRPr="00753FD1">
        <w:rPr>
          <w:rFonts w:ascii="Cambria" w:hAnsi="Cambria"/>
        </w:rPr>
        <w:t xml:space="preserve"> forecast accurac</w:t>
      </w:r>
      <w:r w:rsidR="00C63442">
        <w:rPr>
          <w:rFonts w:ascii="Cambria" w:hAnsi="Cambria"/>
        </w:rPr>
        <w:t>y</w:t>
      </w:r>
      <w:r w:rsidR="00C63442" w:rsidRPr="00753FD1">
        <w:rPr>
          <w:rFonts w:ascii="Cambria" w:hAnsi="Cambria"/>
        </w:rPr>
        <w:t xml:space="preserve">. </w:t>
      </w:r>
      <w:r w:rsidR="00C63442" w:rsidRPr="00C80F13">
        <w:rPr>
          <w:rFonts w:ascii="Cambria" w:hAnsi="Cambria"/>
        </w:rPr>
        <w:t xml:space="preserve">Davydenko &amp; </w:t>
      </w:r>
      <w:proofErr w:type="spellStart"/>
      <w:r w:rsidR="00C63442" w:rsidRPr="00C80F13">
        <w:rPr>
          <w:rFonts w:ascii="Cambria" w:hAnsi="Cambria"/>
        </w:rPr>
        <w:t>Fildes</w:t>
      </w:r>
      <w:proofErr w:type="spellEnd"/>
      <w:r w:rsidR="00C63442" w:rsidRPr="00C80F13">
        <w:rPr>
          <w:rFonts w:ascii="Cambria" w:hAnsi="Cambria"/>
        </w:rPr>
        <w:t xml:space="preserve"> </w:t>
      </w:r>
      <w:r w:rsidR="00C63442">
        <w:rPr>
          <w:rFonts w:ascii="Cambria" w:hAnsi="Cambria"/>
        </w:rPr>
        <w:t>(</w:t>
      </w:r>
      <w:r w:rsidR="00C63442" w:rsidRPr="00C80F13">
        <w:rPr>
          <w:rFonts w:ascii="Cambria" w:hAnsi="Cambria"/>
        </w:rPr>
        <w:t>2013</w:t>
      </w:r>
      <w:r w:rsidR="00C63442">
        <w:rPr>
          <w:rFonts w:ascii="Cambria" w:hAnsi="Cambria"/>
        </w:rPr>
        <w:t>) found that b</w:t>
      </w:r>
      <w:r w:rsidR="00C63442" w:rsidRPr="00753FD1">
        <w:rPr>
          <w:rFonts w:ascii="Cambria" w:hAnsi="Cambria"/>
        </w:rPr>
        <w:t>oth positive and negative adjustments can improve accuracy, but positive adjustments tend to give only a marginal improvement</w:t>
      </w:r>
      <w:r w:rsidR="00C63442">
        <w:rPr>
          <w:rFonts w:ascii="Cambria" w:hAnsi="Cambria"/>
        </w:rPr>
        <w:t xml:space="preserve">. </w:t>
      </w:r>
      <w:proofErr w:type="spellStart"/>
      <w:r w:rsidR="004D03E6" w:rsidRPr="00DB3320">
        <w:rPr>
          <w:rFonts w:ascii="Cambria" w:hAnsi="Cambria"/>
        </w:rPr>
        <w:t>Khosrowabadi</w:t>
      </w:r>
      <w:proofErr w:type="spellEnd"/>
      <w:r w:rsidR="004D03E6">
        <w:rPr>
          <w:rFonts w:ascii="Cambria" w:hAnsi="Cambria"/>
        </w:rPr>
        <w:t xml:space="preserve"> et al. </w:t>
      </w:r>
      <w:r w:rsidR="004D03E6" w:rsidRPr="00DB3320">
        <w:rPr>
          <w:rFonts w:ascii="Cambria" w:hAnsi="Cambria"/>
        </w:rPr>
        <w:t>(2022)</w:t>
      </w:r>
      <w:r w:rsidR="004D03E6">
        <w:rPr>
          <w:rFonts w:ascii="Cambria" w:hAnsi="Cambria"/>
        </w:rPr>
        <w:t xml:space="preserve"> similarly found that beneficial positive adjustments tended to be small, and beneficial negative adjustments tended to be large. </w:t>
      </w:r>
      <w:proofErr w:type="spellStart"/>
      <w:r w:rsidR="00745A1A">
        <w:rPr>
          <w:rFonts w:ascii="Cambria" w:hAnsi="Cambria"/>
        </w:rPr>
        <w:t>Fildes</w:t>
      </w:r>
      <w:proofErr w:type="spellEnd"/>
      <w:r w:rsidR="00745A1A">
        <w:rPr>
          <w:rFonts w:ascii="Cambria" w:hAnsi="Cambria"/>
        </w:rPr>
        <w:t xml:space="preserve"> et al. (2019) showed that </w:t>
      </w:r>
      <w:r w:rsidR="002C7FB5">
        <w:rPr>
          <w:rFonts w:ascii="Cambria" w:hAnsi="Cambria"/>
        </w:rPr>
        <w:t>negative adjustments reduce forecast bia</w:t>
      </w:r>
      <w:r w:rsidR="00C63442" w:rsidRPr="00753FD1">
        <w:rPr>
          <w:rFonts w:ascii="Cambria" w:hAnsi="Cambria"/>
        </w:rPr>
        <w:t>s, whereas positive adjustments maintain bias or exacerbate it</w:t>
      </w:r>
      <w:r w:rsidR="00C63442">
        <w:rPr>
          <w:rFonts w:ascii="Cambria" w:hAnsi="Cambria"/>
        </w:rPr>
        <w:t>.</w:t>
      </w:r>
      <w:r w:rsidR="00C63442" w:rsidRPr="00753FD1">
        <w:rPr>
          <w:rFonts w:ascii="Cambria" w:hAnsi="Cambria"/>
        </w:rPr>
        <w:t xml:space="preserve"> The magnitude of judgmental adjustments is positively associated with the size of accuracy improvements, which can occur when</w:t>
      </w:r>
      <w:r w:rsidR="0055506E">
        <w:rPr>
          <w:rFonts w:ascii="Cambria" w:hAnsi="Cambria"/>
        </w:rPr>
        <w:t xml:space="preserve"> adjusters make</w:t>
      </w:r>
      <w:r w:rsidR="00C63442" w:rsidRPr="00753FD1">
        <w:rPr>
          <w:rFonts w:ascii="Cambria" w:hAnsi="Cambria"/>
        </w:rPr>
        <w:t xml:space="preserve"> large adjustments </w:t>
      </w:r>
      <w:r w:rsidR="0055506E">
        <w:rPr>
          <w:rFonts w:ascii="Cambria" w:hAnsi="Cambria"/>
        </w:rPr>
        <w:t>based on</w:t>
      </w:r>
      <w:r w:rsidR="00C63442" w:rsidRPr="00753FD1">
        <w:rPr>
          <w:rFonts w:ascii="Cambria" w:hAnsi="Cambria"/>
        </w:rPr>
        <w:t xml:space="preserve"> reliable information</w:t>
      </w:r>
      <w:r w:rsidR="00C63442">
        <w:rPr>
          <w:rFonts w:ascii="Cambria" w:hAnsi="Cambria"/>
        </w:rPr>
        <w:fldChar w:fldCharType="begin"/>
      </w:r>
      <w:r w:rsidR="00C63442">
        <w:rPr>
          <w:rFonts w:ascii="Cambria" w:hAnsi="Cambria"/>
        </w:rPr>
        <w:instrText xml:space="preserve"> ADDIN ZOTERO_ITEM CSL_CITATION {"citationID":"l66Zly8N","properties":{"formattedCitation":"(Fildes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00000">
        <w:rPr>
          <w:rFonts w:ascii="Cambria" w:hAnsi="Cambria"/>
        </w:rPr>
        <w:fldChar w:fldCharType="separate"/>
      </w:r>
      <w:r w:rsidR="00C63442">
        <w:rPr>
          <w:rFonts w:ascii="Cambria" w:hAnsi="Cambria"/>
        </w:rPr>
        <w:fldChar w:fldCharType="end"/>
      </w:r>
      <w:r w:rsidR="00C63442">
        <w:rPr>
          <w:rFonts w:ascii="Cambria" w:hAnsi="Cambria"/>
        </w:rPr>
        <w:t>.</w:t>
      </w:r>
      <w:r w:rsidR="0003528B">
        <w:rPr>
          <w:rFonts w:ascii="Cambria" w:hAnsi="Cambria"/>
        </w:rPr>
        <w:t xml:space="preserve"> </w:t>
      </w:r>
      <w:r w:rsidR="0003528B" w:rsidRPr="00753FD1">
        <w:rPr>
          <w:rFonts w:ascii="Cambria" w:hAnsi="Cambria"/>
        </w:rPr>
        <w:t xml:space="preserve">The accuracy improvements are </w:t>
      </w:r>
      <w:r w:rsidR="009F21A1">
        <w:rPr>
          <w:rFonts w:ascii="Cambria" w:hAnsi="Cambria"/>
        </w:rPr>
        <w:t>more significant</w:t>
      </w:r>
      <w:r w:rsidR="0003528B" w:rsidRPr="00753FD1">
        <w:rPr>
          <w:rFonts w:ascii="Cambria" w:hAnsi="Cambria"/>
        </w:rPr>
        <w:t xml:space="preserve"> for</w:t>
      </w:r>
      <w:r w:rsidR="009F21A1">
        <w:rPr>
          <w:rFonts w:ascii="Cambria" w:hAnsi="Cambria"/>
        </w:rPr>
        <w:t xml:space="preserve"> time series with</w:t>
      </w:r>
      <w:r w:rsidR="0003528B" w:rsidRPr="00753FD1">
        <w:rPr>
          <w:rFonts w:ascii="Cambria" w:hAnsi="Cambria"/>
        </w:rPr>
        <w:t xml:space="preserve"> low volatilit</w:t>
      </w:r>
      <w:r w:rsidR="009F21A1">
        <w:rPr>
          <w:rFonts w:ascii="Cambria" w:hAnsi="Cambria"/>
        </w:rPr>
        <w:t>y</w:t>
      </w:r>
      <w:r w:rsidR="0003528B" w:rsidRPr="00753FD1">
        <w:rPr>
          <w:rFonts w:ascii="Cambria" w:hAnsi="Cambria"/>
        </w:rPr>
        <w:t xml:space="preserve"> </w:t>
      </w:r>
      <w:r w:rsidR="009F21A1">
        <w:rPr>
          <w:rFonts w:ascii="Cambria" w:hAnsi="Cambria"/>
        </w:rPr>
        <w:t xml:space="preserve">that </w:t>
      </w:r>
      <w:r w:rsidR="0003528B" w:rsidRPr="00753FD1">
        <w:rPr>
          <w:rFonts w:ascii="Cambria" w:hAnsi="Cambria"/>
        </w:rPr>
        <w:t xml:space="preserve">are easier to forecast </w:t>
      </w:r>
      <w:r w:rsidR="0003528B">
        <w:rPr>
          <w:rFonts w:ascii="Cambria" w:hAnsi="Cambria"/>
        </w:rPr>
        <w:fldChar w:fldCharType="begin"/>
      </w:r>
      <w:r w:rsidR="0003528B">
        <w:rPr>
          <w:rFonts w:ascii="Cambria" w:hAnsi="Cambria"/>
        </w:rPr>
        <w:instrText xml:space="preserve"> ADDIN ZOTERO_ITEM CSL_CITATION {"citationID":"6OUhaFZm","properties":{"formattedCitation":"(Fildes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3528B">
        <w:rPr>
          <w:rFonts w:ascii="Cambria" w:hAnsi="Cambria"/>
        </w:rPr>
        <w:fldChar w:fldCharType="separate"/>
      </w:r>
      <w:r w:rsidR="0003528B" w:rsidRPr="00C80F13">
        <w:rPr>
          <w:rFonts w:ascii="Cambria" w:hAnsi="Cambria"/>
        </w:rPr>
        <w:t>(Fildes et al., 2009)</w:t>
      </w:r>
      <w:r w:rsidR="0003528B">
        <w:rPr>
          <w:rFonts w:ascii="Cambria" w:hAnsi="Cambria"/>
        </w:rPr>
        <w:fldChar w:fldCharType="end"/>
      </w:r>
      <w:r w:rsidR="0003528B">
        <w:rPr>
          <w:rFonts w:ascii="Cambria" w:hAnsi="Cambria"/>
        </w:rPr>
        <w:t>.</w:t>
      </w:r>
      <w:r w:rsidR="00E1384A">
        <w:rPr>
          <w:rFonts w:ascii="Cambria" w:hAnsi="Cambria"/>
        </w:rPr>
        <w:t xml:space="preserve">  </w:t>
      </w:r>
      <w:r w:rsidR="002B6D39">
        <w:rPr>
          <w:rFonts w:ascii="Cambria" w:hAnsi="Cambria"/>
        </w:rPr>
        <w:t>Compared to judgmental</w:t>
      </w:r>
      <w:r w:rsidR="00E1384A">
        <w:rPr>
          <w:rFonts w:ascii="Cambria" w:hAnsi="Cambria"/>
        </w:rPr>
        <w:t xml:space="preserve"> adjustments</w:t>
      </w:r>
      <w:r w:rsidR="002B6D39">
        <w:rPr>
          <w:rFonts w:ascii="Cambria" w:hAnsi="Cambria"/>
        </w:rPr>
        <w:t xml:space="preserve"> and the machine learning literature on how judgmental adjustments affect forecast accuracy </w:t>
      </w:r>
      <w:commentRangeStart w:id="19"/>
      <w:commentRangeStart w:id="20"/>
      <w:r w:rsidR="002B6D39">
        <w:rPr>
          <w:rFonts w:ascii="Cambria" w:hAnsi="Cambria"/>
        </w:rPr>
        <w:t>(cite XXX)</w:t>
      </w:r>
      <w:commentRangeEnd w:id="19"/>
      <w:r w:rsidR="002B6D39">
        <w:rPr>
          <w:rStyle w:val="CommentReference"/>
        </w:rPr>
        <w:commentReference w:id="19"/>
      </w:r>
      <w:commentRangeEnd w:id="20"/>
      <w:r w:rsidR="00505C27">
        <w:rPr>
          <w:rStyle w:val="CommentReference"/>
        </w:rPr>
        <w:commentReference w:id="20"/>
      </w:r>
      <w:r w:rsidR="00E1384A">
        <w:rPr>
          <w:rFonts w:ascii="Cambria" w:hAnsi="Cambria"/>
        </w:rPr>
        <w:t xml:space="preserve">, the </w:t>
      </w:r>
      <w:r w:rsidR="002B6D39">
        <w:rPr>
          <w:rFonts w:ascii="Cambria" w:hAnsi="Cambria"/>
        </w:rPr>
        <w:t xml:space="preserve">privacy </w:t>
      </w:r>
      <w:r w:rsidR="00E1384A">
        <w:rPr>
          <w:rFonts w:ascii="Cambria" w:hAnsi="Cambria"/>
        </w:rPr>
        <w:t xml:space="preserve">adjustment is applied directly to the data rather than the forecasts, </w:t>
      </w:r>
      <w:r w:rsidR="00756D8B">
        <w:rPr>
          <w:rFonts w:ascii="Cambria" w:hAnsi="Cambria"/>
        </w:rPr>
        <w:t xml:space="preserve">which </w:t>
      </w:r>
      <w:r w:rsidR="002B6D39">
        <w:rPr>
          <w:rFonts w:ascii="Cambria" w:hAnsi="Cambria"/>
        </w:rPr>
        <w:t xml:space="preserve">also </w:t>
      </w:r>
      <w:r w:rsidR="00756D8B">
        <w:rPr>
          <w:rFonts w:ascii="Cambria" w:hAnsi="Cambria"/>
        </w:rPr>
        <w:t xml:space="preserve">alters the underlying time series features.  As a result, </w:t>
      </w:r>
      <w:r w:rsidR="00E1384A">
        <w:rPr>
          <w:rFonts w:ascii="Cambria" w:hAnsi="Cambria"/>
        </w:rPr>
        <w:t xml:space="preserve">forecasters </w:t>
      </w:r>
      <w:r w:rsidR="00756D8B">
        <w:rPr>
          <w:rFonts w:ascii="Cambria" w:hAnsi="Cambria"/>
        </w:rPr>
        <w:t xml:space="preserve">must </w:t>
      </w:r>
      <w:r w:rsidR="002B6D39">
        <w:rPr>
          <w:rFonts w:ascii="Cambria" w:hAnsi="Cambria"/>
        </w:rPr>
        <w:t>also</w:t>
      </w:r>
      <w:r w:rsidR="00756D8B">
        <w:rPr>
          <w:rFonts w:ascii="Cambria" w:hAnsi="Cambria"/>
        </w:rPr>
        <w:t xml:space="preserve"> consider how the forecasting model interacts with time series features to preserve forecast accuracy.</w:t>
      </w:r>
    </w:p>
    <w:p w14:paraId="24358E93" w14:textId="77777777" w:rsidR="00E83927" w:rsidRDefault="00E83927" w:rsidP="00E83927">
      <w:pPr>
        <w:rPr>
          <w:rFonts w:ascii="Cambria" w:hAnsi="Cambria"/>
        </w:rPr>
      </w:pPr>
    </w:p>
    <w:p w14:paraId="7D911E85" w14:textId="28054A5B" w:rsidR="005D1091" w:rsidRDefault="00457C34" w:rsidP="00753FD1">
      <w:pPr>
        <w:rPr>
          <w:rFonts w:ascii="Cambria" w:hAnsi="Cambria"/>
        </w:rPr>
      </w:pPr>
      <w:r>
        <w:rPr>
          <w:rFonts w:ascii="Cambria" w:hAnsi="Cambria"/>
        </w:rPr>
        <w:t xml:space="preserve">Second, </w:t>
      </w:r>
      <w:r w:rsidR="00E83927">
        <w:rPr>
          <w:rFonts w:ascii="Cambria" w:hAnsi="Cambria"/>
        </w:rPr>
        <w:t>the motivation</w:t>
      </w:r>
      <w:r w:rsidR="0041622C">
        <w:rPr>
          <w:rFonts w:ascii="Cambria" w:hAnsi="Cambria"/>
        </w:rPr>
        <w:t>s</w:t>
      </w:r>
      <w:r w:rsidR="00E83927">
        <w:rPr>
          <w:rFonts w:ascii="Cambria" w:hAnsi="Cambria"/>
        </w:rPr>
        <w:t xml:space="preserve"> for </w:t>
      </w:r>
      <w:r>
        <w:rPr>
          <w:rFonts w:ascii="Cambria" w:hAnsi="Cambria"/>
        </w:rPr>
        <w:t>judgmental adjustments</w:t>
      </w:r>
      <w:r w:rsidR="009F21A1">
        <w:rPr>
          <w:rFonts w:ascii="Cambria" w:hAnsi="Cambria"/>
        </w:rPr>
        <w:t xml:space="preserve"> and privacy </w:t>
      </w:r>
      <w:r w:rsidR="00BA7BBC">
        <w:rPr>
          <w:rFonts w:ascii="Cambria" w:hAnsi="Cambria"/>
        </w:rPr>
        <w:t>adjustments</w:t>
      </w:r>
      <w:r w:rsidR="009F21A1">
        <w:rPr>
          <w:rFonts w:ascii="Cambria" w:hAnsi="Cambria"/>
        </w:rPr>
        <w:t xml:space="preserve"> are different. For judgmental adjustments, m</w:t>
      </w:r>
      <w:r w:rsidR="0041622C">
        <w:rPr>
          <w:rFonts w:ascii="Cambria" w:hAnsi="Cambria"/>
        </w:rPr>
        <w:t xml:space="preserve">otivations </w:t>
      </w:r>
      <w:r w:rsidR="00E83927">
        <w:rPr>
          <w:rFonts w:ascii="Cambria" w:hAnsi="Cambria"/>
        </w:rPr>
        <w:t>include</w:t>
      </w:r>
      <w:r w:rsidR="00E83927" w:rsidRPr="00753FD1">
        <w:rPr>
          <w:rFonts w:ascii="Cambria" w:hAnsi="Cambria"/>
        </w:rPr>
        <w:t xml:space="preserve"> gaining control of the forecasting process, incorporating practitioner expectations,</w:t>
      </w:r>
      <w:r w:rsidR="00E83927">
        <w:rPr>
          <w:rFonts w:ascii="Cambria" w:hAnsi="Cambria"/>
        </w:rPr>
        <w:t xml:space="preserve"> and</w:t>
      </w:r>
      <w:r w:rsidR="00E83927" w:rsidRPr="00753FD1">
        <w:rPr>
          <w:rFonts w:ascii="Cambria" w:hAnsi="Cambria"/>
        </w:rPr>
        <w:t xml:space="preserve"> compensating for judgmental biases (</w:t>
      </w:r>
      <w:r w:rsidR="00E83927">
        <w:rPr>
          <w:rFonts w:ascii="Cambria" w:hAnsi="Cambria"/>
        </w:rPr>
        <w:fldChar w:fldCharType="begin"/>
      </w:r>
      <w:r w:rsidR="00E83927">
        <w:rPr>
          <w:rFonts w:ascii="Cambria" w:hAnsi="Cambria"/>
        </w:rPr>
        <w:instrText xml:space="preserve"> ADDIN ZOTERO_ITEM CSL_CITATION {"citationID":"kk8A5rSk","properties":{"formattedCitation":"(Petropoulos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sidR="00E83927">
        <w:rPr>
          <w:rFonts w:ascii="Cambria" w:hAnsi="Cambria"/>
        </w:rPr>
        <w:fldChar w:fldCharType="separate"/>
      </w:r>
      <w:r w:rsidR="00E83927" w:rsidRPr="00C80F13">
        <w:rPr>
          <w:rFonts w:ascii="Cambria" w:hAnsi="Cambria"/>
        </w:rPr>
        <w:t>Petropoulos et al., 2022</w:t>
      </w:r>
      <w:r w:rsidR="009F21A1">
        <w:rPr>
          <w:rFonts w:ascii="Cambria" w:hAnsi="Cambria"/>
        </w:rPr>
        <w:t xml:space="preserve">, </w:t>
      </w:r>
      <w:r w:rsidR="00E83927">
        <w:rPr>
          <w:rFonts w:ascii="Cambria" w:hAnsi="Cambria"/>
        </w:rPr>
        <w:fldChar w:fldCharType="end"/>
      </w:r>
      <w:r w:rsidR="00E83927" w:rsidRPr="00753FD1">
        <w:rPr>
          <w:rFonts w:ascii="Cambria" w:hAnsi="Cambria"/>
        </w:rPr>
        <w:t>sec</w:t>
      </w:r>
      <w:r w:rsidR="009F21A1">
        <w:rPr>
          <w:rFonts w:ascii="Cambria" w:hAnsi="Cambria"/>
        </w:rPr>
        <w:t>.</w:t>
      </w:r>
      <w:r w:rsidR="00E83927" w:rsidRPr="00753FD1">
        <w:rPr>
          <w:rFonts w:ascii="Cambria" w:hAnsi="Cambria"/>
        </w:rPr>
        <w:t xml:space="preserve"> 3.7.3).</w:t>
      </w:r>
      <w:r w:rsidR="00E83927">
        <w:rPr>
          <w:rFonts w:ascii="Cambria" w:hAnsi="Cambria"/>
        </w:rPr>
        <w:t xml:space="preserve"> Often, the goal is to </w:t>
      </w:r>
      <w:r>
        <w:rPr>
          <w:rFonts w:ascii="Cambria" w:hAnsi="Cambria"/>
        </w:rPr>
        <w:t>i</w:t>
      </w:r>
      <w:r w:rsidR="00753FD1" w:rsidRPr="00753FD1">
        <w:rPr>
          <w:rFonts w:ascii="Cambria" w:hAnsi="Cambria"/>
        </w:rPr>
        <w:t>ncorpora</w:t>
      </w:r>
      <w:r w:rsidR="00E83927">
        <w:rPr>
          <w:rFonts w:ascii="Cambria" w:hAnsi="Cambria"/>
        </w:rPr>
        <w:t>te</w:t>
      </w:r>
      <w:r w:rsidR="00753FD1" w:rsidRPr="00753FD1">
        <w:rPr>
          <w:rFonts w:ascii="Cambria" w:hAnsi="Cambria"/>
        </w:rPr>
        <w:t xml:space="preserve"> the intuition and experience of the adjuster, knowledge of special events, or insider or confidential information</w:t>
      </w:r>
      <w:r>
        <w:rPr>
          <w:rFonts w:ascii="Cambria" w:hAnsi="Cambria"/>
        </w:rPr>
        <w:t xml:space="preserve"> to add information with high </w:t>
      </w:r>
      <w:proofErr w:type="spellStart"/>
      <w:r>
        <w:rPr>
          <w:rFonts w:ascii="Cambria" w:hAnsi="Cambria"/>
        </w:rPr>
        <w:t>diagnosticity</w:t>
      </w:r>
      <w:proofErr w:type="spellEnd"/>
      <w:r>
        <w:rPr>
          <w:rFonts w:ascii="Cambria" w:hAnsi="Cambria"/>
        </w:rPr>
        <w:t xml:space="preserve"> </w:t>
      </w:r>
      <w:r w:rsidR="00E83927">
        <w:rPr>
          <w:rFonts w:ascii="Cambria" w:hAnsi="Cambria"/>
        </w:rPr>
        <w:t xml:space="preserve">to improve forecast accuracy </w:t>
      </w:r>
      <w:r>
        <w:rPr>
          <w:rFonts w:ascii="Cambria" w:hAnsi="Cambria"/>
        </w:rPr>
        <w:t>(</w:t>
      </w:r>
      <w:proofErr w:type="spellStart"/>
      <w:r>
        <w:rPr>
          <w:rFonts w:ascii="Cambria" w:hAnsi="Cambria"/>
        </w:rPr>
        <w:t>Fildes</w:t>
      </w:r>
      <w:proofErr w:type="spellEnd"/>
      <w:r>
        <w:rPr>
          <w:rFonts w:ascii="Cambria" w:hAnsi="Cambria"/>
        </w:rPr>
        <w:t xml:space="preserve"> et al., 2019).  </w:t>
      </w:r>
      <w:r w:rsidR="00753FD1" w:rsidRPr="00753FD1">
        <w:rPr>
          <w:rFonts w:ascii="Cambria" w:hAnsi="Cambria"/>
        </w:rPr>
        <w:t xml:space="preserve">Despite varying motivations, </w:t>
      </w:r>
      <w:r w:rsidR="009F21A1">
        <w:rPr>
          <w:rFonts w:ascii="Cambria" w:hAnsi="Cambria"/>
        </w:rPr>
        <w:t xml:space="preserve">judgmental </w:t>
      </w:r>
      <w:r w:rsidR="00753FD1" w:rsidRPr="00753FD1">
        <w:rPr>
          <w:rFonts w:ascii="Cambria" w:hAnsi="Cambria"/>
        </w:rPr>
        <w:t>adjustments</w:t>
      </w:r>
      <w:r w:rsidR="004D03E6">
        <w:rPr>
          <w:rFonts w:ascii="Cambria" w:hAnsi="Cambria"/>
        </w:rPr>
        <w:t xml:space="preserve"> have been shown to improve forecast accuracy by 5-10% on average </w:t>
      </w:r>
      <w:r w:rsidR="00C80F13" w:rsidRPr="004D03E6">
        <w:rPr>
          <w:rFonts w:ascii="Cambria" w:hAnsi="Cambria"/>
        </w:rPr>
        <w:fldChar w:fldCharType="begin"/>
      </w:r>
      <w:r w:rsidR="00C80F1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C80F13" w:rsidRPr="004D03E6">
        <w:rPr>
          <w:rFonts w:ascii="Cambria" w:hAnsi="Cambria"/>
        </w:rPr>
        <w:fldChar w:fldCharType="separate"/>
      </w:r>
      <w:r w:rsidR="00C80F13" w:rsidRPr="004D03E6">
        <w:rPr>
          <w:rFonts w:ascii="Cambria" w:hAnsi="Cambria"/>
        </w:rPr>
        <w:t xml:space="preserve">(Davydenko &amp; </w:t>
      </w:r>
      <w:proofErr w:type="spellStart"/>
      <w:r w:rsidR="00C80F13" w:rsidRPr="004D03E6">
        <w:rPr>
          <w:rFonts w:ascii="Cambria" w:hAnsi="Cambria"/>
        </w:rPr>
        <w:t>Fildes</w:t>
      </w:r>
      <w:proofErr w:type="spellEnd"/>
      <w:r w:rsidR="00C80F13" w:rsidRPr="004D03E6">
        <w:rPr>
          <w:rFonts w:ascii="Cambria" w:hAnsi="Cambria"/>
        </w:rPr>
        <w:t>, 2013</w:t>
      </w:r>
      <w:r w:rsidR="004D03E6" w:rsidRPr="001978A9">
        <w:rPr>
          <w:rFonts w:ascii="Cambria" w:hAnsi="Cambria"/>
        </w:rPr>
        <w:t xml:space="preserve">; </w:t>
      </w:r>
      <w:r w:rsidR="00C80F13" w:rsidRPr="004D03E6">
        <w:rPr>
          <w:rFonts w:ascii="Cambria" w:hAnsi="Cambria"/>
        </w:rPr>
        <w:fldChar w:fldCharType="end"/>
      </w:r>
      <w:proofErr w:type="spellStart"/>
      <w:r w:rsidR="004D03E6" w:rsidRPr="004D03E6">
        <w:rPr>
          <w:rFonts w:ascii="Cambria" w:hAnsi="Cambria"/>
        </w:rPr>
        <w:t>Khosrowabadi</w:t>
      </w:r>
      <w:proofErr w:type="spellEnd"/>
      <w:r w:rsidR="004D03E6" w:rsidRPr="001978A9">
        <w:rPr>
          <w:rFonts w:ascii="Cambria" w:hAnsi="Cambria"/>
        </w:rPr>
        <w:t xml:space="preserve"> et al.,</w:t>
      </w:r>
      <w:r w:rsidR="004D03E6" w:rsidRPr="004D03E6">
        <w:rPr>
          <w:rFonts w:ascii="Cambria" w:hAnsi="Cambria"/>
        </w:rPr>
        <w:t xml:space="preserve"> 2022).</w:t>
      </w:r>
      <w:r w:rsidR="00F36F0C" w:rsidRPr="004D03E6">
        <w:rPr>
          <w:rFonts w:ascii="Cambria" w:hAnsi="Cambria"/>
        </w:rPr>
        <w:t xml:space="preserve"> For privacy </w:t>
      </w:r>
      <w:r w:rsidR="00BA7BBC">
        <w:rPr>
          <w:rFonts w:ascii="Cambria" w:hAnsi="Cambria"/>
        </w:rPr>
        <w:t>adjustments</w:t>
      </w:r>
      <w:r w:rsidR="00F36F0C" w:rsidRPr="004D03E6">
        <w:rPr>
          <w:rFonts w:ascii="Cambria" w:hAnsi="Cambria"/>
        </w:rPr>
        <w:t xml:space="preserve"> the goal </w:t>
      </w:r>
      <w:r w:rsidR="00BA7BBC">
        <w:rPr>
          <w:rFonts w:ascii="Cambria" w:hAnsi="Cambria"/>
        </w:rPr>
        <w:t xml:space="preserve">is to </w:t>
      </w:r>
      <w:r w:rsidR="00F36F0C" w:rsidRPr="004D03E6">
        <w:rPr>
          <w:rFonts w:ascii="Cambria" w:hAnsi="Cambria"/>
        </w:rPr>
        <w:t xml:space="preserve">improve privacy while </w:t>
      </w:r>
      <w:r w:rsidR="005A4CF5">
        <w:rPr>
          <w:rFonts w:ascii="Cambria" w:hAnsi="Cambria"/>
        </w:rPr>
        <w:t>only slightly degrading</w:t>
      </w:r>
      <w:r w:rsidR="00F36F0C" w:rsidRPr="004D03E6">
        <w:rPr>
          <w:rFonts w:ascii="Cambria" w:hAnsi="Cambria"/>
        </w:rPr>
        <w:t xml:space="preserve"> forecast accuracy.</w:t>
      </w:r>
    </w:p>
    <w:p w14:paraId="3A12CDAB" w14:textId="74B904D5" w:rsidR="00753FD1" w:rsidRDefault="00753FD1" w:rsidP="00753FD1">
      <w:pPr>
        <w:rPr>
          <w:rFonts w:ascii="Cambria" w:hAnsi="Cambria"/>
        </w:rPr>
      </w:pPr>
    </w:p>
    <w:p w14:paraId="78FB6233" w14:textId="4CFE5AB5" w:rsidR="00FC439D" w:rsidRPr="00134519" w:rsidRDefault="00FC439D" w:rsidP="00134519">
      <w:pPr>
        <w:pStyle w:val="ListParagraph"/>
        <w:numPr>
          <w:ilvl w:val="1"/>
          <w:numId w:val="1"/>
        </w:numPr>
        <w:rPr>
          <w:rFonts w:ascii="Cambria" w:hAnsi="Cambria"/>
          <w:i/>
          <w:iCs/>
        </w:rPr>
      </w:pPr>
      <w:r>
        <w:rPr>
          <w:rFonts w:ascii="Cambria" w:hAnsi="Cambria"/>
          <w:i/>
          <w:iCs/>
        </w:rPr>
        <w:t>Time Series Features and Forecasting</w:t>
      </w:r>
    </w:p>
    <w:p w14:paraId="7D26833B" w14:textId="77777777" w:rsidR="00FC439D" w:rsidRDefault="00FC439D" w:rsidP="00753FD1">
      <w:pPr>
        <w:rPr>
          <w:rFonts w:ascii="Cambria" w:hAnsi="Cambria"/>
        </w:rPr>
      </w:pPr>
    </w:p>
    <w:p w14:paraId="2F4109E2" w14:textId="38300402" w:rsidR="0031756A" w:rsidRDefault="00D17755" w:rsidP="00753FD1">
      <w:pPr>
        <w:rPr>
          <w:rFonts w:ascii="Cambria" w:hAnsi="Cambria"/>
        </w:rPr>
      </w:pPr>
      <w:r>
        <w:rPr>
          <w:rFonts w:ascii="Cambria" w:hAnsi="Cambria"/>
        </w:rPr>
        <w:t>Thousands</w:t>
      </w:r>
      <w:r w:rsidR="00A856BA">
        <w:rPr>
          <w:rFonts w:ascii="Cambria" w:hAnsi="Cambria"/>
        </w:rPr>
        <w:t xml:space="preserve"> of </w:t>
      </w:r>
      <w:r w:rsidR="00AD7266">
        <w:rPr>
          <w:rFonts w:ascii="Cambria" w:hAnsi="Cambria"/>
        </w:rPr>
        <w:t>features</w:t>
      </w:r>
      <w:r w:rsidR="00A856BA">
        <w:rPr>
          <w:rFonts w:ascii="Cambria" w:hAnsi="Cambria"/>
        </w:rPr>
        <w:t xml:space="preserve"> </w:t>
      </w:r>
      <w:r w:rsidR="00AD7266">
        <w:rPr>
          <w:rFonts w:ascii="Cambria" w:hAnsi="Cambria"/>
        </w:rPr>
        <w:t xml:space="preserve">have been </w:t>
      </w:r>
      <w:r w:rsidR="00A856BA">
        <w:rPr>
          <w:rFonts w:ascii="Cambria" w:hAnsi="Cambria"/>
        </w:rPr>
        <w:t>used</w:t>
      </w:r>
      <w:r w:rsidR="00AD7266">
        <w:rPr>
          <w:rFonts w:ascii="Cambria" w:hAnsi="Cambria"/>
        </w:rPr>
        <w:t xml:space="preserve"> for time series classification</w:t>
      </w:r>
      <w:r w:rsidR="00A856BA">
        <w:rPr>
          <w:rFonts w:ascii="Cambria" w:hAnsi="Cambria"/>
        </w:rPr>
        <w:t xml:space="preserve"> </w:t>
      </w:r>
      <w:r w:rsidR="00A856BA">
        <w:rPr>
          <w:rFonts w:ascii="Cambria" w:hAnsi="Cambria"/>
        </w:rPr>
        <w:fldChar w:fldCharType="begin"/>
      </w:r>
      <w:r w:rsidR="00A856BA">
        <w:rPr>
          <w:rFonts w:ascii="Cambria" w:hAnsi="Cambria"/>
        </w:rPr>
        <w:instrText xml:space="preserve"> ADDIN ZOTERO_ITEM CSL_CITATION {"citationID":"86a8W1Ez","properties":{"formattedCitation":"(Fulcher &amp; Jones, 2014)","plainCitation":"(Fulcher &amp; Jones, 2014)","noteIndex":0},"citationItems":[{"id":171,"uris":["http://zotero.org/users/8556523/items/XAH5BTKT"],"itemData":{"id":171,"type":"article-journal","abstract":"A highly comparative, feature-based approach to time series classiﬁcation is introduced that uses an extensive database of algorithms to extract thousands of interpretable features from time series. These features are derived from across the scientiﬁc time-series analysis literature, and include summaries of time series in terms of their correlation structure, distribution, entropy, stationarity, scaling properties, and ﬁts to a range of time-series models. After computing thousands of features for each time series in a training set, those that are most informative of the class structure are selected using greedy forward feature selection with a linear classiﬁer. The resulting feature-based classiﬁers automatically learn the differences between classes using a reduced number of time-series properties, and circumvent the need to calculate distances between time series. Representing time series in this way results in orders of magnitude of dimensionality reduction, allowing the method to perform well on very large data sets containing long time series or time series of different lengths. For many of the data sets studied, classiﬁcation performance exceeded that of conventional instance-based classiﬁers, including one nearest neighbor classiﬁers using euclidean distances and dynamic time warping and, most importantly, the features selected provide an understanding of the properties of the data set, insight that can guide further scientiﬁc investigation.","container-title":"IEEE Transactions on Knowledge and Data Engineering","DOI":"10.1109/TKDE.2014.2316504","ISSN":"1041-4347, 1558-2191, 2326-3865","issue":"12","journalAbbreviation":"IEEE Trans. Knowl. Data Eng.","language":"en","page":"3026-3037","source":"DOI.org (Crossref)","title":"Highly Comparative Feature-Based Time-Series Classification","volume":"26","author":[{"family":"Fulcher","given":"Ben D."},{"family":"Jones","given":"Nick S."}],"issued":{"date-parts":[["2014",12,1]]}}}],"schema":"https://github.com/citation-style-language/schema/raw/master/csl-citation.json"} </w:instrText>
      </w:r>
      <w:r w:rsidR="00A856BA">
        <w:rPr>
          <w:rFonts w:ascii="Cambria" w:hAnsi="Cambria"/>
        </w:rPr>
        <w:fldChar w:fldCharType="separate"/>
      </w:r>
      <w:r w:rsidR="00A856BA" w:rsidRPr="00A856BA">
        <w:rPr>
          <w:rFonts w:ascii="Cambria" w:hAnsi="Cambria"/>
        </w:rPr>
        <w:t>(Fulcher &amp; Jones, 2014)</w:t>
      </w:r>
      <w:r w:rsidR="00A856BA">
        <w:rPr>
          <w:rFonts w:ascii="Cambria" w:hAnsi="Cambria"/>
        </w:rPr>
        <w:fldChar w:fldCharType="end"/>
      </w:r>
      <w:r w:rsidR="00515518">
        <w:rPr>
          <w:rFonts w:ascii="Cambria" w:hAnsi="Cambria"/>
        </w:rPr>
        <w:t xml:space="preserve"> and</w:t>
      </w:r>
      <w:r w:rsidR="005347EB">
        <w:rPr>
          <w:rFonts w:ascii="Cambria" w:hAnsi="Cambria"/>
        </w:rPr>
        <w:t xml:space="preserve"> </w:t>
      </w:r>
      <w:r w:rsidR="00453334">
        <w:rPr>
          <w:rFonts w:ascii="Cambria" w:hAnsi="Cambria"/>
        </w:rPr>
        <w:t xml:space="preserve">some of </w:t>
      </w:r>
      <w:r w:rsidR="00515518">
        <w:rPr>
          <w:rFonts w:ascii="Cambria" w:hAnsi="Cambria"/>
        </w:rPr>
        <w:t xml:space="preserve">those are </w:t>
      </w:r>
      <w:r w:rsidR="005347EB">
        <w:rPr>
          <w:rFonts w:ascii="Cambria" w:hAnsi="Cambria"/>
        </w:rPr>
        <w:t xml:space="preserve">useful for </w:t>
      </w:r>
      <w:r w:rsidR="001A5146">
        <w:rPr>
          <w:rFonts w:ascii="Cambria" w:hAnsi="Cambria"/>
        </w:rPr>
        <w:t>bettering forecast accuracy</w:t>
      </w:r>
      <w:r w:rsidR="00A856BA">
        <w:rPr>
          <w:rFonts w:ascii="Cambria" w:hAnsi="Cambria"/>
        </w:rPr>
        <w:t xml:space="preserve">. </w:t>
      </w:r>
      <w:r w:rsidRPr="00182A20">
        <w:rPr>
          <w:rFonts w:ascii="Cambria" w:hAnsi="Cambria"/>
        </w:rPr>
        <w:t xml:space="preserve">Bandara et al. </w:t>
      </w:r>
      <w:r>
        <w:rPr>
          <w:rFonts w:ascii="Cambria" w:hAnsi="Cambria"/>
        </w:rPr>
        <w:t>(</w:t>
      </w:r>
      <w:r w:rsidRPr="00182A20">
        <w:rPr>
          <w:rFonts w:ascii="Cambria" w:hAnsi="Cambria"/>
        </w:rPr>
        <w:t>2018</w:t>
      </w:r>
      <w:r>
        <w:rPr>
          <w:rFonts w:ascii="Cambria" w:hAnsi="Cambria"/>
        </w:rPr>
        <w:t xml:space="preserve">) </w:t>
      </w:r>
      <w:r w:rsidR="001A5146">
        <w:rPr>
          <w:rFonts w:ascii="Cambria" w:hAnsi="Cambria"/>
        </w:rPr>
        <w:t>clustered</w:t>
      </w:r>
      <w:r w:rsidR="00453334">
        <w:rPr>
          <w:rFonts w:ascii="Cambria" w:hAnsi="Cambria"/>
        </w:rPr>
        <w:t xml:space="preserve"> similar time series based on </w:t>
      </w:r>
      <w:r w:rsidR="00B658C9">
        <w:rPr>
          <w:rFonts w:ascii="Cambria" w:hAnsi="Cambria"/>
        </w:rPr>
        <w:t xml:space="preserve">eighteen </w:t>
      </w:r>
      <w:commentRangeStart w:id="21"/>
      <w:commentRangeStart w:id="22"/>
      <w:r w:rsidR="00A856BA" w:rsidRPr="00A856BA">
        <w:rPr>
          <w:rFonts w:ascii="Cambria" w:hAnsi="Cambria"/>
        </w:rPr>
        <w:t>interpretable features</w:t>
      </w:r>
      <w:commentRangeEnd w:id="21"/>
      <w:r w:rsidR="00A95C04">
        <w:rPr>
          <w:rStyle w:val="CommentReference"/>
        </w:rPr>
        <w:commentReference w:id="21"/>
      </w:r>
      <w:commentRangeEnd w:id="22"/>
      <w:r w:rsidR="00B658C9">
        <w:rPr>
          <w:rStyle w:val="CommentReference"/>
        </w:rPr>
        <w:commentReference w:id="22"/>
      </w:r>
      <w:r w:rsidR="00453334">
        <w:rPr>
          <w:rStyle w:val="CommentReference"/>
        </w:rPr>
        <w:t>,</w:t>
      </w:r>
      <w:r w:rsidR="00B658C9">
        <w:rPr>
          <w:rFonts w:ascii="Cambria" w:hAnsi="Cambria"/>
        </w:rPr>
        <w:t xml:space="preserve"> </w:t>
      </w:r>
      <w:r w:rsidR="00453334">
        <w:rPr>
          <w:rFonts w:ascii="Cambria" w:hAnsi="Cambria"/>
        </w:rPr>
        <w:t>including</w:t>
      </w:r>
      <w:r w:rsidR="00B658C9">
        <w:rPr>
          <w:rFonts w:ascii="Cambria" w:hAnsi="Cambria"/>
        </w:rPr>
        <w:t xml:space="preserve"> the mean, variance, </w:t>
      </w:r>
      <w:r w:rsidR="00EF7BB9">
        <w:rPr>
          <w:rFonts w:ascii="Cambria" w:hAnsi="Cambria"/>
        </w:rPr>
        <w:t xml:space="preserve">and </w:t>
      </w:r>
      <w:r w:rsidR="00B658C9">
        <w:rPr>
          <w:rFonts w:ascii="Cambria" w:hAnsi="Cambria"/>
        </w:rPr>
        <w:t>strength of</w:t>
      </w:r>
      <w:r w:rsidR="00EF7BB9">
        <w:rPr>
          <w:rFonts w:ascii="Cambria" w:hAnsi="Cambria"/>
        </w:rPr>
        <w:t xml:space="preserve"> seasonality</w:t>
      </w:r>
      <w:r w:rsidR="00B658C9">
        <w:rPr>
          <w:rFonts w:ascii="Cambria" w:hAnsi="Cambria"/>
        </w:rPr>
        <w:t>,</w:t>
      </w:r>
      <w:r w:rsidR="00453334">
        <w:rPr>
          <w:rFonts w:ascii="Cambria" w:hAnsi="Cambria"/>
        </w:rPr>
        <w:t xml:space="preserve"> to improve the </w:t>
      </w:r>
      <w:r w:rsidR="00182A20">
        <w:rPr>
          <w:rFonts w:ascii="Cambria" w:hAnsi="Cambria"/>
        </w:rPr>
        <w:t>accuracy of</w:t>
      </w:r>
      <w:r w:rsidR="00453334">
        <w:rPr>
          <w:rFonts w:ascii="Cambria" w:hAnsi="Cambria"/>
        </w:rPr>
        <w:t xml:space="preserve"> RNNs between 2-11%</w:t>
      </w:r>
      <w:r w:rsidR="00182A20">
        <w:rPr>
          <w:rFonts w:ascii="Cambria" w:hAnsi="Cambria"/>
        </w:rPr>
        <w:t xml:space="preserve">. </w:t>
      </w:r>
      <w:r w:rsidR="005347EB">
        <w:rPr>
          <w:rFonts w:ascii="Cambria" w:hAnsi="Cambria"/>
        </w:rPr>
        <w:t xml:space="preserve"> </w:t>
      </w:r>
      <w:r w:rsidR="001A5146">
        <w:rPr>
          <w:rFonts w:ascii="Cambria" w:hAnsi="Cambria"/>
        </w:rPr>
        <w:t>Also, t</w:t>
      </w:r>
      <w:r w:rsidR="006C42B9">
        <w:rPr>
          <w:rFonts w:ascii="Cambria" w:hAnsi="Cambria"/>
        </w:rPr>
        <w:t>he initial results</w:t>
      </w:r>
      <w:r w:rsidR="00FB610B">
        <w:rPr>
          <w:rFonts w:ascii="Cambria" w:hAnsi="Cambria"/>
        </w:rPr>
        <w:t xml:space="preserve"> from the M4 competition </w:t>
      </w:r>
      <w:r w:rsidR="006C42B9">
        <w:rPr>
          <w:rFonts w:ascii="Cambria" w:hAnsi="Cambria"/>
        </w:rPr>
        <w:t>suggested</w:t>
      </w:r>
      <w:r w:rsidR="00FB610B">
        <w:rPr>
          <w:rFonts w:ascii="Cambria" w:hAnsi="Cambria"/>
        </w:rPr>
        <w:t xml:space="preserve"> that the randomness and linearity of time series </w:t>
      </w:r>
      <w:r w:rsidR="00AD7266">
        <w:rPr>
          <w:rFonts w:ascii="Cambria" w:hAnsi="Cambria"/>
        </w:rPr>
        <w:t>were</w:t>
      </w:r>
      <w:r w:rsidR="00FB610B">
        <w:rPr>
          <w:rFonts w:ascii="Cambria" w:hAnsi="Cambria"/>
        </w:rPr>
        <w:t xml:space="preserve"> the most important determinants of forecast accuracy and that seasonal time series (typically less noisy) are easier to forecast</w:t>
      </w:r>
      <w:r w:rsidR="00E8301B">
        <w:rPr>
          <w:rFonts w:ascii="Cambria" w:hAnsi="Cambria"/>
        </w:rPr>
        <w:t xml:space="preserve"> </w:t>
      </w:r>
      <w:r w:rsidR="00E8301B">
        <w:rPr>
          <w:rFonts w:ascii="Cambria" w:hAnsi="Cambria"/>
        </w:rPr>
        <w:fldChar w:fldCharType="begin"/>
      </w:r>
      <w:r w:rsidR="00E8301B">
        <w:rPr>
          <w:rFonts w:ascii="Cambria" w:hAnsi="Cambria"/>
        </w:rPr>
        <w:instrText xml:space="preserve"> ADDIN ZOTERO_ITEM CSL_CITATION {"citationID":"eYx2BetI","properties":{"formattedCitation":"(Makridakis et al., 2018)","plainCitation":"(Makridakis et al., 2018)","noteIndex":0},"citationItems":[{"id":151,"uris":["http://zotero.org/users/8556523/items/KR5QUEMU"],"itemData":{"id":151,"type":"article-journal","abstract":"The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schema":"https://github.com/citation-style-language/schema/raw/master/csl-citation.json"} </w:instrText>
      </w:r>
      <w:r w:rsidR="00E8301B">
        <w:rPr>
          <w:rFonts w:ascii="Cambria" w:hAnsi="Cambria"/>
        </w:rPr>
        <w:fldChar w:fldCharType="separate"/>
      </w:r>
      <w:r w:rsidR="00E8301B" w:rsidRPr="00E8301B">
        <w:rPr>
          <w:rFonts w:ascii="Cambria" w:hAnsi="Cambria"/>
        </w:rPr>
        <w:t>(Makridakis et al., 2018)</w:t>
      </w:r>
      <w:r w:rsidR="00E8301B">
        <w:rPr>
          <w:rFonts w:ascii="Cambria" w:hAnsi="Cambria"/>
        </w:rPr>
        <w:fldChar w:fldCharType="end"/>
      </w:r>
      <w:r w:rsidR="00E8301B">
        <w:rPr>
          <w:rFonts w:ascii="Cambria" w:hAnsi="Cambria"/>
        </w:rPr>
        <w:t>.</w:t>
      </w:r>
      <w:r w:rsidR="0031756A">
        <w:rPr>
          <w:rFonts w:ascii="Cambria" w:hAnsi="Cambria"/>
        </w:rPr>
        <w:t xml:space="preserve"> In a follow-up study, </w:t>
      </w:r>
      <w:r w:rsidR="0031756A">
        <w:rPr>
          <w:rFonts w:ascii="Cambria" w:hAnsi="Cambria"/>
        </w:rPr>
        <w:fldChar w:fldCharType="begin"/>
      </w:r>
      <w:r w:rsidR="0031756A">
        <w:rPr>
          <w:rFonts w:ascii="Cambria" w:hAnsi="Cambria"/>
        </w:rPr>
        <w:instrText xml:space="preserve"> ADDIN ZOTERO_ITEM CSL_CITATION {"citationID":"LvlWnc4o","properties":{"formattedCitation":"(Spiliotis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sidR="0031756A">
        <w:rPr>
          <w:rFonts w:ascii="Cambria" w:hAnsi="Cambria"/>
        </w:rPr>
        <w:fldChar w:fldCharType="separate"/>
      </w:r>
      <w:r w:rsidR="0031756A" w:rsidRPr="0031756A">
        <w:rPr>
          <w:rFonts w:ascii="Cambria" w:hAnsi="Cambria"/>
        </w:rPr>
        <w:t xml:space="preserve">Spiliotis et al. </w:t>
      </w:r>
      <w:r w:rsidR="00842BE4">
        <w:rPr>
          <w:rFonts w:ascii="Cambria" w:hAnsi="Cambria"/>
        </w:rPr>
        <w:t>(</w:t>
      </w:r>
      <w:r w:rsidR="0031756A" w:rsidRPr="0031756A">
        <w:rPr>
          <w:rFonts w:ascii="Cambria" w:hAnsi="Cambria"/>
        </w:rPr>
        <w:t>2020)</w:t>
      </w:r>
      <w:r w:rsidR="0031756A">
        <w:rPr>
          <w:rFonts w:ascii="Cambria" w:hAnsi="Cambria"/>
        </w:rPr>
        <w:fldChar w:fldCharType="end"/>
      </w:r>
      <w:r w:rsidR="008F2D08">
        <w:rPr>
          <w:rFonts w:ascii="Cambria" w:hAnsi="Cambria"/>
        </w:rPr>
        <w:t xml:space="preserve"> </w:t>
      </w:r>
      <w:r w:rsidR="009C6C94">
        <w:rPr>
          <w:rFonts w:ascii="Cambria" w:hAnsi="Cambria"/>
        </w:rPr>
        <w:t>used multiple linear regression to confirm the</w:t>
      </w:r>
      <w:r w:rsidR="008F2D08">
        <w:rPr>
          <w:rFonts w:ascii="Cambria" w:hAnsi="Cambria"/>
        </w:rPr>
        <w:t xml:space="preserve"> importance of randomness, linearity, and seasonal strength in predicting the MASE values of the ETS, ARIMA, Theta, and Naïve 2</w:t>
      </w:r>
      <w:r w:rsidR="00AD7266">
        <w:rPr>
          <w:rFonts w:ascii="Cambria" w:hAnsi="Cambria"/>
        </w:rPr>
        <w:t xml:space="preserve"> (random walk applied to seasonally adjusted data)</w:t>
      </w:r>
      <w:r w:rsidR="008F2D08">
        <w:rPr>
          <w:rFonts w:ascii="Cambria" w:hAnsi="Cambria"/>
        </w:rPr>
        <w:t xml:space="preserve"> models from the M4 competition.</w:t>
      </w:r>
      <w:r w:rsidR="005D7D6C">
        <w:rPr>
          <w:rFonts w:ascii="Cambria" w:hAnsi="Cambria"/>
        </w:rPr>
        <w:t xml:space="preserve"> </w:t>
      </w:r>
      <w:r w:rsidR="00842BE4">
        <w:rPr>
          <w:rFonts w:ascii="Cambria" w:hAnsi="Cambria"/>
        </w:rPr>
        <w:t>They found that</w:t>
      </w:r>
      <w:r w:rsidR="005D7D6C">
        <w:rPr>
          <w:rFonts w:ascii="Cambria" w:hAnsi="Cambria"/>
        </w:rPr>
        <w:t xml:space="preserve"> increasing the</w:t>
      </w:r>
      <w:r w:rsidR="00987250">
        <w:rPr>
          <w:rFonts w:ascii="Cambria" w:hAnsi="Cambria"/>
        </w:rPr>
        <w:t xml:space="preserve"> frequency</w:t>
      </w:r>
      <w:r w:rsidR="008F2D08">
        <w:rPr>
          <w:rFonts w:ascii="Cambria" w:hAnsi="Cambria"/>
        </w:rPr>
        <w:t xml:space="preserve">, kurtosis, </w:t>
      </w:r>
      <w:r w:rsidR="008F2D08">
        <w:rPr>
          <w:rFonts w:ascii="Cambria" w:hAnsi="Cambria"/>
        </w:rPr>
        <w:lastRenderedPageBreak/>
        <w:t>linearity, and seasonal strength of time series improved forecast accuracy</w:t>
      </w:r>
      <w:r w:rsidR="00842BE4">
        <w:rPr>
          <w:rFonts w:ascii="Cambria" w:hAnsi="Cambria"/>
        </w:rPr>
        <w:t xml:space="preserve">, but </w:t>
      </w:r>
      <w:r w:rsidR="005D7D6C">
        <w:rPr>
          <w:rFonts w:ascii="Cambria" w:hAnsi="Cambria"/>
        </w:rPr>
        <w:t>increasing</w:t>
      </w:r>
      <w:r w:rsidR="008F2D08">
        <w:rPr>
          <w:rFonts w:ascii="Cambria" w:hAnsi="Cambria"/>
        </w:rPr>
        <w:t xml:space="preserve"> skewness, self-similarity, </w:t>
      </w:r>
      <w:r w:rsidR="005D7D6C">
        <w:rPr>
          <w:rFonts w:ascii="Cambria" w:hAnsi="Cambria"/>
        </w:rPr>
        <w:t xml:space="preserve">and </w:t>
      </w:r>
      <w:r w:rsidR="008F2D08">
        <w:rPr>
          <w:rFonts w:ascii="Cambria" w:hAnsi="Cambria"/>
        </w:rPr>
        <w:t xml:space="preserve">randomness </w:t>
      </w:r>
      <w:r w:rsidR="00842BE4">
        <w:rPr>
          <w:rFonts w:ascii="Cambria" w:hAnsi="Cambria"/>
        </w:rPr>
        <w:t>degraded forecast accuracy</w:t>
      </w:r>
      <w:r w:rsidR="008F2D08">
        <w:rPr>
          <w:rFonts w:ascii="Cambria" w:hAnsi="Cambria"/>
        </w:rPr>
        <w:t xml:space="preserve">. </w:t>
      </w:r>
    </w:p>
    <w:p w14:paraId="6D004B52" w14:textId="34C80376" w:rsidR="00D943A2" w:rsidRDefault="00D943A2" w:rsidP="00753FD1">
      <w:pPr>
        <w:rPr>
          <w:rFonts w:ascii="Cambria" w:hAnsi="Cambria"/>
        </w:rPr>
      </w:pPr>
    </w:p>
    <w:p w14:paraId="4C41707B" w14:textId="24A52994" w:rsidR="00D943A2" w:rsidRPr="00753FD1" w:rsidRDefault="005347EB" w:rsidP="00D55208">
      <w:pPr>
        <w:rPr>
          <w:rFonts w:ascii="Cambria" w:hAnsi="Cambria"/>
        </w:rPr>
      </w:pPr>
      <w:commentRangeStart w:id="23"/>
      <w:r>
        <w:rPr>
          <w:rFonts w:ascii="Cambria" w:hAnsi="Cambria"/>
        </w:rPr>
        <w:t>T</w:t>
      </w:r>
      <w:r w:rsidR="00987250">
        <w:rPr>
          <w:rFonts w:ascii="Cambria" w:hAnsi="Cambria"/>
        </w:rPr>
        <w:t xml:space="preserve">ime series </w:t>
      </w:r>
      <w:r>
        <w:rPr>
          <w:rFonts w:ascii="Cambria" w:hAnsi="Cambria"/>
        </w:rPr>
        <w:t xml:space="preserve">features </w:t>
      </w:r>
      <w:r w:rsidR="00D3472D">
        <w:rPr>
          <w:rFonts w:ascii="Cambria" w:hAnsi="Cambria"/>
        </w:rPr>
        <w:t>are also</w:t>
      </w:r>
      <w:r w:rsidR="009C6C94">
        <w:rPr>
          <w:rFonts w:ascii="Cambria" w:hAnsi="Cambria"/>
        </w:rPr>
        <w:t xml:space="preserve"> used for </w:t>
      </w:r>
      <w:r w:rsidR="00D3472D">
        <w:rPr>
          <w:rFonts w:ascii="Cambria" w:hAnsi="Cambria"/>
        </w:rPr>
        <w:t>model selection</w:t>
      </w:r>
      <w:r w:rsidR="009C6C94">
        <w:rPr>
          <w:rFonts w:ascii="Cambria" w:hAnsi="Cambria"/>
        </w:rPr>
        <w:t xml:space="preserve"> an</w:t>
      </w:r>
      <w:r w:rsidR="00453334">
        <w:rPr>
          <w:rFonts w:ascii="Cambria" w:hAnsi="Cambria"/>
        </w:rPr>
        <w:t>d forecast combination</w:t>
      </w:r>
      <w:r w:rsidR="009C6C94">
        <w:rPr>
          <w:rFonts w:ascii="Cambria" w:hAnsi="Cambria"/>
        </w:rPr>
        <w:t>.</w:t>
      </w:r>
      <w:r w:rsidR="00987250">
        <w:rPr>
          <w:rFonts w:ascii="Cambria" w:hAnsi="Cambria"/>
        </w:rPr>
        <w:t xml:space="preserve"> </w:t>
      </w:r>
      <w:r w:rsidR="00A95C04">
        <w:rPr>
          <w:rFonts w:ascii="Cambria" w:hAnsi="Cambria"/>
        </w:rPr>
        <w:t>Qi et al. (2022) found that f</w:t>
      </w:r>
      <w:r w:rsidR="00523574">
        <w:rPr>
          <w:rFonts w:ascii="Cambria" w:hAnsi="Cambria"/>
        </w:rPr>
        <w:t>orecasts</w:t>
      </w:r>
      <w:r w:rsidR="00D3472D">
        <w:rPr>
          <w:rFonts w:ascii="Cambria" w:hAnsi="Cambria"/>
        </w:rPr>
        <w:t xml:space="preserve"> using</w:t>
      </w:r>
      <w:r w:rsidR="00523574">
        <w:rPr>
          <w:rFonts w:ascii="Cambria" w:hAnsi="Cambria"/>
        </w:rPr>
        <w:t xml:space="preserve"> </w:t>
      </w:r>
      <w:r w:rsidR="00D3472D">
        <w:rPr>
          <w:rFonts w:ascii="Cambria" w:hAnsi="Cambria"/>
        </w:rPr>
        <w:t xml:space="preserve">the strength of trend and seasonality for exponential smoothing model selection </w:t>
      </w:r>
      <w:r w:rsidR="00523574">
        <w:rPr>
          <w:rFonts w:ascii="Cambria" w:hAnsi="Cambria"/>
        </w:rPr>
        <w:t xml:space="preserve">had lower MASE, </w:t>
      </w:r>
      <w:proofErr w:type="spellStart"/>
      <w:r w:rsidR="00523574">
        <w:rPr>
          <w:rFonts w:ascii="Cambria" w:hAnsi="Cambria"/>
        </w:rPr>
        <w:t>sMAPE</w:t>
      </w:r>
      <w:proofErr w:type="spellEnd"/>
      <w:r w:rsidR="00523574">
        <w:rPr>
          <w:rFonts w:ascii="Cambria" w:hAnsi="Cambria"/>
        </w:rPr>
        <w:t>, and MSIS than information-based selection</w:t>
      </w:r>
      <w:r w:rsidR="005D7D6C">
        <w:rPr>
          <w:rFonts w:ascii="Cambria" w:hAnsi="Cambria"/>
        </w:rPr>
        <w:t xml:space="preserve"> methods</w:t>
      </w:r>
      <w:r w:rsidR="00523574">
        <w:rPr>
          <w:rFonts w:ascii="Cambria" w:hAnsi="Cambria"/>
        </w:rPr>
        <w:t xml:space="preserve"> for the majority of forecast horizons.</w:t>
      </w:r>
      <w:r w:rsidR="00EF7BB9">
        <w:rPr>
          <w:rFonts w:ascii="Cambria" w:hAnsi="Cambria"/>
        </w:rPr>
        <w:t xml:space="preserve"> </w:t>
      </w:r>
      <w:proofErr w:type="spellStart"/>
      <w:r w:rsidR="00EF7BB9">
        <w:rPr>
          <w:rFonts w:ascii="Cambria" w:hAnsi="Cambria"/>
        </w:rPr>
        <w:t>Talagala</w:t>
      </w:r>
      <w:proofErr w:type="spellEnd"/>
      <w:r w:rsidR="00EF7BB9">
        <w:rPr>
          <w:rFonts w:ascii="Cambria" w:hAnsi="Cambria"/>
        </w:rPr>
        <w:t xml:space="preserve"> et al. (2022) </w:t>
      </w:r>
      <w:r w:rsidR="006F1884">
        <w:rPr>
          <w:rFonts w:ascii="Cambria" w:hAnsi="Cambria"/>
        </w:rPr>
        <w:t>applied a meta-learning algorithm based on Bayesian multivariate surface regression to</w:t>
      </w:r>
      <w:r w:rsidR="00EF7BB9">
        <w:rPr>
          <w:rFonts w:ascii="Cambria" w:hAnsi="Cambria"/>
        </w:rPr>
        <w:t xml:space="preserve"> 37 features</w:t>
      </w:r>
      <w:r w:rsidR="00453334">
        <w:rPr>
          <w:rFonts w:ascii="Cambria" w:hAnsi="Cambria"/>
        </w:rPr>
        <w:t>,</w:t>
      </w:r>
      <w:r w:rsidR="00EF7BB9">
        <w:rPr>
          <w:rFonts w:ascii="Cambria" w:hAnsi="Cambria"/>
        </w:rPr>
        <w:t xml:space="preserve"> </w:t>
      </w:r>
      <w:r w:rsidR="006F1884">
        <w:rPr>
          <w:rFonts w:ascii="Cambria" w:hAnsi="Cambria"/>
        </w:rPr>
        <w:t>including spectral entropy and the Hurst exponent</w:t>
      </w:r>
      <w:r w:rsidR="00453334">
        <w:rPr>
          <w:rFonts w:ascii="Cambria" w:hAnsi="Cambria"/>
        </w:rPr>
        <w:t>,</w:t>
      </w:r>
      <w:r w:rsidR="006F1884">
        <w:rPr>
          <w:rFonts w:ascii="Cambria" w:hAnsi="Cambria"/>
        </w:rPr>
        <w:t xml:space="preserve"> to predict the model combination </w:t>
      </w:r>
      <w:r w:rsidR="00453334">
        <w:rPr>
          <w:rFonts w:ascii="Cambria" w:hAnsi="Cambria"/>
        </w:rPr>
        <w:t>t</w:t>
      </w:r>
      <w:r w:rsidR="006F1884">
        <w:rPr>
          <w:rFonts w:ascii="Cambria" w:hAnsi="Cambria"/>
        </w:rPr>
        <w:t xml:space="preserve">hat would yield the minimum forecast error for the M4 competition data. This approach </w:t>
      </w:r>
      <w:r w:rsidR="00453334">
        <w:rPr>
          <w:rFonts w:ascii="Cambria" w:hAnsi="Cambria"/>
        </w:rPr>
        <w:t>achieved</w:t>
      </w:r>
      <w:r w:rsidR="006F1884">
        <w:rPr>
          <w:rFonts w:ascii="Cambria" w:hAnsi="Cambria"/>
        </w:rPr>
        <w:t xml:space="preserve"> forecast accuracy on par with the top M4 competition methods with less computational cost.</w:t>
      </w:r>
      <w:r w:rsidR="00A95CDC">
        <w:rPr>
          <w:rFonts w:ascii="Cambria" w:hAnsi="Cambria"/>
        </w:rPr>
        <w:t xml:space="preserve"> Li et al. (2022</w:t>
      </w:r>
      <w:ins w:id="24" w:author="Bale,Cameron [2]" w:date="2023-01-30T14:56:00Z">
        <w:r w:rsidR="003A3AA6">
          <w:rPr>
            <w:rFonts w:ascii="Cambria" w:hAnsi="Cambria"/>
          </w:rPr>
          <w:t>a</w:t>
        </w:r>
      </w:ins>
      <w:r w:rsidR="00A95CDC">
        <w:rPr>
          <w:rFonts w:ascii="Cambria" w:hAnsi="Cambria"/>
        </w:rPr>
        <w:t>) use</w:t>
      </w:r>
      <w:r w:rsidR="00BF4764">
        <w:rPr>
          <w:rFonts w:ascii="Cambria" w:hAnsi="Cambria"/>
        </w:rPr>
        <w:t>d features such as the first ACF value to propose an interpretable Bayesian forecast combination framework with time</w:t>
      </w:r>
      <w:r w:rsidR="007A38D9">
        <w:rPr>
          <w:rFonts w:ascii="Cambria" w:hAnsi="Cambria"/>
        </w:rPr>
        <w:t>-</w:t>
      </w:r>
      <w:r w:rsidR="00BF4764">
        <w:rPr>
          <w:rFonts w:ascii="Cambria" w:hAnsi="Cambria"/>
        </w:rPr>
        <w:t xml:space="preserve">varying weights. In experiments using the M3 competition data, this method reduced </w:t>
      </w:r>
      <w:r w:rsidR="007A38D9">
        <w:rPr>
          <w:rFonts w:ascii="Cambria" w:hAnsi="Cambria"/>
        </w:rPr>
        <w:t xml:space="preserve">the </w:t>
      </w:r>
      <w:r w:rsidR="00BF4764">
        <w:rPr>
          <w:rFonts w:ascii="Cambria" w:hAnsi="Cambria"/>
        </w:rPr>
        <w:t xml:space="preserve">average MASE by approximately </w:t>
      </w:r>
      <w:r w:rsidR="00D55208">
        <w:rPr>
          <w:rFonts w:ascii="Cambria" w:hAnsi="Cambria"/>
        </w:rPr>
        <w:t>1.1% relative to the next</w:t>
      </w:r>
      <w:r w:rsidR="007A38D9">
        <w:rPr>
          <w:rFonts w:ascii="Cambria" w:hAnsi="Cambria"/>
        </w:rPr>
        <w:t>-</w:t>
      </w:r>
      <w:r w:rsidR="00D55208">
        <w:rPr>
          <w:rFonts w:ascii="Cambria" w:hAnsi="Cambria"/>
        </w:rPr>
        <w:t>best forecast combination method.</w:t>
      </w:r>
      <w:r w:rsidR="007A38D9">
        <w:rPr>
          <w:rFonts w:ascii="Cambria" w:hAnsi="Cambria"/>
        </w:rPr>
        <w:t xml:space="preserve"> </w:t>
      </w:r>
      <w:r w:rsidR="00523574">
        <w:rPr>
          <w:rFonts w:ascii="Cambria" w:hAnsi="Cambria"/>
        </w:rPr>
        <w:fldChar w:fldCharType="begin"/>
      </w:r>
      <w:r w:rsidR="00523574">
        <w:rPr>
          <w:rFonts w:ascii="Cambria" w:hAnsi="Cambria"/>
        </w:rPr>
        <w:instrText xml:space="preserve"> ADDIN ZOTERO_ITEM CSL_CITATION {"citationID":"fdU9L0b2","properties":{"formattedCitation":"(Petropoulos &amp; Siemsen, 2022)","plainCitation":"(Petropoulos &amp; Siemsen, 2022)","noteIndex":0},"citationItems":[{"id":163,"uris":["http://zotero.org/users/8556523/items/4335Y5SJ"],"itemData":{"id":163,"type":"article-journal","abstract":"Effective approaches to forecast model selection are crucial to improve forecast accuracy and to facilitate the use of forecasts for decision-making processes. Information criteria or cross-validation are common approaches of forecast model selection. Both methods compare forecasts with the respective actual realizations. However, no existing selection method assesses out-of-sample forecasts before the actual values become available—a technique used in human judgment in this context. Research in judgmental model selection emphasizes that human judgment can be superior to statistical selection procedures in evaluating the quality of forecasting models. We, therefore, propose a new way of statistical model selection based on these insights from human judgment. Our approach relies on an asynchronous comparison of forecasts and actual values, allowing for an ex ante evaluation of forecasts via representativeness. We test this criterion on numerous time series. Results from our analyses provide evidence that forecast performance can be improved when models are selected based on their representativeness.","container-title":"Management Science","DOI":"10.1287/mnsc.2022.4485","ISSN":"0025-1909, 1526-5501","journalAbbreviation":"Management Science","language":"en","page":"mnsc.2022.4485","source":"DOI.org (Crossref)","title":"Forecast Selection and Representativeness","author":[{"family":"Petropoulos","given":"Fotios"},{"family":"Siemsen","given":"Enno"}],"issued":{"date-parts":[["2022",7,18]]}}}],"schema":"https://github.com/citation-style-language/schema/raw/master/csl-citation.json"} </w:instrText>
      </w:r>
      <w:r w:rsidR="00523574">
        <w:rPr>
          <w:rFonts w:ascii="Cambria" w:hAnsi="Cambria"/>
        </w:rPr>
        <w:fldChar w:fldCharType="separate"/>
      </w:r>
      <w:r w:rsidR="00523574" w:rsidRPr="00523574">
        <w:rPr>
          <w:rFonts w:ascii="Cambria" w:hAnsi="Cambria"/>
        </w:rPr>
        <w:t xml:space="preserve">Petropoulos &amp; Siemsen </w:t>
      </w:r>
      <w:r w:rsidR="00EE0644">
        <w:rPr>
          <w:rFonts w:ascii="Cambria" w:hAnsi="Cambria"/>
        </w:rPr>
        <w:t>(</w:t>
      </w:r>
      <w:r w:rsidR="00523574" w:rsidRPr="00523574">
        <w:rPr>
          <w:rFonts w:ascii="Cambria" w:hAnsi="Cambria"/>
        </w:rPr>
        <w:t>2022)</w:t>
      </w:r>
      <w:r w:rsidR="00523574">
        <w:rPr>
          <w:rFonts w:ascii="Cambria" w:hAnsi="Cambria"/>
        </w:rPr>
        <w:fldChar w:fldCharType="end"/>
      </w:r>
      <w:r w:rsidR="00987250">
        <w:rPr>
          <w:rFonts w:ascii="Cambria" w:hAnsi="Cambria"/>
        </w:rPr>
        <w:t xml:space="preserve"> </w:t>
      </w:r>
      <w:r w:rsidR="00EE0644">
        <w:rPr>
          <w:rFonts w:ascii="Cambria" w:hAnsi="Cambria"/>
        </w:rPr>
        <w:t xml:space="preserve">created </w:t>
      </w:r>
      <w:r w:rsidR="00D3472D">
        <w:rPr>
          <w:rFonts w:ascii="Cambria" w:hAnsi="Cambria"/>
        </w:rPr>
        <w:t>a representativeness</w:t>
      </w:r>
      <w:r w:rsidR="00EE0644">
        <w:rPr>
          <w:rFonts w:ascii="Cambria" w:hAnsi="Cambria"/>
        </w:rPr>
        <w:t xml:space="preserve"> metric </w:t>
      </w:r>
      <w:r w:rsidR="00AB123D">
        <w:rPr>
          <w:rFonts w:ascii="Cambria" w:hAnsi="Cambria"/>
        </w:rPr>
        <w:t>that</w:t>
      </w:r>
      <w:r w:rsidR="007A38D9">
        <w:rPr>
          <w:rFonts w:ascii="Cambria" w:hAnsi="Cambria"/>
        </w:rPr>
        <w:t xml:space="preserve"> </w:t>
      </w:r>
      <w:r w:rsidR="00043F81">
        <w:rPr>
          <w:rFonts w:ascii="Cambria" w:hAnsi="Cambria"/>
        </w:rPr>
        <w:t>select</w:t>
      </w:r>
      <w:r w:rsidR="007A38D9">
        <w:rPr>
          <w:rFonts w:ascii="Cambria" w:hAnsi="Cambria"/>
        </w:rPr>
        <w:t>s</w:t>
      </w:r>
      <w:r w:rsidR="00043F81">
        <w:rPr>
          <w:rFonts w:ascii="Cambria" w:hAnsi="Cambria"/>
        </w:rPr>
        <w:t xml:space="preserve"> models with trend and seasonality components when the respective signals of these components are strong</w:t>
      </w:r>
      <w:r w:rsidR="00EE0644">
        <w:rPr>
          <w:rFonts w:ascii="Cambria" w:hAnsi="Cambria"/>
        </w:rPr>
        <w:t>.</w:t>
      </w:r>
      <w:r w:rsidR="0064292C">
        <w:rPr>
          <w:rFonts w:ascii="Cambria" w:hAnsi="Cambria"/>
        </w:rPr>
        <w:t xml:space="preserve"> For most data frequencies,</w:t>
      </w:r>
      <w:r w:rsidR="00EE0644">
        <w:rPr>
          <w:rFonts w:ascii="Cambria" w:hAnsi="Cambria"/>
        </w:rPr>
        <w:t xml:space="preserve"> </w:t>
      </w:r>
      <w:r w:rsidR="0064292C">
        <w:rPr>
          <w:rFonts w:ascii="Cambria" w:hAnsi="Cambria"/>
        </w:rPr>
        <w:t>t</w:t>
      </w:r>
      <w:r w:rsidR="00D3472D">
        <w:rPr>
          <w:rFonts w:ascii="Cambria" w:hAnsi="Cambria"/>
        </w:rPr>
        <w:t>heir approach</w:t>
      </w:r>
      <w:r w:rsidR="0064292C">
        <w:rPr>
          <w:rFonts w:ascii="Cambria" w:hAnsi="Cambria"/>
        </w:rPr>
        <w:t xml:space="preserve"> produces lower average MASE on the M, M3, and M4 competition data and selects the best forecasting model approximately 3% more often than the other</w:t>
      </w:r>
      <w:r w:rsidR="007A38D9">
        <w:rPr>
          <w:rFonts w:ascii="Cambria" w:hAnsi="Cambria"/>
        </w:rPr>
        <w:t xml:space="preserve"> selection</w:t>
      </w:r>
      <w:r w:rsidR="0064292C">
        <w:rPr>
          <w:rFonts w:ascii="Cambria" w:hAnsi="Cambria"/>
        </w:rPr>
        <w:t xml:space="preserve"> </w:t>
      </w:r>
      <w:commentRangeStart w:id="25"/>
      <w:r w:rsidR="0064292C">
        <w:rPr>
          <w:rFonts w:ascii="Cambria" w:hAnsi="Cambria"/>
        </w:rPr>
        <w:t>methods</w:t>
      </w:r>
      <w:commentRangeEnd w:id="25"/>
      <w:r w:rsidR="00293A32">
        <w:rPr>
          <w:rStyle w:val="CommentReference"/>
        </w:rPr>
        <w:commentReference w:id="25"/>
      </w:r>
      <w:r w:rsidR="0064292C">
        <w:rPr>
          <w:rFonts w:ascii="Cambria" w:hAnsi="Cambria"/>
        </w:rPr>
        <w:t>.</w:t>
      </w:r>
      <w:commentRangeEnd w:id="23"/>
      <w:r w:rsidR="007A38D9">
        <w:rPr>
          <w:rStyle w:val="CommentReference"/>
        </w:rPr>
        <w:commentReference w:id="23"/>
      </w:r>
    </w:p>
    <w:p w14:paraId="1C7CAAB0" w14:textId="35CBAACF" w:rsidR="00753FD1" w:rsidDel="002432E2" w:rsidRDefault="00753FD1" w:rsidP="00D943A2">
      <w:pPr>
        <w:rPr>
          <w:del w:id="26" w:author="Bale,Cameron [2]" w:date="2023-01-30T14:50:00Z"/>
          <w:rFonts w:ascii="Cambria" w:hAnsi="Cambria"/>
        </w:rPr>
      </w:pPr>
    </w:p>
    <w:p w14:paraId="213AF24A" w14:textId="520A4AA4" w:rsidR="00CD4188" w:rsidRDefault="00CD4188" w:rsidP="00D943A2">
      <w:pPr>
        <w:rPr>
          <w:rFonts w:ascii="Cambria" w:hAnsi="Cambria"/>
        </w:rPr>
      </w:pPr>
    </w:p>
    <w:p w14:paraId="3D707468" w14:textId="77777777" w:rsidR="00E96EA4" w:rsidRPr="00753FD1" w:rsidRDefault="00E96EA4" w:rsidP="00753FD1">
      <w:pPr>
        <w:rPr>
          <w:rFonts w:ascii="Cambria" w:hAnsi="Cambria"/>
        </w:rPr>
      </w:pPr>
    </w:p>
    <w:p w14:paraId="5907875B" w14:textId="39217D50" w:rsidR="001546D0" w:rsidRPr="00134519" w:rsidRDefault="001546D0" w:rsidP="00E96EA4">
      <w:pPr>
        <w:pStyle w:val="ListParagraph"/>
        <w:numPr>
          <w:ilvl w:val="0"/>
          <w:numId w:val="1"/>
        </w:numPr>
        <w:rPr>
          <w:rFonts w:ascii="Cambria" w:hAnsi="Cambria"/>
          <w:b/>
          <w:bCs/>
        </w:rPr>
      </w:pPr>
      <w:r w:rsidRPr="00134519">
        <w:rPr>
          <w:rFonts w:ascii="Cambria" w:hAnsi="Cambria"/>
          <w:b/>
          <w:bCs/>
        </w:rPr>
        <w:t>The k-nearest Time Series (</w:t>
      </w:r>
      <w:proofErr w:type="spellStart"/>
      <w:r w:rsidRPr="00134519">
        <w:rPr>
          <w:rFonts w:ascii="Cambria" w:hAnsi="Cambria"/>
          <w:b/>
          <w:bCs/>
        </w:rPr>
        <w:t>nTS</w:t>
      </w:r>
      <w:proofErr w:type="spellEnd"/>
      <w:r w:rsidRPr="00134519">
        <w:rPr>
          <w:rFonts w:ascii="Cambria" w:hAnsi="Cambria"/>
          <w:b/>
          <w:bCs/>
        </w:rPr>
        <w:t>) Swapping Method</w:t>
      </w:r>
    </w:p>
    <w:p w14:paraId="10E08700" w14:textId="77777777" w:rsidR="001546D0" w:rsidRDefault="001546D0" w:rsidP="001546D0">
      <w:pPr>
        <w:rPr>
          <w:rFonts w:ascii="Cambria" w:hAnsi="Cambria"/>
          <w:b/>
          <w:bCs/>
        </w:rPr>
      </w:pPr>
    </w:p>
    <w:p w14:paraId="449E47D0" w14:textId="36802C27" w:rsidR="0082387F" w:rsidRDefault="00E24122" w:rsidP="001546D0">
      <w:pPr>
        <w:rPr>
          <w:rFonts w:ascii="Cambria" w:hAnsi="Cambria"/>
        </w:rPr>
      </w:pPr>
      <w:r w:rsidRPr="00E24122">
        <w:rPr>
          <w:rFonts w:ascii="Cambria" w:hAnsi="Cambria"/>
        </w:rPr>
        <w:t>Let</w:t>
      </w:r>
      <w:r>
        <w:rPr>
          <w:rFonts w:ascii="Cambria" w:hAnsi="Cambria"/>
        </w:rPr>
        <w:t xml:space="preserve"> </w:t>
      </w:r>
      <m:oMath>
        <m:r>
          <m:rPr>
            <m:scr m:val="double-struck"/>
          </m:rPr>
          <w:rPr>
            <w:rFonts w:ascii="Cambria Math" w:hAnsi="Cambria Math"/>
          </w:rPr>
          <m:t>X=</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lit/>
          </m:rPr>
          <w:rPr>
            <w:rFonts w:ascii="Cambria Math" w:hAnsi="Cambria Math"/>
          </w:rPr>
          <m:t>}</m:t>
        </m:r>
      </m:oMath>
      <w:r>
        <w:rPr>
          <w:rFonts w:ascii="Cambria" w:eastAsiaTheme="minorEastAsia" w:hAnsi="Cambria"/>
        </w:rPr>
        <w:t xml:space="preserve"> </w:t>
      </w:r>
      <w:r w:rsidRPr="00E24122">
        <w:rPr>
          <w:rFonts w:ascii="Cambria" w:hAnsi="Cambria"/>
        </w:rPr>
        <w:t>be a set of time series data (</w:t>
      </w:r>
      <w:r w:rsidRPr="00E24122">
        <w:rPr>
          <w:rFonts w:ascii="Cambria" w:hAnsi="Cambria"/>
          <w:i/>
          <w:iCs/>
        </w:rPr>
        <w:t>n</w:t>
      </w:r>
      <w:r w:rsidRPr="00E24122">
        <w:rPr>
          <w:rFonts w:ascii="Cambria" w:hAnsi="Cambria"/>
        </w:rPr>
        <w:t>-vectors). Using standard privacy</w:t>
      </w:r>
      <w:r w:rsidR="001F10EC">
        <w:rPr>
          <w:rFonts w:ascii="Cambria" w:hAnsi="Cambria"/>
        </w:rPr>
        <w:t xml:space="preserve"> </w:t>
      </w:r>
      <w:r w:rsidRPr="00E24122">
        <w:rPr>
          <w:rFonts w:ascii="Cambria" w:hAnsi="Cambria"/>
        </w:rPr>
        <w:t>methods</w:t>
      </w:r>
      <w:r>
        <w:rPr>
          <w:rFonts w:ascii="Cambria" w:hAnsi="Cambria"/>
        </w:rPr>
        <w:t xml:space="preserve"> such as differential privacy</w:t>
      </w:r>
      <w:r w:rsidRPr="00E24122">
        <w:rPr>
          <w:rFonts w:ascii="Cambria" w:hAnsi="Cambria"/>
        </w:rPr>
        <w:t>, a data provider releases protected data</w:t>
      </w:r>
      <w:r w:rsidR="007615BF">
        <w:rPr>
          <w:rFonts w:ascii="Cambria" w:hAnsi="Cambria"/>
        </w:rPr>
        <w:t xml:space="preserve"> point</w:t>
      </w:r>
      <w:r>
        <w:rPr>
          <w:rFonts w:ascii="Cambria" w:hAnsi="Cambria"/>
        </w:rPr>
        <w:t xml:space="preserve"> </w:t>
      </w:r>
      <m:oMath>
        <m:sSub>
          <m:sSubPr>
            <m:ctrlPr>
              <w:rPr>
                <w:rFonts w:ascii="Cambria Math" w:hAnsi="Cambria Math"/>
                <w:i/>
              </w:rPr>
            </m:ctrlPr>
          </m:sSubPr>
          <m:e>
            <m:r>
              <w:rPr>
                <w:rFonts w:ascii="Cambria Math" w:hAnsi="Cambria Math"/>
              </w:rPr>
              <m:t>P</m:t>
            </m:r>
          </m:e>
          <m:sub>
            <m:r>
              <w:rPr>
                <w:rFonts w:ascii="Cambria Math" w:hAnsi="Cambria Math"/>
              </w:rPr>
              <m:t>j,t</m:t>
            </m:r>
          </m:sub>
        </m:sSub>
      </m:oMath>
      <w:r>
        <w:rPr>
          <w:rFonts w:ascii="Cambria" w:eastAsiaTheme="minorEastAsia" w:hAnsi="Cambria"/>
        </w:rPr>
        <w:t xml:space="preserve"> </w:t>
      </w:r>
      <w:r w:rsidRPr="00E24122">
        <w:rPr>
          <w:rFonts w:ascii="Cambria" w:hAnsi="Cambria"/>
        </w:rPr>
        <w:t>for each time series</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ascii="Cambria" w:eastAsiaTheme="minorEastAsia" w:hAnsi="Cambria"/>
        </w:rPr>
        <w:t xml:space="preserve"> </w:t>
      </w:r>
      <w:r w:rsidRPr="00E24122">
        <w:rPr>
          <w:rFonts w:ascii="Cambria" w:hAnsi="Cambria"/>
        </w:rPr>
        <w:t>based on the confidential values</w:t>
      </w:r>
      <w:r>
        <w:rPr>
          <w:rFonts w:ascii="Cambria" w:hAnsi="Cambria"/>
        </w:rPr>
        <w:t xml:space="preserve">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Pr>
          <w:rFonts w:ascii="Cambria" w:eastAsiaTheme="minorEastAsia" w:hAnsi="Cambria"/>
        </w:rPr>
        <w:t xml:space="preserve"> </w:t>
      </w:r>
      <w:r w:rsidR="007615BF">
        <w:rPr>
          <w:rFonts w:ascii="Cambria" w:hAnsi="Cambria"/>
        </w:rPr>
        <w:t xml:space="preserve">at </w:t>
      </w:r>
      <w:r w:rsidRPr="00E24122">
        <w:rPr>
          <w:rFonts w:ascii="Cambria" w:hAnsi="Cambria"/>
        </w:rPr>
        <w:t>time</w:t>
      </w:r>
      <w:r>
        <w:rPr>
          <w:rFonts w:ascii="Cambria" w:hAnsi="Cambria"/>
        </w:rPr>
        <w:t xml:space="preserve"> </w:t>
      </w:r>
      <m:oMath>
        <m:r>
          <w:rPr>
            <w:rFonts w:ascii="Cambria Math" w:hAnsi="Cambria Math"/>
          </w:rPr>
          <m:t>t</m:t>
        </m:r>
      </m:oMath>
      <w:r w:rsidR="007615BF">
        <w:rPr>
          <w:rFonts w:ascii="Cambria" w:eastAsiaTheme="minorEastAsia" w:hAnsi="Cambria"/>
        </w:rPr>
        <w:t xml:space="preserve"> and before</w:t>
      </w:r>
      <w:r w:rsidRPr="00E24122">
        <w:rPr>
          <w:rFonts w:ascii="Cambria" w:hAnsi="Cambria"/>
        </w:rPr>
        <w:t>. The</w:t>
      </w:r>
      <w:r w:rsidR="00201959">
        <w:rPr>
          <w:rFonts w:ascii="Cambria" w:hAnsi="Cambria"/>
        </w:rPr>
        <w:t xml:space="preserve">se methods </w:t>
      </w:r>
      <w:r w:rsidRPr="00E24122">
        <w:rPr>
          <w:rFonts w:ascii="Cambria" w:hAnsi="Cambria"/>
        </w:rPr>
        <w:t>choose protected values based on predefined rules</w:t>
      </w:r>
      <w:r w:rsidR="00201959">
        <w:rPr>
          <w:rFonts w:ascii="Cambria" w:hAnsi="Cambria"/>
        </w:rPr>
        <w:t xml:space="preserve">, </w:t>
      </w:r>
      <w:r w:rsidRPr="00E24122">
        <w:rPr>
          <w:rFonts w:ascii="Cambria" w:hAnsi="Cambria"/>
        </w:rPr>
        <w:t>not changes in forecast accuracy.</w:t>
      </w:r>
      <w:r w:rsidR="00CE7A07">
        <w:rPr>
          <w:rFonts w:ascii="Cambria" w:hAnsi="Cambria"/>
        </w:rPr>
        <w:t xml:space="preserve"> T</w:t>
      </w:r>
      <w:r w:rsidRPr="00E24122">
        <w:rPr>
          <w:rFonts w:ascii="Cambria" w:hAnsi="Cambria"/>
        </w:rPr>
        <w:t>he goal</w:t>
      </w:r>
      <w:r w:rsidR="001F10EC">
        <w:rPr>
          <w:rFonts w:ascii="Cambria" w:hAnsi="Cambria"/>
        </w:rPr>
        <w:t xml:space="preserve"> </w:t>
      </w:r>
      <w:r w:rsidRPr="00E24122">
        <w:rPr>
          <w:rFonts w:ascii="Cambria" w:hAnsi="Cambria"/>
        </w:rPr>
        <w:t>of the data provider should be to change</w:t>
      </w:r>
      <w:r w:rsidR="00DC3ACF">
        <w:rPr>
          <w:rFonts w:ascii="Cambria" w:hAnsi="Cambria"/>
        </w:rPr>
        <w:t xml:space="preserve">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sidR="00DC3ACF">
        <w:rPr>
          <w:rFonts w:ascii="Cambria" w:eastAsiaTheme="minorEastAsia" w:hAnsi="Cambria"/>
        </w:rPr>
        <w:t xml:space="preserve"> </w:t>
      </w:r>
      <w:r w:rsidRPr="00E24122">
        <w:rPr>
          <w:rFonts w:ascii="Cambria" w:hAnsi="Cambria"/>
        </w:rPr>
        <w:t xml:space="preserve">to </w:t>
      </w:r>
      <m:oMath>
        <m:sSub>
          <m:sSubPr>
            <m:ctrlPr>
              <w:rPr>
                <w:rFonts w:ascii="Cambria Math" w:hAnsi="Cambria Math"/>
                <w:i/>
              </w:rPr>
            </m:ctrlPr>
          </m:sSubPr>
          <m:e>
            <m:r>
              <w:rPr>
                <w:rFonts w:ascii="Cambria Math" w:hAnsi="Cambria Math"/>
              </w:rPr>
              <m:t>P</m:t>
            </m:r>
          </m:e>
          <m:sub>
            <m:r>
              <w:rPr>
                <w:rFonts w:ascii="Cambria Math" w:hAnsi="Cambria Math"/>
              </w:rPr>
              <m:t>j,t</m:t>
            </m:r>
          </m:sub>
        </m:sSub>
      </m:oMath>
      <w:r w:rsidR="00DC3ACF">
        <w:rPr>
          <w:rFonts w:ascii="Cambria" w:eastAsiaTheme="minorEastAsia" w:hAnsi="Cambria"/>
        </w:rPr>
        <w:t xml:space="preserve"> </w:t>
      </w:r>
      <w:r w:rsidRPr="00E24122">
        <w:rPr>
          <w:rFonts w:ascii="Cambria" w:hAnsi="Cambria"/>
        </w:rPr>
        <w:t>with minimal reductions</w:t>
      </w:r>
      <w:r w:rsidR="00DC3ACF">
        <w:rPr>
          <w:rFonts w:ascii="Cambria" w:hAnsi="Cambria"/>
        </w:rPr>
        <w:t xml:space="preserve"> </w:t>
      </w:r>
      <w:r w:rsidRPr="00E24122">
        <w:rPr>
          <w:rFonts w:ascii="Cambria" w:hAnsi="Cambria"/>
        </w:rPr>
        <w:t>in forecast accuracy</w:t>
      </w:r>
      <w:r w:rsidR="001F10EC">
        <w:rPr>
          <w:rFonts w:ascii="Cambria" w:hAnsi="Cambria"/>
        </w:rPr>
        <w:t xml:space="preserve"> </w:t>
      </w:r>
      <w:r w:rsidRPr="00E24122">
        <w:rPr>
          <w:rFonts w:ascii="Cambria" w:hAnsi="Cambria"/>
        </w:rPr>
        <w:t xml:space="preserve">while increasing privacy to an acceptable </w:t>
      </w:r>
      <w:r w:rsidR="00DC3ACF">
        <w:rPr>
          <w:rFonts w:ascii="Cambria" w:hAnsi="Cambria"/>
        </w:rPr>
        <w:t>level</w:t>
      </w:r>
      <w:r w:rsidRPr="00E24122">
        <w:rPr>
          <w:rFonts w:ascii="Cambria" w:hAnsi="Cambria"/>
        </w:rPr>
        <w:t>.</w:t>
      </w:r>
      <w:r w:rsidR="00DC3ACF">
        <w:rPr>
          <w:rFonts w:ascii="Cambria" w:hAnsi="Cambria"/>
        </w:rPr>
        <w:t xml:space="preserve"> </w:t>
      </w:r>
    </w:p>
    <w:p w14:paraId="2C55A37B" w14:textId="77777777" w:rsidR="0082387F" w:rsidRDefault="0082387F" w:rsidP="001546D0">
      <w:pPr>
        <w:rPr>
          <w:rFonts w:ascii="Cambria" w:hAnsi="Cambria"/>
        </w:rPr>
      </w:pPr>
    </w:p>
    <w:p w14:paraId="77C7FADF" w14:textId="1D8B411A" w:rsidR="00592506" w:rsidRPr="001978A9" w:rsidRDefault="00E24122" w:rsidP="001546D0">
      <w:pPr>
        <w:rPr>
          <w:rFonts w:ascii="Cambria" w:eastAsiaTheme="minorEastAsia" w:hAnsi="Cambria"/>
        </w:rPr>
      </w:pPr>
      <w:r w:rsidRPr="00E24122">
        <w:rPr>
          <w:rFonts w:ascii="Cambria" w:hAnsi="Cambria"/>
        </w:rPr>
        <w:t xml:space="preserve">We solve the data protection problem for the data provider using a </w:t>
      </w:r>
      <w:r w:rsidR="00201959" w:rsidRPr="00E24122">
        <w:rPr>
          <w:rFonts w:ascii="Cambria" w:hAnsi="Cambria"/>
        </w:rPr>
        <w:t>matrix</w:t>
      </w:r>
      <w:r w:rsidR="00201959">
        <w:rPr>
          <w:rFonts w:ascii="Cambria" w:hAnsi="Cambria"/>
        </w:rPr>
        <w:t>-</w:t>
      </w:r>
      <w:r w:rsidRPr="00E24122">
        <w:rPr>
          <w:rFonts w:ascii="Cambria" w:hAnsi="Cambria"/>
        </w:rPr>
        <w:t>based k-</w:t>
      </w:r>
      <w:proofErr w:type="spellStart"/>
      <w:r w:rsidRPr="00E24122">
        <w:rPr>
          <w:rFonts w:ascii="Cambria" w:hAnsi="Cambria"/>
        </w:rPr>
        <w:t>nTS</w:t>
      </w:r>
      <w:proofErr w:type="spellEnd"/>
      <w:r w:rsidRPr="00E24122">
        <w:rPr>
          <w:rFonts w:ascii="Cambria" w:hAnsi="Cambria"/>
        </w:rPr>
        <w:t xml:space="preserve"> (k-nearest</w:t>
      </w:r>
      <w:r w:rsidR="009E0600">
        <w:rPr>
          <w:rFonts w:ascii="Cambria" w:hAnsi="Cambria"/>
        </w:rPr>
        <w:t xml:space="preserve"> </w:t>
      </w:r>
      <w:r w:rsidRPr="00E24122">
        <w:rPr>
          <w:rFonts w:ascii="Cambria" w:hAnsi="Cambria"/>
        </w:rPr>
        <w:t>time series) swapping method, where the data provider releases a set of protected time</w:t>
      </w:r>
      <w:r w:rsidR="009E0600">
        <w:rPr>
          <w:rFonts w:ascii="Cambria" w:hAnsi="Cambria"/>
        </w:rPr>
        <w:t xml:space="preserve"> </w:t>
      </w:r>
      <w:r w:rsidRPr="00E24122">
        <w:rPr>
          <w:rFonts w:ascii="Cambria" w:hAnsi="Cambria"/>
        </w:rPr>
        <w:t>series</w:t>
      </w:r>
      <w:r w:rsidR="00B94C1C">
        <w:rPr>
          <w:rFonts w:ascii="Cambria" w:hAnsi="Cambria"/>
        </w:rPr>
        <w:t xml:space="preserve"> </w:t>
      </w:r>
      <m:oMath>
        <m:sSup>
          <m:sSupPr>
            <m:ctrlPr>
              <w:rPr>
                <w:rFonts w:ascii="Cambria Math" w:hAnsi="Cambria Math"/>
                <w:i/>
              </w:rPr>
            </m:ctrlPr>
          </m:sSupPr>
          <m:e>
            <m:r>
              <m:rPr>
                <m:scr m:val="double-struck"/>
              </m:rPr>
              <w:rPr>
                <w:rFonts w:ascii="Cambria Math" w:hAnsi="Cambria Math"/>
              </w:rPr>
              <m:t>X</m:t>
            </m:r>
          </m:e>
          <m:sup>
            <m:r>
              <w:rPr>
                <w:rFonts w:ascii="Cambria Math" w:hAnsi="Cambria Math"/>
              </w:rPr>
              <m:t>'</m:t>
            </m:r>
          </m:sup>
        </m:sSup>
        <m:r>
          <w:rPr>
            <w:rFonts w:ascii="Cambria Math" w:hAnsi="Cambria Math"/>
          </w:rPr>
          <m:t>=</m:t>
        </m:r>
        <m:r>
          <m:rPr>
            <m:lit/>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r>
          <m:rPr>
            <m:lit/>
          </m:rPr>
          <w:rPr>
            <w:rFonts w:ascii="Cambria Math" w:hAnsi="Cambria Math"/>
          </w:rPr>
          <m:t>}</m:t>
        </m:r>
      </m:oMath>
      <w:r w:rsidR="00B94C1C">
        <w:rPr>
          <w:rFonts w:ascii="Cambria" w:eastAsiaTheme="minorEastAsia" w:hAnsi="Cambria"/>
        </w:rPr>
        <w:t xml:space="preserve"> where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e>
            </m:d>
          </m:e>
          <m:sup>
            <m:r>
              <w:rPr>
                <w:rFonts w:ascii="Cambria Math" w:eastAsiaTheme="minorEastAsia" w:hAnsi="Cambria Math"/>
              </w:rPr>
              <m:t>T</m:t>
            </m:r>
          </m:sup>
        </m:sSup>
      </m:oMath>
      <w:r w:rsidR="00B94C1C">
        <w:rPr>
          <w:rFonts w:ascii="Cambria" w:eastAsiaTheme="minorEastAsia" w:hAnsi="Cambria"/>
        </w:rPr>
        <w:t xml:space="preserve"> is based on </w:t>
      </w:r>
      <m:oMath>
        <m:r>
          <m:rPr>
            <m:scr m:val="double-struck"/>
          </m:rPr>
          <w:rPr>
            <w:rFonts w:ascii="Cambria Math" w:eastAsiaTheme="minorEastAsia" w:hAnsi="Cambria Math"/>
          </w:rPr>
          <m:t>X</m:t>
        </m:r>
      </m:oMath>
      <w:r w:rsidR="00B94C1C">
        <w:rPr>
          <w:rFonts w:ascii="Cambria" w:eastAsiaTheme="minorEastAsia" w:hAnsi="Cambria"/>
        </w:rPr>
        <w:t xml:space="preserve">, </w:t>
      </w:r>
      <w:r w:rsidRPr="00E24122">
        <w:rPr>
          <w:rFonts w:ascii="Cambria" w:hAnsi="Cambria"/>
        </w:rPr>
        <w:t>the confidential values of all</w:t>
      </w:r>
      <w:r w:rsidR="009E0600">
        <w:rPr>
          <w:rFonts w:ascii="Cambria" w:hAnsi="Cambria"/>
        </w:rPr>
        <w:t xml:space="preserve"> </w:t>
      </w:r>
      <w:r w:rsidRPr="00E24122">
        <w:rPr>
          <w:rFonts w:ascii="Cambria" w:hAnsi="Cambria"/>
        </w:rPr>
        <w:t>series through time</w:t>
      </w:r>
      <w:r w:rsidR="00B94C1C">
        <w:rPr>
          <w:rFonts w:ascii="Cambria" w:hAnsi="Cambria"/>
        </w:rPr>
        <w:t xml:space="preserve"> </w:t>
      </w:r>
      <m:oMath>
        <m:r>
          <w:rPr>
            <w:rFonts w:ascii="Cambria Math" w:hAnsi="Cambria Math"/>
          </w:rPr>
          <m:t>t</m:t>
        </m:r>
      </m:oMath>
      <w:r w:rsidRPr="00E24122">
        <w:rPr>
          <w:rFonts w:ascii="Cambria" w:hAnsi="Cambria"/>
        </w:rPr>
        <w:t xml:space="preserve">. </w:t>
      </w:r>
      <w:r w:rsidR="001C0CA8">
        <w:rPr>
          <w:rFonts w:ascii="Cambria" w:hAnsi="Cambria"/>
        </w:rPr>
        <w:t xml:space="preserve">To create a protected series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oMath>
      <w:r w:rsidR="001C0CA8">
        <w:rPr>
          <w:rFonts w:ascii="Cambria" w:eastAsiaTheme="minorEastAsia" w:hAnsi="Cambria"/>
        </w:rPr>
        <w:t xml:space="preserve">, </w:t>
      </w:r>
      <w:r w:rsidR="001C0CA8">
        <w:rPr>
          <w:rFonts w:ascii="Cambria" w:hAnsi="Cambria"/>
        </w:rPr>
        <w:t>t</w:t>
      </w:r>
      <w:r w:rsidRPr="00E24122">
        <w:rPr>
          <w:rFonts w:ascii="Cambria" w:hAnsi="Cambria"/>
        </w:rPr>
        <w:t xml:space="preserve">he </w:t>
      </w:r>
      <w:r w:rsidRPr="00B94C1C">
        <w:rPr>
          <w:rFonts w:ascii="Cambria" w:hAnsi="Cambria"/>
          <w:i/>
          <w:iCs/>
        </w:rPr>
        <w:t>k</w:t>
      </w:r>
      <w:r w:rsidRPr="00E24122">
        <w:rPr>
          <w:rFonts w:ascii="Cambria" w:hAnsi="Cambria"/>
        </w:rPr>
        <w:t>-</w:t>
      </w:r>
      <w:proofErr w:type="spellStart"/>
      <w:r w:rsidRPr="00E24122">
        <w:rPr>
          <w:rFonts w:ascii="Cambria" w:hAnsi="Cambria"/>
        </w:rPr>
        <w:t>nTS</w:t>
      </w:r>
      <w:proofErr w:type="spellEnd"/>
      <w:r w:rsidRPr="00E24122">
        <w:rPr>
          <w:rFonts w:ascii="Cambria" w:hAnsi="Cambria"/>
        </w:rPr>
        <w:t xml:space="preserve"> method </w:t>
      </w:r>
      <w:r w:rsidR="001C0CA8">
        <w:rPr>
          <w:rFonts w:ascii="Cambria" w:hAnsi="Cambria"/>
        </w:rPr>
        <w:t>finds the k most similar</w:t>
      </w:r>
      <w:r w:rsidR="001C0CA8" w:rsidRPr="00E24122">
        <w:rPr>
          <w:rFonts w:ascii="Cambria" w:hAnsi="Cambria"/>
        </w:rPr>
        <w:t xml:space="preserve"> </w:t>
      </w:r>
      <w:r w:rsidRPr="00E24122">
        <w:rPr>
          <w:rFonts w:ascii="Cambria" w:hAnsi="Cambria"/>
        </w:rPr>
        <w:t xml:space="preserve">time series </w:t>
      </w:r>
      <w:r w:rsidR="001C0CA8">
        <w:rPr>
          <w:rFonts w:ascii="Cambria" w:hAnsi="Cambria"/>
        </w:rPr>
        <w:t xml:space="preserve">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1C0CA8">
        <w:rPr>
          <w:rFonts w:ascii="Cambria" w:eastAsiaTheme="minorEastAsia" w:hAnsi="Cambria"/>
        </w:rPr>
        <w:t xml:space="preserve"> </w:t>
      </w:r>
      <w:r w:rsidR="007615BF">
        <w:rPr>
          <w:rFonts w:ascii="Cambria" w:eastAsiaTheme="minorEastAsia" w:hAnsi="Cambria"/>
        </w:rPr>
        <w:t xml:space="preserve">where similarity is </w:t>
      </w:r>
      <w:r w:rsidR="001C0CA8">
        <w:rPr>
          <w:rFonts w:ascii="Cambria" w:hAnsi="Cambria"/>
        </w:rPr>
        <w:t>based on the time series features</w:t>
      </w:r>
      <w:r w:rsidRPr="00E24122">
        <w:rPr>
          <w:rFonts w:ascii="Cambria" w:hAnsi="Cambria"/>
        </w:rPr>
        <w:t>.</w:t>
      </w:r>
      <w:r w:rsidR="00592506">
        <w:rPr>
          <w:rFonts w:ascii="Cambria" w:eastAsiaTheme="minorEastAsia" w:hAnsi="Cambria"/>
        </w:rPr>
        <w:t xml:space="preserve"> For each period </w:t>
      </w:r>
      <w:r w:rsidR="00592506">
        <w:rPr>
          <w:rFonts w:ascii="Cambria" w:eastAsiaTheme="minorEastAsia" w:hAnsi="Cambria"/>
          <w:i/>
          <w:iCs/>
        </w:rPr>
        <w:t>t</w:t>
      </w:r>
      <w:r w:rsidR="00592506">
        <w:rPr>
          <w:rFonts w:ascii="Cambria" w:eastAsiaTheme="minorEastAsia" w:hAnsi="Cambria"/>
        </w:rPr>
        <w:t xml:space="preserve">, </w:t>
      </w:r>
      <w:r w:rsidR="00592506">
        <w:rPr>
          <w:rFonts w:ascii="Cambria" w:hAnsi="Cambria"/>
        </w:rPr>
        <w:t>i</w:t>
      </w:r>
      <w:r w:rsidRPr="00E24122">
        <w:rPr>
          <w:rFonts w:ascii="Cambria" w:hAnsi="Cambria"/>
        </w:rPr>
        <w:t>t</w:t>
      </w:r>
      <w:r w:rsidR="00592506">
        <w:rPr>
          <w:rFonts w:ascii="Cambria" w:hAnsi="Cambria"/>
        </w:rPr>
        <w:t xml:space="preserve"> randomly chooses one of the k similar series 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592506">
        <w:rPr>
          <w:rFonts w:ascii="Cambria" w:eastAsiaTheme="minorEastAsia" w:hAnsi="Cambria"/>
        </w:rPr>
        <w:t xml:space="preserve"> </w:t>
      </w:r>
      <w:r w:rsidR="00592506">
        <w:rPr>
          <w:rFonts w:ascii="Cambria" w:hAnsi="Cambria"/>
        </w:rPr>
        <w:t>and</w:t>
      </w:r>
      <w:r w:rsidR="001C0CA8">
        <w:rPr>
          <w:rFonts w:ascii="Cambria" w:hAnsi="Cambria"/>
        </w:rPr>
        <w:t xml:space="preserve"> replaces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sidR="00B94C1C">
        <w:rPr>
          <w:rFonts w:ascii="Cambria" w:eastAsiaTheme="minorEastAsia" w:hAnsi="Cambria"/>
        </w:rPr>
        <w:t xml:space="preserve"> </w:t>
      </w:r>
      <w:r w:rsidRPr="00E24122">
        <w:rPr>
          <w:rFonts w:ascii="Cambria" w:hAnsi="Cambria"/>
        </w:rPr>
        <w:t>with</w:t>
      </w:r>
      <w:r w:rsidR="009E0600">
        <w:rPr>
          <w:rFonts w:ascii="Cambria" w:hAnsi="Cambria"/>
        </w:rPr>
        <w:t xml:space="preserve"> </w:t>
      </w:r>
      <w:r w:rsidR="00592506">
        <w:rPr>
          <w:rFonts w:ascii="Cambria" w:hAnsi="Cambria"/>
        </w:rPr>
        <w:t xml:space="preserve">the </w:t>
      </w:r>
      <w:r w:rsidRPr="00E24122">
        <w:rPr>
          <w:rFonts w:ascii="Cambria" w:hAnsi="Cambria"/>
        </w:rPr>
        <w:t>confidential value</w:t>
      </w:r>
      <w:r w:rsidR="001C0CA8">
        <w:rPr>
          <w:rFonts w:ascii="Cambria" w:hAnsi="Cambria"/>
        </w:rPr>
        <w:t xml:space="preserve"> from </w:t>
      </w:r>
      <w:r w:rsidR="00592506">
        <w:rPr>
          <w:rFonts w:ascii="Cambria" w:hAnsi="Cambria"/>
        </w:rPr>
        <w:t xml:space="preserve">period </w:t>
      </w:r>
      <w:proofErr w:type="spellStart"/>
      <w:r w:rsidR="00592506">
        <w:rPr>
          <w:rFonts w:ascii="Cambria" w:hAnsi="Cambria"/>
          <w:i/>
          <w:iCs/>
        </w:rPr>
        <w:t>t</w:t>
      </w:r>
      <w:proofErr w:type="spellEnd"/>
      <w:r w:rsidR="00592506">
        <w:rPr>
          <w:rFonts w:ascii="Cambria" w:hAnsi="Cambria"/>
        </w:rPr>
        <w:t xml:space="preserve"> from the </w:t>
      </w:r>
      <w:r w:rsidR="007615BF">
        <w:rPr>
          <w:rFonts w:ascii="Cambria" w:hAnsi="Cambria"/>
        </w:rPr>
        <w:t xml:space="preserve">randomly </w:t>
      </w:r>
      <w:r w:rsidR="00592506">
        <w:rPr>
          <w:rFonts w:ascii="Cambria" w:hAnsi="Cambria"/>
        </w:rPr>
        <w:t>chosen series.</w:t>
      </w:r>
    </w:p>
    <w:p w14:paraId="4799C22B" w14:textId="70BAC336" w:rsidR="00B94C1C" w:rsidRDefault="00B94C1C" w:rsidP="001546D0">
      <w:pPr>
        <w:rPr>
          <w:rFonts w:ascii="Cambria" w:hAnsi="Cambria"/>
        </w:rPr>
      </w:pPr>
    </w:p>
    <w:p w14:paraId="2F1511B4" w14:textId="00EC4DB2" w:rsidR="00FA68DC" w:rsidRDefault="00FA68DC" w:rsidP="00FA68DC">
      <w:pPr>
        <w:shd w:val="clear" w:color="auto" w:fill="FFFFFF"/>
        <w:rPr>
          <w:rFonts w:ascii="Cambria" w:hAnsi="Cambria"/>
        </w:rPr>
      </w:pPr>
      <w:r w:rsidRPr="00FA68DC">
        <w:rPr>
          <w:rFonts w:ascii="Cambria" w:hAnsi="Cambria"/>
        </w:rPr>
        <w:t xml:space="preserve">Depending on the quantity of available data, </w:t>
      </w:r>
      <w:r w:rsidRPr="00FA68DC">
        <w:rPr>
          <w:rFonts w:ascii="Cambria" w:hAnsi="Cambria"/>
          <w:i/>
          <w:iCs/>
        </w:rPr>
        <w:t>k</w:t>
      </w:r>
      <w:r w:rsidRPr="00FA68DC">
        <w:rPr>
          <w:rFonts w:ascii="Cambria" w:hAnsi="Cambria"/>
        </w:rPr>
        <w:t>-</w:t>
      </w:r>
      <w:proofErr w:type="spellStart"/>
      <w:r w:rsidRPr="00FA68DC">
        <w:rPr>
          <w:rFonts w:ascii="Cambria" w:hAnsi="Cambria"/>
        </w:rPr>
        <w:t>nTS</w:t>
      </w:r>
      <w:proofErr w:type="spellEnd"/>
      <w:r w:rsidRPr="00FA68DC">
        <w:rPr>
          <w:rFonts w:ascii="Cambria" w:hAnsi="Cambria"/>
        </w:rPr>
        <w:t xml:space="preserve"> can use rolling windows of data </w:t>
      </w:r>
      <w:r w:rsidR="00B209CA">
        <w:rPr>
          <w:rFonts w:ascii="Cambria" w:hAnsi="Cambria"/>
        </w:rPr>
        <w:t xml:space="preserve">that </w:t>
      </w:r>
      <w:r w:rsidRPr="00FA68DC">
        <w:rPr>
          <w:rFonts w:ascii="Cambria" w:hAnsi="Cambria"/>
        </w:rPr>
        <w:t xml:space="preserve">adjust for dynamic changes in </w:t>
      </w:r>
      <w:r>
        <w:rPr>
          <w:rFonts w:ascii="Cambria" w:hAnsi="Cambria"/>
        </w:rPr>
        <w:t xml:space="preserve">time series features. </w:t>
      </w:r>
      <w:r w:rsidRPr="00FA68DC">
        <w:rPr>
          <w:rFonts w:ascii="Cambria" w:hAnsi="Cambria"/>
        </w:rPr>
        <w:t>For example, if we choose</w:t>
      </w:r>
      <w:r>
        <w:rPr>
          <w:rFonts w:ascii="Cambria" w:hAnsi="Cambria"/>
        </w:rPr>
        <w:t xml:space="preserve"> </w:t>
      </w:r>
      <w:r w:rsidRPr="00FA68DC">
        <w:rPr>
          <w:rFonts w:ascii="Cambria" w:hAnsi="Cambria"/>
        </w:rPr>
        <w:t xml:space="preserve">a rolling window </w:t>
      </w:r>
      <w:r>
        <w:rPr>
          <w:rFonts w:ascii="Cambria" w:hAnsi="Cambria"/>
        </w:rPr>
        <w:t>of size</w:t>
      </w:r>
      <w:r w:rsidRPr="00FA68DC">
        <w:rPr>
          <w:rFonts w:ascii="Cambria" w:hAnsi="Cambria"/>
        </w:rPr>
        <w:t xml:space="preserve"> </w:t>
      </w:r>
      <w:r w:rsidRPr="00FA68DC">
        <w:rPr>
          <w:rFonts w:ascii="Cambria" w:hAnsi="Cambria"/>
          <w:i/>
          <w:iCs/>
        </w:rPr>
        <w:t>n</w:t>
      </w:r>
      <w:r w:rsidRPr="00FA68DC">
        <w:rPr>
          <w:rFonts w:ascii="Cambria" w:hAnsi="Cambria"/>
        </w:rPr>
        <w:t>, then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Pr>
          <w:rFonts w:ascii="Cambria" w:eastAsiaTheme="minorEastAsia" w:hAnsi="Cambria"/>
        </w:rPr>
        <w:t xml:space="preserve"> </w:t>
      </w:r>
      <w:r w:rsidRPr="00FA68DC">
        <w:rPr>
          <w:rFonts w:ascii="Cambria" w:hAnsi="Cambria"/>
        </w:rPr>
        <w:t>where</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Pr>
          <w:rFonts w:ascii="Cambria" w:eastAsiaTheme="minorEastAsia" w:hAnsi="Cambria"/>
        </w:rPr>
        <w:t xml:space="preserve">. Protection </w:t>
      </w:r>
      <w:r w:rsidRPr="00FA68DC">
        <w:rPr>
          <w:rFonts w:ascii="Cambria" w:hAnsi="Cambria"/>
        </w:rPr>
        <w:t>in subsequent periods from</w:t>
      </w:r>
      <w:r w:rsidR="00DF214F">
        <w:rPr>
          <w:rFonts w:ascii="Cambria" w:hAnsi="Cambria"/>
        </w:rPr>
        <w:t xml:space="preserve"> </w:t>
      </w:r>
      <m:oMath>
        <m:r>
          <w:rPr>
            <w:rFonts w:ascii="Cambria Math" w:hAnsi="Cambria Math"/>
          </w:rPr>
          <m:t>t + 1</m:t>
        </m:r>
      </m:oMath>
      <w:r w:rsidR="00DF214F">
        <w:rPr>
          <w:rFonts w:ascii="Cambria" w:eastAsiaTheme="minorEastAsia" w:hAnsi="Cambria"/>
        </w:rPr>
        <w:t xml:space="preserve"> to </w:t>
      </w:r>
      <m:oMath>
        <m:r>
          <w:rPr>
            <w:rFonts w:ascii="Cambria Math" w:eastAsiaTheme="minorEastAsia" w:hAnsi="Cambria Math"/>
          </w:rPr>
          <m:t>T</m:t>
        </m:r>
      </m:oMath>
      <w:r w:rsidR="00DF214F">
        <w:rPr>
          <w:rFonts w:ascii="Cambria" w:eastAsiaTheme="minorEastAsia" w:hAnsi="Cambria"/>
        </w:rPr>
        <w:t xml:space="preserve"> rolls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DF214F">
        <w:rPr>
          <w:rFonts w:ascii="Cambria" w:eastAsiaTheme="minorEastAsia" w:hAnsi="Cambria"/>
        </w:rPr>
        <w:t xml:space="preserve"> forward from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sidR="00DF214F">
        <w:rPr>
          <w:rFonts w:ascii="Cambria" w:eastAsiaTheme="minorEastAsia" w:hAnsi="Cambria"/>
        </w:rPr>
        <w:t xml:space="preserve"> to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e>
            </m:d>
          </m:e>
          <m:sup>
            <m:r>
              <w:rPr>
                <w:rFonts w:ascii="Cambria Math" w:hAnsi="Cambria Math"/>
              </w:rPr>
              <m:t>T</m:t>
            </m:r>
          </m:sup>
        </m:sSup>
      </m:oMath>
      <w:r w:rsidRPr="00FA68DC">
        <w:rPr>
          <w:rFonts w:ascii="Cambria" w:hAnsi="Cambria"/>
        </w:rPr>
        <w:t xml:space="preserve">, respectively. We label the time series </w:t>
      </w:r>
      <w:r w:rsidR="00DF214F">
        <w:rPr>
          <w:rFonts w:ascii="Cambria" w:hAnsi="Cambria"/>
        </w:rPr>
        <w:t>features</w:t>
      </w:r>
      <w:r w:rsidRPr="00FA68DC">
        <w:rPr>
          <w:rFonts w:ascii="Cambria" w:hAnsi="Cambria"/>
        </w:rPr>
        <w:t xml:space="preserve"> for</w:t>
      </w:r>
      <w:r w:rsidR="00DF214F">
        <w:rPr>
          <w:rFonts w:ascii="Cambria" w:hAnsi="Cambria"/>
        </w:rPr>
        <w:t xml:space="preserve"> </w:t>
      </w:r>
      <w:r w:rsidRPr="00FA68DC">
        <w:rPr>
          <w:rFonts w:ascii="Cambria" w:hAnsi="Cambria"/>
        </w:rPr>
        <w:t>the current window as</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j,t</m:t>
            </m:r>
          </m:sub>
        </m:sSub>
      </m:oMath>
      <w:r w:rsidR="00DF214F">
        <w:rPr>
          <w:rFonts w:ascii="Cambria" w:eastAsiaTheme="minorEastAsia" w:hAnsi="Cambria"/>
        </w:rPr>
        <w:t xml:space="preserve"> </w:t>
      </w:r>
      <w:r w:rsidRPr="00FA68DC">
        <w:rPr>
          <w:rFonts w:ascii="Cambria" w:hAnsi="Cambria"/>
        </w:rPr>
        <w:t>which we refer to as the feature vector for time series</w:t>
      </w:r>
      <w:r w:rsidR="00DF214F">
        <w:rPr>
          <w:rFonts w:ascii="Cambria" w:hAnsi="Cambria"/>
        </w:rPr>
        <w:t xml:space="preserve"> </w:t>
      </w:r>
      <w:r w:rsidR="00DF214F">
        <w:rPr>
          <w:rFonts w:ascii="Cambria" w:hAnsi="Cambria"/>
          <w:i/>
          <w:iCs/>
        </w:rPr>
        <w:t>j</w:t>
      </w:r>
      <w:r w:rsidRPr="00FA68DC">
        <w:rPr>
          <w:rFonts w:ascii="Cambria" w:hAnsi="Cambria"/>
        </w:rPr>
        <w:t xml:space="preserve"> in time period</w:t>
      </w:r>
      <w:r w:rsidRPr="00FA68DC">
        <w:rPr>
          <w:rFonts w:ascii="Cambria" w:hAnsi="Cambria"/>
        </w:rPr>
        <w:br/>
      </w:r>
      <w:r w:rsidR="00DF214F">
        <w:rPr>
          <w:rFonts w:ascii="Cambria" w:hAnsi="Cambria"/>
          <w:i/>
          <w:iCs/>
        </w:rPr>
        <w:t xml:space="preserve">t </w:t>
      </w:r>
      <w:r w:rsidRPr="00FA68DC">
        <w:rPr>
          <w:rFonts w:ascii="Cambria" w:hAnsi="Cambria"/>
        </w:rPr>
        <w:t xml:space="preserve">based on the </w:t>
      </w:r>
      <w:r w:rsidRPr="00FA68DC">
        <w:rPr>
          <w:rFonts w:ascii="Cambria" w:hAnsi="Cambria"/>
          <w:i/>
          <w:iCs/>
        </w:rPr>
        <w:t>n</w:t>
      </w:r>
      <w:r w:rsidRPr="00FA68DC">
        <w:rPr>
          <w:rFonts w:ascii="Cambria" w:hAnsi="Cambria"/>
        </w:rPr>
        <w:t xml:space="preserve"> values </w:t>
      </w:r>
      <w:r w:rsidR="00DF214F">
        <w:rPr>
          <w:rFonts w:ascii="Cambria" w:hAnsi="Cambria"/>
        </w:rPr>
        <w:t xml:space="preserve">in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sidRPr="00FA68DC">
        <w:rPr>
          <w:rFonts w:ascii="Cambria" w:hAnsi="Cambria"/>
        </w:rPr>
        <w:t>.</w:t>
      </w:r>
      <w:r w:rsidR="00B209CA">
        <w:rPr>
          <w:rFonts w:ascii="Cambria" w:hAnsi="Cambria"/>
        </w:rPr>
        <w:t xml:space="preserve"> </w:t>
      </w:r>
      <w:commentRangeStart w:id="27"/>
      <w:r w:rsidR="00B209CA">
        <w:rPr>
          <w:rFonts w:ascii="Cambria" w:hAnsi="Cambria"/>
        </w:rPr>
        <w:t>Li et al. (2022</w:t>
      </w:r>
      <w:ins w:id="28" w:author="Bale,Cameron [2]" w:date="2023-01-30T14:56:00Z">
        <w:r w:rsidR="003A3AA6">
          <w:rPr>
            <w:rFonts w:ascii="Cambria" w:hAnsi="Cambria"/>
          </w:rPr>
          <w:t>a</w:t>
        </w:r>
      </w:ins>
      <w:r w:rsidR="00B209CA">
        <w:rPr>
          <w:rFonts w:ascii="Cambria" w:hAnsi="Cambria"/>
        </w:rPr>
        <w:t xml:space="preserve">) </w:t>
      </w:r>
      <w:commentRangeEnd w:id="27"/>
      <w:r w:rsidR="00984D3F">
        <w:rPr>
          <w:rStyle w:val="CommentReference"/>
        </w:rPr>
        <w:commentReference w:id="27"/>
      </w:r>
      <w:r w:rsidR="00B209CA">
        <w:rPr>
          <w:rFonts w:ascii="Cambria" w:hAnsi="Cambria"/>
        </w:rPr>
        <w:t xml:space="preserve">also compute time series features over rolling, fixed-length windows. </w:t>
      </w:r>
      <w:r w:rsidRPr="00FA68DC">
        <w:rPr>
          <w:rFonts w:ascii="Cambria" w:hAnsi="Cambria"/>
        </w:rPr>
        <w:t>For simplicity, we omit th</w:t>
      </w:r>
      <w:r w:rsidR="00DF214F">
        <w:rPr>
          <w:rFonts w:ascii="Cambria" w:hAnsi="Cambria"/>
        </w:rPr>
        <w:t xml:space="preserve">e </w:t>
      </w:r>
      <w:r w:rsidR="00DF214F">
        <w:rPr>
          <w:rFonts w:ascii="Cambria" w:hAnsi="Cambria"/>
          <w:i/>
          <w:iCs/>
        </w:rPr>
        <w:t xml:space="preserve">t </w:t>
      </w:r>
      <w:r w:rsidRPr="00FA68DC">
        <w:rPr>
          <w:rFonts w:ascii="Cambria" w:hAnsi="Cambria"/>
        </w:rPr>
        <w:t>subscript for the feature vectors and write</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FA68DC">
        <w:rPr>
          <w:rFonts w:ascii="Cambria" w:hAnsi="Cambria"/>
        </w:rPr>
        <w:t>.</w:t>
      </w:r>
    </w:p>
    <w:p w14:paraId="0C0FAFDA" w14:textId="77777777" w:rsidR="003B7D44" w:rsidRDefault="003B7D44" w:rsidP="00FA68DC">
      <w:pPr>
        <w:shd w:val="clear" w:color="auto" w:fill="FFFFFF"/>
        <w:rPr>
          <w:noProof/>
        </w:rPr>
      </w:pPr>
    </w:p>
    <w:p w14:paraId="3782C64E" w14:textId="2AC59BF2" w:rsidR="00E35845" w:rsidRDefault="00DF214F" w:rsidP="00FA68DC">
      <w:pPr>
        <w:shd w:val="clear" w:color="auto" w:fill="FFFFFF"/>
        <w:rPr>
          <w:rFonts w:ascii="Cambria" w:hAnsi="Cambria"/>
        </w:rPr>
      </w:pPr>
      <w:r w:rsidRPr="00DF214F">
        <w:rPr>
          <w:rFonts w:ascii="Cambria" w:hAnsi="Cambria"/>
        </w:rPr>
        <w:t>For each time series</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sidRPr="00DF214F">
        <w:rPr>
          <w:rFonts w:ascii="Cambria" w:hAnsi="Cambria"/>
        </w:rPr>
        <w:t>, the data provider computes the feature vecto</w:t>
      </w:r>
      <w:r>
        <w:rPr>
          <w:rFonts w:ascii="Cambria" w:hAnsi="Cambria"/>
        </w:rPr>
        <w:t xml:space="preserve">r </w:t>
      </w:r>
      <m:oMath>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m:rPr>
                <m:scr m:val="double-struck"/>
              </m:rPr>
              <w:rPr>
                <w:rFonts w:ascii="Cambria Math" w:hAnsi="Cambria Math"/>
              </w:rPr>
              <m:t>R</m:t>
            </m:r>
            <m:ctrlPr>
              <w:rPr>
                <w:rFonts w:ascii="Cambria Math" w:hAnsi="Cambria Math"/>
              </w:rPr>
            </m:ctrlPr>
          </m:e>
          <m:sub>
            <m:r>
              <w:rPr>
                <w:rFonts w:ascii="Cambria Math" w:hAnsi="Cambria Math"/>
              </w:rPr>
              <m:t>m</m:t>
            </m:r>
          </m:sub>
        </m:sSub>
      </m:oMath>
      <w:r>
        <w:rPr>
          <w:rFonts w:ascii="Cambria" w:eastAsiaTheme="minorEastAsia" w:hAnsi="Cambria"/>
        </w:rPr>
        <w:t>.</w:t>
      </w:r>
      <w:r>
        <w:rPr>
          <w:rFonts w:ascii="Cambria" w:hAnsi="Cambria"/>
        </w:rPr>
        <w:t xml:space="preserve"> </w:t>
      </w:r>
      <w:r w:rsidRPr="00DF214F">
        <w:rPr>
          <w:rFonts w:ascii="Cambria" w:hAnsi="Cambria"/>
        </w:rPr>
        <w:t>This</w:t>
      </w:r>
      <w:r>
        <w:rPr>
          <w:rFonts w:ascii="Cambria" w:hAnsi="Cambria"/>
        </w:rPr>
        <w:t xml:space="preserve"> </w:t>
      </w:r>
      <w:r w:rsidRPr="00DF214F">
        <w:rPr>
          <w:rFonts w:ascii="Cambria" w:hAnsi="Cambria"/>
        </w:rPr>
        <w:t xml:space="preserve">vector can contain any single-valued feature calculated </w:t>
      </w:r>
      <w:r w:rsidR="00D77B7B">
        <w:rPr>
          <w:rFonts w:ascii="Cambria" w:hAnsi="Cambria"/>
        </w:rPr>
        <w:t>from the</w:t>
      </w:r>
      <w:r w:rsidRPr="00DF214F">
        <w:rPr>
          <w:rFonts w:ascii="Cambria" w:hAnsi="Cambria"/>
        </w:rPr>
        <w:t xml:space="preserve"> values in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DF214F">
        <w:rPr>
          <w:rFonts w:ascii="Cambria" w:hAnsi="Cambria"/>
        </w:rPr>
        <w:t>, such as the</w:t>
      </w:r>
      <w:r>
        <w:rPr>
          <w:rFonts w:ascii="Cambria" w:hAnsi="Cambria"/>
        </w:rPr>
        <w:t xml:space="preserve"> </w:t>
      </w:r>
      <w:r w:rsidRPr="00DF214F">
        <w:rPr>
          <w:rFonts w:ascii="Cambria" w:hAnsi="Cambria"/>
        </w:rPr>
        <w:t xml:space="preserve">strength of the trend and seasonality, the spectral entropy, or the mean value </w:t>
      </w:r>
      <w:r w:rsidR="00D77B7B">
        <w:rPr>
          <w:rFonts w:ascii="Cambria" w:hAnsi="Cambria"/>
        </w:rPr>
        <w:t>of</w:t>
      </w:r>
      <w:r w:rsidR="00D77B7B" w:rsidRPr="00DF214F">
        <w:rPr>
          <w:rFonts w:ascii="Cambria" w:hAnsi="Cambria"/>
        </w:rPr>
        <w:t xml:space="preserve"> </w:t>
      </w:r>
      <w:r w:rsidRPr="00DF214F">
        <w:rPr>
          <w:rFonts w:ascii="Cambria" w:hAnsi="Cambria"/>
        </w:rPr>
        <w:t>the current</w:t>
      </w:r>
      <w:r>
        <w:rPr>
          <w:rFonts w:ascii="Cambria" w:hAnsi="Cambria"/>
        </w:rPr>
        <w:t xml:space="preserve"> </w:t>
      </w:r>
      <w:r w:rsidRPr="00DF214F">
        <w:rPr>
          <w:rFonts w:ascii="Cambria" w:hAnsi="Cambria"/>
        </w:rPr>
        <w:t>window.</w:t>
      </w:r>
      <w:r w:rsidR="00D77B7B">
        <w:rPr>
          <w:rFonts w:ascii="Cambria" w:hAnsi="Cambria"/>
        </w:rPr>
        <w:t xml:space="preserve"> Let</w:t>
      </w:r>
      <w:r>
        <w:rPr>
          <w:rFonts w:ascii="Cambria" w:hAnsi="Cambria"/>
        </w:rPr>
        <w:t xml:space="preserve"> </w:t>
      </w:r>
      <m:oMath>
        <m:r>
          <m:rPr>
            <m:scr m:val="double-struck"/>
          </m:rPr>
          <w:rPr>
            <w:rFonts w:ascii="Cambria Math" w:hAnsi="Cambria Math"/>
          </w:rPr>
          <m:t>C=</m:t>
        </m:r>
        <m:r>
          <m:rPr>
            <m:lit/>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m:rPr>
            <m:lit/>
          </m:rPr>
          <w:rPr>
            <w:rFonts w:ascii="Cambria Math" w:hAnsi="Cambria Math"/>
          </w:rPr>
          <m:t>}</m:t>
        </m:r>
      </m:oMath>
      <w:r>
        <w:rPr>
          <w:rFonts w:ascii="Cambria" w:eastAsiaTheme="minorEastAsia" w:hAnsi="Cambria"/>
        </w:rPr>
        <w:t xml:space="preserve"> </w:t>
      </w:r>
      <w:r w:rsidR="00D77B7B">
        <w:rPr>
          <w:rFonts w:ascii="Cambria" w:eastAsiaTheme="minorEastAsia" w:hAnsi="Cambria"/>
        </w:rPr>
        <w:t xml:space="preserve">be the set </w:t>
      </w:r>
      <w:r w:rsidRPr="00DF214F">
        <w:rPr>
          <w:rFonts w:ascii="Cambria" w:hAnsi="Cambria"/>
        </w:rPr>
        <w:t xml:space="preserve">of </w:t>
      </w:r>
      <w:r w:rsidRPr="004105AD">
        <w:rPr>
          <w:rFonts w:ascii="Cambria" w:hAnsi="Cambria"/>
          <w:i/>
          <w:iCs/>
        </w:rPr>
        <w:t>m</w:t>
      </w:r>
      <w:r w:rsidRPr="00DF214F">
        <w:rPr>
          <w:rFonts w:ascii="Cambria" w:hAnsi="Cambria"/>
        </w:rPr>
        <w:t xml:space="preserve">-vectors containing the </w:t>
      </w:r>
      <w:r w:rsidR="00ED1306">
        <w:rPr>
          <w:rFonts w:ascii="Cambria" w:hAnsi="Cambria"/>
        </w:rPr>
        <w:t>features</w:t>
      </w:r>
      <w:r w:rsidRPr="00DF214F">
        <w:rPr>
          <w:rFonts w:ascii="Cambria" w:hAnsi="Cambria"/>
        </w:rPr>
        <w:t xml:space="preserve"> </w:t>
      </w:r>
      <w:commentRangeStart w:id="29"/>
      <w:commentRangeStart w:id="30"/>
      <w:r w:rsidR="00E158B5">
        <w:rPr>
          <w:rFonts w:ascii="Cambria" w:hAnsi="Cambria"/>
        </w:rPr>
        <w:t>from</w:t>
      </w:r>
      <w:commentRangeEnd w:id="29"/>
      <w:r w:rsidR="00984D3F">
        <w:rPr>
          <w:rStyle w:val="CommentReference"/>
        </w:rPr>
        <w:commentReference w:id="29"/>
      </w:r>
      <w:commentRangeEnd w:id="30"/>
      <w:r w:rsidR="002B574F">
        <w:rPr>
          <w:rStyle w:val="CommentReference"/>
        </w:rPr>
        <w:commentReference w:id="30"/>
      </w:r>
      <w:r w:rsidRPr="00DF214F">
        <w:rPr>
          <w:rFonts w:ascii="Cambria" w:hAnsi="Cambria"/>
        </w:rPr>
        <w:t xml:space="preserve"> each</w:t>
      </w:r>
      <w:r w:rsidR="00ED1306">
        <w:rPr>
          <w:rFonts w:ascii="Cambria" w:hAnsi="Cambria"/>
        </w:rPr>
        <w:t xml:space="preserve"> </w:t>
      </w:r>
      <w:r w:rsidRPr="00DF214F">
        <w:rPr>
          <w:rFonts w:ascii="Cambria" w:hAnsi="Cambria"/>
        </w:rPr>
        <w:t xml:space="preserve">of the </w:t>
      </w:r>
      <w:r w:rsidR="00ED1306">
        <w:rPr>
          <w:rFonts w:ascii="Cambria" w:hAnsi="Cambria"/>
          <w:i/>
          <w:iCs/>
        </w:rPr>
        <w:t xml:space="preserve">J </w:t>
      </w:r>
      <w:r w:rsidRPr="00DF214F">
        <w:rPr>
          <w:rFonts w:ascii="Cambria" w:hAnsi="Cambria"/>
        </w:rPr>
        <w:t>time series windows. For e</w:t>
      </w:r>
      <w:r w:rsidR="00E158B5">
        <w:rPr>
          <w:rFonts w:ascii="Cambria" w:hAnsi="Cambria"/>
        </w:rPr>
        <w:t>ach</w:t>
      </w:r>
      <w:r w:rsidR="00ED1306">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m:rPr>
                <m:scr m:val="double-struck"/>
              </m:rPr>
              <w:rPr>
                <w:rFonts w:ascii="Cambria Math" w:hAnsi="Cambria Math"/>
              </w:rPr>
              <m:t>R</m:t>
            </m:r>
            <m:ctrlPr>
              <w:rPr>
                <w:rFonts w:ascii="Cambria Math" w:hAnsi="Cambria Math"/>
              </w:rPr>
            </m:ctrlPr>
          </m:e>
          <m:sub>
            <m:r>
              <w:rPr>
                <w:rFonts w:ascii="Cambria Math" w:hAnsi="Cambria Math"/>
              </w:rPr>
              <m:t>m</m:t>
            </m:r>
          </m:sub>
        </m:sSub>
      </m:oMath>
      <w:r w:rsidRPr="00DF214F">
        <w:rPr>
          <w:rFonts w:ascii="Cambria" w:hAnsi="Cambria"/>
        </w:rPr>
        <w:t>, the data provider computes</w:t>
      </w:r>
      <w:r w:rsidR="004105AD">
        <w:rPr>
          <w:rFonts w:ascii="Cambria" w:hAnsi="Cambria"/>
        </w:rPr>
        <w:t xml:space="preserve"> </w:t>
      </w:r>
      <w:r w:rsidRPr="00DF214F">
        <w:rPr>
          <w:rFonts w:ascii="Cambria" w:hAnsi="Cambria"/>
        </w:rPr>
        <w:t>a set of squared</w:t>
      </w:r>
      <w:r w:rsidR="004105AD">
        <w:rPr>
          <w:rFonts w:ascii="Cambria" w:hAnsi="Cambria"/>
        </w:rPr>
        <w:t xml:space="preserve"> </w:t>
      </w:r>
      <w:r w:rsidRPr="00DF214F">
        <w:rPr>
          <w:rFonts w:ascii="Cambria" w:hAnsi="Cambria"/>
        </w:rPr>
        <w:t xml:space="preserve">distances of the elements of </w:t>
      </w:r>
      <m:oMath>
        <m:r>
          <m:rPr>
            <m:scr m:val="double-struck"/>
          </m:rPr>
          <w:rPr>
            <w:rFonts w:ascii="Cambria Math" w:hAnsi="Cambria Math"/>
          </w:rPr>
          <m:t>C</m:t>
        </m:r>
      </m:oMath>
      <w:r w:rsidRPr="00DF214F">
        <w:rPr>
          <w:rFonts w:ascii="Cambria" w:hAnsi="Cambria"/>
        </w:rPr>
        <w:t>. We define</w:t>
      </w:r>
      <w:r w:rsidR="004105AD">
        <w:rPr>
          <w:rFonts w:ascii="Cambria" w:hAnsi="Cambria"/>
        </w:rPr>
        <w:t xml:space="preserve"> </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rsidR="004105AD">
        <w:rPr>
          <w:rFonts w:ascii="Cambria" w:eastAsiaTheme="minorEastAsia" w:hAnsi="Cambria"/>
        </w:rPr>
        <w:t xml:space="preserve"> </w:t>
      </w:r>
      <w:r w:rsidRPr="00DF214F">
        <w:rPr>
          <w:rFonts w:ascii="Cambria" w:hAnsi="Cambria"/>
        </w:rPr>
        <w:t>as the distance</w:t>
      </w:r>
      <w:r w:rsidR="004105AD">
        <w:rPr>
          <w:rFonts w:ascii="Cambria" w:hAnsi="Cambria"/>
        </w:rPr>
        <w:t xml:space="preserve"> </w:t>
      </w:r>
      <w:r w:rsidRPr="00DF214F">
        <w:rPr>
          <w:rFonts w:ascii="Cambria" w:hAnsi="Cambria"/>
        </w:rPr>
        <w:t>between</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4105AD">
        <w:rPr>
          <w:rFonts w:ascii="Cambria" w:eastAsiaTheme="minorEastAsia" w:hAnsi="Cambria"/>
        </w:rPr>
        <w:t xml:space="preserve"> </w:t>
      </w:r>
      <w:r w:rsidRPr="00DF214F">
        <w:rPr>
          <w:rFonts w:ascii="Cambria" w:hAnsi="Cambria"/>
        </w:rPr>
        <w:t>and</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DF214F">
        <w:rPr>
          <w:rFonts w:ascii="Cambria" w:hAnsi="Cambria"/>
        </w:rPr>
        <w:t xml:space="preserve">, i.e., the feature vectors corresponding to two distinct time series from </w:t>
      </w:r>
      <m:oMath>
        <m:r>
          <m:rPr>
            <m:scr m:val="double-struck"/>
          </m:rPr>
          <w:rPr>
            <w:rFonts w:ascii="Cambria Math" w:hAnsi="Cambria Math"/>
          </w:rPr>
          <m:t>X</m:t>
        </m:r>
      </m:oMath>
      <w:r w:rsidRPr="00DF214F">
        <w:rPr>
          <w:rFonts w:ascii="Cambria" w:hAnsi="Cambria"/>
        </w:rPr>
        <w:t>. Without loss of generality, we use the Euclidean norm, or ℓ2-norm</w:t>
      </w:r>
      <w:r w:rsidR="00E158B5">
        <w:rPr>
          <w:rFonts w:ascii="Cambria" w:hAnsi="Cambria"/>
        </w:rPr>
        <w:t>,</w:t>
      </w:r>
      <w:r w:rsidRPr="00DF214F">
        <w:rPr>
          <w:rFonts w:ascii="Cambria" w:hAnsi="Cambria"/>
        </w:rPr>
        <w:t xml:space="preserve"> as a distance metric</w:t>
      </w:r>
      <w:r w:rsidR="004105AD">
        <w:rPr>
          <w:rStyle w:val="FootnoteReference"/>
          <w:rFonts w:ascii="Cambria" w:hAnsi="Cambria"/>
        </w:rPr>
        <w:footnoteReference w:id="3"/>
      </w:r>
      <w:r w:rsidRPr="00DF214F">
        <w:rPr>
          <w:rFonts w:ascii="Cambria" w:hAnsi="Cambria"/>
        </w:rPr>
        <w:t>.</w:t>
      </w:r>
      <w:r w:rsidR="004105AD">
        <w:rPr>
          <w:rFonts w:ascii="Cambria" w:hAnsi="Cambria"/>
        </w:rPr>
        <w:t xml:space="preserve"> </w:t>
      </w:r>
      <w:r w:rsidRPr="00DF214F">
        <w:rPr>
          <w:rFonts w:ascii="Cambria" w:hAnsi="Cambria"/>
        </w:rPr>
        <w:t>Since our case is</w:t>
      </w:r>
      <w:r w:rsidR="004105AD">
        <w:rPr>
          <w:rFonts w:ascii="Cambria" w:hAnsi="Cambria"/>
        </w:rPr>
        <w:t xml:space="preserve"> </w:t>
      </w:r>
      <w:r w:rsidRPr="00DF214F">
        <w:rPr>
          <w:rFonts w:ascii="Cambria" w:hAnsi="Cambria"/>
        </w:rPr>
        <w:t>multivariate and partially ordered, we can get a totally ordered set based on the</w:t>
      </w:r>
      <w:r w:rsidR="004105AD">
        <w:rPr>
          <w:rFonts w:ascii="Cambria" w:hAnsi="Cambria"/>
        </w:rPr>
        <w:t xml:space="preserve"> </w:t>
      </w:r>
      <w:r w:rsidRPr="00DF214F">
        <w:rPr>
          <w:rFonts w:ascii="Cambria" w:hAnsi="Cambria"/>
        </w:rPr>
        <w:t>Euclidean distance.</w:t>
      </w:r>
    </w:p>
    <w:p w14:paraId="73BF8EB2" w14:textId="276D0CB3" w:rsidR="00E35845" w:rsidRDefault="00E35845" w:rsidP="00FA68DC">
      <w:pPr>
        <w:shd w:val="clear" w:color="auto" w:fill="FFFFFF"/>
        <w:rPr>
          <w:rFonts w:ascii="Cambria" w:hAnsi="Cambria"/>
        </w:rPr>
      </w:pPr>
    </w:p>
    <w:p w14:paraId="53EB75C7" w14:textId="29B29540" w:rsidR="009E7D1F" w:rsidRPr="009E7D1F" w:rsidRDefault="00E158B5" w:rsidP="00FA68DC">
      <w:pPr>
        <w:shd w:val="clear" w:color="auto" w:fill="FFFFFF"/>
        <w:rPr>
          <w:rFonts w:ascii="Cambria" w:eastAsiaTheme="minorEastAsia" w:hAnsi="Cambria"/>
        </w:rPr>
      </w:pPr>
      <w:r>
        <w:rPr>
          <w:rFonts w:ascii="Cambria" w:hAnsi="Cambria"/>
        </w:rPr>
        <w:t xml:space="preserve">We </w:t>
      </w:r>
      <w:r w:rsidR="00E35845" w:rsidRPr="00E35845">
        <w:rPr>
          <w:rFonts w:ascii="Cambria" w:hAnsi="Cambria"/>
        </w:rPr>
        <w:t>define</w:t>
      </w:r>
      <w:r w:rsidR="00E35845">
        <w:rPr>
          <w:rFonts w:ascii="Cambria" w:hAnsi="Cambria"/>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Pr>
          <w:rFonts w:ascii="Cambria" w:hAnsi="Cambria"/>
        </w:rPr>
        <w:t xml:space="preserve"> </w:t>
      </w:r>
      <w:r w:rsidR="00E35845" w:rsidRPr="00E35845">
        <w:rPr>
          <w:rFonts w:ascii="Cambria" w:hAnsi="Cambria"/>
        </w:rPr>
        <w:t xml:space="preserve">as the </w:t>
      </w:r>
      <w:r w:rsidR="00E35845" w:rsidRPr="00E35845">
        <w:rPr>
          <w:rFonts w:ascii="Cambria" w:hAnsi="Cambria"/>
          <w:i/>
          <w:iCs/>
        </w:rPr>
        <w:t>k</w:t>
      </w:r>
      <w:r w:rsidR="00E35845" w:rsidRPr="00E35845">
        <w:rPr>
          <w:rFonts w:ascii="Cambria" w:hAnsi="Cambria"/>
        </w:rPr>
        <w:t>th nearest neighbor of</w:t>
      </w:r>
      <w:r w:rsidR="00E35845">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35845" w:rsidRPr="00E35845">
        <w:rPr>
          <w:rFonts w:ascii="Cambria" w:hAnsi="Cambria"/>
        </w:rPr>
        <w:t xml:space="preserve">, with </w:t>
      </w:r>
      <w:r>
        <w:rPr>
          <w:rFonts w:ascii="Cambria" w:hAnsi="Cambria"/>
        </w:rPr>
        <w:t xml:space="preserve">the </w:t>
      </w:r>
      <w:r w:rsidR="00E35845" w:rsidRPr="00E35845">
        <w:rPr>
          <w:rFonts w:ascii="Cambria" w:hAnsi="Cambria"/>
        </w:rPr>
        <w:t>corresponding feature vector</w:t>
      </w:r>
      <w:r w:rsidR="00E35845">
        <w:rPr>
          <w:rFonts w:ascii="Cambria" w:hAnsi="Cambria"/>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sidRPr="00E35845">
        <w:rPr>
          <w:rFonts w:ascii="Cambria" w:hAnsi="Cambria"/>
        </w:rPr>
        <w:t>.</w:t>
      </w:r>
      <w:r w:rsidR="00BE7AC7">
        <w:rPr>
          <w:rFonts w:ascii="Cambria" w:hAnsi="Cambria"/>
        </w:rPr>
        <w:t xml:space="preserve"> </w:t>
      </w:r>
      <w:r w:rsidR="00E35845" w:rsidRPr="00E35845">
        <w:rPr>
          <w:rFonts w:ascii="Cambria" w:hAnsi="Cambria"/>
        </w:rPr>
        <w:t>Then, for a time series</w:t>
      </w:r>
      <w:r w:rsidR="00BE7AC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E7AC7">
        <w:rPr>
          <w:rFonts w:ascii="Cambria" w:eastAsiaTheme="minorEastAsia" w:hAnsi="Cambria"/>
        </w:rPr>
        <w:t xml:space="preserve">, </w:t>
      </w:r>
      <w:r w:rsidR="00E35845" w:rsidRPr="00E35845">
        <w:rPr>
          <w:rFonts w:ascii="Cambria" w:hAnsi="Cambria"/>
        </w:rPr>
        <w:t>we have</w:t>
      </w:r>
      <w:r w:rsidR="00BE7AC7">
        <w:rPr>
          <w:rFonts w:ascii="Cambria" w:hAnsi="Cambria"/>
        </w:rPr>
        <w:t xml:space="preserve"> </w:t>
      </w:r>
      <m:oMath>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J-1</m:t>
                </m:r>
              </m:e>
            </m:d>
          </m:sub>
        </m:sSub>
        <m:r>
          <m:rPr>
            <m:lit/>
          </m:rPr>
          <w:rPr>
            <w:rFonts w:ascii="Cambria Math" w:hAnsi="Cambria Math"/>
          </w:rPr>
          <m:t>}</m:t>
        </m:r>
      </m:oMath>
      <w:r w:rsidR="00BE7AC7">
        <w:rPr>
          <w:rFonts w:ascii="Cambria" w:eastAsiaTheme="minorEastAsia" w:hAnsi="Cambria"/>
        </w:rPr>
        <w:t xml:space="preserve"> such </w:t>
      </w:r>
      <w:r w:rsidR="00E35845" w:rsidRPr="00E35845">
        <w:rPr>
          <w:rFonts w:ascii="Cambria" w:hAnsi="Cambria"/>
        </w:rPr>
        <w:t>that</w:t>
      </w:r>
      <w:r w:rsidR="00BE7AC7">
        <w:rPr>
          <w:rFonts w:ascii="Cambria" w:hAnsi="Cambria"/>
        </w:rPr>
        <w:t xml:space="preserve"> </w:t>
      </w:r>
      <m:oMath>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k</m:t>
                </m:r>
              </m:e>
            </m:d>
          </m:sub>
        </m:sSub>
        <m:r>
          <m:rPr>
            <m:sty m:val="p"/>
          </m:rPr>
          <w:rPr>
            <w:rFonts w:ascii="Cambria Math" w:hAnsi="Cambria Math"/>
          </w:rPr>
          <m:t>≤</m:t>
        </m:r>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j,</m:t>
            </m:r>
            <m:d>
              <m:dPr>
                <m:ctrlPr>
                  <w:rPr>
                    <w:rFonts w:ascii="Cambria Math" w:hAnsi="Cambria Math"/>
                    <w:i/>
                  </w:rPr>
                </m:ctrlPr>
              </m:dPr>
              <m:e>
                <m:r>
                  <w:rPr>
                    <w:rFonts w:ascii="Cambria Math" w:hAnsi="Cambria Math"/>
                  </w:rPr>
                  <m:t>l</m:t>
                </m:r>
              </m:e>
            </m:d>
          </m:sub>
        </m:sSub>
      </m:oMath>
      <w:r w:rsidR="00BE7AC7">
        <w:rPr>
          <w:rFonts w:ascii="Cambria" w:eastAsiaTheme="minorEastAsia" w:hAnsi="Cambria"/>
        </w:rPr>
        <w:t xml:space="preserve"> for any integers </w:t>
      </w:r>
      <m:oMath>
        <m:r>
          <w:rPr>
            <w:rFonts w:ascii="Cambria Math" w:eastAsiaTheme="minorEastAsia" w:hAnsi="Cambria Math"/>
          </w:rPr>
          <m:t>k &lt; l</m:t>
        </m:r>
      </m:oMath>
      <w:r w:rsidR="00BE7AC7">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e>
            </m:d>
          </m:e>
        </m:d>
      </m:oMath>
      <w:r w:rsidR="00BE7AC7">
        <w:rPr>
          <w:rFonts w:ascii="Cambria" w:eastAsiaTheme="minorEastAsia" w:hAnsi="Cambria"/>
        </w:rPr>
        <w:t xml:space="preserve">. Note that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and the superscript </w:t>
      </w:r>
      <m:oMath>
        <m:d>
          <m:dPr>
            <m:ctrlPr>
              <w:rPr>
                <w:rFonts w:ascii="Cambria Math" w:eastAsiaTheme="minorEastAsia" w:hAnsi="Cambria Math"/>
                <w:i/>
              </w:rPr>
            </m:ctrlPr>
          </m:dPr>
          <m:e>
            <m:r>
              <w:rPr>
                <w:rFonts w:ascii="Cambria Math" w:eastAsiaTheme="minorEastAsia" w:hAnsi="Cambria Math"/>
              </w:rPr>
              <m:t>i</m:t>
            </m:r>
          </m:e>
        </m:d>
      </m:oMath>
      <w:r w:rsidR="00BE7AC7">
        <w:rPr>
          <w:rFonts w:ascii="Cambria" w:eastAsiaTheme="minorEastAsia" w:hAnsi="Cambria"/>
        </w:rPr>
        <w:t xml:space="preserve"> means the </w:t>
      </w:r>
      <w:proofErr w:type="spellStart"/>
      <w:r w:rsidR="00BE7AC7">
        <w:rPr>
          <w:rFonts w:ascii="Cambria" w:eastAsiaTheme="minorEastAsia" w:hAnsi="Cambria"/>
          <w:i/>
          <w:iCs/>
        </w:rPr>
        <w:t>i</w:t>
      </w:r>
      <w:r w:rsidR="00BE7AC7">
        <w:rPr>
          <w:rFonts w:ascii="Cambria" w:eastAsiaTheme="minorEastAsia" w:hAnsi="Cambria"/>
        </w:rPr>
        <w:t>th</w:t>
      </w:r>
      <w:proofErr w:type="spellEnd"/>
      <w:r w:rsidR="00BE7AC7">
        <w:rPr>
          <w:rFonts w:ascii="Cambria" w:eastAsiaTheme="minorEastAsia" w:hAnsi="Cambria"/>
        </w:rPr>
        <w:t xml:space="preserve"> order statistic of the related Euclidean distances of all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C\</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from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BE7AC7">
        <w:rPr>
          <w:rFonts w:ascii="Cambria" w:eastAsiaTheme="minorEastAsia" w:hAnsi="Cambria"/>
        </w:rPr>
        <w:t xml:space="preserve">. Thus, for a given time series vector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E7AC7">
        <w:rPr>
          <w:rFonts w:ascii="Cambria" w:eastAsiaTheme="minorEastAsia" w:hAnsi="Cambria"/>
        </w:rPr>
        <w:t xml:space="preserve">, its </w:t>
      </w:r>
      <w:r w:rsidR="00BE7AC7">
        <w:rPr>
          <w:rFonts w:ascii="Cambria" w:eastAsiaTheme="minorEastAsia" w:hAnsi="Cambria"/>
          <w:i/>
          <w:iCs/>
        </w:rPr>
        <w:t>k</w:t>
      </w:r>
      <w:r w:rsidR="00BE7AC7">
        <w:rPr>
          <w:rFonts w:ascii="Cambria" w:eastAsiaTheme="minorEastAsia" w:hAnsi="Cambria"/>
        </w:rPr>
        <w:t>-nearest time series</w:t>
      </w:r>
      <w:r>
        <w:rPr>
          <w:rFonts w:ascii="Cambria" w:eastAsiaTheme="minorEastAsia" w:hAnsi="Cambria"/>
        </w:rPr>
        <w:t xml:space="preserve"> </w:t>
      </w:r>
      <w:r w:rsidR="00BE7AC7">
        <w:rPr>
          <w:rFonts w:ascii="Cambria" w:eastAsiaTheme="minorEastAsia" w:hAnsi="Cambria"/>
        </w:rPr>
        <w:t xml:space="preserve">can be represented as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9E7D1F">
        <w:rPr>
          <w:rFonts w:ascii="Cambria" w:eastAsiaTheme="minorEastAsia" w:hAnsi="Cambria"/>
        </w:rPr>
        <w:t xml:space="preserve"> based on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e>
            </m:d>
          </m:e>
        </m:d>
        <m:r>
          <m:rPr>
            <m:sty m:val="p"/>
          </m:rP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e>
            </m:d>
          </m:e>
        </m:d>
      </m:oMath>
      <w:r w:rsidR="009E7D1F">
        <w:rPr>
          <w:rFonts w:ascii="Cambria" w:eastAsiaTheme="minorEastAsia" w:hAnsi="Cambria"/>
        </w:rPr>
        <w:t xml:space="preserve"> or an ordered set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m:rPr>
            <m:lit/>
          </m:rPr>
          <w:rPr>
            <w:rFonts w:ascii="Cambria Math" w:eastAsiaTheme="minorEastAsia" w:hAnsi="Cambria Math"/>
          </w:rPr>
          <m:t>}</m:t>
        </m:r>
      </m:oMath>
      <w:r w:rsidR="009E7D1F">
        <w:rPr>
          <w:rFonts w:ascii="Cambria" w:eastAsiaTheme="minorEastAsia" w:hAnsi="Cambria"/>
        </w:rPr>
        <w:t xml:space="preserve">. </w:t>
      </w:r>
    </w:p>
    <w:p w14:paraId="0EA7F2C0" w14:textId="77777777" w:rsidR="009E7D1F" w:rsidRPr="009E7D1F" w:rsidRDefault="009E7D1F" w:rsidP="00FA68DC">
      <w:pPr>
        <w:shd w:val="clear" w:color="auto" w:fill="FFFFFF"/>
        <w:rPr>
          <w:rFonts w:ascii="Cambria" w:eastAsiaTheme="minorEastAsia" w:hAnsi="Cambria"/>
        </w:rPr>
      </w:pPr>
    </w:p>
    <w:p w14:paraId="216DED6E" w14:textId="63DCE28A" w:rsidR="007F5D3E" w:rsidRPr="007F5D3E" w:rsidRDefault="009E7D1F" w:rsidP="00FA68DC">
      <w:pPr>
        <w:shd w:val="clear" w:color="auto" w:fill="FFFFFF"/>
        <w:rPr>
          <w:rFonts w:ascii="Cambria" w:eastAsiaTheme="minorEastAsia" w:hAnsi="Cambria"/>
        </w:rPr>
      </w:pPr>
      <w:r>
        <w:rPr>
          <w:rFonts w:ascii="Cambria" w:eastAsiaTheme="minorEastAsia" w:hAnsi="Cambria"/>
        </w:rPr>
        <w:t xml:space="preserve">For </w:t>
      </w:r>
      <w:r w:rsidRPr="009E7D1F">
        <w:rPr>
          <w:rFonts w:ascii="Cambria" w:eastAsiaTheme="minorEastAsia" w:hAnsi="Cambria"/>
        </w:rPr>
        <w:t>more efficient computation, we introduce a symmetric distance matrix</w:t>
      </w:r>
      <w:r>
        <w:rPr>
          <w:rFonts w:ascii="Cambria" w:eastAsiaTheme="minorEastAsia" w:hAnsi="Cambria"/>
        </w:rPr>
        <w:t xml:space="preserve"> </w:t>
      </w:r>
      <m:oMath>
        <m:r>
          <w:rPr>
            <w:rFonts w:ascii="Cambria Math" w:eastAsiaTheme="minorEastAsia" w:hAnsi="Cambria Math"/>
          </w:rPr>
          <m:t>D</m:t>
        </m:r>
      </m:oMath>
      <w:r>
        <w:rPr>
          <w:rFonts w:ascii="Cambria" w:eastAsiaTheme="minorEastAsia" w:hAnsi="Cambria"/>
        </w:rPr>
        <w:t xml:space="preserve"> </w:t>
      </w:r>
      <w:r w:rsidRPr="009E7D1F">
        <w:rPr>
          <w:rFonts w:ascii="Cambria" w:eastAsiaTheme="minorEastAsia" w:hAnsi="Cambria"/>
        </w:rPr>
        <w:t>containing the squared distances between time series feature vectors. The squared distance</w:t>
      </w:r>
      <w:r>
        <w:rPr>
          <w:rFonts w:ascii="Cambria" w:eastAsiaTheme="minorEastAsia" w:hAnsi="Cambria"/>
        </w:rPr>
        <w:t xml:space="preserve"> </w:t>
      </w:r>
      <w:r w:rsidRPr="009E7D1F">
        <w:rPr>
          <w:rFonts w:ascii="Cambria" w:eastAsiaTheme="minorEastAsia" w:hAnsi="Cambria"/>
        </w:rPr>
        <w:t>between</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ascii="Cambria" w:eastAsiaTheme="minorEastAsia" w:hAnsi="Cambria"/>
        </w:rPr>
        <w:t xml:space="preserve"> </w:t>
      </w:r>
      <w:r w:rsidRPr="009E7D1F">
        <w:rPr>
          <w:rFonts w:ascii="Cambria" w:eastAsiaTheme="minorEastAsia" w:hAnsi="Cambria"/>
        </w:rPr>
        <w:t>and</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t>
      </w:r>
      <w:r w:rsidRPr="009E7D1F">
        <w:rPr>
          <w:rFonts w:ascii="Cambria" w:eastAsiaTheme="minorEastAsia" w:hAnsi="Cambria"/>
        </w:rPr>
        <w:t>is given by</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d>
          </m:e>
          <m:sup>
            <m:r>
              <w:rPr>
                <w:rFonts w:ascii="Cambria Math" w:eastAsiaTheme="minorEastAsia" w:hAnsi="Cambria Math"/>
              </w:rPr>
              <m:t>2</m:t>
            </m:r>
          </m:sup>
        </m:sSup>
      </m:oMath>
      <w:r w:rsidRPr="009E7D1F">
        <w:rPr>
          <w:rFonts w:ascii="Cambria" w:eastAsiaTheme="minorEastAsia" w:hAnsi="Cambria"/>
        </w:rPr>
        <w:t>an</w:t>
      </w:r>
      <w:r>
        <w:rPr>
          <w:rFonts w:ascii="Cambria" w:eastAsiaTheme="minorEastAsia" w:hAnsi="Cambria"/>
        </w:rPr>
        <w:t xml:space="preserve">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ascii="Cambria" w:eastAsiaTheme="minorEastAsia" w:hAnsi="Cambria"/>
        </w:rPr>
        <w:t xml:space="preserve"> </w:t>
      </w:r>
      <w:r w:rsidRPr="009E7D1F">
        <w:rPr>
          <w:rFonts w:ascii="Cambria" w:eastAsiaTheme="minorEastAsia" w:hAnsi="Cambria"/>
        </w:rPr>
        <w:t>is the (</w:t>
      </w:r>
      <w:proofErr w:type="spellStart"/>
      <w:r>
        <w:rPr>
          <w:rFonts w:ascii="Cambria" w:eastAsiaTheme="minorEastAsia" w:hAnsi="Cambria"/>
          <w:i/>
          <w:iCs/>
        </w:rPr>
        <w:t>i</w:t>
      </w:r>
      <w:proofErr w:type="spellEnd"/>
      <w:r>
        <w:rPr>
          <w:rFonts w:ascii="Cambria" w:eastAsiaTheme="minorEastAsia" w:hAnsi="Cambria"/>
          <w:i/>
          <w:iCs/>
        </w:rPr>
        <w:t>, j</w:t>
      </w:r>
      <w:r w:rsidRPr="009E7D1F">
        <w:rPr>
          <w:rFonts w:ascii="Cambria" w:eastAsiaTheme="minorEastAsia" w:hAnsi="Cambria"/>
        </w:rPr>
        <w:t>)</w:t>
      </w:r>
      <w:proofErr w:type="spellStart"/>
      <w:r w:rsidRPr="009E7D1F">
        <w:rPr>
          <w:rFonts w:ascii="Cambria" w:eastAsiaTheme="minorEastAsia" w:hAnsi="Cambria"/>
        </w:rPr>
        <w:t>th</w:t>
      </w:r>
      <w:proofErr w:type="spellEnd"/>
      <w:r w:rsidRPr="009E7D1F">
        <w:rPr>
          <w:rFonts w:ascii="Cambria" w:eastAsiaTheme="minorEastAsia" w:hAnsi="Cambria"/>
        </w:rPr>
        <w:t xml:space="preserve"> entry of </w:t>
      </w:r>
      <m:oMath>
        <m:r>
          <w:rPr>
            <w:rFonts w:ascii="Cambria Math" w:eastAsiaTheme="minorEastAsia" w:hAnsi="Cambria Math"/>
          </w:rPr>
          <m:t>D</m:t>
        </m:r>
      </m:oMath>
      <w:r w:rsidR="00E158B5">
        <w:rPr>
          <w:rFonts w:ascii="Cambria" w:eastAsiaTheme="minorEastAsia" w:hAnsi="Cambria"/>
        </w:rPr>
        <w:t xml:space="preserve"> </w:t>
      </w:r>
      <w:r w:rsidRPr="009E7D1F">
        <w:rPr>
          <w:rFonts w:ascii="Cambria" w:eastAsiaTheme="minorEastAsia" w:hAnsi="Cambria"/>
        </w:rPr>
        <w:t>(also note that</w:t>
      </w:r>
      <w:r>
        <w:rPr>
          <w:rFonts w:ascii="Cambria" w:eastAsiaTheme="minorEastAsia" w:hAnsi="Cambria"/>
        </w:rPr>
        <w:t xml:space="preserve"> </w:t>
      </w:r>
      <m:oMath>
        <m:r>
          <m:rPr>
            <m:sty m:val="p"/>
          </m:rP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D</m:t>
            </m:r>
          </m:e>
        </m:d>
        <m:r>
          <m:rPr>
            <m:sty m:val="p"/>
          </m:rPr>
          <w:rPr>
            <w:rFonts w:ascii="Cambria Math" w:eastAsiaTheme="minorEastAsia" w:hAnsi="Cambria Math"/>
          </w:rPr>
          <m:t>≤</m:t>
        </m:r>
        <m:r>
          <w:rPr>
            <w:rFonts w:ascii="Cambria Math" w:eastAsiaTheme="minorEastAsia" w:hAnsi="Cambria Math"/>
          </w:rPr>
          <m:t>m+2</m:t>
        </m:r>
      </m:oMath>
      <w:r w:rsidR="00E158B5">
        <w:rPr>
          <w:rFonts w:ascii="Cambria" w:eastAsiaTheme="minorEastAsia" w:hAnsi="Cambria"/>
        </w:rPr>
        <w:t>)</w:t>
      </w:r>
      <w:r>
        <w:rPr>
          <w:rFonts w:ascii="Cambria" w:eastAsiaTheme="minorEastAsia" w:hAnsi="Cambria"/>
        </w:rPr>
        <w:t xml:space="preserve">. </w:t>
      </w:r>
      <w:r w:rsidRPr="009E7D1F">
        <w:rPr>
          <w:rFonts w:ascii="Cambria" w:eastAsiaTheme="minorEastAsia" w:hAnsi="Cambria"/>
        </w:rPr>
        <w:t>Suppose</w:t>
      </w:r>
      <w:r w:rsidR="00E158B5">
        <w:rPr>
          <w:rFonts w:ascii="Cambria" w:eastAsiaTheme="minorEastAsia" w:hAnsi="Cambria"/>
        </w:rPr>
        <w:t xml:space="preserve"> we have a confidential </w:t>
      </w:r>
      <w:r w:rsidRPr="009E7D1F">
        <w:rPr>
          <w:rFonts w:ascii="Cambria" w:eastAsiaTheme="minorEastAsia" w:hAnsi="Cambria"/>
        </w:rPr>
        <w:t>data matrix</w:t>
      </w:r>
      <w:r w:rsidR="007F5D3E">
        <w:rPr>
          <w:rFonts w:ascii="Cambria" w:eastAsiaTheme="minorEastAsia" w:hAnsi="Cambr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7F5D3E">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sup>
        </m:sSup>
      </m:oMath>
      <w:r w:rsidR="007F5D3E">
        <w:rPr>
          <w:rFonts w:ascii="Cambria" w:eastAsiaTheme="minorEastAsia" w:hAnsi="Cambria"/>
        </w:rPr>
        <w:t xml:space="preserve"> (i.e., </w:t>
      </w:r>
      <m:oMath>
        <m:r>
          <w:rPr>
            <w:rFonts w:ascii="Cambria Math" w:eastAsiaTheme="minorEastAsia" w:hAnsi="Cambria Math"/>
          </w:rPr>
          <m:t>X</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J</m:t>
            </m:r>
          </m:sup>
        </m:sSup>
        <m:r>
          <w:rPr>
            <w:rFonts w:ascii="Cambria Math" w:eastAsiaTheme="minorEastAsia" w:hAnsi="Cambria Math"/>
          </w:rPr>
          <m:t>).</m:t>
        </m:r>
      </m:oMath>
      <w:r w:rsidR="007F5D3E">
        <w:rPr>
          <w:rFonts w:ascii="Cambria" w:eastAsiaTheme="minorEastAsia" w:hAnsi="Cambria"/>
        </w:rPr>
        <w:t xml:space="preserve"> We can write </w:t>
      </w:r>
      <m:oMath>
        <m:r>
          <w:rPr>
            <w:rFonts w:ascii="Cambria Math" w:eastAsiaTheme="minorEastAsia" w:hAnsi="Cambria Math"/>
          </w:rPr>
          <m:t>X</m:t>
        </m:r>
      </m:oMath>
      <w:r w:rsidR="00E158B5">
        <w:rPr>
          <w:rFonts w:ascii="Cambria" w:eastAsiaTheme="minorEastAsia" w:hAnsi="Cambria"/>
        </w:rPr>
        <w:t xml:space="preserve"> </w:t>
      </w:r>
      <w:r w:rsidR="007F5D3E">
        <w:rPr>
          <w:rFonts w:ascii="Cambria" w:eastAsiaTheme="minorEastAsia" w:hAnsi="Cambria"/>
        </w:rPr>
        <w:t>as the following:</w:t>
      </w:r>
    </w:p>
    <w:p w14:paraId="35AB89DA" w14:textId="3CDBC1C7" w:rsidR="007F5D3E" w:rsidRPr="007F5D3E" w:rsidRDefault="007F5D3E" w:rsidP="00FA68DC">
      <w:pPr>
        <w:shd w:val="clear" w:color="auto" w:fill="FFFFFF"/>
        <w:rPr>
          <w:rFonts w:ascii="Cambria" w:eastAsiaTheme="minorEastAsia" w:hAnsi="Cambria"/>
        </w:rPr>
      </w:pPr>
    </w:p>
    <w:p w14:paraId="7868C62E" w14:textId="5D6BE210" w:rsidR="007F5D3E" w:rsidRPr="007F5D3E" w:rsidRDefault="007F5D3E" w:rsidP="00FA68DC">
      <w:pPr>
        <w:shd w:val="clear" w:color="auto" w:fill="FFFFFF"/>
        <w:rPr>
          <w:rFonts w:ascii="Cambria" w:eastAsiaTheme="minorEastAsia" w:hAnsi="Cambria"/>
        </w:rPr>
      </w:pPr>
      <w:r>
        <w:rPr>
          <w:noProof/>
        </w:rPr>
        <w:drawing>
          <wp:anchor distT="0" distB="0" distL="114300" distR="114300" simplePos="0" relativeHeight="251701248" behindDoc="0" locked="0" layoutInCell="1" allowOverlap="1" wp14:anchorId="1BC393C2" wp14:editId="51672407">
            <wp:simplePos x="0" y="0"/>
            <wp:positionH relativeFrom="margin">
              <wp:align>center</wp:align>
            </wp:positionH>
            <wp:positionV relativeFrom="paragraph">
              <wp:posOffset>17665</wp:posOffset>
            </wp:positionV>
            <wp:extent cx="5634914" cy="1226128"/>
            <wp:effectExtent l="0" t="0" r="4445" b="0"/>
            <wp:wrapNone/>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l="44642" t="59069" r="2909" b="20642"/>
                    <a:stretch/>
                  </pic:blipFill>
                  <pic:spPr bwMode="auto">
                    <a:xfrm>
                      <a:off x="0" y="0"/>
                      <a:ext cx="5634914" cy="12261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79010" w14:textId="6C3B649E" w:rsidR="007F5D3E" w:rsidRDefault="007F5D3E" w:rsidP="00FA68DC">
      <w:pPr>
        <w:shd w:val="clear" w:color="auto" w:fill="FFFFFF"/>
        <w:rPr>
          <w:noProof/>
        </w:rPr>
      </w:pPr>
    </w:p>
    <w:p w14:paraId="13431F5B" w14:textId="3A2DCA0A" w:rsidR="00E35845" w:rsidRDefault="00E35845" w:rsidP="00FA68DC">
      <w:pPr>
        <w:shd w:val="clear" w:color="auto" w:fill="FFFFFF"/>
        <w:rPr>
          <w:rFonts w:ascii="Cambria" w:eastAsiaTheme="minorEastAsia" w:hAnsi="Cambria"/>
        </w:rPr>
      </w:pPr>
    </w:p>
    <w:p w14:paraId="6D07F1C7" w14:textId="64D355D4" w:rsidR="007F5D3E" w:rsidRDefault="007F5D3E" w:rsidP="00FA68DC">
      <w:pPr>
        <w:shd w:val="clear" w:color="auto" w:fill="FFFFFF"/>
        <w:rPr>
          <w:rFonts w:ascii="Cambria" w:eastAsiaTheme="minorEastAsia" w:hAnsi="Cambria"/>
        </w:rPr>
      </w:pPr>
    </w:p>
    <w:p w14:paraId="1A908DA5" w14:textId="7CDC1ACF" w:rsidR="007F5D3E" w:rsidRDefault="007F5D3E" w:rsidP="00FA68DC">
      <w:pPr>
        <w:shd w:val="clear" w:color="auto" w:fill="FFFFFF"/>
        <w:rPr>
          <w:rFonts w:ascii="Cambria" w:eastAsiaTheme="minorEastAsia" w:hAnsi="Cambria"/>
        </w:rPr>
      </w:pPr>
    </w:p>
    <w:p w14:paraId="4DAEBAB4" w14:textId="433D7830" w:rsidR="007F5D3E" w:rsidRDefault="007F5D3E" w:rsidP="00FA68DC">
      <w:pPr>
        <w:shd w:val="clear" w:color="auto" w:fill="FFFFFF"/>
        <w:rPr>
          <w:rFonts w:ascii="Cambria" w:eastAsiaTheme="minorEastAsia" w:hAnsi="Cambria"/>
        </w:rPr>
      </w:pPr>
    </w:p>
    <w:p w14:paraId="28389963" w14:textId="1E613D8A" w:rsidR="007F5D3E" w:rsidRDefault="007F5D3E" w:rsidP="00FA68DC">
      <w:pPr>
        <w:shd w:val="clear" w:color="auto" w:fill="FFFFFF"/>
        <w:rPr>
          <w:rFonts w:ascii="Cambria" w:eastAsiaTheme="minorEastAsia" w:hAnsi="Cambria"/>
        </w:rPr>
      </w:pPr>
    </w:p>
    <w:p w14:paraId="1382910E" w14:textId="1303893A" w:rsidR="007F5D3E" w:rsidRDefault="007F5D3E" w:rsidP="00FA68DC">
      <w:pPr>
        <w:shd w:val="clear" w:color="auto" w:fill="FFFFFF"/>
        <w:rPr>
          <w:rFonts w:ascii="Cambria" w:eastAsiaTheme="minorEastAsia" w:hAnsi="Cambria"/>
        </w:rPr>
      </w:pPr>
    </w:p>
    <w:p w14:paraId="09B41FF5" w14:textId="5E3AC215" w:rsidR="007F5D3E" w:rsidRDefault="007F5D3E" w:rsidP="00FA68DC">
      <w:pPr>
        <w:shd w:val="clear" w:color="auto" w:fill="FFFFFF"/>
        <w:rPr>
          <w:rFonts w:ascii="Cambria" w:eastAsiaTheme="minorEastAsia" w:hAnsi="Cambria"/>
        </w:rPr>
      </w:pPr>
    </w:p>
    <w:p w14:paraId="0F3495CB" w14:textId="6A221C65" w:rsidR="007F5D3E" w:rsidRDefault="00C40E63" w:rsidP="00FA68DC">
      <w:pPr>
        <w:shd w:val="clear" w:color="auto" w:fill="FFFFFF"/>
        <w:rPr>
          <w:rFonts w:ascii="Cambria" w:eastAsiaTheme="minorEastAsia" w:hAnsi="Cambria"/>
        </w:rPr>
      </w:pPr>
      <w:r>
        <w:rPr>
          <w:rFonts w:ascii="Cambria" w:eastAsiaTheme="minorEastAsia" w:hAnsi="Cambria"/>
        </w:rPr>
        <w:t xml:space="preserve">where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sidR="003B7D4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sup>
        </m:sSup>
      </m:oMath>
      <w:r w:rsidR="003B7D44">
        <w:rPr>
          <w:rFonts w:ascii="Cambria" w:eastAsiaTheme="minorEastAsia" w:hAnsi="Cambr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r>
          <m:rPr>
            <m:scr m:val="double-struck"/>
          </m:rPr>
          <w:rPr>
            <w:rFonts w:ascii="Cambria Math" w:eastAsiaTheme="minorEastAsia" w:hAnsi="Cambria Math"/>
          </w:rPr>
          <m:t>X.</m:t>
        </m:r>
      </m:oMath>
      <w:r w:rsidR="003B7D44">
        <w:rPr>
          <w:rFonts w:ascii="Cambria" w:eastAsiaTheme="minorEastAsia" w:hAnsi="Cambria"/>
        </w:rPr>
        <w:t xml:space="preserve"> We calculate the desired features based on each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3B7D44">
        <w:rPr>
          <w:rFonts w:ascii="Cambria" w:eastAsiaTheme="minorEastAsia" w:hAnsi="Cambria"/>
        </w:rPr>
        <w:t xml:space="preserve"> and construct a feature matrix </w:t>
      </w:r>
      <m:oMath>
        <m:r>
          <w:rPr>
            <w:rFonts w:ascii="Cambria Math" w:eastAsiaTheme="minorEastAsia" w:hAnsi="Cambria Math"/>
          </w:rPr>
          <m:t>C</m:t>
        </m:r>
      </m:oMath>
      <w:r w:rsidR="003B7D44">
        <w:rPr>
          <w:rFonts w:ascii="Cambria" w:eastAsiaTheme="minorEastAsia" w:hAnsi="Cambria"/>
        </w:rPr>
        <w:t xml:space="preserve"> (where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J</m:t>
            </m:r>
          </m:sup>
        </m:sSup>
      </m:oMath>
      <w:r w:rsidR="003B7D44">
        <w:rPr>
          <w:rFonts w:ascii="Cambria" w:eastAsiaTheme="minorEastAsia" w:hAnsi="Cambria"/>
        </w:rPr>
        <w:t>) as follows:</w:t>
      </w:r>
    </w:p>
    <w:p w14:paraId="0DB6FF86" w14:textId="1A5B5937" w:rsidR="003B7D44" w:rsidRDefault="003B7D44" w:rsidP="00FA68DC">
      <w:pPr>
        <w:shd w:val="clear" w:color="auto" w:fill="FFFFFF"/>
        <w:rPr>
          <w:rFonts w:ascii="Cambria" w:eastAsiaTheme="minorEastAsia" w:hAnsi="Cambria"/>
        </w:rPr>
      </w:pPr>
    </w:p>
    <w:p w14:paraId="76B8EB60" w14:textId="22FD6173" w:rsidR="003B7D44" w:rsidRPr="003B7D44" w:rsidRDefault="003B7D44" w:rsidP="00FA68DC">
      <w:pPr>
        <w:shd w:val="clear" w:color="auto" w:fill="FFFFFF"/>
        <w:rPr>
          <w:rFonts w:ascii="Cambria" w:eastAsiaTheme="minorEastAsia" w:hAnsi="Cambria"/>
        </w:rPr>
      </w:pPr>
      <w:r>
        <w:rPr>
          <w:noProof/>
        </w:rPr>
        <w:drawing>
          <wp:anchor distT="0" distB="0" distL="114300" distR="114300" simplePos="0" relativeHeight="251702272" behindDoc="0" locked="0" layoutInCell="1" allowOverlap="1" wp14:anchorId="79F1DEC9" wp14:editId="6D961B05">
            <wp:simplePos x="0" y="0"/>
            <wp:positionH relativeFrom="margin">
              <wp:align>center</wp:align>
            </wp:positionH>
            <wp:positionV relativeFrom="paragraph">
              <wp:posOffset>6638</wp:posOffset>
            </wp:positionV>
            <wp:extent cx="5285509" cy="1335513"/>
            <wp:effectExtent l="0" t="0" r="0" b="0"/>
            <wp:wrapNone/>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48368" t="46623" r="9667" b="34520"/>
                    <a:stretch/>
                  </pic:blipFill>
                  <pic:spPr bwMode="auto">
                    <a:xfrm>
                      <a:off x="0" y="0"/>
                      <a:ext cx="5285509" cy="1335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CD5D3" w14:textId="53587401" w:rsidR="003B7D44" w:rsidRPr="003B7D44" w:rsidRDefault="003B7D44" w:rsidP="00FA68DC">
      <w:pPr>
        <w:shd w:val="clear" w:color="auto" w:fill="FFFFFF"/>
        <w:rPr>
          <w:rFonts w:ascii="Cambria" w:eastAsiaTheme="minorEastAsia" w:hAnsi="Cambria"/>
        </w:rPr>
      </w:pPr>
    </w:p>
    <w:p w14:paraId="3D09F411" w14:textId="302A2D60" w:rsidR="003B7D44" w:rsidRPr="003B7D44" w:rsidRDefault="003B7D44" w:rsidP="00FA68DC">
      <w:pPr>
        <w:shd w:val="clear" w:color="auto" w:fill="FFFFFF"/>
        <w:rPr>
          <w:rFonts w:ascii="Cambria" w:eastAsiaTheme="minorEastAsia" w:hAnsi="Cambria"/>
        </w:rPr>
      </w:pPr>
    </w:p>
    <w:p w14:paraId="29BC910E" w14:textId="77777777" w:rsidR="003B7D44" w:rsidRPr="003B7D44" w:rsidRDefault="003B7D44" w:rsidP="00FA68DC">
      <w:pPr>
        <w:shd w:val="clear" w:color="auto" w:fill="FFFFFF"/>
        <w:rPr>
          <w:rFonts w:ascii="Cambria" w:eastAsiaTheme="minorEastAsia" w:hAnsi="Cambria"/>
        </w:rPr>
      </w:pPr>
    </w:p>
    <w:p w14:paraId="5867D995" w14:textId="77777777" w:rsidR="003B7D44" w:rsidRPr="003B7D44" w:rsidRDefault="003B7D44" w:rsidP="00FA68DC">
      <w:pPr>
        <w:shd w:val="clear" w:color="auto" w:fill="FFFFFF"/>
        <w:rPr>
          <w:rFonts w:ascii="Cambria" w:eastAsiaTheme="minorEastAsia" w:hAnsi="Cambria"/>
        </w:rPr>
      </w:pPr>
    </w:p>
    <w:p w14:paraId="2683B498" w14:textId="77777777" w:rsidR="003B7D44" w:rsidRPr="003B7D44" w:rsidRDefault="003B7D44" w:rsidP="00FA68DC">
      <w:pPr>
        <w:shd w:val="clear" w:color="auto" w:fill="FFFFFF"/>
        <w:rPr>
          <w:rFonts w:ascii="Cambria" w:eastAsiaTheme="minorEastAsia" w:hAnsi="Cambria"/>
        </w:rPr>
      </w:pPr>
    </w:p>
    <w:p w14:paraId="38283BDC" w14:textId="77777777" w:rsidR="003B7D44" w:rsidRPr="003B7D44" w:rsidRDefault="003B7D44" w:rsidP="00FA68DC">
      <w:pPr>
        <w:shd w:val="clear" w:color="auto" w:fill="FFFFFF"/>
        <w:rPr>
          <w:rFonts w:ascii="Cambria" w:eastAsiaTheme="minorEastAsia" w:hAnsi="Cambria"/>
        </w:rPr>
      </w:pPr>
    </w:p>
    <w:p w14:paraId="564490CB" w14:textId="09B2E7D2" w:rsidR="007F5D3E" w:rsidRDefault="007F5D3E" w:rsidP="00FA68DC">
      <w:pPr>
        <w:shd w:val="clear" w:color="auto" w:fill="FFFFFF"/>
        <w:rPr>
          <w:rFonts w:ascii="Cambria" w:eastAsiaTheme="minorEastAsia" w:hAnsi="Cambria"/>
        </w:rPr>
      </w:pPr>
    </w:p>
    <w:p w14:paraId="2F741604" w14:textId="137D702C" w:rsidR="00CB2EEE" w:rsidRDefault="00CB2EEE" w:rsidP="00FA68DC">
      <w:pPr>
        <w:shd w:val="clear" w:color="auto" w:fill="FFFFFF"/>
        <w:rPr>
          <w:rFonts w:ascii="Cambria" w:eastAsiaTheme="minorEastAsia" w:hAnsi="Cambria"/>
        </w:rPr>
      </w:pPr>
    </w:p>
    <w:p w14:paraId="4E44FDDB" w14:textId="47CBAB67" w:rsidR="00CB2EEE" w:rsidRDefault="00CB2EEE" w:rsidP="00FA68DC">
      <w:pPr>
        <w:shd w:val="clear" w:color="auto" w:fill="FFFFFF"/>
        <w:rPr>
          <w:rFonts w:ascii="Cambria" w:eastAsiaTheme="minorEastAsia" w:hAnsi="Cambria"/>
        </w:rPr>
      </w:pPr>
    </w:p>
    <w:p w14:paraId="6B7B5705" w14:textId="75C65B64" w:rsidR="00CB2EEE" w:rsidRDefault="00CB2EEE" w:rsidP="00FA68DC">
      <w:pPr>
        <w:shd w:val="clear" w:color="auto" w:fill="FFFFFF"/>
        <w:rPr>
          <w:rFonts w:ascii="Cambria" w:eastAsiaTheme="minorEastAsia" w:hAnsi="Cambria"/>
        </w:rPr>
      </w:pPr>
    </w:p>
    <w:p w14:paraId="55ACFFD7" w14:textId="68DFC653" w:rsidR="00CB2EEE" w:rsidRDefault="00CB2EEE" w:rsidP="00FA68DC">
      <w:pPr>
        <w:shd w:val="clear" w:color="auto" w:fill="FFFFFF"/>
        <w:rPr>
          <w:rFonts w:ascii="Cambria" w:eastAsiaTheme="minorEastAsia" w:hAnsi="Cambria"/>
        </w:rPr>
      </w:pPr>
    </w:p>
    <w:p w14:paraId="6BC85B94" w14:textId="006E3F85" w:rsidR="00CB2EEE" w:rsidRDefault="00CB2EEE" w:rsidP="00FA68DC">
      <w:pPr>
        <w:shd w:val="clear" w:color="auto" w:fill="FFFFFF"/>
        <w:rPr>
          <w:rFonts w:ascii="Cambria" w:eastAsiaTheme="minorEastAsia" w:hAnsi="Cambria"/>
        </w:rPr>
      </w:pPr>
    </w:p>
    <w:p w14:paraId="20878372" w14:textId="09CA73C0" w:rsidR="00CB2EEE" w:rsidRDefault="00CB2EEE" w:rsidP="00FA68DC">
      <w:pPr>
        <w:shd w:val="clear" w:color="auto" w:fill="FFFFFF"/>
        <w:rPr>
          <w:rFonts w:ascii="Cambria" w:eastAsiaTheme="minorEastAsia" w:hAnsi="Cambria"/>
        </w:rPr>
      </w:pPr>
    </w:p>
    <w:p w14:paraId="36C748BB" w14:textId="77777777" w:rsidR="00CB2EEE" w:rsidRDefault="00CB2EEE" w:rsidP="00FA68DC">
      <w:pPr>
        <w:shd w:val="clear" w:color="auto" w:fill="FFFFFF"/>
        <w:rPr>
          <w:rFonts w:ascii="Cambria" w:eastAsiaTheme="minorEastAsia" w:hAnsi="Cambria"/>
        </w:rPr>
      </w:pPr>
    </w:p>
    <w:p w14:paraId="748E0869" w14:textId="569678FC" w:rsidR="00855562" w:rsidRDefault="007A0F62" w:rsidP="00FA68DC">
      <w:pPr>
        <w:shd w:val="clear" w:color="auto" w:fill="FFFFFF"/>
        <w:rPr>
          <w:rFonts w:ascii="Cambria" w:eastAsiaTheme="minorEastAsia" w:hAnsi="Cambria"/>
        </w:rPr>
      </w:pPr>
      <w:r>
        <w:rPr>
          <w:noProof/>
        </w:rPr>
        <w:drawing>
          <wp:anchor distT="0" distB="0" distL="114300" distR="114300" simplePos="0" relativeHeight="251703296" behindDoc="0" locked="0" layoutInCell="1" allowOverlap="1" wp14:anchorId="28461165" wp14:editId="65AC2F04">
            <wp:simplePos x="0" y="0"/>
            <wp:positionH relativeFrom="margin">
              <wp:align>right</wp:align>
            </wp:positionH>
            <wp:positionV relativeFrom="paragraph">
              <wp:posOffset>6812</wp:posOffset>
            </wp:positionV>
            <wp:extent cx="5936615" cy="2182495"/>
            <wp:effectExtent l="0" t="0" r="698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5688" t="31708" r="6753" b="37198"/>
                    <a:stretch/>
                  </pic:blipFill>
                  <pic:spPr bwMode="auto">
                    <a:xfrm>
                      <a:off x="0" y="0"/>
                      <a:ext cx="5936615" cy="2182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51B6E9" w14:textId="5E120596" w:rsidR="00855562" w:rsidRDefault="00855562" w:rsidP="00FA68DC">
      <w:pPr>
        <w:shd w:val="clear" w:color="auto" w:fill="FFFFFF"/>
        <w:rPr>
          <w:rFonts w:ascii="Cambria" w:eastAsiaTheme="minorEastAsia" w:hAnsi="Cambria"/>
        </w:rPr>
      </w:pPr>
    </w:p>
    <w:p w14:paraId="799CEB56" w14:textId="11562AEA" w:rsidR="00855562" w:rsidRDefault="00855562" w:rsidP="00FA68DC">
      <w:pPr>
        <w:shd w:val="clear" w:color="auto" w:fill="FFFFFF"/>
        <w:rPr>
          <w:rFonts w:ascii="Cambria" w:eastAsiaTheme="minorEastAsia" w:hAnsi="Cambria"/>
        </w:rPr>
      </w:pPr>
    </w:p>
    <w:p w14:paraId="75BFC306" w14:textId="30A51529" w:rsidR="00855562" w:rsidRDefault="00855562" w:rsidP="00FA68DC">
      <w:pPr>
        <w:shd w:val="clear" w:color="auto" w:fill="FFFFFF"/>
        <w:rPr>
          <w:rFonts w:ascii="Cambria" w:eastAsiaTheme="minorEastAsia" w:hAnsi="Cambria"/>
        </w:rPr>
      </w:pPr>
    </w:p>
    <w:p w14:paraId="0085E4F0" w14:textId="61F6DD59" w:rsidR="00855562" w:rsidRDefault="00855562" w:rsidP="00FA68DC">
      <w:pPr>
        <w:shd w:val="clear" w:color="auto" w:fill="FFFFFF"/>
        <w:rPr>
          <w:rFonts w:ascii="Cambria" w:eastAsiaTheme="minorEastAsia" w:hAnsi="Cambria"/>
        </w:rPr>
      </w:pPr>
    </w:p>
    <w:p w14:paraId="15A918BC" w14:textId="0AB119B5" w:rsidR="00855562" w:rsidRDefault="00855562" w:rsidP="00FA68DC">
      <w:pPr>
        <w:shd w:val="clear" w:color="auto" w:fill="FFFFFF"/>
        <w:rPr>
          <w:rFonts w:ascii="Cambria" w:eastAsiaTheme="minorEastAsia" w:hAnsi="Cambria"/>
        </w:rPr>
      </w:pPr>
    </w:p>
    <w:p w14:paraId="494797CC" w14:textId="0ED94E42" w:rsidR="00855562" w:rsidRDefault="00855562" w:rsidP="00FA68DC">
      <w:pPr>
        <w:shd w:val="clear" w:color="auto" w:fill="FFFFFF"/>
        <w:rPr>
          <w:rFonts w:ascii="Cambria" w:eastAsiaTheme="minorEastAsia" w:hAnsi="Cambria"/>
        </w:rPr>
      </w:pPr>
    </w:p>
    <w:p w14:paraId="748F4C5F" w14:textId="77777777" w:rsidR="00276F5E" w:rsidRDefault="00276F5E" w:rsidP="00FA68DC">
      <w:pPr>
        <w:shd w:val="clear" w:color="auto" w:fill="FFFFFF"/>
        <w:rPr>
          <w:noProof/>
        </w:rPr>
      </w:pPr>
    </w:p>
    <w:p w14:paraId="792C129A" w14:textId="00FBE6B0" w:rsidR="00855562" w:rsidRDefault="00855562" w:rsidP="00FA68DC">
      <w:pPr>
        <w:shd w:val="clear" w:color="auto" w:fill="FFFFFF"/>
        <w:rPr>
          <w:rFonts w:ascii="Cambria" w:eastAsiaTheme="minorEastAsia" w:hAnsi="Cambria"/>
        </w:rPr>
      </w:pPr>
    </w:p>
    <w:p w14:paraId="6C0CF4EE" w14:textId="6656564D" w:rsidR="00855562" w:rsidRDefault="00855562" w:rsidP="00FA68DC">
      <w:pPr>
        <w:shd w:val="clear" w:color="auto" w:fill="FFFFFF"/>
        <w:rPr>
          <w:rFonts w:ascii="Cambria" w:eastAsiaTheme="minorEastAsia" w:hAnsi="Cambria"/>
        </w:rPr>
      </w:pPr>
    </w:p>
    <w:p w14:paraId="2534DA8B" w14:textId="3C09ECD3" w:rsidR="00855562" w:rsidRDefault="00855562" w:rsidP="00FA68DC">
      <w:pPr>
        <w:shd w:val="clear" w:color="auto" w:fill="FFFFFF"/>
        <w:rPr>
          <w:rFonts w:ascii="Cambria" w:eastAsiaTheme="minorEastAsia" w:hAnsi="Cambria"/>
        </w:rPr>
      </w:pPr>
    </w:p>
    <w:p w14:paraId="63CF1E63" w14:textId="09254640" w:rsidR="00855562" w:rsidRDefault="00855562" w:rsidP="00FA68DC">
      <w:pPr>
        <w:shd w:val="clear" w:color="auto" w:fill="FFFFFF"/>
        <w:rPr>
          <w:rFonts w:ascii="Cambria" w:eastAsiaTheme="minorEastAsia" w:hAnsi="Cambria"/>
        </w:rPr>
      </w:pPr>
    </w:p>
    <w:p w14:paraId="7604ADB5" w14:textId="2C88FC41" w:rsidR="00855562" w:rsidRDefault="00855562" w:rsidP="00FA68DC">
      <w:pPr>
        <w:shd w:val="clear" w:color="auto" w:fill="FFFFFF"/>
        <w:rPr>
          <w:rFonts w:ascii="Cambria" w:eastAsiaTheme="minorEastAsia" w:hAnsi="Cambria"/>
        </w:rPr>
      </w:pPr>
    </w:p>
    <w:p w14:paraId="4BE2D94F" w14:textId="1232B4C2" w:rsidR="00855562" w:rsidRDefault="00855562" w:rsidP="00FA68DC">
      <w:pPr>
        <w:shd w:val="clear" w:color="auto" w:fill="FFFFFF"/>
        <w:rPr>
          <w:rFonts w:ascii="Cambria" w:eastAsiaTheme="minorEastAsia" w:hAnsi="Cambria"/>
        </w:rPr>
      </w:pPr>
    </w:p>
    <w:p w14:paraId="3E4D36FE" w14:textId="77777777" w:rsidR="000E5A3D" w:rsidRDefault="000E5A3D" w:rsidP="00FA68DC">
      <w:pPr>
        <w:shd w:val="clear" w:color="auto" w:fill="FFFFFF"/>
        <w:rPr>
          <w:rFonts w:ascii="Cambria" w:eastAsiaTheme="minorEastAsia" w:hAnsi="Cambria"/>
        </w:rPr>
      </w:pPr>
    </w:p>
    <w:p w14:paraId="79DB15A2" w14:textId="2BEBC736" w:rsidR="003B7D44" w:rsidRDefault="003B7D44" w:rsidP="00FA68DC">
      <w:pPr>
        <w:shd w:val="clear" w:color="auto" w:fill="FFFFFF"/>
        <w:rPr>
          <w:rFonts w:ascii="Cambria" w:eastAsiaTheme="minorEastAsia" w:hAnsi="Cambria"/>
        </w:rPr>
      </w:pPr>
      <w:r>
        <w:rPr>
          <w:rFonts w:ascii="Cambria" w:eastAsiaTheme="minorEastAsia" w:hAnsi="Cambria"/>
        </w:rPr>
        <w:t xml:space="preserve">We calculate the matrix </w:t>
      </w:r>
      <m:oMath>
        <m:r>
          <w:rPr>
            <w:rFonts w:ascii="Cambria Math" w:eastAsiaTheme="minorEastAsia" w:hAnsi="Cambria Math"/>
          </w:rPr>
          <m:t>D</m:t>
        </m:r>
      </m:oMath>
      <w:r>
        <w:rPr>
          <w:rFonts w:ascii="Cambria" w:eastAsiaTheme="minorEastAsia" w:hAnsi="Cambria"/>
        </w:rPr>
        <w:t xml:space="preserve"> using the fact that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C82969">
        <w:rPr>
          <w:rFonts w:ascii="Cambria" w:eastAsiaTheme="minorEastAsia" w:hAnsi="Cambria"/>
        </w:rPr>
        <w:t>, which can be written as the following:</w:t>
      </w:r>
    </w:p>
    <w:p w14:paraId="24FE735B" w14:textId="654ACF11" w:rsidR="00C82969" w:rsidRDefault="00C82969" w:rsidP="00FA68DC">
      <w:pPr>
        <w:shd w:val="clear" w:color="auto" w:fill="FFFFFF"/>
        <w:rPr>
          <w:rFonts w:ascii="Cambria" w:eastAsiaTheme="minorEastAsia" w:hAnsi="Cambria"/>
        </w:rPr>
      </w:pPr>
    </w:p>
    <w:p w14:paraId="121FCBAF" w14:textId="334370D0" w:rsidR="00C82969" w:rsidRDefault="00C82969" w:rsidP="00C82969">
      <w:pPr>
        <w:shd w:val="clear" w:color="auto" w:fill="FFFFFF"/>
        <w:jc w:val="center"/>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m:rPr>
            <m:sty m:val="p"/>
          </m:rP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r>
          <m:rPr>
            <m:sty m:val="p"/>
          </m:rP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r>
        <w:rPr>
          <w:rFonts w:ascii="Cambria" w:eastAsiaTheme="minorEastAsia" w:hAnsi="Cambria"/>
        </w:rPr>
        <w:t>,</w:t>
      </w:r>
    </w:p>
    <w:p w14:paraId="3D4B9A6E" w14:textId="14B89EEF" w:rsidR="000E5A3D" w:rsidRDefault="000E5A3D" w:rsidP="00C82969">
      <w:pPr>
        <w:shd w:val="clear" w:color="auto" w:fill="FFFFFF"/>
        <w:jc w:val="center"/>
        <w:rPr>
          <w:rFonts w:ascii="Cambria" w:eastAsiaTheme="minorEastAsia" w:hAnsi="Cambria"/>
        </w:rPr>
      </w:pPr>
    </w:p>
    <w:p w14:paraId="4A8ED178" w14:textId="0F463EDB" w:rsidR="007C2612" w:rsidRDefault="000E5A3D" w:rsidP="000E5A3D">
      <w:pPr>
        <w:shd w:val="clear" w:color="auto" w:fill="FFFFFF"/>
        <w:rPr>
          <w:rFonts w:ascii="Cambria" w:eastAsiaTheme="minorEastAsia" w:hAnsi="Cambria"/>
        </w:rPr>
      </w:pPr>
      <w:r>
        <w:rPr>
          <w:rFonts w:ascii="Cambria" w:eastAsiaTheme="minorEastAsia" w:hAnsi="Cambria"/>
        </w:rPr>
        <w:t xml:space="preserve">where </w:t>
      </w:r>
      <w:r>
        <w:rPr>
          <w:rFonts w:ascii="Cambria" w:eastAsiaTheme="minorEastAsia" w:hAnsi="Cambria"/>
          <w:b/>
          <w:bCs/>
        </w:rPr>
        <w:t xml:space="preserve">1 </w:t>
      </w:r>
      <w:r>
        <w:rPr>
          <w:rFonts w:ascii="Cambria" w:eastAsiaTheme="minorEastAsia" w:hAnsi="Cambria"/>
        </w:rPr>
        <w:t xml:space="preserve">denotes a column vector of </w:t>
      </w:r>
      <m:oMath>
        <m:r>
          <w:rPr>
            <w:rFonts w:ascii="Cambria Math" w:eastAsiaTheme="minorEastAsia" w:hAnsi="Cambria Math"/>
          </w:rPr>
          <m:t>J</m:t>
        </m:r>
      </m:oMath>
      <w:r>
        <w:rPr>
          <w:rFonts w:ascii="Cambria" w:eastAsiaTheme="minorEastAsia" w:hAnsi="Cambria"/>
        </w:rPr>
        <w:t xml:space="preserve"> ones</w:t>
      </w:r>
      <w:r>
        <w:rPr>
          <w:rStyle w:val="FootnoteReference"/>
          <w:rFonts w:ascii="Cambria" w:eastAsiaTheme="minorEastAsia" w:hAnsi="Cambria"/>
        </w:rPr>
        <w:footnoteReference w:id="4"/>
      </w:r>
      <w:r>
        <w:rPr>
          <w:rFonts w:ascii="Cambria" w:eastAsiaTheme="minorEastAsia" w:hAnsi="Cambria"/>
        </w:rPr>
        <w:t>.</w:t>
      </w:r>
      <w:r w:rsidR="007C2612">
        <w:rPr>
          <w:rFonts w:ascii="Cambria" w:eastAsiaTheme="minorEastAsia" w:hAnsi="Cambria"/>
        </w:rPr>
        <w:t xml:space="preserve"> It is easy to see that the column vector </w:t>
      </w:r>
      <m:oMath>
        <m: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d>
                  </m:e>
                  <m:sup>
                    <m:r>
                      <w:rPr>
                        <w:rFonts w:ascii="Cambria Math" w:eastAsiaTheme="minorEastAsia" w:hAnsi="Cambria Math"/>
                      </w:rPr>
                      <m:t>2</m:t>
                    </m:r>
                  </m:sup>
                </m:sSup>
              </m:e>
            </m:d>
          </m:e>
          <m:sup>
            <m:r>
              <w:rPr>
                <w:rFonts w:ascii="Cambria Math" w:eastAsiaTheme="minorEastAsia" w:hAnsi="Cambria Math"/>
              </w:rPr>
              <m:t>T</m:t>
            </m:r>
          </m:sup>
        </m:sSup>
        <m:r>
          <w:rPr>
            <w:rFonts w:ascii="Cambria Math" w:eastAsiaTheme="minorEastAsia" w:hAnsi="Cambria Math"/>
          </w:rPr>
          <m:t>.</m:t>
        </m:r>
      </m:oMath>
      <w:r w:rsidR="007C2612">
        <w:rPr>
          <w:rFonts w:ascii="Cambria" w:eastAsiaTheme="minorEastAsia" w:hAnsi="Cambria"/>
        </w:rPr>
        <w:t xml:space="preserve"> Let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7C2612">
        <w:rPr>
          <w:rFonts w:ascii="Cambria" w:eastAsiaTheme="minorEastAsia" w:hAnsi="Cambria"/>
        </w:rPr>
        <w:t xml:space="preserve"> denote the </w:t>
      </w:r>
      <w:proofErr w:type="spellStart"/>
      <w:r w:rsidR="007C2612">
        <w:rPr>
          <w:rFonts w:ascii="Cambria" w:eastAsiaTheme="minorEastAsia" w:hAnsi="Cambria"/>
          <w:i/>
          <w:iCs/>
        </w:rPr>
        <w:t>j</w:t>
      </w:r>
      <w:r w:rsidR="007C2612">
        <w:rPr>
          <w:rFonts w:ascii="Cambria" w:eastAsiaTheme="minorEastAsia" w:hAnsi="Cambria"/>
        </w:rPr>
        <w:t>th</w:t>
      </w:r>
      <w:proofErr w:type="spellEnd"/>
      <w:r w:rsidR="007C2612">
        <w:rPr>
          <w:rFonts w:ascii="Cambria" w:eastAsiaTheme="minorEastAsia" w:hAnsi="Cambria"/>
        </w:rPr>
        <w:t xml:space="preserve"> column of </w:t>
      </w:r>
      <m:oMath>
        <m:r>
          <w:rPr>
            <w:rFonts w:ascii="Cambria Math" w:eastAsiaTheme="minorEastAsia" w:hAnsi="Cambria Math"/>
          </w:rPr>
          <m:t>D</m:t>
        </m:r>
      </m:oMath>
      <w:r w:rsidR="007C2612">
        <w:rPr>
          <w:rFonts w:ascii="Cambria" w:eastAsiaTheme="minorEastAsia" w:hAnsi="Cambria"/>
        </w:rPr>
        <w:t xml:space="preserve">. Then we can write the </w:t>
      </w:r>
      <m:oMath>
        <m:r>
          <w:rPr>
            <w:rFonts w:ascii="Cambria Math" w:eastAsiaTheme="minorEastAsia" w:hAnsi="Cambria Math"/>
          </w:rPr>
          <m:t>J</m:t>
        </m:r>
        <m:r>
          <m:rPr>
            <m:sty m:val="p"/>
          </m:rPr>
          <w:rPr>
            <w:rFonts w:ascii="Cambria Math" w:eastAsiaTheme="minorEastAsia" w:hAnsi="Cambria Math"/>
          </w:rPr>
          <m:t>×</m:t>
        </m:r>
        <m:r>
          <w:rPr>
            <w:rFonts w:ascii="Cambria Math" w:eastAsiaTheme="minorEastAsia" w:hAnsi="Cambria Math"/>
          </w:rPr>
          <m:t>J</m:t>
        </m:r>
      </m:oMath>
      <w:r w:rsidR="007C2612">
        <w:rPr>
          <w:rFonts w:ascii="Cambria" w:eastAsiaTheme="minorEastAsia" w:hAnsi="Cambria"/>
        </w:rPr>
        <w:t xml:space="preserve"> distance matrix </w:t>
      </w:r>
      <m:oMath>
        <m:r>
          <w:rPr>
            <w:rFonts w:ascii="Cambria Math" w:eastAsiaTheme="minorEastAsia" w:hAnsi="Cambria Math"/>
          </w:rPr>
          <m:t>D=</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r>
          <w:rPr>
            <w:rFonts w:ascii="Cambria Math" w:eastAsiaTheme="minorEastAsia" w:hAnsi="Cambria Math"/>
          </w:rPr>
          <m:t>,</m:t>
        </m:r>
      </m:oMath>
      <w:r w:rsidR="007C2612">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J</m:t>
            </m:r>
          </m:sup>
        </m:sSup>
        <m:r>
          <w:rPr>
            <w:rFonts w:ascii="Cambria Math" w:eastAsiaTheme="minorEastAsia" w:hAnsi="Cambria Math"/>
          </w:rPr>
          <m:t>.</m:t>
        </m:r>
      </m:oMath>
    </w:p>
    <w:p w14:paraId="09E577B7" w14:textId="6242F7BE" w:rsidR="00FB56E1" w:rsidRDefault="00FB56E1" w:rsidP="000E5A3D">
      <w:pPr>
        <w:shd w:val="clear" w:color="auto" w:fill="FFFFFF"/>
        <w:rPr>
          <w:rFonts w:ascii="Cambria" w:eastAsiaTheme="minorEastAsia" w:hAnsi="Cambria"/>
        </w:rPr>
      </w:pPr>
    </w:p>
    <w:p w14:paraId="63FF9F33" w14:textId="4B4644F6" w:rsidR="00FB56E1" w:rsidRPr="00E158B5" w:rsidRDefault="00FB56E1" w:rsidP="000E5A3D">
      <w:pPr>
        <w:shd w:val="clear" w:color="auto" w:fill="FFFFFF"/>
        <w:rPr>
          <w:rFonts w:ascii="Cambria" w:eastAsiaTheme="minorEastAsia" w:hAnsi="Cambria"/>
        </w:rPr>
      </w:pPr>
      <w:r>
        <w:rPr>
          <w:rFonts w:ascii="Cambria" w:eastAsiaTheme="minorEastAsia" w:hAnsi="Cambria"/>
        </w:rPr>
        <w:t xml:space="preserve">In the general case where </w:t>
      </w:r>
      <m:oMath>
        <m:r>
          <w:rPr>
            <w:rFonts w:ascii="Cambria Math" w:eastAsiaTheme="minorEastAsia" w:hAnsi="Cambria Math"/>
          </w:rPr>
          <m:t>k ≪ J</m:t>
        </m:r>
      </m:oMath>
      <w:r>
        <w:rPr>
          <w:rFonts w:ascii="Cambria" w:eastAsiaTheme="minorEastAsia" w:hAnsi="Cambria"/>
        </w:rPr>
        <w:t xml:space="preserve">, for each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we sort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E158B5">
        <w:rPr>
          <w:rFonts w:ascii="Cambria" w:eastAsiaTheme="minorEastAsia" w:hAnsi="Cambria"/>
        </w:rPr>
        <w:t xml:space="preserve"> </w:t>
      </w:r>
      <w:r>
        <w:rPr>
          <w:rFonts w:ascii="Cambria" w:eastAsiaTheme="minorEastAsia" w:hAnsi="Cambria"/>
        </w:rPr>
        <w:t xml:space="preserve">and </w:t>
      </w:r>
      <w:r w:rsidR="00E158B5">
        <w:rPr>
          <w:rFonts w:ascii="Cambria" w:eastAsiaTheme="minorEastAsia" w:hAnsi="Cambria"/>
        </w:rPr>
        <w:t xml:space="preserve">take </w:t>
      </w:r>
      <w:r>
        <w:rPr>
          <w:rFonts w:ascii="Cambria" w:eastAsiaTheme="minorEastAsia" w:hAnsi="Cambria"/>
        </w:rPr>
        <w:t xml:space="preserve">the </w:t>
      </w:r>
      <w:r>
        <w:rPr>
          <w:rFonts w:ascii="Cambria" w:eastAsiaTheme="minorEastAsia" w:hAnsi="Cambria"/>
          <w:i/>
          <w:iCs/>
        </w:rPr>
        <w:t>k</w:t>
      </w:r>
      <w:r>
        <w:rPr>
          <w:rFonts w:ascii="Cambria" w:eastAsiaTheme="minorEastAsia" w:hAnsi="Cambria"/>
        </w:rPr>
        <w:t xml:space="preserve"> smallest component</w:t>
      </w:r>
      <w:r w:rsidR="00E158B5">
        <w:rPr>
          <w:rFonts w:ascii="Cambria" w:eastAsiaTheme="minorEastAsia" w:hAnsi="Cambria"/>
        </w:rPr>
        <w:t>s</w:t>
      </w:r>
      <w:r>
        <w:rPr>
          <w:rFonts w:ascii="Cambria" w:eastAsiaTheme="minorEastAsia" w:hAnsi="Cambria"/>
        </w:rPr>
        <w:t xml:space="preserve"> so that we </w:t>
      </w:r>
      <w:proofErr w:type="gramStart"/>
      <w:r>
        <w:rPr>
          <w:rFonts w:ascii="Cambria" w:eastAsiaTheme="minorEastAsia" w:hAnsi="Cambria"/>
        </w:rPr>
        <w:t>have</w:t>
      </w:r>
      <w:proofErr w:type="gramEnd"/>
      <w:r>
        <w:rPr>
          <w:rFonts w:ascii="Cambria" w:eastAsiaTheme="minorEastAsia" w:hAnsi="Cambria"/>
        </w:rPr>
        <w:t xml:space="preserve"> </w:t>
      </w:r>
    </w:p>
    <w:p w14:paraId="327C45AF" w14:textId="648A271C" w:rsidR="00FB56E1" w:rsidRDefault="00FB56E1" w:rsidP="000E5A3D">
      <w:pPr>
        <w:shd w:val="clear" w:color="auto" w:fill="FFFFFF"/>
        <w:rPr>
          <w:rFonts w:ascii="Cambria" w:eastAsiaTheme="minorEastAsia" w:hAnsi="Cambria"/>
        </w:rPr>
      </w:pPr>
    </w:p>
    <w:p w14:paraId="230B4387" w14:textId="625A03D5" w:rsidR="00FB56E1" w:rsidRDefault="00000000" w:rsidP="00FB56E1">
      <w:pPr>
        <w:shd w:val="clear" w:color="auto" w:fill="FFFFFF"/>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FB56E1">
        <w:rPr>
          <w:rFonts w:ascii="Cambria" w:eastAsiaTheme="minorEastAsia" w:hAnsi="Cambria"/>
        </w:rPr>
        <w:t>.</w:t>
      </w:r>
    </w:p>
    <w:p w14:paraId="468EB8FE" w14:textId="49246F08" w:rsidR="00FB56E1" w:rsidRDefault="00FB56E1" w:rsidP="00FB56E1">
      <w:pPr>
        <w:shd w:val="clear" w:color="auto" w:fill="FFFFFF"/>
        <w:rPr>
          <w:rFonts w:ascii="Cambria" w:eastAsiaTheme="minorEastAsia" w:hAnsi="Cambria"/>
        </w:rPr>
      </w:pPr>
    </w:p>
    <w:p w14:paraId="15C46A3D" w14:textId="6CC4490C" w:rsidR="00FB56E1" w:rsidRDefault="00FB56E1" w:rsidP="00FB56E1">
      <w:pPr>
        <w:shd w:val="clear" w:color="auto" w:fill="FFFFFF"/>
        <w:rPr>
          <w:rFonts w:ascii="Cambria" w:eastAsiaTheme="minorEastAsia" w:hAnsi="Cambria"/>
        </w:rPr>
      </w:pPr>
      <w:r w:rsidRPr="00C91FC2">
        <w:rPr>
          <w:rFonts w:ascii="Cambria" w:eastAsiaTheme="minorEastAsia" w:hAnsi="Cambria"/>
        </w:rPr>
        <w:t>That is, the data provider selects a value of</w:t>
      </w:r>
      <w:r w:rsidR="00C91FC2">
        <w:rPr>
          <w:rFonts w:ascii="Cambria" w:eastAsiaTheme="minorEastAsia" w:hAnsi="Cambria"/>
        </w:rPr>
        <w:t xml:space="preserve"> </w:t>
      </w:r>
      <w:r w:rsidR="00C91FC2">
        <w:rPr>
          <w:rFonts w:ascii="Cambria" w:eastAsiaTheme="minorEastAsia" w:hAnsi="Cambria"/>
          <w:i/>
          <w:iCs/>
        </w:rPr>
        <w:t>k</w:t>
      </w:r>
      <w:r w:rsidRPr="00C91FC2">
        <w:rPr>
          <w:rFonts w:ascii="Cambria" w:eastAsiaTheme="minorEastAsia" w:hAnsi="Cambria"/>
        </w:rPr>
        <w:t xml:space="preserve"> from 1 to a maximum of</w:t>
      </w:r>
      <w:r w:rsidR="00C91FC2">
        <w:rPr>
          <w:rFonts w:ascii="Cambria" w:eastAsiaTheme="minorEastAsia" w:hAnsi="Cambria"/>
        </w:rPr>
        <w:t xml:space="preserve"> </w:t>
      </w:r>
      <m:oMath>
        <m:r>
          <w:rPr>
            <w:rFonts w:ascii="Cambria Math" w:eastAsiaTheme="minorEastAsia" w:hAnsi="Cambria Math"/>
          </w:rPr>
          <m:t>J-1</m:t>
        </m:r>
      </m:oMath>
      <w:r w:rsidR="00C91FC2">
        <w:rPr>
          <w:rFonts w:ascii="Cambria" w:eastAsiaTheme="minorEastAsia" w:hAnsi="Cambria"/>
        </w:rPr>
        <w:t xml:space="preserve"> </w:t>
      </w:r>
      <w:r w:rsidRPr="00C91FC2">
        <w:rPr>
          <w:rFonts w:ascii="Cambria" w:eastAsiaTheme="minorEastAsia" w:hAnsi="Cambria"/>
        </w:rPr>
        <w:t>and selects the</w:t>
      </w:r>
      <w:r w:rsidR="00B847E4">
        <w:rPr>
          <w:rFonts w:ascii="Cambria" w:eastAsiaTheme="minorEastAsia" w:hAnsi="Cambria"/>
        </w:rPr>
        <w:t xml:space="preserve"> </w:t>
      </w:r>
      <w:r w:rsidRPr="00B847E4">
        <w:rPr>
          <w:rFonts w:ascii="Cambria" w:eastAsiaTheme="minorEastAsia" w:hAnsi="Cambria"/>
          <w:i/>
          <w:iCs/>
        </w:rPr>
        <w:t>k</w:t>
      </w:r>
      <w:r w:rsidR="00B847E4">
        <w:rPr>
          <w:rFonts w:ascii="Cambria" w:eastAsiaTheme="minorEastAsia" w:hAnsi="Cambria"/>
        </w:rPr>
        <w:t>-</w:t>
      </w:r>
      <w:r w:rsidRPr="00C91FC2">
        <w:rPr>
          <w:rFonts w:ascii="Cambria" w:eastAsiaTheme="minorEastAsia" w:hAnsi="Cambria"/>
        </w:rPr>
        <w:t>nearest 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w:t>
      </w:r>
      <w:r w:rsidRPr="00C91FC2">
        <w:rPr>
          <w:rFonts w:ascii="Cambria" w:eastAsiaTheme="minorEastAsia" w:hAnsi="Cambria"/>
        </w:rPr>
        <w:t xml:space="preserve">based on the </w:t>
      </w:r>
      <w:r w:rsidRPr="00B847E4">
        <w:rPr>
          <w:rFonts w:ascii="Cambria" w:eastAsiaTheme="minorEastAsia" w:hAnsi="Cambria"/>
          <w:i/>
          <w:iCs/>
        </w:rPr>
        <w:t>m</w:t>
      </w:r>
      <w:r w:rsidRPr="00C91FC2">
        <w:rPr>
          <w:rFonts w:ascii="Cambria" w:eastAsiaTheme="minorEastAsia" w:hAnsi="Cambria"/>
        </w:rPr>
        <w:t xml:space="preserve"> features.</w:t>
      </w:r>
      <w:r w:rsidR="00E158B5">
        <w:rPr>
          <w:rFonts w:ascii="Cambria" w:eastAsiaTheme="minorEastAsia" w:hAnsi="Cambria"/>
        </w:rPr>
        <w:t xml:space="preserve"> When</w:t>
      </w:r>
      <w:r w:rsidR="00B847E4">
        <w:rPr>
          <w:rFonts w:ascii="Cambria" w:eastAsiaTheme="minorEastAsia" w:hAnsi="Cambria"/>
        </w:rPr>
        <w:t xml:space="preserve"> </w:t>
      </w:r>
      <m:oMath>
        <m:r>
          <w:rPr>
            <w:rFonts w:ascii="Cambria Math" w:eastAsiaTheme="minorEastAsia" w:hAnsi="Cambria Math"/>
          </w:rPr>
          <m:t>k = J-1</m:t>
        </m:r>
      </m:oMath>
      <w:r w:rsidRPr="00C91FC2">
        <w:rPr>
          <w:rFonts w:ascii="Cambria" w:eastAsiaTheme="minorEastAsia" w:hAnsi="Cambria"/>
        </w:rPr>
        <w:t>, swapping is</w:t>
      </w:r>
      <w:r w:rsidR="00B847E4">
        <w:rPr>
          <w:rFonts w:ascii="Cambria" w:eastAsiaTheme="minorEastAsia" w:hAnsi="Cambria"/>
        </w:rPr>
        <w:t xml:space="preserve"> </w:t>
      </w:r>
      <w:r w:rsidR="00E158B5">
        <w:rPr>
          <w:rFonts w:ascii="Cambria" w:eastAsiaTheme="minorEastAsia" w:hAnsi="Cambria"/>
        </w:rPr>
        <w:t>performed</w:t>
      </w:r>
      <w:r w:rsidRPr="00C91FC2">
        <w:rPr>
          <w:rFonts w:ascii="Cambria" w:eastAsiaTheme="minorEastAsia" w:hAnsi="Cambria"/>
        </w:rPr>
        <w:t xml:space="preserve"> by rearranging the components in the last row of </w:t>
      </w:r>
      <w:r w:rsidR="00E158B5">
        <w:rPr>
          <w:rFonts w:ascii="Cambria" w:eastAsiaTheme="minorEastAsia" w:hAnsi="Cambria"/>
        </w:rPr>
        <w:t xml:space="preserve">the </w:t>
      </w:r>
      <w:r w:rsidRPr="00C91FC2">
        <w:rPr>
          <w:rFonts w:ascii="Cambria" w:eastAsiaTheme="minorEastAsia" w:hAnsi="Cambria"/>
        </w:rPr>
        <w:t>matrix</w:t>
      </w:r>
      <w:r w:rsidR="00B847E4">
        <w:rPr>
          <w:rFonts w:ascii="Cambria" w:eastAsiaTheme="minorEastAsia" w:hAnsi="Cambria"/>
        </w:rPr>
        <w:t xml:space="preserve"> </w:t>
      </w:r>
      <m:oMath>
        <m:r>
          <w:rPr>
            <w:rFonts w:ascii="Cambria Math" w:eastAsiaTheme="minorEastAsia" w:hAnsi="Cambria Math"/>
          </w:rPr>
          <m:t>X</m:t>
        </m:r>
      </m:oMath>
      <w:r w:rsidRPr="00C91FC2">
        <w:rPr>
          <w:rFonts w:ascii="Cambria" w:eastAsiaTheme="minorEastAsia" w:hAnsi="Cambria"/>
        </w:rPr>
        <w:t>. Let the</w:t>
      </w:r>
      <w:r w:rsidR="00B847E4">
        <w:rPr>
          <w:rFonts w:ascii="Cambria" w:eastAsiaTheme="minorEastAsia" w:hAnsi="Cambria"/>
        </w:rPr>
        <w:t xml:space="preserve"> </w:t>
      </w:r>
      <w:proofErr w:type="spellStart"/>
      <w:r w:rsidR="00B847E4">
        <w:rPr>
          <w:rFonts w:ascii="Cambria" w:eastAsiaTheme="minorEastAsia" w:hAnsi="Cambria"/>
          <w:i/>
          <w:iCs/>
        </w:rPr>
        <w:t>i</w:t>
      </w:r>
      <w:r w:rsidR="00B847E4">
        <w:rPr>
          <w:rFonts w:ascii="Cambria" w:eastAsiaTheme="minorEastAsia" w:hAnsi="Cambria"/>
        </w:rPr>
        <w:t>th</w:t>
      </w:r>
      <w:proofErr w:type="spellEnd"/>
      <w:r w:rsidRPr="00C91FC2">
        <w:rPr>
          <w:rFonts w:ascii="Cambria" w:eastAsiaTheme="minorEastAsia" w:hAnsi="Cambria"/>
        </w:rPr>
        <w:t xml:space="preserve"> most similar</w:t>
      </w:r>
      <w:r w:rsidR="00B847E4">
        <w:rPr>
          <w:rFonts w:ascii="Cambria" w:eastAsiaTheme="minorEastAsia" w:hAnsi="Cambria"/>
        </w:rPr>
        <w:t xml:space="preserve"> </w:t>
      </w:r>
      <w:r w:rsidRPr="00C91FC2">
        <w:rPr>
          <w:rFonts w:ascii="Cambria" w:eastAsiaTheme="minorEastAsia" w:hAnsi="Cambria"/>
        </w:rPr>
        <w:t>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be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j,t-n+1</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j,t-n+2</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m:t>
                    </m:r>
                  </m:sub>
                  <m:sup>
                    <m:d>
                      <m:dPr>
                        <m:ctrlPr>
                          <w:rPr>
                            <w:rFonts w:ascii="Cambria Math" w:eastAsiaTheme="minorEastAsia" w:hAnsi="Cambria Math"/>
                            <w:i/>
                          </w:rPr>
                        </m:ctrlPr>
                      </m:dPr>
                      <m:e>
                        <m:r>
                          <w:rPr>
                            <w:rFonts w:ascii="Cambria Math" w:eastAsiaTheme="minorEastAsia" w:hAnsi="Cambria Math"/>
                          </w:rPr>
                          <m:t>i</m:t>
                        </m:r>
                      </m:e>
                    </m:d>
                  </m:sup>
                </m:sSubSup>
              </m:e>
            </m:d>
          </m:e>
          <m:sup>
            <m:r>
              <w:rPr>
                <w:rFonts w:ascii="Cambria Math" w:eastAsiaTheme="minorEastAsia" w:hAnsi="Cambria Math"/>
              </w:rPr>
              <m:t>T</m:t>
            </m:r>
          </m:sup>
        </m:sSup>
      </m:oMath>
      <w:r w:rsidR="00836CA1">
        <w:rPr>
          <w:rFonts w:ascii="Cambria" w:eastAsiaTheme="minorEastAsia" w:hAnsi="Cambria"/>
        </w:rPr>
        <w:t xml:space="preserve"> </w:t>
      </w:r>
      <w:r w:rsidRPr="00C91FC2">
        <w:rPr>
          <w:rFonts w:ascii="Cambria" w:eastAsiaTheme="minorEastAsia" w:hAnsi="Cambria"/>
        </w:rPr>
        <w:t xml:space="preserve">where </w:t>
      </w:r>
      <w:r w:rsidR="00836CA1">
        <w:rPr>
          <w:rFonts w:ascii="Cambria" w:eastAsiaTheme="minorEastAsia" w:hAnsi="Cambria"/>
          <w:i/>
          <w:iCs/>
        </w:rPr>
        <w:t>n</w:t>
      </w:r>
      <w:r w:rsidRPr="00C91FC2">
        <w:rPr>
          <w:rFonts w:ascii="Cambria" w:eastAsiaTheme="minorEastAsia" w:hAnsi="Cambria"/>
        </w:rPr>
        <w:t xml:space="preserve"> is the length of the rolling window</w:t>
      </w:r>
      <w:r w:rsidR="00836CA1">
        <w:rPr>
          <w:rFonts w:ascii="Cambria" w:eastAsiaTheme="minorEastAsia" w:hAnsi="Cambria"/>
        </w:rPr>
        <w:t xml:space="preserve"> </w:t>
      </w:r>
      <w:r w:rsidRPr="00C91FC2">
        <w:rPr>
          <w:rFonts w:ascii="Cambria" w:eastAsiaTheme="minorEastAsia" w:hAnsi="Cambria"/>
        </w:rPr>
        <w:t>of past data.</w:t>
      </w:r>
      <w:r w:rsidR="00E158B5">
        <w:rPr>
          <w:rFonts w:ascii="Cambria" w:eastAsiaTheme="minorEastAsia" w:hAnsi="Cambria"/>
        </w:rPr>
        <w:t xml:space="preserve"> Swapping </w:t>
      </w:r>
      <w:r w:rsidRPr="00C91FC2">
        <w:rPr>
          <w:rFonts w:ascii="Cambria" w:eastAsiaTheme="minorEastAsia" w:hAnsi="Cambria"/>
        </w:rPr>
        <w:t xml:space="preserve">the </w:t>
      </w:r>
      <w:r w:rsidRPr="00C91FC2">
        <w:rPr>
          <w:rFonts w:ascii="Cambria" w:eastAsiaTheme="minorEastAsia" w:hAnsi="Cambria"/>
        </w:rPr>
        <w:lastRenderedPageBreak/>
        <w:t>last component of</w:t>
      </w:r>
      <w:r w:rsidR="00836CA1">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36CA1">
        <w:rPr>
          <w:rFonts w:ascii="Cambria" w:eastAsiaTheme="minorEastAsia" w:hAnsi="Cambria"/>
        </w:rPr>
        <w:t xml:space="preserve"> </w:t>
      </w:r>
      <w:r w:rsidRPr="00C91FC2">
        <w:rPr>
          <w:rFonts w:ascii="Cambria" w:eastAsiaTheme="minorEastAsia" w:hAnsi="Cambria"/>
        </w:rPr>
        <w:t>with the last component of one of its</w:t>
      </w:r>
      <w:r w:rsidR="00836CA1">
        <w:rPr>
          <w:rFonts w:ascii="Cambria" w:eastAsiaTheme="minorEastAsia" w:hAnsi="Cambria"/>
        </w:rPr>
        <w:t xml:space="preserve"> </w:t>
      </w:r>
      <w:r w:rsidR="00836CA1">
        <w:rPr>
          <w:rFonts w:ascii="Cambria" w:eastAsiaTheme="minorEastAsia" w:hAnsi="Cambria"/>
          <w:i/>
          <w:iCs/>
        </w:rPr>
        <w:t>k</w:t>
      </w:r>
      <w:r w:rsidRPr="00C91FC2">
        <w:rPr>
          <w:rFonts w:ascii="Cambria" w:eastAsiaTheme="minorEastAsia" w:hAnsi="Cambria"/>
        </w:rPr>
        <w:t xml:space="preserve">-nearest time series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,i=1,…,k</m:t>
        </m:r>
      </m:oMath>
      <w:r w:rsidR="00836CA1">
        <w:rPr>
          <w:rFonts w:ascii="Cambria" w:eastAsiaTheme="minorEastAsia" w:hAnsi="Cambria"/>
        </w:rPr>
        <w:t xml:space="preserve">, </w:t>
      </w:r>
      <w:r w:rsidR="00E158B5">
        <w:rPr>
          <w:rFonts w:ascii="Cambria" w:eastAsiaTheme="minorEastAsia" w:hAnsi="Cambria"/>
        </w:rPr>
        <w:t>is written as</w:t>
      </w:r>
      <w:r w:rsidRPr="00C91FC2">
        <w:rPr>
          <w:rFonts w:ascii="Cambria" w:eastAsiaTheme="minorEastAsia" w:hAnsi="Cambria"/>
        </w:rPr>
        <w:t>:</w:t>
      </w:r>
    </w:p>
    <w:p w14:paraId="11C45846" w14:textId="77777777" w:rsidR="00E158B5" w:rsidRDefault="00E158B5" w:rsidP="00FB56E1">
      <w:pPr>
        <w:shd w:val="clear" w:color="auto" w:fill="FFFFFF"/>
        <w:rPr>
          <w:rFonts w:ascii="Cambria" w:eastAsiaTheme="minorEastAsia" w:hAnsi="Cambria"/>
        </w:rPr>
      </w:pPr>
    </w:p>
    <w:p w14:paraId="68BA6896" w14:textId="524B3907" w:rsidR="00836CA1" w:rsidRDefault="00836CA1" w:rsidP="00FB56E1">
      <w:pPr>
        <w:shd w:val="clear" w:color="auto" w:fill="FFFFFF"/>
        <w:rPr>
          <w:rFonts w:ascii="Cambria" w:eastAsiaTheme="minorEastAsia" w:hAnsi="Cambria"/>
        </w:rPr>
      </w:pPr>
    </w:p>
    <w:p w14:paraId="0256082B" w14:textId="77777777" w:rsidR="00742499" w:rsidRDefault="00742499" w:rsidP="00FB56E1">
      <w:pPr>
        <w:shd w:val="clear" w:color="auto" w:fill="FFFFFF"/>
        <w:rPr>
          <w:noProof/>
        </w:rPr>
      </w:pPr>
    </w:p>
    <w:p w14:paraId="2AD7A905" w14:textId="1ED59230" w:rsidR="00836CA1" w:rsidRPr="00836CA1" w:rsidRDefault="00742499" w:rsidP="00FB56E1">
      <w:pPr>
        <w:shd w:val="clear" w:color="auto" w:fill="FFFFFF"/>
        <w:rPr>
          <w:rFonts w:ascii="Cambria" w:eastAsiaTheme="minorEastAsia" w:hAnsi="Cambria"/>
        </w:rPr>
      </w:pPr>
      <w:r>
        <w:rPr>
          <w:noProof/>
        </w:rPr>
        <w:drawing>
          <wp:anchor distT="0" distB="0" distL="114300" distR="114300" simplePos="0" relativeHeight="251704320" behindDoc="0" locked="0" layoutInCell="1" allowOverlap="1" wp14:anchorId="46415326" wp14:editId="17990BEC">
            <wp:simplePos x="0" y="0"/>
            <wp:positionH relativeFrom="margin">
              <wp:align>center</wp:align>
            </wp:positionH>
            <wp:positionV relativeFrom="paragraph">
              <wp:posOffset>2656</wp:posOffset>
            </wp:positionV>
            <wp:extent cx="3296919" cy="871913"/>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5012" t="39168" r="17243" b="47774"/>
                    <a:stretch/>
                  </pic:blipFill>
                  <pic:spPr bwMode="auto">
                    <a:xfrm>
                      <a:off x="0" y="0"/>
                      <a:ext cx="3296919" cy="8719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028232" w14:textId="77777777" w:rsidR="00FB56E1" w:rsidRPr="00FB56E1" w:rsidRDefault="00FB56E1" w:rsidP="000E5A3D">
      <w:pPr>
        <w:shd w:val="clear" w:color="auto" w:fill="FFFFFF"/>
        <w:rPr>
          <w:rFonts w:ascii="Cambria" w:eastAsiaTheme="minorEastAsia" w:hAnsi="Cambria"/>
        </w:rPr>
      </w:pPr>
    </w:p>
    <w:p w14:paraId="3DE74272" w14:textId="77777777" w:rsidR="00FB56E1" w:rsidRPr="00FB56E1" w:rsidRDefault="00FB56E1" w:rsidP="000E5A3D">
      <w:pPr>
        <w:shd w:val="clear" w:color="auto" w:fill="FFFFFF"/>
        <w:rPr>
          <w:rFonts w:ascii="Cambria" w:eastAsiaTheme="minorEastAsia" w:hAnsi="Cambria"/>
        </w:rPr>
      </w:pPr>
    </w:p>
    <w:p w14:paraId="4C3CCD39" w14:textId="77777777" w:rsidR="00FB56E1" w:rsidRPr="00FB56E1" w:rsidRDefault="00FB56E1" w:rsidP="000E5A3D">
      <w:pPr>
        <w:shd w:val="clear" w:color="auto" w:fill="FFFFFF"/>
        <w:rPr>
          <w:rFonts w:ascii="Cambria" w:eastAsiaTheme="minorEastAsia" w:hAnsi="Cambria"/>
        </w:rPr>
      </w:pPr>
    </w:p>
    <w:p w14:paraId="5FF8C857" w14:textId="77777777" w:rsidR="00FB56E1" w:rsidRPr="00FB56E1" w:rsidRDefault="00FB56E1" w:rsidP="000E5A3D">
      <w:pPr>
        <w:shd w:val="clear" w:color="auto" w:fill="FFFFFF"/>
        <w:rPr>
          <w:rFonts w:ascii="Cambria" w:eastAsiaTheme="minorEastAsia" w:hAnsi="Cambria"/>
        </w:rPr>
      </w:pPr>
    </w:p>
    <w:p w14:paraId="0724B9AB" w14:textId="77777777" w:rsidR="00FB56E1" w:rsidRPr="00FB56E1" w:rsidRDefault="00FB56E1" w:rsidP="000E5A3D">
      <w:pPr>
        <w:shd w:val="clear" w:color="auto" w:fill="FFFFFF"/>
        <w:rPr>
          <w:rFonts w:ascii="Cambria" w:eastAsiaTheme="minorEastAsia" w:hAnsi="Cambria"/>
        </w:rPr>
      </w:pPr>
    </w:p>
    <w:p w14:paraId="10ED31A4" w14:textId="6FADF0BC" w:rsidR="007C2612" w:rsidRDefault="00742499" w:rsidP="000E5A3D">
      <w:pPr>
        <w:shd w:val="clear" w:color="auto" w:fill="FFFFFF"/>
        <w:rPr>
          <w:rFonts w:ascii="Cambria" w:eastAsiaTheme="minorEastAsia" w:hAnsi="Cambria"/>
        </w:rPr>
      </w:pPr>
      <w:r w:rsidRPr="00742499">
        <w:rPr>
          <w:rFonts w:ascii="Cambria" w:eastAsiaTheme="minorEastAsia" w:hAnsi="Cambria"/>
        </w:rPr>
        <w:t xml:space="preserve">which is equivalent to the last component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E158B5">
        <w:rPr>
          <w:rFonts w:ascii="Cambria" w:eastAsiaTheme="minorEastAsia" w:hAnsi="Cambria"/>
        </w:rPr>
        <w:t xml:space="preserve"> being </w:t>
      </w:r>
      <w:r w:rsidRPr="00742499">
        <w:rPr>
          <w:rFonts w:ascii="Cambria" w:eastAsiaTheme="minorEastAsia" w:hAnsi="Cambria"/>
        </w:rPr>
        <w:t>replaced by the last</w:t>
      </w:r>
      <w:r>
        <w:rPr>
          <w:rFonts w:ascii="Cambria" w:eastAsiaTheme="minorEastAsia" w:hAnsi="Cambria"/>
        </w:rPr>
        <w:t xml:space="preserve"> </w:t>
      </w:r>
      <w:r w:rsidRPr="00742499">
        <w:rPr>
          <w:rFonts w:ascii="Cambria" w:eastAsiaTheme="minorEastAsia" w:hAnsi="Cambria"/>
        </w:rPr>
        <w:t>component of</w:t>
      </w:r>
      <w:r>
        <w:rPr>
          <w:rFonts w:ascii="Cambria" w:eastAsiaTheme="minorEastAsia" w:hAnsi="Cambria"/>
        </w:rPr>
        <w:t xml:space="preserv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ctrlPr>
              <w:rPr>
                <w:rFonts w:ascii="Cambria Math" w:eastAsiaTheme="minorEastAsia" w:hAnsi="Cambria Math"/>
              </w:rPr>
            </m:ctrlPr>
          </m:e>
          <m:sub>
            <m:r>
              <w:rPr>
                <w:rFonts w:ascii="Cambria Math" w:eastAsiaTheme="minorEastAsia" w:hAnsi="Cambria Math"/>
              </w:rPr>
              <m:t>j</m:t>
            </m:r>
          </m:sub>
        </m:sSub>
      </m:oMath>
      <w:r>
        <w:rPr>
          <w:rFonts w:ascii="Cambria" w:eastAsiaTheme="minorEastAsia" w:hAnsi="Cambria"/>
        </w:rPr>
        <w:t xml:space="preserve"> with probability </w:t>
      </w:r>
      <m:oMath>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k</m:t>
        </m:r>
      </m:oMath>
      <w:r>
        <w:rPr>
          <w:rFonts w:ascii="Cambria" w:eastAsiaTheme="minorEastAsia" w:hAnsi="Cambria"/>
        </w:rPr>
        <w:t xml:space="preserve"> for </w:t>
      </w:r>
      <m:oMath>
        <m:r>
          <w:rPr>
            <w:rFonts w:ascii="Cambria Math" w:eastAsiaTheme="minorEastAsia" w:hAnsi="Cambria Math"/>
          </w:rPr>
          <m:t>i = 1,…,k.</m:t>
        </m:r>
      </m:oMath>
    </w:p>
    <w:p w14:paraId="5FE12A5C" w14:textId="5C22EEDA" w:rsidR="00262166" w:rsidRDefault="00262166" w:rsidP="000E5A3D">
      <w:pPr>
        <w:shd w:val="clear" w:color="auto" w:fill="FFFFFF"/>
        <w:rPr>
          <w:rFonts w:ascii="Cambria" w:eastAsiaTheme="minorEastAsia" w:hAnsi="Cambria"/>
        </w:rPr>
      </w:pPr>
    </w:p>
    <w:p w14:paraId="739BDAA8" w14:textId="394F72A5" w:rsidR="00262166" w:rsidRDefault="00262166" w:rsidP="000E5A3D">
      <w:pPr>
        <w:shd w:val="clear" w:color="auto" w:fill="FFFFFF"/>
        <w:rPr>
          <w:rFonts w:ascii="Cambria" w:eastAsiaTheme="minorEastAsia" w:hAnsi="Cambria"/>
        </w:rPr>
      </w:pPr>
      <w:r>
        <w:rPr>
          <w:rFonts w:ascii="Cambria" w:eastAsiaTheme="minorEastAsia" w:hAnsi="Cambria"/>
        </w:rPr>
        <w:t xml:space="preserve">By Algorithm 1, we can obtain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w:t>
      </w:r>
      <w:r w:rsidRPr="00262166">
        <w:rPr>
          <w:rFonts w:ascii="Cambria" w:eastAsiaTheme="minorEastAsia" w:hAnsi="Cambria"/>
        </w:rPr>
        <w:t xml:space="preserve">a matrix of protected time series data </w:t>
      </w:r>
      <w:r w:rsidR="00E158B5">
        <w:rPr>
          <w:rFonts w:ascii="Cambria" w:eastAsiaTheme="minorEastAsia" w:hAnsi="Cambria"/>
        </w:rPr>
        <w:t>through time</w:t>
      </w:r>
      <w:r w:rsidRPr="00262166">
        <w:rPr>
          <w:rFonts w:ascii="Cambria" w:eastAsiaTheme="minorEastAsia" w:hAnsi="Cambria"/>
        </w:rPr>
        <w:t xml:space="preserve"> </w:t>
      </w:r>
      <w:r w:rsidRPr="007870E6">
        <w:rPr>
          <w:rFonts w:ascii="Cambria" w:eastAsiaTheme="minorEastAsia" w:hAnsi="Cambria"/>
          <w:i/>
          <w:iCs/>
        </w:rPr>
        <w:t>t</w:t>
      </w:r>
      <w:r w:rsidRPr="00262166">
        <w:rPr>
          <w:rFonts w:ascii="Cambria" w:eastAsiaTheme="minorEastAsia" w:hAnsi="Cambria"/>
        </w:rPr>
        <w:t xml:space="preserve"> for all</w:t>
      </w:r>
      <w:r w:rsidR="007870E6">
        <w:rPr>
          <w:rFonts w:ascii="Cambria" w:eastAsiaTheme="minorEastAsia" w:hAnsi="Cambria"/>
        </w:rPr>
        <w:t xml:space="preserve"> </w:t>
      </w:r>
      <w:r w:rsidRPr="007870E6">
        <w:rPr>
          <w:rFonts w:ascii="Cambria" w:eastAsiaTheme="minorEastAsia" w:hAnsi="Cambria"/>
          <w:i/>
          <w:iCs/>
        </w:rPr>
        <w:t>J</w:t>
      </w:r>
      <w:r w:rsidRPr="00262166">
        <w:rPr>
          <w:rFonts w:ascii="Cambria" w:eastAsiaTheme="minorEastAsia" w:hAnsi="Cambria"/>
        </w:rPr>
        <w:t xml:space="preserve"> time series for a rolling window size </w:t>
      </w:r>
      <w:r w:rsidRPr="007870E6">
        <w:rPr>
          <w:rFonts w:ascii="Cambria" w:eastAsiaTheme="minorEastAsia" w:hAnsi="Cambria"/>
          <w:i/>
          <w:iCs/>
        </w:rPr>
        <w:t>n</w:t>
      </w:r>
      <w:r w:rsidRPr="00262166">
        <w:rPr>
          <w:rFonts w:ascii="Cambria" w:eastAsiaTheme="minorEastAsia" w:hAnsi="Cambria"/>
        </w:rPr>
        <w:t xml:space="preserve">. The </w:t>
      </w:r>
      <w:r w:rsidRPr="007870E6">
        <w:rPr>
          <w:rFonts w:ascii="Cambria" w:eastAsiaTheme="minorEastAsia" w:hAnsi="Cambria"/>
          <w:i/>
          <w:iCs/>
        </w:rPr>
        <w:t>k</w:t>
      </w:r>
      <w:r w:rsidRPr="00262166">
        <w:rPr>
          <w:rFonts w:ascii="Cambria" w:eastAsiaTheme="minorEastAsia" w:hAnsi="Cambria"/>
        </w:rPr>
        <w:t>-</w:t>
      </w:r>
      <w:proofErr w:type="spellStart"/>
      <w:r w:rsidR="00E158B5">
        <w:rPr>
          <w:rFonts w:ascii="Cambria" w:eastAsiaTheme="minorEastAsia" w:hAnsi="Cambria"/>
        </w:rPr>
        <w:t>nTS</w:t>
      </w:r>
      <w:proofErr w:type="spellEnd"/>
      <w:r w:rsidR="00E158B5">
        <w:rPr>
          <w:rFonts w:ascii="Cambria" w:eastAsiaTheme="minorEastAsia" w:hAnsi="Cambria"/>
        </w:rPr>
        <w:t xml:space="preserve"> privacy method</w:t>
      </w:r>
      <w:r w:rsidR="007870E6">
        <w:rPr>
          <w:rFonts w:ascii="Cambria" w:eastAsiaTheme="minorEastAsia" w:hAnsi="Cambria"/>
        </w:rPr>
        <w:t xml:space="preserve"> </w:t>
      </w:r>
      <w:r w:rsidRPr="00262166">
        <w:rPr>
          <w:rFonts w:ascii="Cambria" w:eastAsiaTheme="minorEastAsia" w:hAnsi="Cambria"/>
        </w:rPr>
        <w:t>can be written as the following protected data matrix</w:t>
      </w:r>
      <w:r w:rsidR="007870E6">
        <w:rPr>
          <w:rFonts w:ascii="Cambria" w:eastAsiaTheme="minorEastAsia" w:hAnsi="Cambria"/>
        </w:rPr>
        <w:t>,</w:t>
      </w:r>
    </w:p>
    <w:p w14:paraId="6A2C64E4" w14:textId="77777777" w:rsidR="00D66BC4" w:rsidRDefault="00D66BC4" w:rsidP="000E5A3D">
      <w:pPr>
        <w:shd w:val="clear" w:color="auto" w:fill="FFFFFF"/>
        <w:rPr>
          <w:noProof/>
        </w:rPr>
      </w:pPr>
    </w:p>
    <w:p w14:paraId="2ABF446D" w14:textId="45935EC3" w:rsidR="007870E6" w:rsidRDefault="007870E6" w:rsidP="000E5A3D">
      <w:pPr>
        <w:shd w:val="clear" w:color="auto" w:fill="FFFFFF"/>
        <w:rPr>
          <w:rFonts w:ascii="Cambria" w:eastAsiaTheme="minorEastAsia" w:hAnsi="Cambria"/>
        </w:rPr>
      </w:pPr>
    </w:p>
    <w:p w14:paraId="469724F6" w14:textId="00F45D32" w:rsidR="007870E6" w:rsidRPr="00262166" w:rsidRDefault="007870E6" w:rsidP="000E5A3D">
      <w:pPr>
        <w:shd w:val="clear" w:color="auto" w:fill="FFFFFF"/>
        <w:rPr>
          <w:rFonts w:ascii="Cambria" w:eastAsiaTheme="minorEastAsia" w:hAnsi="Cambria"/>
        </w:rPr>
      </w:pPr>
      <w:r>
        <w:rPr>
          <w:noProof/>
        </w:rPr>
        <w:drawing>
          <wp:anchor distT="0" distB="0" distL="114300" distR="114300" simplePos="0" relativeHeight="251705344" behindDoc="0" locked="0" layoutInCell="1" allowOverlap="1" wp14:anchorId="104084F4" wp14:editId="6B016FF1">
            <wp:simplePos x="0" y="0"/>
            <wp:positionH relativeFrom="margin">
              <wp:align>center</wp:align>
            </wp:positionH>
            <wp:positionV relativeFrom="paragraph">
              <wp:posOffset>128270</wp:posOffset>
            </wp:positionV>
            <wp:extent cx="5565635" cy="1212273"/>
            <wp:effectExtent l="0" t="0" r="0" b="6985"/>
            <wp:wrapNone/>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50466" t="38750" r="11535" b="46535"/>
                    <a:stretch/>
                  </pic:blipFill>
                  <pic:spPr bwMode="auto">
                    <a:xfrm>
                      <a:off x="0" y="0"/>
                      <a:ext cx="5565635" cy="12122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8129E2" w14:textId="4D546425" w:rsidR="007C2612" w:rsidRPr="007C2612" w:rsidRDefault="007C2612" w:rsidP="000E5A3D">
      <w:pPr>
        <w:shd w:val="clear" w:color="auto" w:fill="FFFFFF"/>
        <w:rPr>
          <w:rFonts w:ascii="Cambria" w:eastAsiaTheme="minorEastAsia" w:hAnsi="Cambria"/>
        </w:rPr>
      </w:pPr>
    </w:p>
    <w:p w14:paraId="6AA525B8" w14:textId="77777777" w:rsidR="007C2612" w:rsidRPr="007C2612" w:rsidRDefault="007C2612" w:rsidP="000E5A3D">
      <w:pPr>
        <w:shd w:val="clear" w:color="auto" w:fill="FFFFFF"/>
        <w:rPr>
          <w:rFonts w:ascii="Cambria" w:eastAsiaTheme="minorEastAsia" w:hAnsi="Cambria"/>
        </w:rPr>
      </w:pPr>
    </w:p>
    <w:p w14:paraId="1B3B0E4B" w14:textId="77777777" w:rsidR="007C2612" w:rsidRPr="007C2612" w:rsidRDefault="007C2612" w:rsidP="000E5A3D">
      <w:pPr>
        <w:shd w:val="clear" w:color="auto" w:fill="FFFFFF"/>
        <w:rPr>
          <w:rFonts w:ascii="Cambria" w:eastAsiaTheme="minorEastAsia" w:hAnsi="Cambria"/>
        </w:rPr>
      </w:pPr>
    </w:p>
    <w:p w14:paraId="02626F9E" w14:textId="77777777" w:rsidR="007C2612" w:rsidRPr="007C2612" w:rsidRDefault="007C2612" w:rsidP="000E5A3D">
      <w:pPr>
        <w:shd w:val="clear" w:color="auto" w:fill="FFFFFF"/>
        <w:rPr>
          <w:rFonts w:ascii="Cambria" w:eastAsiaTheme="minorEastAsia" w:hAnsi="Cambria"/>
        </w:rPr>
      </w:pPr>
    </w:p>
    <w:p w14:paraId="2977335F" w14:textId="50C8BDC5" w:rsidR="007C2612" w:rsidRPr="007C2612" w:rsidRDefault="007C2612" w:rsidP="000E5A3D">
      <w:pPr>
        <w:shd w:val="clear" w:color="auto" w:fill="FFFFFF"/>
        <w:rPr>
          <w:rFonts w:ascii="Cambria" w:eastAsiaTheme="minorEastAsia" w:hAnsi="Cambria"/>
        </w:rPr>
      </w:pPr>
    </w:p>
    <w:p w14:paraId="1B89CD84" w14:textId="1952823B" w:rsidR="000E5A3D" w:rsidRPr="000E5A3D" w:rsidRDefault="000E5A3D" w:rsidP="000E5A3D">
      <w:pPr>
        <w:shd w:val="clear" w:color="auto" w:fill="FFFFFF"/>
        <w:rPr>
          <w:rFonts w:ascii="Cambria" w:eastAsiaTheme="minorEastAsia" w:hAnsi="Cambria"/>
        </w:rPr>
      </w:pPr>
    </w:p>
    <w:p w14:paraId="117EEAA4" w14:textId="77777777" w:rsidR="007870E6" w:rsidRDefault="007870E6" w:rsidP="000E5A3D">
      <w:pPr>
        <w:shd w:val="clear" w:color="auto" w:fill="FFFFFF"/>
        <w:rPr>
          <w:noProof/>
        </w:rPr>
      </w:pPr>
    </w:p>
    <w:p w14:paraId="29334B1B" w14:textId="782B4A22" w:rsidR="000E5A3D" w:rsidRPr="000E5A3D" w:rsidRDefault="000E5A3D" w:rsidP="000E5A3D">
      <w:pPr>
        <w:shd w:val="clear" w:color="auto" w:fill="FFFFFF"/>
        <w:rPr>
          <w:rFonts w:ascii="Cambria" w:eastAsiaTheme="minorEastAsia" w:hAnsi="Cambria"/>
          <w:b/>
          <w:bCs/>
        </w:rPr>
      </w:pPr>
    </w:p>
    <w:p w14:paraId="3C79852A" w14:textId="60175EF3" w:rsidR="00C82969" w:rsidRDefault="00C82969" w:rsidP="00C82969">
      <w:pPr>
        <w:shd w:val="clear" w:color="auto" w:fill="FFFFFF"/>
        <w:rPr>
          <w:rFonts w:ascii="Cambria" w:eastAsiaTheme="minorEastAsia" w:hAnsi="Cambria"/>
        </w:rPr>
      </w:pPr>
    </w:p>
    <w:p w14:paraId="7BA2896F" w14:textId="40AC2DA3" w:rsidR="00972863" w:rsidRDefault="00972863" w:rsidP="00C82969">
      <w:pPr>
        <w:shd w:val="clear" w:color="auto" w:fill="FFFFFF"/>
        <w:rPr>
          <w:rFonts w:ascii="Cambria" w:eastAsiaTheme="minorEastAsia" w:hAnsi="Cambria"/>
        </w:rPr>
      </w:pPr>
      <w:r w:rsidRPr="00972863">
        <w:rPr>
          <w:rFonts w:ascii="Cambria" w:eastAsiaTheme="minorEastAsia" w:hAnsi="Cambria"/>
        </w:rPr>
        <w:t>As an example, consider a</w:t>
      </w:r>
      <w:r w:rsidR="00E158B5" w:rsidRPr="00972863">
        <w:rPr>
          <w:rFonts w:ascii="Cambria" w:eastAsiaTheme="minorEastAsia" w:hAnsi="Cambria"/>
        </w:rPr>
        <w:t xml:space="preserve"> </w:t>
      </w:r>
      <w:r w:rsidRPr="00972863">
        <w:rPr>
          <w:rFonts w:ascii="Cambria" w:eastAsiaTheme="minorEastAsia" w:hAnsi="Cambria"/>
        </w:rPr>
        <w:t xml:space="preserve">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ascii="Cambria" w:eastAsiaTheme="minorEastAsia" w:hAnsi="Cambria"/>
        </w:rPr>
        <w:t xml:space="preserve"> </w:t>
      </w:r>
      <w:r w:rsidRPr="00972863">
        <w:rPr>
          <w:rFonts w:ascii="Cambria" w:eastAsiaTheme="minorEastAsia" w:hAnsi="Cambria"/>
        </w:rPr>
        <w:t>where its last component is replaced by the</w:t>
      </w:r>
      <w:r w:rsidRPr="00972863">
        <w:rPr>
          <w:rFonts w:ascii="Cambria" w:eastAsiaTheme="minorEastAsia" w:hAnsi="Cambria"/>
        </w:rPr>
        <w:br/>
        <w:t xml:space="preserve">last component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9</m:t>
            </m:r>
          </m:sub>
        </m:sSub>
      </m:oMath>
      <w:r>
        <w:rPr>
          <w:rFonts w:ascii="Cambria" w:eastAsiaTheme="minorEastAsia" w:hAnsi="Cambria"/>
        </w:rPr>
        <w:t xml:space="preserve"> </w:t>
      </w:r>
      <w:r w:rsidRPr="00972863">
        <w:rPr>
          <w:rFonts w:ascii="Cambria" w:eastAsiaTheme="minorEastAsia" w:hAnsi="Cambria"/>
        </w:rPr>
        <w:t xml:space="preserve">which was randomly selected among </w:t>
      </w:r>
      <w:r>
        <w:rPr>
          <w:rFonts w:ascii="Cambria" w:eastAsiaTheme="minorEastAsia" w:hAnsi="Cambria"/>
        </w:rPr>
        <w:t>the</w:t>
      </w:r>
      <w:r w:rsidRPr="00972863">
        <w:rPr>
          <w:rFonts w:ascii="Cambria" w:eastAsiaTheme="minorEastAsia" w:hAnsi="Cambria"/>
        </w:rPr>
        <w:t xml:space="preserve"> 10-nearest time series</w:t>
      </w:r>
      <w:r>
        <w:rPr>
          <w:rFonts w:ascii="Cambria" w:eastAsiaTheme="minorEastAsia" w:hAnsi="Cambria"/>
        </w:rPr>
        <w:t xml:space="preserve"> (based on features)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Pr="00972863">
        <w:rPr>
          <w:rFonts w:ascii="Cambria" w:eastAsiaTheme="minorEastAsia" w:hAnsi="Cambria"/>
        </w:rPr>
        <w:t>. Using our</w:t>
      </w:r>
      <w:r>
        <w:rPr>
          <w:rFonts w:ascii="Cambria" w:eastAsiaTheme="minorEastAsia" w:hAnsi="Cambria"/>
        </w:rPr>
        <w:t xml:space="preserve"> </w:t>
      </w:r>
      <w:r w:rsidRPr="00972863">
        <w:rPr>
          <w:rFonts w:ascii="Cambria" w:eastAsiaTheme="minorEastAsia" w:hAnsi="Cambria"/>
        </w:rPr>
        <w:t xml:space="preserve">notation, we can </w:t>
      </w:r>
      <w:proofErr w:type="gramStart"/>
      <w:r w:rsidRPr="00972863">
        <w:rPr>
          <w:rFonts w:ascii="Cambria" w:eastAsiaTheme="minorEastAsia" w:hAnsi="Cambria"/>
        </w:rPr>
        <w:t>write</w:t>
      </w:r>
      <w:proofErr w:type="gramEnd"/>
    </w:p>
    <w:p w14:paraId="319FC1AB" w14:textId="58D58713" w:rsidR="00972863" w:rsidRDefault="00972863" w:rsidP="00C82969">
      <w:pPr>
        <w:shd w:val="clear" w:color="auto" w:fill="FFFFFF"/>
        <w:rPr>
          <w:rFonts w:ascii="Cambria" w:eastAsiaTheme="minorEastAsia" w:hAnsi="Cambria"/>
        </w:rPr>
      </w:pPr>
    </w:p>
    <w:p w14:paraId="12ABC876" w14:textId="0DD2F6F5" w:rsidR="00972863" w:rsidRPr="00972863" w:rsidRDefault="00000000" w:rsidP="00C82969">
      <w:pPr>
        <w:shd w:val="clear" w:color="auto" w:fill="FFFFFF"/>
        <w:rPr>
          <w:rFonts w:ascii="Cambria" w:eastAsiaTheme="minorEastAsia" w:hAnsi="Cambr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9</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27</m:t>
              </m:r>
            </m:sub>
          </m:sSub>
          <m:r>
            <m:rPr>
              <m:lit/>
            </m:rPr>
            <w:rPr>
              <w:rFonts w:ascii="Cambria Math" w:eastAsiaTheme="minorEastAsia" w:hAnsi="Cambria Math"/>
            </w:rPr>
            <m:t>}</m:t>
          </m:r>
          <m:r>
            <w:rPr>
              <w:rFonts w:ascii="Cambria Math" w:eastAsiaTheme="minorEastAsia" w:hAnsi="Cambria Math"/>
            </w:rPr>
            <m:t>.</m:t>
          </m:r>
        </m:oMath>
      </m:oMathPara>
    </w:p>
    <w:p w14:paraId="4EE768BE" w14:textId="77777777" w:rsidR="002B2397" w:rsidRDefault="002B2397" w:rsidP="00C82969">
      <w:pPr>
        <w:shd w:val="clear" w:color="auto" w:fill="FFFFFF"/>
        <w:rPr>
          <w:rFonts w:ascii="Cambria" w:eastAsiaTheme="minorEastAsia" w:hAnsi="Cambria"/>
        </w:rPr>
      </w:pPr>
    </w:p>
    <w:p w14:paraId="7158DD28" w14:textId="2292471F" w:rsidR="00972863" w:rsidRPr="002B2397" w:rsidRDefault="00296B6E" w:rsidP="00C82969">
      <w:pPr>
        <w:shd w:val="clear" w:color="auto" w:fill="FFFFFF"/>
        <w:rPr>
          <w:rFonts w:ascii="Cambria" w:eastAsiaTheme="minorEastAsia" w:hAnsi="Cambria"/>
        </w:rPr>
      </w:pPr>
      <w:r w:rsidRPr="00296B6E">
        <w:rPr>
          <w:rFonts w:ascii="Cambria" w:eastAsiaTheme="minorEastAsia" w:hAnsi="Cambria"/>
        </w:rPr>
        <w:t>We can represent each time series</w:t>
      </w:r>
      <w:r w:rsidR="002B2397">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,j=1,…,J</m:t>
        </m:r>
      </m:oMath>
      <w:r w:rsidR="002B2397">
        <w:rPr>
          <w:rFonts w:ascii="Cambria" w:eastAsiaTheme="minorEastAsia" w:hAnsi="Cambria"/>
        </w:rPr>
        <w:t xml:space="preserve"> </w:t>
      </w:r>
      <w:r w:rsidRPr="00296B6E">
        <w:rPr>
          <w:rFonts w:ascii="Cambria" w:eastAsiaTheme="minorEastAsia" w:hAnsi="Cambria"/>
        </w:rPr>
        <w:t xml:space="preserve">as a </w:t>
      </w:r>
      <w:proofErr w:type="gramStart"/>
      <w:r w:rsidRPr="00296B6E">
        <w:rPr>
          <w:rFonts w:ascii="Cambria" w:eastAsiaTheme="minorEastAsia" w:hAnsi="Cambria"/>
        </w:rPr>
        <w:t>vector, and</w:t>
      </w:r>
      <w:proofErr w:type="gramEnd"/>
      <w:r w:rsidRPr="00296B6E">
        <w:rPr>
          <w:rFonts w:ascii="Cambria" w:eastAsiaTheme="minorEastAsia" w:hAnsi="Cambria"/>
        </w:rPr>
        <w:t xml:space="preserve"> put them in a graph</w:t>
      </w:r>
      <w:r w:rsidR="002B2397">
        <w:rPr>
          <w:rFonts w:ascii="Cambria" w:eastAsiaTheme="minorEastAsia" w:hAnsi="Cambr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rsidRPr="00296B6E">
        <w:rPr>
          <w:rFonts w:ascii="Cambria" w:eastAsiaTheme="minorEastAsia" w:hAnsi="Cambria"/>
        </w:rPr>
        <w:t xml:space="preserve">, which consists of a set </w:t>
      </w:r>
      <w:r w:rsidRPr="002B2397">
        <w:rPr>
          <w:rFonts w:ascii="Cambria" w:eastAsiaTheme="minorEastAsia" w:hAnsi="Cambria"/>
          <w:i/>
          <w:iCs/>
        </w:rPr>
        <w:t>V</w:t>
      </w:r>
      <w:r w:rsidRPr="00296B6E">
        <w:rPr>
          <w:rFonts w:ascii="Cambria" w:eastAsiaTheme="minorEastAsia" w:hAnsi="Cambria"/>
        </w:rPr>
        <w:t xml:space="preserve"> of vertices (or nodes) and a set </w:t>
      </w:r>
      <w:r w:rsidRPr="002B2397">
        <w:rPr>
          <w:rFonts w:ascii="Cambria" w:eastAsiaTheme="minorEastAsia" w:hAnsi="Cambria"/>
          <w:i/>
          <w:iCs/>
        </w:rPr>
        <w:t>E</w:t>
      </w:r>
      <w:r w:rsidRPr="00296B6E">
        <w:rPr>
          <w:rFonts w:ascii="Cambria" w:eastAsiaTheme="minorEastAsia" w:hAnsi="Cambria"/>
        </w:rPr>
        <w:t xml:space="preserve"> of undirected edges. In</w:t>
      </w:r>
      <w:r w:rsidR="002B2397">
        <w:rPr>
          <w:rFonts w:ascii="Cambria" w:eastAsiaTheme="minorEastAsia" w:hAnsi="Cambria"/>
        </w:rPr>
        <w:t xml:space="preserve"> </w:t>
      </w:r>
      <w:r w:rsidRPr="00296B6E">
        <w:rPr>
          <w:rFonts w:ascii="Cambria" w:eastAsiaTheme="minorEastAsia" w:hAnsi="Cambria"/>
        </w:rPr>
        <w:t>our case,</w:t>
      </w:r>
      <w:r w:rsidR="002B2397">
        <w:rPr>
          <w:rFonts w:ascii="Cambria" w:eastAsiaTheme="minorEastAsia" w:hAnsi="Cambria"/>
        </w:rPr>
        <w:t xml:space="preserve"> </w:t>
      </w:r>
      <w:r w:rsidRPr="00296B6E">
        <w:rPr>
          <w:rFonts w:ascii="Cambria" w:eastAsiaTheme="minorEastAsia" w:hAnsi="Cambria"/>
        </w:rPr>
        <w:t>we can use weighted edges to represent the Euclidean distance between time</w:t>
      </w:r>
      <w:r w:rsidR="002B2397">
        <w:rPr>
          <w:rFonts w:ascii="Cambria" w:eastAsiaTheme="minorEastAsia" w:hAnsi="Cambria"/>
        </w:rPr>
        <w:t xml:space="preserve"> </w:t>
      </w:r>
      <w:r w:rsidRPr="00296B6E">
        <w:rPr>
          <w:rFonts w:ascii="Cambria" w:eastAsiaTheme="minorEastAsia" w:hAnsi="Cambria"/>
        </w:rPr>
        <w:t>series feature vectors:</w:t>
      </w:r>
      <w:r w:rsidR="002B2397">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r>
          <m:rPr>
            <m:sty m:val="p"/>
          </m:rP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oMath>
      <w:r w:rsidRPr="00296B6E">
        <w:rPr>
          <w:rFonts w:ascii="Cambria" w:eastAsiaTheme="minorEastAsia" w:hAnsi="Cambria"/>
        </w:rPr>
        <w:t>. If we put all the nodes on the graph and assign weight</w:t>
      </w:r>
      <w:r w:rsidR="002B2397">
        <w:rPr>
          <w:rFonts w:ascii="Cambria" w:eastAsiaTheme="minorEastAsia" w:hAnsi="Cambria"/>
        </w:rPr>
        <w:t xml:space="preserve"> </w:t>
      </w:r>
      <w:r w:rsidRPr="00296B6E">
        <w:rPr>
          <w:rFonts w:ascii="Cambria" w:eastAsiaTheme="minorEastAsia" w:hAnsi="Cambria"/>
        </w:rPr>
        <w:t xml:space="preserve">on every edge (every pair of nodes), e.g.,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r>
          <m:rPr>
            <m:sty m:val="p"/>
          </m:rP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oMath>
      <w:r w:rsidRPr="00296B6E">
        <w:rPr>
          <w:rFonts w:ascii="Cambria" w:eastAsiaTheme="minorEastAsia" w:hAnsi="Cambria"/>
        </w:rPr>
        <w:t xml:space="preserve"> for all </w:t>
      </w:r>
      <m:oMath>
        <m:r>
          <w:rPr>
            <w:rFonts w:ascii="Cambria Math" w:eastAsiaTheme="minorEastAsia" w:hAnsi="Cambria Math"/>
          </w:rPr>
          <m:t>i, j,</m:t>
        </m:r>
      </m:oMath>
      <w:r w:rsidR="002B2397">
        <w:rPr>
          <w:rFonts w:ascii="Cambria" w:eastAsiaTheme="minorEastAsia" w:hAnsi="Cambria"/>
        </w:rPr>
        <w:t xml:space="preserve"> </w:t>
      </w:r>
      <w:r w:rsidRPr="00296B6E">
        <w:rPr>
          <w:rFonts w:ascii="Cambria" w:eastAsiaTheme="minorEastAsia" w:hAnsi="Cambria"/>
        </w:rPr>
        <w:t>then we will have a</w:t>
      </w:r>
      <w:r w:rsidR="002B2397">
        <w:rPr>
          <w:rFonts w:ascii="Cambria" w:eastAsiaTheme="minorEastAsia" w:hAnsi="Cambria"/>
        </w:rPr>
        <w:t xml:space="preserve"> </w:t>
      </w:r>
      <w:r w:rsidRPr="00296B6E">
        <w:rPr>
          <w:rFonts w:ascii="Cambria" w:eastAsiaTheme="minorEastAsia" w:hAnsi="Cambria"/>
        </w:rPr>
        <w:t>complete graph. The</w:t>
      </w:r>
      <w:r w:rsidR="002B2397">
        <w:rPr>
          <w:rFonts w:ascii="Cambria" w:eastAsiaTheme="minorEastAsia" w:hAnsi="Cambria"/>
        </w:rPr>
        <w:t xml:space="preserve"> </w:t>
      </w:r>
      <w:r w:rsidRPr="002B2397">
        <w:rPr>
          <w:rFonts w:ascii="Cambria" w:eastAsiaTheme="minorEastAsia" w:hAnsi="Cambria"/>
          <w:i/>
          <w:iCs/>
        </w:rPr>
        <w:t>k</w:t>
      </w:r>
      <w:r w:rsidRPr="00296B6E">
        <w:rPr>
          <w:rFonts w:ascii="Cambria" w:eastAsiaTheme="minorEastAsia" w:hAnsi="Cambria"/>
        </w:rPr>
        <w:t xml:space="preserve">-nearest time series swapping method </w:t>
      </w:r>
      <w:r w:rsidR="00E158B5">
        <w:rPr>
          <w:rFonts w:ascii="Cambria" w:eastAsiaTheme="minorEastAsia" w:hAnsi="Cambria"/>
        </w:rPr>
        <w:t>is</w:t>
      </w:r>
      <w:r w:rsidRPr="00296B6E">
        <w:rPr>
          <w:rFonts w:ascii="Cambria" w:eastAsiaTheme="minorEastAsia" w:hAnsi="Cambria"/>
        </w:rPr>
        <w:t xml:space="preserve"> a random edge</w:t>
      </w:r>
      <w:r w:rsidR="002B2397">
        <w:rPr>
          <w:rFonts w:ascii="Cambria" w:eastAsiaTheme="minorEastAsia" w:hAnsi="Cambria"/>
        </w:rPr>
        <w:t xml:space="preserve"> </w:t>
      </w:r>
      <w:r w:rsidRPr="00296B6E">
        <w:rPr>
          <w:rFonts w:ascii="Cambria" w:eastAsiaTheme="minorEastAsia" w:hAnsi="Cambria"/>
        </w:rPr>
        <w:t>selection problem of</w:t>
      </w:r>
      <w:r w:rsidR="002B2397">
        <w:rPr>
          <w:rFonts w:ascii="Cambria" w:eastAsiaTheme="minorEastAsia" w:hAnsi="Cambria"/>
        </w:rPr>
        <w:t xml:space="preserve"> </w:t>
      </w:r>
      <w:r w:rsidRPr="00296B6E">
        <w:rPr>
          <w:rFonts w:ascii="Cambria" w:eastAsiaTheme="minorEastAsia" w:hAnsi="Cambria"/>
        </w:rPr>
        <w:t xml:space="preserve">the graph. Figure </w:t>
      </w:r>
      <w:r w:rsidR="002B2397">
        <w:rPr>
          <w:rFonts w:ascii="Cambria" w:eastAsiaTheme="minorEastAsia" w:hAnsi="Cambria"/>
        </w:rPr>
        <w:t>3</w:t>
      </w:r>
      <w:r w:rsidRPr="00296B6E">
        <w:rPr>
          <w:rFonts w:ascii="Cambria" w:eastAsiaTheme="minorEastAsia" w:hAnsi="Cambria"/>
        </w:rPr>
        <w:t xml:space="preserve"> depicts the case of </w:t>
      </w:r>
      <m:oMath>
        <m:r>
          <w:rPr>
            <w:rFonts w:ascii="Cambria Math" w:eastAsiaTheme="minorEastAsia" w:hAnsi="Cambria Math"/>
          </w:rPr>
          <m:t>k = 10</m:t>
        </m:r>
      </m:oMath>
      <w:r w:rsidR="002B2397">
        <w:rPr>
          <w:rFonts w:ascii="Cambria" w:eastAsiaTheme="minorEastAsia" w:hAnsi="Cambria"/>
        </w:rPr>
        <w:t xml:space="preserve"> </w:t>
      </w:r>
      <w:r w:rsidRPr="00296B6E">
        <w:rPr>
          <w:rFonts w:ascii="Cambria" w:eastAsiaTheme="minorEastAsia" w:hAnsi="Cambria"/>
        </w:rPr>
        <w:t xml:space="preserve">for the </w:t>
      </w:r>
      <w:r w:rsidRPr="002B2397">
        <w:rPr>
          <w:rFonts w:ascii="Cambria" w:eastAsiaTheme="minorEastAsia" w:hAnsi="Cambria"/>
          <w:i/>
          <w:iCs/>
        </w:rPr>
        <w:t>k</w:t>
      </w:r>
      <w:r w:rsidRPr="00296B6E">
        <w:rPr>
          <w:rFonts w:ascii="Cambria" w:eastAsiaTheme="minorEastAsia" w:hAnsi="Cambria"/>
        </w:rPr>
        <w:t>-nearest time series</w:t>
      </w:r>
      <w:r w:rsidR="002B2397">
        <w:rPr>
          <w:rFonts w:ascii="Cambria" w:eastAsiaTheme="minorEastAsia" w:hAnsi="Cambria"/>
        </w:rPr>
        <w:t xml:space="preserve"> </w:t>
      </w:r>
      <w:r w:rsidRPr="00296B6E">
        <w:rPr>
          <w:rFonts w:ascii="Cambria" w:eastAsiaTheme="minorEastAsia" w:hAnsi="Cambria"/>
        </w:rPr>
        <w:t>of</w:t>
      </w:r>
      <w:r w:rsidR="002B2397">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Pr="00296B6E">
        <w:rPr>
          <w:rFonts w:ascii="Cambria" w:eastAsiaTheme="minorEastAsia" w:hAnsi="Cambria"/>
        </w:rPr>
        <w:t>, where the last component of</w:t>
      </w:r>
      <w:r w:rsidR="002B2397">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002B2397">
        <w:rPr>
          <w:rFonts w:ascii="Cambria" w:eastAsiaTheme="minorEastAsia" w:hAnsi="Cambria"/>
        </w:rPr>
        <w:t xml:space="preserve"> </w:t>
      </w:r>
      <w:r w:rsidRPr="00296B6E">
        <w:rPr>
          <w:rFonts w:ascii="Cambria" w:eastAsiaTheme="minorEastAsia" w:hAnsi="Cambria"/>
        </w:rPr>
        <w:t>is swapped with that of</w:t>
      </w:r>
      <w:r w:rsidR="002B2397">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9</m:t>
            </m:r>
          </m:sub>
        </m:sSub>
      </m:oMath>
      <w:r w:rsidR="002B2397">
        <w:rPr>
          <w:rFonts w:ascii="Cambria" w:eastAsiaTheme="minorEastAsia" w:hAnsi="Cambria"/>
        </w:rPr>
        <w:t>.</w:t>
      </w:r>
    </w:p>
    <w:p w14:paraId="47218C38" w14:textId="77777777" w:rsidR="002B2397" w:rsidRPr="002B2397" w:rsidRDefault="002B2397" w:rsidP="00C82969">
      <w:pPr>
        <w:shd w:val="clear" w:color="auto" w:fill="FFFFFF"/>
        <w:rPr>
          <w:rFonts w:ascii="Cambria" w:eastAsiaTheme="minorEastAsia" w:hAnsi="Cambria"/>
        </w:rPr>
      </w:pPr>
    </w:p>
    <w:p w14:paraId="6C63E6B5" w14:textId="77777777" w:rsidR="00972863" w:rsidRPr="00972863" w:rsidRDefault="00972863" w:rsidP="00C82969">
      <w:pPr>
        <w:shd w:val="clear" w:color="auto" w:fill="FFFFFF"/>
        <w:rPr>
          <w:rFonts w:ascii="Cambria" w:eastAsiaTheme="minorEastAsia" w:hAnsi="Cambria"/>
        </w:rPr>
      </w:pPr>
    </w:p>
    <w:p w14:paraId="29A79658" w14:textId="1D3F6E42" w:rsidR="007870E6" w:rsidRDefault="007870E6" w:rsidP="00C82969">
      <w:pPr>
        <w:shd w:val="clear" w:color="auto" w:fill="FFFFFF"/>
        <w:rPr>
          <w:rFonts w:ascii="Cambria" w:eastAsiaTheme="minorEastAsia" w:hAnsi="Cambria"/>
        </w:rPr>
      </w:pPr>
    </w:p>
    <w:p w14:paraId="2575ADF9" w14:textId="2E9FF4B0" w:rsidR="007870E6" w:rsidRDefault="007870E6" w:rsidP="00C82969">
      <w:pPr>
        <w:shd w:val="clear" w:color="auto" w:fill="FFFFFF"/>
        <w:rPr>
          <w:rFonts w:ascii="Cambria" w:eastAsiaTheme="minorEastAsia" w:hAnsi="Cambria"/>
        </w:rPr>
      </w:pPr>
    </w:p>
    <w:p w14:paraId="497AC580" w14:textId="05F796DF" w:rsidR="007870E6" w:rsidRDefault="007870E6" w:rsidP="00C82969">
      <w:pPr>
        <w:shd w:val="clear" w:color="auto" w:fill="FFFFFF"/>
        <w:rPr>
          <w:rFonts w:ascii="Cambria" w:eastAsiaTheme="minorEastAsia" w:hAnsi="Cambria"/>
        </w:rPr>
      </w:pPr>
    </w:p>
    <w:p w14:paraId="0663948D" w14:textId="354686CB" w:rsidR="007870E6" w:rsidRDefault="007870E6" w:rsidP="00C82969">
      <w:pPr>
        <w:shd w:val="clear" w:color="auto" w:fill="FFFFFF"/>
        <w:rPr>
          <w:rFonts w:ascii="Cambria" w:eastAsiaTheme="minorEastAsia" w:hAnsi="Cambria"/>
        </w:rPr>
      </w:pPr>
    </w:p>
    <w:p w14:paraId="6DADDB9B" w14:textId="394B5CA3" w:rsidR="007870E6" w:rsidRDefault="007870E6" w:rsidP="00C82969">
      <w:pPr>
        <w:shd w:val="clear" w:color="auto" w:fill="FFFFFF"/>
        <w:rPr>
          <w:rFonts w:ascii="Cambria" w:eastAsiaTheme="minorEastAsia" w:hAnsi="Cambria"/>
        </w:rPr>
      </w:pPr>
    </w:p>
    <w:p w14:paraId="1C071AE7" w14:textId="77777777" w:rsidR="00D66BC4" w:rsidRDefault="00D66BC4" w:rsidP="00C82969">
      <w:pPr>
        <w:shd w:val="clear" w:color="auto" w:fill="FFFFFF"/>
        <w:rPr>
          <w:noProof/>
        </w:rPr>
      </w:pPr>
    </w:p>
    <w:p w14:paraId="33242EC9" w14:textId="304C583B" w:rsidR="007870E6" w:rsidRDefault="007870E6" w:rsidP="00C82969">
      <w:pPr>
        <w:shd w:val="clear" w:color="auto" w:fill="FFFFFF"/>
        <w:rPr>
          <w:rFonts w:ascii="Cambria" w:eastAsiaTheme="minorEastAsia" w:hAnsi="Cambria"/>
        </w:rPr>
      </w:pPr>
    </w:p>
    <w:p w14:paraId="54DFDBEC" w14:textId="466EEB93" w:rsidR="00D66BC4" w:rsidRDefault="00D66BC4" w:rsidP="00C82969">
      <w:pPr>
        <w:shd w:val="clear" w:color="auto" w:fill="FFFFFF"/>
        <w:rPr>
          <w:rFonts w:ascii="Cambria" w:eastAsiaTheme="minorEastAsia" w:hAnsi="Cambria"/>
        </w:rPr>
      </w:pPr>
    </w:p>
    <w:p w14:paraId="44D723AD" w14:textId="77777777" w:rsidR="006A5C56" w:rsidRDefault="006A5C56" w:rsidP="00FA68DC">
      <w:pPr>
        <w:shd w:val="clear" w:color="auto" w:fill="FFFFFF"/>
        <w:rPr>
          <w:rFonts w:ascii="Cambria" w:eastAsiaTheme="minorEastAsia" w:hAnsi="Cambria"/>
        </w:rPr>
      </w:pPr>
    </w:p>
    <w:p w14:paraId="4EBE92FE" w14:textId="1FBD8655" w:rsidR="00855562" w:rsidRDefault="00972863" w:rsidP="00FA68DC">
      <w:pPr>
        <w:shd w:val="clear" w:color="auto" w:fill="FFFFFF"/>
        <w:rPr>
          <w:rFonts w:ascii="Cambria" w:eastAsiaTheme="minorEastAsia" w:hAnsi="Cambria"/>
        </w:rPr>
      </w:pPr>
      <w:r>
        <w:rPr>
          <w:noProof/>
        </w:rPr>
        <w:drawing>
          <wp:anchor distT="0" distB="0" distL="114300" distR="114300" simplePos="0" relativeHeight="251706368" behindDoc="0" locked="0" layoutInCell="1" allowOverlap="1" wp14:anchorId="5B489B42" wp14:editId="3B211AE0">
            <wp:simplePos x="0" y="0"/>
            <wp:positionH relativeFrom="margin">
              <wp:align>right</wp:align>
            </wp:positionH>
            <wp:positionV relativeFrom="paragraph">
              <wp:posOffset>9063</wp:posOffset>
            </wp:positionV>
            <wp:extent cx="5943600" cy="4926300"/>
            <wp:effectExtent l="0" t="0" r="0" b="8255"/>
            <wp:wrapNone/>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l="49651" t="24459" r="6753" b="11302"/>
                    <a:stretch/>
                  </pic:blipFill>
                  <pic:spPr bwMode="auto">
                    <a:xfrm>
                      <a:off x="0" y="0"/>
                      <a:ext cx="5943600" cy="492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F8EB3B" w14:textId="643D1170" w:rsidR="00855562" w:rsidRDefault="00855562" w:rsidP="00FA68DC">
      <w:pPr>
        <w:shd w:val="clear" w:color="auto" w:fill="FFFFFF"/>
        <w:rPr>
          <w:rFonts w:ascii="Cambria" w:eastAsiaTheme="minorEastAsia" w:hAnsi="Cambria"/>
        </w:rPr>
      </w:pPr>
    </w:p>
    <w:p w14:paraId="7927EA9D" w14:textId="7894429D" w:rsidR="00855562" w:rsidRDefault="00855562" w:rsidP="00FA68DC">
      <w:pPr>
        <w:shd w:val="clear" w:color="auto" w:fill="FFFFFF"/>
        <w:rPr>
          <w:rFonts w:ascii="Cambria" w:eastAsiaTheme="minorEastAsia" w:hAnsi="Cambria"/>
        </w:rPr>
      </w:pPr>
    </w:p>
    <w:p w14:paraId="112A5EBC" w14:textId="0AB1104F" w:rsidR="00855562" w:rsidRDefault="00855562" w:rsidP="00FA68DC">
      <w:pPr>
        <w:shd w:val="clear" w:color="auto" w:fill="FFFFFF"/>
        <w:rPr>
          <w:rFonts w:ascii="Cambria" w:eastAsiaTheme="minorEastAsia" w:hAnsi="Cambria"/>
        </w:rPr>
      </w:pPr>
    </w:p>
    <w:p w14:paraId="23A798E0" w14:textId="77777777" w:rsidR="001B0D04" w:rsidRDefault="001B0D04" w:rsidP="00FA68DC">
      <w:pPr>
        <w:shd w:val="clear" w:color="auto" w:fill="FFFFFF"/>
        <w:rPr>
          <w:noProof/>
        </w:rPr>
      </w:pPr>
    </w:p>
    <w:p w14:paraId="70764FB1" w14:textId="58B01A11" w:rsidR="00855562" w:rsidRDefault="00855562" w:rsidP="00FA68DC">
      <w:pPr>
        <w:shd w:val="clear" w:color="auto" w:fill="FFFFFF"/>
        <w:rPr>
          <w:rFonts w:ascii="Cambria" w:eastAsiaTheme="minorEastAsia" w:hAnsi="Cambria"/>
        </w:rPr>
      </w:pPr>
    </w:p>
    <w:p w14:paraId="68A5E8ED" w14:textId="3FE5C089" w:rsidR="00855562" w:rsidRDefault="00855562" w:rsidP="00FA68DC">
      <w:pPr>
        <w:shd w:val="clear" w:color="auto" w:fill="FFFFFF"/>
        <w:rPr>
          <w:rFonts w:ascii="Cambria" w:eastAsiaTheme="minorEastAsia" w:hAnsi="Cambria"/>
        </w:rPr>
      </w:pPr>
    </w:p>
    <w:p w14:paraId="6C182BF2" w14:textId="765ADD7E" w:rsidR="00855562" w:rsidRDefault="00855562" w:rsidP="00FA68DC">
      <w:pPr>
        <w:shd w:val="clear" w:color="auto" w:fill="FFFFFF"/>
        <w:rPr>
          <w:rFonts w:ascii="Cambria" w:eastAsiaTheme="minorEastAsia" w:hAnsi="Cambria"/>
        </w:rPr>
      </w:pPr>
    </w:p>
    <w:p w14:paraId="16F03146" w14:textId="179EFFB5" w:rsidR="00855562" w:rsidRDefault="00855562" w:rsidP="00FA68DC">
      <w:pPr>
        <w:shd w:val="clear" w:color="auto" w:fill="FFFFFF"/>
        <w:rPr>
          <w:rFonts w:ascii="Cambria" w:eastAsiaTheme="minorEastAsia" w:hAnsi="Cambria"/>
        </w:rPr>
      </w:pPr>
    </w:p>
    <w:p w14:paraId="49C47BD9" w14:textId="14F60AB0" w:rsidR="00855562" w:rsidRDefault="00855562" w:rsidP="00FA68DC">
      <w:pPr>
        <w:shd w:val="clear" w:color="auto" w:fill="FFFFFF"/>
        <w:rPr>
          <w:rFonts w:ascii="Cambria" w:eastAsiaTheme="minorEastAsia" w:hAnsi="Cambria"/>
        </w:rPr>
      </w:pPr>
    </w:p>
    <w:p w14:paraId="3E04C320" w14:textId="57BE7D83" w:rsidR="001B0D04" w:rsidRDefault="001B0D04" w:rsidP="00FA68DC">
      <w:pPr>
        <w:shd w:val="clear" w:color="auto" w:fill="FFFFFF"/>
        <w:rPr>
          <w:rFonts w:ascii="Cambria" w:eastAsiaTheme="minorEastAsia" w:hAnsi="Cambria"/>
        </w:rPr>
      </w:pPr>
    </w:p>
    <w:p w14:paraId="41E1F118" w14:textId="13EAEBC8" w:rsidR="001B0D04" w:rsidRDefault="001B0D04" w:rsidP="00FA68DC">
      <w:pPr>
        <w:shd w:val="clear" w:color="auto" w:fill="FFFFFF"/>
        <w:rPr>
          <w:rFonts w:ascii="Cambria" w:eastAsiaTheme="minorEastAsia" w:hAnsi="Cambria"/>
        </w:rPr>
      </w:pPr>
    </w:p>
    <w:p w14:paraId="366404C4" w14:textId="36179404" w:rsidR="001B0D04" w:rsidRDefault="001B0D04" w:rsidP="00FA68DC">
      <w:pPr>
        <w:shd w:val="clear" w:color="auto" w:fill="FFFFFF"/>
        <w:rPr>
          <w:rFonts w:ascii="Cambria" w:eastAsiaTheme="minorEastAsia" w:hAnsi="Cambria"/>
        </w:rPr>
      </w:pPr>
    </w:p>
    <w:p w14:paraId="41963BDD" w14:textId="3B836208" w:rsidR="001B0D04" w:rsidRDefault="001B0D04" w:rsidP="00FA68DC">
      <w:pPr>
        <w:shd w:val="clear" w:color="auto" w:fill="FFFFFF"/>
        <w:rPr>
          <w:rFonts w:ascii="Cambria" w:eastAsiaTheme="minorEastAsia" w:hAnsi="Cambria"/>
        </w:rPr>
      </w:pPr>
    </w:p>
    <w:p w14:paraId="3A549117" w14:textId="594F046F" w:rsidR="001B0D04" w:rsidRDefault="001B0D04" w:rsidP="00FA68DC">
      <w:pPr>
        <w:shd w:val="clear" w:color="auto" w:fill="FFFFFF"/>
        <w:rPr>
          <w:rFonts w:ascii="Cambria" w:eastAsiaTheme="minorEastAsia" w:hAnsi="Cambria"/>
        </w:rPr>
      </w:pPr>
    </w:p>
    <w:p w14:paraId="4769F170" w14:textId="46602ABB" w:rsidR="001B0D04" w:rsidRDefault="001B0D04" w:rsidP="00FA68DC">
      <w:pPr>
        <w:shd w:val="clear" w:color="auto" w:fill="FFFFFF"/>
        <w:rPr>
          <w:rFonts w:ascii="Cambria" w:eastAsiaTheme="minorEastAsia" w:hAnsi="Cambria"/>
        </w:rPr>
      </w:pPr>
    </w:p>
    <w:p w14:paraId="725427FD" w14:textId="218F0FDF" w:rsidR="001B0D04" w:rsidRDefault="001B0D04" w:rsidP="00FA68DC">
      <w:pPr>
        <w:shd w:val="clear" w:color="auto" w:fill="FFFFFF"/>
        <w:rPr>
          <w:rFonts w:ascii="Cambria" w:eastAsiaTheme="minorEastAsia" w:hAnsi="Cambria"/>
        </w:rPr>
      </w:pPr>
    </w:p>
    <w:p w14:paraId="08609457" w14:textId="7C27752A" w:rsidR="001B0D04" w:rsidRDefault="001B0D04" w:rsidP="00FA68DC">
      <w:pPr>
        <w:shd w:val="clear" w:color="auto" w:fill="FFFFFF"/>
        <w:rPr>
          <w:rFonts w:ascii="Cambria" w:eastAsiaTheme="minorEastAsia" w:hAnsi="Cambria"/>
        </w:rPr>
      </w:pPr>
    </w:p>
    <w:p w14:paraId="10C6C8DE" w14:textId="3514A2D3" w:rsidR="001B0D04" w:rsidRDefault="001B0D04" w:rsidP="00FA68DC">
      <w:pPr>
        <w:shd w:val="clear" w:color="auto" w:fill="FFFFFF"/>
        <w:rPr>
          <w:rFonts w:ascii="Cambria" w:eastAsiaTheme="minorEastAsia" w:hAnsi="Cambria"/>
        </w:rPr>
      </w:pPr>
    </w:p>
    <w:p w14:paraId="73B738A3" w14:textId="5704CA10" w:rsidR="001B0D04" w:rsidRDefault="001B0D04" w:rsidP="00FA68DC">
      <w:pPr>
        <w:shd w:val="clear" w:color="auto" w:fill="FFFFFF"/>
        <w:rPr>
          <w:rFonts w:ascii="Cambria" w:eastAsiaTheme="minorEastAsia" w:hAnsi="Cambria"/>
        </w:rPr>
      </w:pPr>
    </w:p>
    <w:p w14:paraId="6DC8A399" w14:textId="453911FA" w:rsidR="001B0D04" w:rsidRDefault="001B0D04" w:rsidP="00FA68DC">
      <w:pPr>
        <w:shd w:val="clear" w:color="auto" w:fill="FFFFFF"/>
        <w:rPr>
          <w:rFonts w:ascii="Cambria" w:eastAsiaTheme="minorEastAsia" w:hAnsi="Cambria"/>
        </w:rPr>
      </w:pPr>
    </w:p>
    <w:p w14:paraId="39738527" w14:textId="1FC80123" w:rsidR="001B0D04" w:rsidRDefault="001B0D04" w:rsidP="00FA68DC">
      <w:pPr>
        <w:shd w:val="clear" w:color="auto" w:fill="FFFFFF"/>
        <w:rPr>
          <w:rFonts w:ascii="Cambria" w:eastAsiaTheme="minorEastAsia" w:hAnsi="Cambria"/>
        </w:rPr>
      </w:pPr>
    </w:p>
    <w:p w14:paraId="56E058A1" w14:textId="77B50C2D" w:rsidR="001B0D04" w:rsidRDefault="001B0D04" w:rsidP="00FA68DC">
      <w:pPr>
        <w:shd w:val="clear" w:color="auto" w:fill="FFFFFF"/>
        <w:rPr>
          <w:rFonts w:ascii="Cambria" w:eastAsiaTheme="minorEastAsia" w:hAnsi="Cambria"/>
        </w:rPr>
      </w:pPr>
    </w:p>
    <w:p w14:paraId="77A10591" w14:textId="775F892D" w:rsidR="001B0D04" w:rsidRDefault="001B0D04" w:rsidP="00FA68DC">
      <w:pPr>
        <w:shd w:val="clear" w:color="auto" w:fill="FFFFFF"/>
        <w:rPr>
          <w:rFonts w:ascii="Cambria" w:eastAsiaTheme="minorEastAsia" w:hAnsi="Cambria"/>
        </w:rPr>
      </w:pPr>
    </w:p>
    <w:p w14:paraId="271E8D25" w14:textId="77777777" w:rsidR="001B0D04" w:rsidRDefault="001B0D04" w:rsidP="00FA68DC">
      <w:pPr>
        <w:shd w:val="clear" w:color="auto" w:fill="FFFFFF"/>
        <w:rPr>
          <w:rFonts w:ascii="Cambria" w:eastAsiaTheme="minorEastAsia" w:hAnsi="Cambria"/>
        </w:rPr>
      </w:pPr>
    </w:p>
    <w:p w14:paraId="7804F5FF" w14:textId="77777777" w:rsidR="00855562" w:rsidRPr="00C82969" w:rsidRDefault="00855562" w:rsidP="00FA68DC">
      <w:pPr>
        <w:shd w:val="clear" w:color="auto" w:fill="FFFFFF"/>
        <w:rPr>
          <w:rFonts w:ascii="Cambria" w:eastAsiaTheme="minorEastAsia" w:hAnsi="Cambria"/>
        </w:rPr>
      </w:pPr>
    </w:p>
    <w:p w14:paraId="5738BC74" w14:textId="77777777" w:rsidR="00C82969" w:rsidRPr="00C82969" w:rsidRDefault="00C82969" w:rsidP="00FA68DC">
      <w:pPr>
        <w:shd w:val="clear" w:color="auto" w:fill="FFFFFF"/>
        <w:rPr>
          <w:rFonts w:ascii="Cambria" w:eastAsiaTheme="minorEastAsia" w:hAnsi="Cambria"/>
        </w:rPr>
      </w:pPr>
    </w:p>
    <w:p w14:paraId="72FF4CF4" w14:textId="77777777" w:rsidR="003B7D44" w:rsidRPr="00FA68DC" w:rsidRDefault="003B7D44" w:rsidP="00FA68DC">
      <w:pPr>
        <w:shd w:val="clear" w:color="auto" w:fill="FFFFFF"/>
        <w:rPr>
          <w:rFonts w:ascii="Cambria" w:eastAsiaTheme="minorEastAsia" w:hAnsi="Cambria"/>
        </w:rPr>
      </w:pPr>
    </w:p>
    <w:p w14:paraId="47DFD56B" w14:textId="77777777" w:rsidR="00B94C1C" w:rsidRPr="00B94C1C" w:rsidRDefault="00B94C1C" w:rsidP="001546D0">
      <w:pPr>
        <w:rPr>
          <w:rFonts w:ascii="Cambria" w:eastAsiaTheme="minorEastAsia" w:hAnsi="Cambria"/>
        </w:rPr>
      </w:pPr>
    </w:p>
    <w:p w14:paraId="7F52A351" w14:textId="4B1AD5CD" w:rsidR="00855562" w:rsidRDefault="00855562" w:rsidP="00753FD1">
      <w:pPr>
        <w:rPr>
          <w:noProof/>
        </w:rPr>
      </w:pPr>
    </w:p>
    <w:p w14:paraId="5F88EE24" w14:textId="2324BEA9" w:rsidR="00972863" w:rsidRDefault="00972863" w:rsidP="00753FD1">
      <w:pPr>
        <w:rPr>
          <w:noProof/>
        </w:rPr>
      </w:pPr>
    </w:p>
    <w:p w14:paraId="40295869" w14:textId="2881D2ED" w:rsidR="00972863" w:rsidRPr="00972863" w:rsidRDefault="00972863" w:rsidP="00753FD1">
      <w:pPr>
        <w:rPr>
          <w:rFonts w:ascii="Cambria" w:hAnsi="Cambria"/>
        </w:rPr>
      </w:pPr>
      <w:r w:rsidRPr="00972863">
        <w:rPr>
          <w:rFonts w:ascii="Cambria" w:hAnsi="Cambria"/>
          <w:b/>
          <w:bCs/>
        </w:rPr>
        <w:t>Fig 3</w:t>
      </w:r>
      <w:r w:rsidRPr="00972863">
        <w:rPr>
          <w:rFonts w:ascii="Cambria" w:hAnsi="Cambria"/>
        </w:rPr>
        <w:t>: Random edge selection for k-</w:t>
      </w:r>
      <w:proofErr w:type="spellStart"/>
      <w:r w:rsidRPr="00972863">
        <w:rPr>
          <w:rFonts w:ascii="Cambria" w:hAnsi="Cambria"/>
        </w:rPr>
        <w:t>nTS</w:t>
      </w:r>
      <w:proofErr w:type="spellEnd"/>
      <w:r w:rsidRPr="00972863">
        <w:rPr>
          <w:rFonts w:ascii="Cambria" w:hAnsi="Cambria"/>
        </w:rPr>
        <w:t xml:space="preserve"> Swapping. </w:t>
      </w:r>
    </w:p>
    <w:p w14:paraId="01AE168E" w14:textId="0EA3ED87" w:rsidR="00972863" w:rsidRDefault="00972863" w:rsidP="00753FD1">
      <w:pPr>
        <w:rPr>
          <w:noProof/>
        </w:rPr>
      </w:pPr>
    </w:p>
    <w:p w14:paraId="1988D4EA" w14:textId="5AEF088F" w:rsidR="00436C56" w:rsidRDefault="00436C56" w:rsidP="00753FD1">
      <w:pPr>
        <w:rPr>
          <w:rFonts w:ascii="Cambria" w:hAnsi="Cambria"/>
        </w:rPr>
      </w:pPr>
    </w:p>
    <w:p w14:paraId="769C0516" w14:textId="77777777" w:rsidR="00390F05" w:rsidRDefault="00390F05" w:rsidP="00753FD1">
      <w:pPr>
        <w:rPr>
          <w:rFonts w:ascii="Cambria" w:hAnsi="Cambria"/>
        </w:rPr>
      </w:pPr>
    </w:p>
    <w:p w14:paraId="4841C4C1" w14:textId="17E5C1F0" w:rsidR="001546D0" w:rsidRPr="00753A36" w:rsidRDefault="001546D0" w:rsidP="001978A9">
      <w:pPr>
        <w:pStyle w:val="ListParagraph"/>
        <w:numPr>
          <w:ilvl w:val="1"/>
          <w:numId w:val="1"/>
        </w:numPr>
        <w:rPr>
          <w:rFonts w:ascii="Cambria" w:hAnsi="Cambria"/>
          <w:b/>
          <w:bCs/>
        </w:rPr>
      </w:pPr>
      <w:r>
        <w:rPr>
          <w:rFonts w:ascii="Cambria" w:hAnsi="Cambria"/>
          <w:b/>
          <w:bCs/>
        </w:rPr>
        <w:t>T</w:t>
      </w:r>
      <w:commentRangeStart w:id="31"/>
      <w:commentRangeStart w:id="32"/>
      <w:r>
        <w:rPr>
          <w:rFonts w:ascii="Cambria" w:hAnsi="Cambria"/>
          <w:b/>
          <w:bCs/>
        </w:rPr>
        <w:t xml:space="preserve">he </w:t>
      </w:r>
      <w:r>
        <w:rPr>
          <w:rFonts w:ascii="Cambria" w:hAnsi="Cambria"/>
          <w:b/>
          <w:bCs/>
          <w:i/>
          <w:iCs/>
        </w:rPr>
        <w:t>k</w:t>
      </w:r>
      <w:r>
        <w:rPr>
          <w:rFonts w:ascii="Cambria" w:hAnsi="Cambria"/>
          <w:b/>
          <w:bCs/>
        </w:rPr>
        <w:t>-nearest Time Series + (</w:t>
      </w:r>
      <w:proofErr w:type="spellStart"/>
      <w:r>
        <w:rPr>
          <w:rFonts w:ascii="Cambria" w:hAnsi="Cambria"/>
          <w:b/>
          <w:bCs/>
        </w:rPr>
        <w:t>nTS</w:t>
      </w:r>
      <w:proofErr w:type="spellEnd"/>
      <w:r>
        <w:rPr>
          <w:rFonts w:ascii="Cambria" w:hAnsi="Cambria"/>
          <w:b/>
          <w:bCs/>
        </w:rPr>
        <w:t>+) Swapping Method</w:t>
      </w:r>
      <w:commentRangeEnd w:id="31"/>
      <w:r w:rsidR="00D24719">
        <w:rPr>
          <w:rStyle w:val="CommentReference"/>
        </w:rPr>
        <w:commentReference w:id="31"/>
      </w:r>
      <w:commentRangeEnd w:id="32"/>
      <w:r w:rsidR="00585273">
        <w:rPr>
          <w:rStyle w:val="CommentReference"/>
        </w:rPr>
        <w:commentReference w:id="32"/>
      </w:r>
    </w:p>
    <w:p w14:paraId="64068B12" w14:textId="77777777" w:rsidR="001546D0" w:rsidRDefault="001546D0" w:rsidP="001546D0">
      <w:pPr>
        <w:rPr>
          <w:rFonts w:ascii="Cambria" w:hAnsi="Cambria"/>
        </w:rPr>
      </w:pPr>
    </w:p>
    <w:p w14:paraId="0A4D2DC9" w14:textId="27FDA8CF" w:rsidR="00FC5D4D" w:rsidRDefault="00503A2D" w:rsidP="00503A2D">
      <w:pPr>
        <w:rPr>
          <w:rFonts w:ascii="Cambria" w:eastAsiaTheme="minorEastAsia" w:hAnsi="Cambria"/>
        </w:rPr>
      </w:pPr>
      <w:r>
        <w:rPr>
          <w:rFonts w:ascii="Cambria" w:hAnsi="Cambria"/>
        </w:rPr>
        <w:t>The k-</w:t>
      </w:r>
      <w:proofErr w:type="spellStart"/>
      <w:r>
        <w:rPr>
          <w:rFonts w:ascii="Cambria" w:hAnsi="Cambria"/>
        </w:rPr>
        <w:t>nTS</w:t>
      </w:r>
      <w:proofErr w:type="spellEnd"/>
      <w:r>
        <w:rPr>
          <w:rFonts w:ascii="Cambria" w:hAnsi="Cambria"/>
        </w:rPr>
        <w:t>+ privacy method adds a feature selection process to k-</w:t>
      </w:r>
      <w:proofErr w:type="spellStart"/>
      <w:r>
        <w:rPr>
          <w:rFonts w:ascii="Cambria" w:hAnsi="Cambria"/>
        </w:rPr>
        <w:t>nTS</w:t>
      </w:r>
      <w:proofErr w:type="spellEnd"/>
      <w:r w:rsidR="00AC5E00">
        <w:rPr>
          <w:rFonts w:ascii="Cambria" w:hAnsi="Cambria"/>
        </w:rPr>
        <w:t xml:space="preserve"> which selects features that are</w:t>
      </w:r>
      <w:r>
        <w:rPr>
          <w:rFonts w:ascii="Cambria" w:eastAsiaTheme="minorEastAsia" w:hAnsi="Cambria"/>
        </w:rPr>
        <w:t xml:space="preserve"> good predictor of </w:t>
      </w:r>
      <w:commentRangeStart w:id="33"/>
      <w:commentRangeStart w:id="34"/>
      <w:r>
        <w:rPr>
          <w:rFonts w:ascii="Cambria" w:eastAsiaTheme="minorEastAsia" w:hAnsi="Cambria"/>
        </w:rPr>
        <w:t>forecast errors</w:t>
      </w:r>
      <w:commentRangeEnd w:id="33"/>
      <w:r w:rsidR="00AC5E00">
        <w:rPr>
          <w:rStyle w:val="CommentReference"/>
        </w:rPr>
        <w:commentReference w:id="33"/>
      </w:r>
      <w:commentRangeEnd w:id="34"/>
      <w:r w:rsidR="00585273">
        <w:rPr>
          <w:rStyle w:val="CommentReference"/>
        </w:rPr>
        <w:commentReference w:id="34"/>
      </w:r>
      <w:r>
        <w:rPr>
          <w:rFonts w:ascii="Cambria" w:eastAsiaTheme="minorEastAsia" w:hAnsi="Cambria"/>
        </w:rPr>
        <w:t>.</w:t>
      </w:r>
      <w:r w:rsidR="00FC5D4D">
        <w:rPr>
          <w:rFonts w:ascii="Cambria" w:eastAsiaTheme="minorEastAsia" w:hAnsi="Cambria"/>
        </w:rPr>
        <w:t xml:space="preserve"> Preserving the values of these features </w:t>
      </w:r>
      <w:r w:rsidR="00AC5E00">
        <w:rPr>
          <w:rFonts w:ascii="Cambria" w:eastAsiaTheme="minorEastAsia" w:hAnsi="Cambria"/>
        </w:rPr>
        <w:t xml:space="preserve">in the protected data </w:t>
      </w:r>
      <w:r w:rsidR="00FC5D4D">
        <w:rPr>
          <w:rFonts w:ascii="Cambria" w:eastAsiaTheme="minorEastAsia" w:hAnsi="Cambria"/>
        </w:rPr>
        <w:t>ensures that forecast accuracy is maintained while the privacy of the data increases.</w:t>
      </w:r>
    </w:p>
    <w:p w14:paraId="1B0A12CE" w14:textId="77777777" w:rsidR="00FC5D4D" w:rsidRDefault="00FC5D4D" w:rsidP="00503A2D">
      <w:pPr>
        <w:rPr>
          <w:rFonts w:ascii="Cambria" w:hAnsi="Cambria"/>
        </w:rPr>
      </w:pPr>
    </w:p>
    <w:p w14:paraId="484ED65C" w14:textId="4D83F331" w:rsidR="00501793" w:rsidRDefault="00AC5E00" w:rsidP="00FC5D4D">
      <w:pPr>
        <w:rPr>
          <w:rFonts w:ascii="Cambria" w:hAnsi="Cambria"/>
        </w:rPr>
      </w:pPr>
      <w:r>
        <w:rPr>
          <w:rFonts w:ascii="Cambria" w:hAnsi="Cambria"/>
        </w:rPr>
        <w:t>For the f</w:t>
      </w:r>
      <w:r w:rsidR="00FC5D4D">
        <w:rPr>
          <w:rFonts w:ascii="Cambria" w:hAnsi="Cambria"/>
        </w:rPr>
        <w:t>irst</w:t>
      </w:r>
      <w:r>
        <w:rPr>
          <w:rFonts w:ascii="Cambria" w:hAnsi="Cambria"/>
        </w:rPr>
        <w:t xml:space="preserve"> step</w:t>
      </w:r>
      <w:r w:rsidR="00FC5D4D">
        <w:rPr>
          <w:rFonts w:ascii="Cambria" w:hAnsi="Cambria"/>
        </w:rPr>
        <w:t>, t</w:t>
      </w:r>
      <w:r w:rsidR="00503A2D">
        <w:rPr>
          <w:rFonts w:ascii="Cambria" w:hAnsi="Cambria"/>
        </w:rPr>
        <w:t>he</w:t>
      </w:r>
      <w:r w:rsidR="0081520B">
        <w:rPr>
          <w:rFonts w:ascii="Cambria" w:hAnsi="Cambria"/>
        </w:rPr>
        <w:t xml:space="preserve"> data controller generat</w:t>
      </w:r>
      <w:r w:rsidR="00503A2D">
        <w:rPr>
          <w:rFonts w:ascii="Cambria" w:hAnsi="Cambria"/>
        </w:rPr>
        <w:t>es</w:t>
      </w:r>
      <w:r w:rsidR="0081520B">
        <w:rPr>
          <w:rFonts w:ascii="Cambria" w:hAnsi="Cambria"/>
        </w:rPr>
        <w:t xml:space="preserve"> forecasts for period </w:t>
      </w:r>
      <m:oMath>
        <m:r>
          <w:rPr>
            <w:rFonts w:ascii="Cambria Math" w:hAnsi="Cambria Math"/>
          </w:rPr>
          <m:t>T – 1</m:t>
        </m:r>
      </m:oMath>
      <w:r w:rsidR="0081520B">
        <w:rPr>
          <w:rFonts w:ascii="Cambria" w:eastAsiaTheme="minorEastAsia" w:hAnsi="Cambria"/>
        </w:rPr>
        <w:t xml:space="preserve"> for the original data and the data protected using baseline privacy methods such as differential privacy and additive noise. The data controller measures the</w:t>
      </w:r>
      <w:r w:rsidR="00A13385">
        <w:rPr>
          <w:rFonts w:ascii="Cambria" w:eastAsiaTheme="minorEastAsia" w:hAnsi="Cambria"/>
        </w:rPr>
        <w:t xml:space="preserve"> </w:t>
      </w:r>
      <w:r w:rsidR="0081520B">
        <w:rPr>
          <w:rFonts w:ascii="Cambria" w:eastAsiaTheme="minorEastAsia" w:hAnsi="Cambria"/>
        </w:rPr>
        <w:t>forecast errors</w:t>
      </w:r>
      <w:r w:rsidR="00A13385">
        <w:rPr>
          <w:rFonts w:ascii="Cambria" w:eastAsiaTheme="minorEastAsia" w:hAnsi="Cambria"/>
        </w:rPr>
        <w:t xml:space="preserve"> a</w:t>
      </w:r>
      <w:r w:rsidR="0081520B">
        <w:rPr>
          <w:rFonts w:ascii="Cambria" w:eastAsiaTheme="minorEastAsia" w:hAnsi="Cambria"/>
        </w:rPr>
        <w:t>nd time series feature</w:t>
      </w:r>
      <w:r w:rsidR="00503A2D">
        <w:rPr>
          <w:rFonts w:ascii="Cambria" w:eastAsiaTheme="minorEastAsia" w:hAnsi="Cambria"/>
        </w:rPr>
        <w:t>s</w:t>
      </w:r>
      <w:r w:rsidR="00A13385">
        <w:rPr>
          <w:rFonts w:ascii="Cambria" w:eastAsiaTheme="minorEastAsia" w:hAnsi="Cambria"/>
        </w:rPr>
        <w:t xml:space="preserve"> for </w:t>
      </w:r>
      <w:r w:rsidR="0081520B">
        <w:rPr>
          <w:rFonts w:ascii="Cambria" w:eastAsiaTheme="minorEastAsia" w:hAnsi="Cambria"/>
        </w:rPr>
        <w:t xml:space="preserve">each original and </w:t>
      </w:r>
      <w:r w:rsidR="0081520B">
        <w:rPr>
          <w:rFonts w:ascii="Cambria" w:eastAsiaTheme="minorEastAsia" w:hAnsi="Cambria"/>
        </w:rPr>
        <w:lastRenderedPageBreak/>
        <w:t>protected time series.</w:t>
      </w:r>
      <w:r w:rsidR="00FC5D4D">
        <w:rPr>
          <w:rFonts w:ascii="Cambria" w:eastAsiaTheme="minorEastAsia" w:hAnsi="Cambria"/>
        </w:rPr>
        <w:t xml:space="preserve"> Next, similar to Li et al. (2022</w:t>
      </w:r>
      <w:ins w:id="35" w:author="Bale,Cameron [2]" w:date="2023-01-30T14:56:00Z">
        <w:r w:rsidR="003A3AA6">
          <w:rPr>
            <w:rFonts w:ascii="Cambria" w:eastAsiaTheme="minorEastAsia" w:hAnsi="Cambria"/>
          </w:rPr>
          <w:t>a</w:t>
        </w:r>
      </w:ins>
      <w:r w:rsidR="00FC5D4D">
        <w:rPr>
          <w:rFonts w:ascii="Cambria" w:eastAsiaTheme="minorEastAsia" w:hAnsi="Cambria"/>
        </w:rPr>
        <w:t xml:space="preserve">), the </w:t>
      </w:r>
      <w:proofErr w:type="spellStart"/>
      <w:r w:rsidR="00FC5D4D">
        <w:rPr>
          <w:rFonts w:ascii="Cambria" w:eastAsiaTheme="minorEastAsia" w:hAnsi="Cambria"/>
        </w:rPr>
        <w:t>R</w:t>
      </w:r>
      <w:r>
        <w:rPr>
          <w:rFonts w:ascii="Cambria" w:eastAsiaTheme="minorEastAsia" w:hAnsi="Cambria"/>
        </w:rPr>
        <w:t>r</w:t>
      </w:r>
      <w:r w:rsidR="00FC5D4D">
        <w:rPr>
          <w:rFonts w:ascii="Cambria" w:eastAsiaTheme="minorEastAsia" w:hAnsi="Cambria"/>
        </w:rPr>
        <w:t>eliefF</w:t>
      </w:r>
      <w:proofErr w:type="spellEnd"/>
      <w:r w:rsidR="00FC5D4D">
        <w:rPr>
          <w:rFonts w:ascii="Cambria" w:eastAsiaTheme="minorEastAsia" w:hAnsi="Cambria"/>
        </w:rPr>
        <w:t xml:space="preserve"> algorithm (</w:t>
      </w:r>
      <w:proofErr w:type="spellStart"/>
      <w:r w:rsidR="00FC5D4D">
        <w:rPr>
          <w:rFonts w:ascii="Cambria" w:eastAsiaTheme="minorEastAsia" w:hAnsi="Cambria"/>
        </w:rPr>
        <w:t>Robnik-Sikonja</w:t>
      </w:r>
      <w:proofErr w:type="spellEnd"/>
      <w:r w:rsidR="00FC5D4D">
        <w:rPr>
          <w:rFonts w:ascii="Cambria" w:eastAsiaTheme="minorEastAsia" w:hAnsi="Cambria"/>
        </w:rPr>
        <w:t xml:space="preserve"> &amp; </w:t>
      </w:r>
      <w:proofErr w:type="spellStart"/>
      <w:r w:rsidR="00FC5D4D">
        <w:rPr>
          <w:rFonts w:ascii="Cambria" w:eastAsiaTheme="minorEastAsia" w:hAnsi="Cambria"/>
        </w:rPr>
        <w:t>Kononenko</w:t>
      </w:r>
      <w:proofErr w:type="spellEnd"/>
      <w:r w:rsidR="00FC5D4D">
        <w:rPr>
          <w:rFonts w:ascii="Cambria" w:eastAsiaTheme="minorEastAsia" w:hAnsi="Cambria"/>
        </w:rPr>
        <w:t>, 2003) is used</w:t>
      </w:r>
      <w:r w:rsidR="00CA11FF">
        <w:rPr>
          <w:rFonts w:ascii="Cambria" w:eastAsiaTheme="minorEastAsia" w:hAnsi="Cambria"/>
        </w:rPr>
        <w:t xml:space="preserve"> as an initial screening process</w:t>
      </w:r>
      <w:r w:rsidR="00FC5D4D">
        <w:rPr>
          <w:rFonts w:ascii="Cambria" w:eastAsiaTheme="minorEastAsia" w:hAnsi="Cambria"/>
        </w:rPr>
        <w:t xml:space="preserve"> </w:t>
      </w:r>
      <w:r w:rsidR="00CA11FF">
        <w:rPr>
          <w:rFonts w:ascii="Cambria" w:eastAsiaTheme="minorEastAsia" w:hAnsi="Cambria"/>
        </w:rPr>
        <w:t xml:space="preserve">to </w:t>
      </w:r>
      <w:r w:rsidR="00FC5D4D">
        <w:rPr>
          <w:rFonts w:ascii="Cambria" w:eastAsiaTheme="minorEastAsia" w:hAnsi="Cambria"/>
        </w:rPr>
        <w:t xml:space="preserve">weight each </w:t>
      </w:r>
      <w:r w:rsidR="00501793">
        <w:rPr>
          <w:rFonts w:ascii="Cambria" w:eastAsiaTheme="minorEastAsia" w:hAnsi="Cambria"/>
        </w:rPr>
        <w:t xml:space="preserve">feature </w:t>
      </w:r>
      <w:r w:rsidR="00CA11FF">
        <w:rPr>
          <w:rFonts w:ascii="Cambria" w:eastAsiaTheme="minorEastAsia" w:hAnsi="Cambria"/>
        </w:rPr>
        <w:t>on whether it</w:t>
      </w:r>
      <w:r w:rsidR="003219B0">
        <w:rPr>
          <w:rFonts w:ascii="Cambria" w:eastAsiaTheme="minorEastAsia" w:hAnsi="Cambria"/>
        </w:rPr>
        <w:t xml:space="preserve"> discriminate</w:t>
      </w:r>
      <w:r w:rsidR="00CA11FF">
        <w:rPr>
          <w:rFonts w:ascii="Cambria" w:eastAsiaTheme="minorEastAsia" w:hAnsi="Cambria"/>
        </w:rPr>
        <w:t xml:space="preserve">s </w:t>
      </w:r>
      <w:r w:rsidR="003219B0">
        <w:rPr>
          <w:rFonts w:ascii="Cambria" w:eastAsiaTheme="minorEastAsia" w:hAnsi="Cambria"/>
        </w:rPr>
        <w:t>between time series with</w:t>
      </w:r>
      <w:r w:rsidR="00FC5D4D">
        <w:rPr>
          <w:rFonts w:ascii="Cambria" w:eastAsiaTheme="minorEastAsia" w:hAnsi="Cambria"/>
        </w:rPr>
        <w:t xml:space="preserve"> similar features </w:t>
      </w:r>
      <w:r w:rsidR="00CA11FF">
        <w:rPr>
          <w:rFonts w:ascii="Cambria" w:eastAsiaTheme="minorEastAsia" w:hAnsi="Cambria"/>
        </w:rPr>
        <w:t>and</w:t>
      </w:r>
      <w:r w:rsidR="003219B0">
        <w:rPr>
          <w:rFonts w:ascii="Cambria" w:eastAsiaTheme="minorEastAsia" w:hAnsi="Cambria"/>
        </w:rPr>
        <w:t xml:space="preserve"> different forecast errors.</w:t>
      </w:r>
    </w:p>
    <w:p w14:paraId="155285A7" w14:textId="77777777" w:rsidR="00501793" w:rsidRDefault="00501793" w:rsidP="001546D0">
      <w:pPr>
        <w:rPr>
          <w:rFonts w:ascii="Cambria" w:hAnsi="Cambria"/>
        </w:rPr>
      </w:pPr>
    </w:p>
    <w:p w14:paraId="084CD89C" w14:textId="26A0CF6F" w:rsidR="00DF2E1D" w:rsidRDefault="00D24719" w:rsidP="00CA11FF">
      <w:pPr>
        <w:rPr>
          <w:rFonts w:ascii="Cambria" w:hAnsi="Cambria"/>
        </w:rPr>
      </w:pPr>
      <w:r>
        <w:rPr>
          <w:rFonts w:ascii="Cambria" w:hAnsi="Cambria"/>
        </w:rPr>
        <w:t>One</w:t>
      </w:r>
      <w:r w:rsidR="00AC5E00">
        <w:rPr>
          <w:rFonts w:ascii="Cambria" w:hAnsi="Cambria"/>
        </w:rPr>
        <w:t xml:space="preserve"> issue with the above approach is that</w:t>
      </w:r>
      <w:r w:rsidR="00346245">
        <w:rPr>
          <w:rFonts w:ascii="Cambria" w:hAnsi="Cambria"/>
        </w:rPr>
        <w:t xml:space="preserve"> </w:t>
      </w:r>
      <w:r w:rsidR="00501793">
        <w:rPr>
          <w:rFonts w:ascii="Cambria" w:hAnsi="Cambria"/>
        </w:rPr>
        <w:t>Relief-based algorithms</w:t>
      </w:r>
      <w:r w:rsidR="00A44CB5">
        <w:rPr>
          <w:rFonts w:ascii="Cambria" w:hAnsi="Cambria"/>
        </w:rPr>
        <w:t xml:space="preserve"> </w:t>
      </w:r>
      <w:r w:rsidR="0005360C">
        <w:rPr>
          <w:rFonts w:ascii="Cambria" w:hAnsi="Cambria"/>
        </w:rPr>
        <w:t>do not remove redundant features</w:t>
      </w:r>
      <w:r w:rsidR="003219B0">
        <w:rPr>
          <w:rFonts w:ascii="Cambria" w:hAnsi="Cambria"/>
        </w:rPr>
        <w:t>.</w:t>
      </w:r>
      <w:r w:rsidR="00CA11FF">
        <w:rPr>
          <w:rFonts w:ascii="Cambria" w:hAnsi="Cambria"/>
        </w:rPr>
        <w:t xml:space="preserve"> </w:t>
      </w:r>
      <w:proofErr w:type="spellStart"/>
      <w:r w:rsidR="00AC5E00">
        <w:rPr>
          <w:rFonts w:ascii="Cambria" w:hAnsi="Cambria"/>
        </w:rPr>
        <w:t>Urbanowicz</w:t>
      </w:r>
      <w:proofErr w:type="spellEnd"/>
      <w:r w:rsidR="00AC5E00">
        <w:rPr>
          <w:rFonts w:ascii="Cambria" w:hAnsi="Cambria"/>
        </w:rPr>
        <w:t xml:space="preserve"> et. al. (2018) explains that there</w:t>
      </w:r>
      <w:r w:rsidR="00CA11FF">
        <w:rPr>
          <w:rFonts w:ascii="Cambria" w:hAnsi="Cambria"/>
        </w:rPr>
        <w:t xml:space="preserve"> is no straightforward method for choosing the number of features to keep if the algorithm is applied</w:t>
      </w:r>
      <w:r w:rsidR="003219B0">
        <w:rPr>
          <w:rFonts w:ascii="Cambria" w:hAnsi="Cambria"/>
        </w:rPr>
        <w:t xml:space="preserve">.  </w:t>
      </w:r>
      <w:r w:rsidR="00356B18">
        <w:rPr>
          <w:rFonts w:ascii="Cambria" w:hAnsi="Cambria"/>
        </w:rPr>
        <w:t>Including al</w:t>
      </w:r>
      <w:r w:rsidR="00CA11FF">
        <w:rPr>
          <w:rFonts w:ascii="Cambria" w:hAnsi="Cambria"/>
        </w:rPr>
        <w:t xml:space="preserve">l of the features with large </w:t>
      </w:r>
      <w:proofErr w:type="spellStart"/>
      <w:r w:rsidR="00356B18">
        <w:rPr>
          <w:rFonts w:ascii="Cambria" w:hAnsi="Cambria"/>
        </w:rPr>
        <w:t>RReliefF</w:t>
      </w:r>
      <w:proofErr w:type="spellEnd"/>
      <w:r w:rsidR="00CA11FF">
        <w:rPr>
          <w:rFonts w:ascii="Cambria" w:hAnsi="Cambria"/>
        </w:rPr>
        <w:t xml:space="preserve"> weights</w:t>
      </w:r>
      <w:r w:rsidR="00356B18">
        <w:rPr>
          <w:rFonts w:ascii="Cambria" w:hAnsi="Cambria"/>
        </w:rPr>
        <w:t xml:space="preserve"> in </w:t>
      </w:r>
      <w:r w:rsidR="00356B18">
        <w:rPr>
          <w:rFonts w:ascii="Cambria" w:hAnsi="Cambria"/>
          <w:i/>
          <w:iCs/>
        </w:rPr>
        <w:t>k</w:t>
      </w:r>
      <w:r w:rsidR="00356B18">
        <w:rPr>
          <w:rFonts w:ascii="Cambria" w:hAnsi="Cambria"/>
        </w:rPr>
        <w:t>-</w:t>
      </w:r>
      <w:proofErr w:type="spellStart"/>
      <w:r w:rsidR="00356B18">
        <w:rPr>
          <w:rFonts w:ascii="Cambria" w:hAnsi="Cambria"/>
        </w:rPr>
        <w:t>nTS</w:t>
      </w:r>
      <w:proofErr w:type="spellEnd"/>
      <w:r w:rsidR="00356B18">
        <w:rPr>
          <w:rFonts w:ascii="Cambria" w:hAnsi="Cambria"/>
        </w:rPr>
        <w:t xml:space="preserve"> would significantly increase the dimensionality and reduce the efficiency of the swapping process.</w:t>
      </w:r>
      <w:r w:rsidR="00802941">
        <w:rPr>
          <w:rFonts w:ascii="Cambria" w:hAnsi="Cambria"/>
        </w:rPr>
        <w:t xml:space="preserve"> </w:t>
      </w:r>
      <w:commentRangeStart w:id="36"/>
      <w:r w:rsidR="00356B18">
        <w:rPr>
          <w:rFonts w:ascii="Cambria" w:hAnsi="Cambria"/>
        </w:rPr>
        <w:t>To address this problem</w:t>
      </w:r>
      <w:commentRangeEnd w:id="36"/>
      <w:r>
        <w:rPr>
          <w:rStyle w:val="CommentReference"/>
        </w:rPr>
        <w:commentReference w:id="36"/>
      </w:r>
      <w:r w:rsidR="00356B18">
        <w:rPr>
          <w:rFonts w:ascii="Cambria" w:hAnsi="Cambria"/>
        </w:rPr>
        <w:t>, w</w:t>
      </w:r>
      <w:r w:rsidR="00E956BB">
        <w:rPr>
          <w:rFonts w:ascii="Cambria" w:hAnsi="Cambria"/>
        </w:rPr>
        <w:t xml:space="preserve">e apply a </w:t>
      </w:r>
      <w:r w:rsidR="00A44CB5">
        <w:rPr>
          <w:rFonts w:ascii="Cambria" w:hAnsi="Cambria"/>
        </w:rPr>
        <w:t xml:space="preserve">random forest-based </w:t>
      </w:r>
      <w:r w:rsidR="00E956BB">
        <w:rPr>
          <w:rFonts w:ascii="Cambria" w:hAnsi="Cambria"/>
        </w:rPr>
        <w:t xml:space="preserve">recursive feature elimination </w:t>
      </w:r>
      <w:r w:rsidR="00871755">
        <w:rPr>
          <w:rFonts w:ascii="Cambria" w:hAnsi="Cambria"/>
        </w:rPr>
        <w:t xml:space="preserve">(RFE) </w:t>
      </w:r>
      <w:r w:rsidR="00A44CB5">
        <w:rPr>
          <w:rFonts w:ascii="Cambria" w:hAnsi="Cambria"/>
        </w:rPr>
        <w:t xml:space="preserve">algorithm to the features selected by </w:t>
      </w:r>
      <w:proofErr w:type="spellStart"/>
      <w:r w:rsidR="00CA11FF">
        <w:rPr>
          <w:rFonts w:ascii="Cambria" w:hAnsi="Cambria"/>
        </w:rPr>
        <w:t>RReliefF</w:t>
      </w:r>
      <w:proofErr w:type="spellEnd"/>
      <w:r w:rsidR="00E956BB">
        <w:rPr>
          <w:rFonts w:ascii="Cambria" w:hAnsi="Cambria"/>
        </w:rPr>
        <w:t>.</w:t>
      </w:r>
      <w:r w:rsidR="00356B18">
        <w:rPr>
          <w:rFonts w:ascii="Cambria" w:hAnsi="Cambria"/>
        </w:rPr>
        <w:t xml:space="preserve"> Prior work has shown that </w:t>
      </w:r>
      <w:r w:rsidR="00DF2E1D">
        <w:rPr>
          <w:rFonts w:ascii="Cambria" w:hAnsi="Cambria"/>
        </w:rPr>
        <w:t xml:space="preserve">random </w:t>
      </w:r>
      <w:proofErr w:type="gramStart"/>
      <w:r w:rsidR="00A44CB5">
        <w:rPr>
          <w:rFonts w:ascii="Cambria" w:hAnsi="Cambria"/>
        </w:rPr>
        <w:t>forest-</w:t>
      </w:r>
      <w:r w:rsidR="00DF2E1D">
        <w:rPr>
          <w:rFonts w:ascii="Cambria" w:hAnsi="Cambria"/>
        </w:rPr>
        <w:t>based</w:t>
      </w:r>
      <w:proofErr w:type="gramEnd"/>
      <w:r w:rsidR="00DF2E1D">
        <w:rPr>
          <w:rFonts w:ascii="Cambria" w:hAnsi="Cambria"/>
        </w:rPr>
        <w:t xml:space="preserve"> RFE</w:t>
      </w:r>
      <w:r w:rsidR="00356B18">
        <w:rPr>
          <w:rFonts w:ascii="Cambria" w:hAnsi="Cambria"/>
        </w:rPr>
        <w:t xml:space="preserve"> </w:t>
      </w:r>
      <w:r w:rsidR="00DF2E1D">
        <w:rPr>
          <w:rFonts w:ascii="Cambria" w:hAnsi="Cambria"/>
        </w:rPr>
        <w:t>is</w:t>
      </w:r>
      <w:r w:rsidR="00356B18">
        <w:rPr>
          <w:rFonts w:ascii="Cambria" w:hAnsi="Cambria"/>
        </w:rPr>
        <w:t xml:space="preserve"> efficient</w:t>
      </w:r>
      <w:r w:rsidR="00DF2E1D">
        <w:rPr>
          <w:rFonts w:ascii="Cambria" w:hAnsi="Cambria"/>
        </w:rPr>
        <w:t xml:space="preserve"> when applied to sets of highly correlated features (</w:t>
      </w:r>
      <w:proofErr w:type="spellStart"/>
      <w:r w:rsidR="00DF2E1D">
        <w:rPr>
          <w:rFonts w:ascii="Cambria" w:hAnsi="Cambria"/>
        </w:rPr>
        <w:t>Gregorutti</w:t>
      </w:r>
      <w:proofErr w:type="spellEnd"/>
      <w:r w:rsidR="00DF2E1D">
        <w:rPr>
          <w:rFonts w:ascii="Cambria" w:hAnsi="Cambria"/>
        </w:rPr>
        <w:t xml:space="preserve"> et al. 2017).</w:t>
      </w:r>
    </w:p>
    <w:p w14:paraId="0FA492F9" w14:textId="13C464AA" w:rsidR="00552451" w:rsidRDefault="00552451" w:rsidP="00CA11FF">
      <w:pPr>
        <w:rPr>
          <w:rFonts w:ascii="Cambria" w:hAnsi="Cambria"/>
        </w:rPr>
      </w:pPr>
    </w:p>
    <w:p w14:paraId="6E2101D6" w14:textId="612EAF9F" w:rsidR="00552451" w:rsidRPr="005263D4" w:rsidRDefault="00552451" w:rsidP="00552451">
      <w:pPr>
        <w:rPr>
          <w:rFonts w:ascii="Cambria" w:eastAsiaTheme="minorEastAsia" w:hAnsi="Cambria"/>
        </w:rPr>
      </w:pPr>
      <w:r>
        <w:rPr>
          <w:rFonts w:ascii="Cambria" w:hAnsi="Cambria"/>
        </w:rPr>
        <w:t xml:space="preserve">Our interest is in obtaining a small set of features </w:t>
      </w:r>
      <w:r w:rsidR="00D24719">
        <w:rPr>
          <w:rFonts w:ascii="Cambria" w:hAnsi="Cambria"/>
        </w:rPr>
        <w:t>that predict forecast accuracy well</w:t>
      </w:r>
      <w:r>
        <w:rPr>
          <w:rFonts w:ascii="Cambria" w:hAnsi="Cambria"/>
        </w:rPr>
        <w:t xml:space="preserve">. </w:t>
      </w:r>
      <w:r w:rsidR="00D24719">
        <w:rPr>
          <w:rFonts w:ascii="Cambria" w:hAnsi="Cambria"/>
        </w:rPr>
        <w:t>When</w:t>
      </w:r>
      <w:r>
        <w:rPr>
          <w:rFonts w:ascii="Cambria" w:hAnsi="Cambria"/>
        </w:rPr>
        <w:t xml:space="preserve"> we know the</w:t>
      </w:r>
      <w:r w:rsidR="00DF72DD">
        <w:rPr>
          <w:rFonts w:ascii="Cambria" w:hAnsi="Cambria"/>
        </w:rPr>
        <w:t xml:space="preserve"> true</w:t>
      </w:r>
      <w:r>
        <w:rPr>
          <w:rFonts w:ascii="Cambria" w:hAnsi="Cambria"/>
        </w:rPr>
        <w:t xml:space="preserve"> ranking of </w:t>
      </w:r>
      <m:oMath>
        <m:r>
          <w:rPr>
            <w:rFonts w:ascii="Cambria Math" w:hAnsi="Cambria Math"/>
          </w:rPr>
          <m:t>P</m:t>
        </m:r>
      </m:oMath>
      <w:r w:rsidR="005263D4">
        <w:rPr>
          <w:rFonts w:ascii="Cambria" w:eastAsiaTheme="minorEastAsia" w:hAnsi="Cambria"/>
        </w:rPr>
        <w:t xml:space="preserve"> </w:t>
      </w:r>
      <w:r>
        <w:rPr>
          <w:rFonts w:ascii="Cambria" w:hAnsi="Cambria"/>
        </w:rPr>
        <w:t>time series features for predicting forecast errors</w:t>
      </w:r>
      <w:r w:rsidR="00D24719">
        <w:rPr>
          <w:rFonts w:ascii="Cambria" w:hAnsi="Cambria"/>
        </w:rPr>
        <w:t>, w</w:t>
      </w:r>
      <w:r>
        <w:rPr>
          <w:rFonts w:ascii="Cambria" w:hAnsi="Cambria"/>
        </w:rPr>
        <w:t xml:space="preserve">e </w:t>
      </w:r>
      <w:r w:rsidR="00D24719">
        <w:rPr>
          <w:rFonts w:ascii="Cambria" w:hAnsi="Cambria"/>
        </w:rPr>
        <w:t xml:space="preserve">can </w:t>
      </w:r>
      <w:r>
        <w:rPr>
          <w:rFonts w:ascii="Cambria" w:hAnsi="Cambria"/>
        </w:rPr>
        <w:t xml:space="preserve">use a random forest to predict the forecast errors using the </w:t>
      </w:r>
      <m:oMath>
        <m:sSub>
          <m:sSubPr>
            <m:ctrlPr>
              <w:rPr>
                <w:rFonts w:ascii="Cambria Math" w:hAnsi="Cambria Math"/>
                <w:i/>
              </w:rPr>
            </m:ctrlPr>
          </m:sSubPr>
          <m:e>
            <m:r>
              <w:rPr>
                <w:rFonts w:ascii="Cambria Math" w:hAnsi="Cambria Math"/>
              </w:rPr>
              <m:t>p</m:t>
            </m:r>
          </m:e>
          <m:sub>
            <m:r>
              <w:rPr>
                <w:rFonts w:ascii="Cambria Math" w:hAnsi="Cambria Math"/>
              </w:rPr>
              <m:t>min</m:t>
            </m:r>
          </m:sub>
        </m:sSub>
      </m:oMath>
      <w:r>
        <w:rPr>
          <w:rFonts w:ascii="Cambria" w:eastAsiaTheme="minorEastAsia" w:hAnsi="Cambria"/>
        </w:rPr>
        <w:t xml:space="preserve"> </w:t>
      </w:r>
      <w:r w:rsidR="00550040">
        <w:rPr>
          <w:rFonts w:ascii="Cambria" w:eastAsiaTheme="minorEastAsia" w:hAnsi="Cambria"/>
        </w:rPr>
        <w:t xml:space="preserve">most highly ranked </w:t>
      </w:r>
      <w:r>
        <w:rPr>
          <w:rFonts w:ascii="Cambria" w:eastAsiaTheme="minorEastAsia" w:hAnsi="Cambria"/>
        </w:rPr>
        <w:t xml:space="preserve">features that produce the minimum out-of-bag (OOB) mean-squared error (MSE). Let </w:t>
      </w:r>
      <m:oMath>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min</m:t>
            </m:r>
          </m:sub>
        </m:sSub>
      </m:oMath>
      <w:r>
        <w:rPr>
          <w:rFonts w:ascii="Cambria" w:eastAsiaTheme="minorEastAsia" w:hAnsi="Cambria"/>
        </w:rPr>
        <w:t xml:space="preserve"> denote that minimum MSE. Our desired number of features,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Pr>
          <w:rFonts w:ascii="Cambria" w:eastAsiaTheme="minorEastAsia" w:hAnsi="Cambria"/>
        </w:rPr>
        <w:t>, is defined as follows,</w:t>
      </w:r>
    </w:p>
    <w:p w14:paraId="03504E35" w14:textId="77777777" w:rsidR="00552451" w:rsidRDefault="00552451" w:rsidP="00552451">
      <w:pPr>
        <w:rPr>
          <w:rFonts w:ascii="Cambria" w:eastAsiaTheme="minorEastAsia" w:hAnsi="Cambria"/>
        </w:rPr>
      </w:pPr>
    </w:p>
    <w:p w14:paraId="3AD4FB2E" w14:textId="5534592F" w:rsidR="00552451" w:rsidRPr="00251DAA" w:rsidRDefault="00000000" w:rsidP="00552451">
      <w:pPr>
        <w:rPr>
          <w:rFonts w:ascii="Cambria" w:eastAsiaTheme="minorEastAsia" w:hAnsi="Cambria"/>
          <w:iCs/>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rPr>
            <m:t xml:space="preserve"> min p,  p = 1,…,P</m:t>
          </m:r>
        </m:oMath>
      </m:oMathPara>
    </w:p>
    <w:p w14:paraId="17B4E8D6" w14:textId="77777777" w:rsidR="00552451" w:rsidRPr="00251DAA" w:rsidRDefault="00552451" w:rsidP="00552451">
      <w:pPr>
        <w:rPr>
          <w:rFonts w:ascii="Cambria" w:eastAsiaTheme="minorEastAsia" w:hAnsi="Cambria"/>
        </w:rPr>
      </w:pPr>
      <m:oMathPara>
        <m:oMath>
          <m:r>
            <w:rPr>
              <w:rFonts w:ascii="Cambria Math" w:eastAsiaTheme="minorEastAsia" w:hAnsi="Cambria Math"/>
            </w:rPr>
            <m:t xml:space="preserve">  </m:t>
          </m:r>
        </m:oMath>
      </m:oMathPara>
    </w:p>
    <w:p w14:paraId="12550B0C" w14:textId="621D7872" w:rsidR="00552451" w:rsidRPr="00251DAA" w:rsidRDefault="00552451" w:rsidP="00552451">
      <w:pPr>
        <w:jc w:val="center"/>
        <w:rPr>
          <w:rFonts w:ascii="Cambria" w:eastAsiaTheme="minorEastAsia" w:hAnsi="Cambria"/>
        </w:rPr>
      </w:pPr>
      <m:oMath>
        <m:r>
          <w:rPr>
            <w:rFonts w:ascii="Cambria Math" w:eastAsiaTheme="minorEastAsia" w:hAnsi="Cambria Math"/>
          </w:rPr>
          <m:t>s.t.</m:t>
        </m:r>
        <m:d>
          <m:dPr>
            <m:ctrlPr>
              <w:rPr>
                <w:rFonts w:ascii="Cambria Math" w:eastAsiaTheme="minorEastAsia" w:hAnsi="Cambria Math"/>
                <w:i/>
              </w:rPr>
            </m:ctrlPr>
          </m:dPr>
          <m:e>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min</m:t>
                </m:r>
              </m:sub>
            </m:sSub>
            <m:ctrlPr>
              <w:rPr>
                <w:rFonts w:ascii="Cambria Math" w:eastAsiaTheme="minorEastAsia" w:hAnsi="Cambria Math"/>
              </w:rPr>
            </m:ctrlPr>
          </m:e>
        </m:d>
        <m:r>
          <m:rPr>
            <m:lit/>
            <m:sty m:val="p"/>
          </m:rPr>
          <w:rPr>
            <w:rFonts w:ascii="Cambria Math" w:eastAsiaTheme="minorEastAsia" w:hAnsi="Cambria Math"/>
          </w:rPr>
          <m:t>/</m:t>
        </m:r>
        <m:r>
          <m:rPr>
            <m:sty m:val="p"/>
          </m:rPr>
          <w:rPr>
            <w:rFonts w:ascii="Cambria Math" w:eastAsiaTheme="minorEastAsia" w:hAnsi="Cambria Math"/>
          </w:rPr>
          <m:t>MS</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min</m:t>
            </m:r>
          </m:sub>
        </m:sSub>
        <m:r>
          <m:rPr>
            <m:sty m:val="p"/>
          </m:rPr>
          <w:rPr>
            <w:rFonts w:ascii="Cambria Math" w:eastAsiaTheme="minorEastAsia" w:hAnsi="Cambria Math"/>
          </w:rPr>
          <m:t>≤</m:t>
        </m:r>
        <m:r>
          <w:rPr>
            <w:rFonts w:ascii="Cambria Math" w:eastAsiaTheme="minorEastAsia" w:hAnsi="Cambria Math"/>
          </w:rPr>
          <m:t xml:space="preserve"> </m:t>
        </m:r>
        <m:r>
          <m:rPr>
            <m:sty m:val="p"/>
          </m:rPr>
          <w:rPr>
            <w:rFonts w:ascii="Cambria Math" w:eastAsiaTheme="minorEastAsia" w:hAnsi="Cambria Math"/>
          </w:rPr>
          <m:t>τ</m:t>
        </m:r>
      </m:oMath>
      <w:r>
        <w:rPr>
          <w:rFonts w:ascii="Cambria" w:eastAsiaTheme="minorEastAsia" w:hAnsi="Cambria"/>
        </w:rPr>
        <w:t>,</w:t>
      </w:r>
    </w:p>
    <w:p w14:paraId="639592C4" w14:textId="77777777" w:rsidR="00552451" w:rsidRPr="00251DAA" w:rsidRDefault="00552451" w:rsidP="00552451">
      <w:pPr>
        <w:rPr>
          <w:rFonts w:ascii="Cambria" w:eastAsiaTheme="minorEastAsia" w:hAnsi="Cambria"/>
        </w:rPr>
      </w:pPr>
    </w:p>
    <w:p w14:paraId="49E7C536" w14:textId="5D66C93D" w:rsidR="004508BD" w:rsidRDefault="00552451" w:rsidP="00552451">
      <w:pPr>
        <w:rPr>
          <w:rFonts w:ascii="Cambria" w:eastAsiaTheme="minorEastAsia" w:hAnsi="Cambria"/>
        </w:rPr>
      </w:pPr>
      <w:r>
        <w:rPr>
          <w:rFonts w:ascii="Cambria" w:eastAsiaTheme="minorEastAsia" w:hAnsi="Cambria"/>
        </w:rPr>
        <w:t xml:space="preserve">where </w:t>
      </w:r>
      <m:oMath>
        <m:r>
          <m:rPr>
            <m:sty m:val="p"/>
          </m:rPr>
          <w:rPr>
            <w:rFonts w:ascii="Cambria Math" w:eastAsiaTheme="minorEastAsia" w:hAnsi="Cambria Math"/>
          </w:rPr>
          <m:t>τ</m:t>
        </m:r>
      </m:oMath>
      <w:r>
        <w:rPr>
          <w:rFonts w:ascii="Cambria" w:eastAsiaTheme="minorEastAsia" w:hAnsi="Cambria"/>
        </w:rPr>
        <w:t xml:space="preserve"> is the maximum percentage difference between the minimum MSE and the MSE from predicting </w:t>
      </w:r>
      <w:r w:rsidR="004508BD">
        <w:rPr>
          <w:rFonts w:ascii="Cambria" w:eastAsiaTheme="minorEastAsia" w:hAnsi="Cambria"/>
        </w:rPr>
        <w:t>the forecast errors</w:t>
      </w:r>
      <w:r>
        <w:rPr>
          <w:rFonts w:ascii="Cambria" w:eastAsiaTheme="minorEastAsia" w:hAnsi="Cambria"/>
        </w:rPr>
        <w:t xml:space="preserve"> using only </w:t>
      </w:r>
      <w:r w:rsidR="004508BD">
        <w:rPr>
          <w:rFonts w:ascii="Cambria" w:eastAsiaTheme="minorEastAsia" w:hAnsi="Cambria"/>
        </w:rPr>
        <w:t xml:space="preserve">the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4508BD">
        <w:rPr>
          <w:rFonts w:ascii="Cambria" w:eastAsiaTheme="minorEastAsia" w:hAnsi="Cambria"/>
        </w:rPr>
        <w:t xml:space="preserve"> most important</w:t>
      </w:r>
      <w:r>
        <w:rPr>
          <w:rFonts w:ascii="Cambria" w:eastAsiaTheme="minorEastAsia" w:hAnsi="Cambria"/>
        </w:rPr>
        <w:t xml:space="preserve"> features. The number of chosen features is the smallest number that offer</w:t>
      </w:r>
      <w:r w:rsidR="004508BD">
        <w:rPr>
          <w:rFonts w:ascii="Cambria" w:eastAsiaTheme="minorEastAsia" w:hAnsi="Cambria"/>
        </w:rPr>
        <w:t>s</w:t>
      </w:r>
      <w:r>
        <w:rPr>
          <w:rFonts w:ascii="Cambria" w:eastAsiaTheme="minorEastAsia" w:hAnsi="Cambria"/>
        </w:rPr>
        <w:t xml:space="preserve"> </w:t>
      </w:r>
      <w:r w:rsidR="004508BD">
        <w:rPr>
          <w:rFonts w:ascii="Cambria" w:eastAsiaTheme="minorEastAsia" w:hAnsi="Cambria"/>
        </w:rPr>
        <w:t xml:space="preserve">similar </w:t>
      </w:r>
      <w:r>
        <w:rPr>
          <w:rFonts w:ascii="Cambria" w:eastAsiaTheme="minorEastAsia" w:hAnsi="Cambria"/>
        </w:rPr>
        <w:t>predictive accuracy</w:t>
      </w:r>
      <w:r w:rsidR="004508BD">
        <w:rPr>
          <w:rFonts w:ascii="Cambria" w:eastAsiaTheme="minorEastAsia" w:hAnsi="Cambria"/>
        </w:rPr>
        <w:t xml:space="preserve"> to the number of features with</w:t>
      </w:r>
      <w:r>
        <w:rPr>
          <w:rFonts w:ascii="Cambria" w:eastAsiaTheme="minorEastAsia" w:hAnsi="Cambria"/>
        </w:rPr>
        <w:t xml:space="preserve"> the best accuracy. </w:t>
      </w:r>
    </w:p>
    <w:p w14:paraId="38485D1E" w14:textId="77777777" w:rsidR="00DF72DD" w:rsidRDefault="00DF72DD" w:rsidP="00552451">
      <w:pPr>
        <w:rPr>
          <w:rFonts w:ascii="Cambria" w:eastAsiaTheme="minorEastAsia" w:hAnsi="Cambria"/>
        </w:rPr>
      </w:pPr>
    </w:p>
    <w:p w14:paraId="12BAB6FB" w14:textId="6713A652" w:rsidR="00F503C2" w:rsidRDefault="00D24719" w:rsidP="001546D0">
      <w:pPr>
        <w:rPr>
          <w:rFonts w:ascii="Cambria" w:hAnsi="Cambria"/>
        </w:rPr>
      </w:pPr>
      <w:r>
        <w:rPr>
          <w:rFonts w:ascii="Cambria" w:eastAsiaTheme="minorEastAsia" w:hAnsi="Cambria"/>
        </w:rPr>
        <w:t xml:space="preserve">However, </w:t>
      </w:r>
      <w:r w:rsidR="00DF72DD">
        <w:rPr>
          <w:rFonts w:ascii="Cambria" w:eastAsiaTheme="minorEastAsia" w:hAnsi="Cambria"/>
        </w:rPr>
        <w:t xml:space="preserve">the true ranking of the features is </w:t>
      </w:r>
      <w:proofErr w:type="gramStart"/>
      <w:r w:rsidR="00DF72DD">
        <w:rPr>
          <w:rFonts w:ascii="Cambria" w:eastAsiaTheme="minorEastAsia" w:hAnsi="Cambria"/>
        </w:rPr>
        <w:t>unknown</w:t>
      </w:r>
      <w:proofErr w:type="gramEnd"/>
      <w:r>
        <w:rPr>
          <w:rFonts w:ascii="Cambria" w:eastAsiaTheme="minorEastAsia" w:hAnsi="Cambria"/>
        </w:rPr>
        <w:t xml:space="preserve"> and</w:t>
      </w:r>
      <w:r w:rsidR="00DF72DD">
        <w:rPr>
          <w:rFonts w:ascii="Cambria" w:eastAsiaTheme="minorEastAsia" w:hAnsi="Cambria"/>
        </w:rPr>
        <w:t xml:space="preserve"> we </w:t>
      </w:r>
      <w:r>
        <w:rPr>
          <w:rFonts w:ascii="Cambria" w:eastAsiaTheme="minorEastAsia" w:hAnsi="Cambria"/>
        </w:rPr>
        <w:t xml:space="preserve">must </w:t>
      </w:r>
      <w:r w:rsidR="00DF72DD">
        <w:rPr>
          <w:rFonts w:ascii="Cambria" w:eastAsiaTheme="minorEastAsia" w:hAnsi="Cambria"/>
        </w:rPr>
        <w:t xml:space="preserve">estimate it based on </w:t>
      </w:r>
      <w:r w:rsidR="00552451">
        <w:rPr>
          <w:rFonts w:ascii="Cambria" w:hAnsi="Cambria"/>
        </w:rPr>
        <w:t>the</w:t>
      </w:r>
      <w:r w:rsidR="00DF72DD">
        <w:rPr>
          <w:rFonts w:ascii="Cambria" w:hAnsi="Cambria"/>
        </w:rPr>
        <w:t xml:space="preserve"> average </w:t>
      </w:r>
      <w:r w:rsidR="00552451">
        <w:rPr>
          <w:rFonts w:ascii="Cambria" w:hAnsi="Cambria"/>
        </w:rPr>
        <w:t>elimination order</w:t>
      </w:r>
      <w:r w:rsidR="00DF72DD">
        <w:rPr>
          <w:rFonts w:ascii="Cambria" w:hAnsi="Cambria"/>
        </w:rPr>
        <w:t xml:space="preserve"> of the features</w:t>
      </w:r>
      <w:r w:rsidR="00552451">
        <w:rPr>
          <w:rFonts w:ascii="Cambria" w:hAnsi="Cambria"/>
        </w:rPr>
        <w:t xml:space="preserve"> </w:t>
      </w:r>
      <w:r w:rsidR="00DF72DD">
        <w:rPr>
          <w:rFonts w:ascii="Cambria" w:hAnsi="Cambria"/>
        </w:rPr>
        <w:t>across</w:t>
      </w:r>
      <w:r w:rsidR="00552451">
        <w:rPr>
          <w:rFonts w:ascii="Cambria" w:hAnsi="Cambria"/>
        </w:rPr>
        <w:t xml:space="preserve"> </w:t>
      </w:r>
      <m:oMath>
        <m:sSub>
          <m:sSubPr>
            <m:ctrlPr>
              <w:rPr>
                <w:rFonts w:ascii="Cambria Math" w:hAnsi="Cambria Math"/>
                <w:i/>
              </w:rPr>
            </m:ctrlPr>
          </m:sSubPr>
          <m:e>
            <m:r>
              <w:rPr>
                <w:rFonts w:ascii="Cambria Math" w:hAnsi="Cambria Math"/>
              </w:rPr>
              <m:t>N</m:t>
            </m:r>
          </m:e>
          <m:sub>
            <m:r>
              <w:rPr>
                <w:rFonts w:ascii="Cambria Math" w:hAnsi="Cambria Math"/>
              </w:rPr>
              <m:t>rfe</m:t>
            </m:r>
          </m:sub>
        </m:sSub>
      </m:oMath>
      <w:r w:rsidR="00552451">
        <w:rPr>
          <w:rFonts w:ascii="Cambria" w:eastAsiaTheme="minorEastAsia" w:hAnsi="Cambria"/>
        </w:rPr>
        <w:t xml:space="preserve"> repetitions</w:t>
      </w:r>
      <w:r w:rsidR="00DF72DD">
        <w:rPr>
          <w:rFonts w:ascii="Cambria" w:eastAsiaTheme="minorEastAsia" w:hAnsi="Cambria"/>
        </w:rPr>
        <w:t xml:space="preserve"> of the RFE algorithm.</w:t>
      </w:r>
      <w:r w:rsidR="00552451">
        <w:rPr>
          <w:rFonts w:ascii="Cambria" w:hAnsi="Cambria"/>
        </w:rPr>
        <w:t xml:space="preserve"> </w:t>
      </w:r>
      <w:commentRangeStart w:id="37"/>
      <w:commentRangeStart w:id="38"/>
      <w:r w:rsidR="00DF72DD">
        <w:rPr>
          <w:rFonts w:ascii="Cambria" w:hAnsi="Cambria"/>
        </w:rPr>
        <w:t>In each iteration of the RFE algorithm, a random for</w:t>
      </w:r>
      <w:commentRangeEnd w:id="37"/>
      <w:r>
        <w:rPr>
          <w:rStyle w:val="CommentReference"/>
        </w:rPr>
        <w:commentReference w:id="37"/>
      </w:r>
      <w:commentRangeEnd w:id="38"/>
      <w:r>
        <w:rPr>
          <w:rStyle w:val="CommentReference"/>
        </w:rPr>
        <w:commentReference w:id="38"/>
      </w:r>
      <w:r w:rsidR="00DF72DD">
        <w:rPr>
          <w:rFonts w:ascii="Cambria" w:hAnsi="Cambria"/>
        </w:rPr>
        <w:t>est is used to predict forecast errors using the current subset of time series features. The OOB MSE and permutation-based feature importance values are saved,</w:t>
      </w:r>
      <w:r w:rsidR="00DF72DD">
        <w:rPr>
          <w:rFonts w:ascii="Cambria" w:eastAsiaTheme="minorEastAsia" w:hAnsi="Cambria"/>
        </w:rPr>
        <w:t xml:space="preserve"> the least important feature is removed, and the model is retrained for the next iteration. These steps repeat until one feature remains.</w:t>
      </w:r>
      <w:r w:rsidR="008E5D3D">
        <w:rPr>
          <w:rFonts w:ascii="Cambria" w:eastAsiaTheme="minorEastAsia" w:hAnsi="Cambria"/>
        </w:rPr>
        <w:t xml:space="preserve"> The value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8E5D3D">
        <w:rPr>
          <w:rFonts w:ascii="Cambria" w:eastAsiaTheme="minorEastAsia" w:hAnsi="Cambria"/>
        </w:rPr>
        <w:t xml:space="preserve"> is calculated using the averages of the OOB MSE across the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oMath>
      <w:r w:rsidR="008E5D3D">
        <w:rPr>
          <w:rFonts w:ascii="Cambria" w:eastAsiaTheme="minorEastAsia" w:hAnsi="Cambria"/>
        </w:rPr>
        <w:t xml:space="preserve"> repetitions for each </w:t>
      </w:r>
      <m:oMath>
        <m:r>
          <w:rPr>
            <w:rFonts w:ascii="Cambria Math" w:eastAsiaTheme="minorEastAsia" w:hAnsi="Cambria Math"/>
          </w:rPr>
          <m:t>p = 1,…,P</m:t>
        </m:r>
      </m:oMath>
      <w:r w:rsidR="008E5D3D">
        <w:rPr>
          <w:rFonts w:ascii="Cambria" w:eastAsiaTheme="minorEastAsia" w:hAnsi="Cambria"/>
        </w:rPr>
        <w:t xml:space="preserve">. </w:t>
      </w:r>
      <w:r w:rsidR="00552451">
        <w:rPr>
          <w:rFonts w:ascii="Cambria" w:eastAsiaTheme="minorEastAsia" w:hAnsi="Cambria"/>
        </w:rPr>
        <w:t xml:space="preserve">We include the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552451">
        <w:rPr>
          <w:rFonts w:ascii="Cambria" w:eastAsiaTheme="minorEastAsia" w:hAnsi="Cambria"/>
        </w:rPr>
        <w:t xml:space="preserve"> features with the highest average ranks in the </w:t>
      </w:r>
      <w:r w:rsidR="00552451">
        <w:rPr>
          <w:rFonts w:ascii="Cambria" w:eastAsiaTheme="minorEastAsia" w:hAnsi="Cambria"/>
          <w:i/>
          <w:iCs/>
        </w:rPr>
        <w:t>k</w:t>
      </w:r>
      <w:r w:rsidR="00552451">
        <w:rPr>
          <w:rFonts w:ascii="Cambria" w:eastAsiaTheme="minorEastAsia" w:hAnsi="Cambria"/>
        </w:rPr>
        <w:t>-</w:t>
      </w:r>
      <w:proofErr w:type="spellStart"/>
      <w:r w:rsidR="00552451">
        <w:rPr>
          <w:rFonts w:ascii="Cambria" w:eastAsiaTheme="minorEastAsia" w:hAnsi="Cambria"/>
        </w:rPr>
        <w:t>nTS</w:t>
      </w:r>
      <w:proofErr w:type="spellEnd"/>
      <w:r w:rsidR="00552451">
        <w:rPr>
          <w:rFonts w:ascii="Cambria" w:eastAsiaTheme="minorEastAsia" w:hAnsi="Cambria"/>
        </w:rPr>
        <w:t>+ swapping method.</w:t>
      </w:r>
    </w:p>
    <w:p w14:paraId="2275A271" w14:textId="77777777" w:rsidR="00802941" w:rsidRDefault="00802941" w:rsidP="001546D0">
      <w:pPr>
        <w:rPr>
          <w:rFonts w:ascii="Cambria" w:hAnsi="Cambria"/>
        </w:rPr>
      </w:pPr>
    </w:p>
    <w:p w14:paraId="20618A2E" w14:textId="1FBA2CD1" w:rsidR="00871755" w:rsidRDefault="00871755" w:rsidP="001546D0">
      <w:pPr>
        <w:rPr>
          <w:rFonts w:ascii="Cambria" w:hAnsi="Cambria"/>
          <w:b/>
          <w:bCs/>
          <w:u w:val="single"/>
        </w:rPr>
      </w:pPr>
      <w:commentRangeStart w:id="39"/>
      <w:r w:rsidRPr="00251DAA">
        <w:rPr>
          <w:rFonts w:ascii="Cambria" w:hAnsi="Cambria"/>
          <w:b/>
          <w:bCs/>
          <w:u w:val="single"/>
        </w:rPr>
        <w:t>Algorithm</w:t>
      </w:r>
      <w:r w:rsidR="00C04C9C">
        <w:rPr>
          <w:rFonts w:ascii="Cambria" w:hAnsi="Cambria"/>
          <w:b/>
          <w:bCs/>
          <w:u w:val="single"/>
        </w:rPr>
        <w:t xml:space="preserve"> 2</w:t>
      </w:r>
      <w:r w:rsidRPr="00251DAA">
        <w:rPr>
          <w:rFonts w:ascii="Cambria" w:hAnsi="Cambria"/>
          <w:b/>
          <w:bCs/>
          <w:u w:val="single"/>
        </w:rPr>
        <w:t xml:space="preserve">: RFE for </w:t>
      </w:r>
      <w:r w:rsidRPr="00251DAA">
        <w:rPr>
          <w:rFonts w:ascii="Cambria" w:hAnsi="Cambria"/>
          <w:b/>
          <w:bCs/>
          <w:i/>
          <w:iCs/>
          <w:u w:val="single"/>
        </w:rPr>
        <w:t>k</w:t>
      </w:r>
      <w:r w:rsidRPr="00251DAA">
        <w:rPr>
          <w:rFonts w:ascii="Cambria" w:hAnsi="Cambria"/>
          <w:b/>
          <w:bCs/>
          <w:u w:val="single"/>
        </w:rPr>
        <w:t>-</w:t>
      </w:r>
      <w:proofErr w:type="spellStart"/>
      <w:r w:rsidRPr="00251DAA">
        <w:rPr>
          <w:rFonts w:ascii="Cambria" w:hAnsi="Cambria"/>
          <w:b/>
          <w:bCs/>
          <w:u w:val="single"/>
        </w:rPr>
        <w:t>nTS</w:t>
      </w:r>
      <w:proofErr w:type="spellEnd"/>
      <w:r w:rsidRPr="00251DAA">
        <w:rPr>
          <w:rFonts w:ascii="Cambria" w:hAnsi="Cambria"/>
          <w:b/>
          <w:bCs/>
          <w:u w:val="single"/>
        </w:rPr>
        <w:t>+ Using Random Forest</w:t>
      </w:r>
      <w:commentRangeEnd w:id="39"/>
      <w:r w:rsidR="00D24719">
        <w:rPr>
          <w:rStyle w:val="CommentReference"/>
        </w:rPr>
        <w:commentReference w:id="39"/>
      </w:r>
    </w:p>
    <w:p w14:paraId="19728D35" w14:textId="7475BBD2" w:rsidR="00871755" w:rsidRPr="00B058CE" w:rsidRDefault="00871755" w:rsidP="001546D0">
      <w:pPr>
        <w:rPr>
          <w:rFonts w:ascii="Cambria" w:eastAsiaTheme="minorEastAsia" w:hAnsi="Cambria"/>
        </w:rPr>
      </w:pPr>
      <w:r>
        <w:rPr>
          <w:rFonts w:ascii="Cambria" w:hAnsi="Cambria"/>
          <w:b/>
          <w:bCs/>
        </w:rPr>
        <w:t>for</w:t>
      </w:r>
      <w:r w:rsidR="00B058CE">
        <w:rPr>
          <w:rFonts w:ascii="Cambria" w:hAnsi="Cambria"/>
          <w:b/>
          <w:bCs/>
        </w:rPr>
        <w:t xml:space="preserve"> </w:t>
      </w:r>
      <w:proofErr w:type="spellStart"/>
      <w:r w:rsidR="00B058CE">
        <w:rPr>
          <w:rFonts w:ascii="Cambria" w:hAnsi="Cambria"/>
        </w:rPr>
        <w:t>i</w:t>
      </w:r>
      <w:proofErr w:type="spellEnd"/>
      <m:oMath>
        <m:r>
          <w:rPr>
            <w:rFonts w:ascii="Cambria Math" w:eastAsiaTheme="minorEastAsia" w:hAnsi="Cambria Math"/>
          </w:rPr>
          <m:t>,i=1,…</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oMath>
      <w:r>
        <w:rPr>
          <w:rFonts w:ascii="Cambria" w:eastAsiaTheme="minorEastAsia" w:hAnsi="Cambria"/>
        </w:rPr>
        <w:t>:</w:t>
      </w:r>
    </w:p>
    <w:p w14:paraId="5955A139" w14:textId="7DB26CC0" w:rsidR="00871755" w:rsidRPr="00251DAA" w:rsidRDefault="00871755" w:rsidP="00871755">
      <w:pPr>
        <w:pStyle w:val="ListParagraph"/>
        <w:numPr>
          <w:ilvl w:val="0"/>
          <w:numId w:val="21"/>
        </w:numPr>
        <w:rPr>
          <w:rFonts w:ascii="Cambria" w:eastAsiaTheme="minorEastAsia" w:hAnsi="Cambria"/>
        </w:rPr>
      </w:pPr>
      <w:commentRangeStart w:id="40"/>
      <w:r>
        <w:rPr>
          <w:rFonts w:ascii="Cambria" w:eastAsiaTheme="minorEastAsia" w:hAnsi="Cambria"/>
        </w:rPr>
        <w:t>Train random forest</w:t>
      </w:r>
      <w:r w:rsidR="00B058CE" w:rsidRPr="00871755" w:rsidDel="002F71D6">
        <w:rPr>
          <w:rFonts w:ascii="Cambria Math" w:eastAsiaTheme="minorEastAsia" w:hAnsi="Cambria Math"/>
        </w:rPr>
        <w:t xml:space="preserve"> </w:t>
      </w:r>
    </w:p>
    <w:p w14:paraId="04A2BD1C" w14:textId="590BD02E" w:rsidR="00871755" w:rsidRPr="00251DAA" w:rsidRDefault="00B058CE" w:rsidP="00871755">
      <w:pPr>
        <w:pStyle w:val="ListParagraph"/>
        <w:numPr>
          <w:ilvl w:val="0"/>
          <w:numId w:val="21"/>
        </w:numPr>
        <w:rPr>
          <w:rFonts w:ascii="Cambria" w:eastAsiaTheme="minorEastAsia" w:hAnsi="Cambria"/>
        </w:rPr>
      </w:pPr>
      <w:r>
        <w:rPr>
          <w:rFonts w:ascii="Cambria" w:eastAsiaTheme="minorEastAsia" w:hAnsi="Cambria"/>
        </w:rPr>
        <w:t>C</w:t>
      </w:r>
      <w:r w:rsidR="002F71D6">
        <w:rPr>
          <w:rFonts w:ascii="Cambria" w:eastAsiaTheme="minorEastAsia" w:hAnsi="Cambria"/>
        </w:rPr>
        <w:t xml:space="preserve">alculate MSE of </w:t>
      </w:r>
      <w:commentRangeEnd w:id="40"/>
      <w:r w:rsidR="00834678">
        <w:rPr>
          <w:rStyle w:val="CommentReference"/>
        </w:rPr>
        <w:commentReference w:id="40"/>
      </w:r>
      <w:r w:rsidR="008E5D3D">
        <w:rPr>
          <w:rFonts w:ascii="Cambria" w:eastAsiaTheme="minorEastAsia" w:hAnsi="Cambria"/>
        </w:rPr>
        <w:t xml:space="preserve">OOB </w:t>
      </w:r>
      <w:proofErr w:type="gramStart"/>
      <w:r w:rsidR="002F71D6">
        <w:rPr>
          <w:rFonts w:ascii="Cambria" w:eastAsiaTheme="minorEastAsia" w:hAnsi="Cambria"/>
        </w:rPr>
        <w:t>predictions</w:t>
      </w:r>
      <w:proofErr w:type="gramEnd"/>
    </w:p>
    <w:p w14:paraId="4E55F01C" w14:textId="3F2292D0" w:rsidR="00871755" w:rsidRDefault="00871755" w:rsidP="00871755">
      <w:pPr>
        <w:pStyle w:val="ListParagraph"/>
        <w:numPr>
          <w:ilvl w:val="0"/>
          <w:numId w:val="21"/>
        </w:numPr>
        <w:rPr>
          <w:rFonts w:ascii="Cambria" w:eastAsiaTheme="minorEastAsia" w:hAnsi="Cambria"/>
        </w:rPr>
      </w:pPr>
      <w:r>
        <w:rPr>
          <w:rFonts w:ascii="Cambria" w:eastAsiaTheme="minorEastAsia" w:hAnsi="Cambria"/>
        </w:rPr>
        <w:t>Calculate permutation</w:t>
      </w:r>
      <w:r w:rsidR="002F71D6">
        <w:rPr>
          <w:rFonts w:ascii="Cambria" w:eastAsiaTheme="minorEastAsia" w:hAnsi="Cambria"/>
        </w:rPr>
        <w:t>-</w:t>
      </w:r>
      <w:r>
        <w:rPr>
          <w:rFonts w:ascii="Cambria" w:eastAsiaTheme="minorEastAsia" w:hAnsi="Cambria"/>
        </w:rPr>
        <w:t xml:space="preserve">based feature </w:t>
      </w:r>
      <w:proofErr w:type="gramStart"/>
      <w:r>
        <w:rPr>
          <w:rFonts w:ascii="Cambria" w:eastAsiaTheme="minorEastAsia" w:hAnsi="Cambria"/>
        </w:rPr>
        <w:t>importance</w:t>
      </w:r>
      <w:proofErr w:type="gramEnd"/>
    </w:p>
    <w:p w14:paraId="10660DC7" w14:textId="06348704" w:rsidR="00871755" w:rsidRDefault="002F71D6" w:rsidP="002F71D6">
      <w:pPr>
        <w:ind w:left="360"/>
        <w:rPr>
          <w:rFonts w:ascii="Cambria" w:eastAsiaTheme="minorEastAsia" w:hAnsi="Cambria"/>
        </w:rPr>
      </w:pPr>
      <w:r>
        <w:rPr>
          <w:rFonts w:ascii="Cambria" w:eastAsiaTheme="minorEastAsia" w:hAnsi="Cambria"/>
          <w:b/>
          <w:bCs/>
        </w:rPr>
        <w:t xml:space="preserve">for </w:t>
      </w:r>
      <w:r>
        <w:rPr>
          <w:rFonts w:ascii="Cambria" w:eastAsiaTheme="minorEastAsia" w:hAnsi="Cambria"/>
        </w:rPr>
        <w:t xml:space="preserve">subset size </w:t>
      </w:r>
      <m:oMath>
        <m:r>
          <w:rPr>
            <w:rFonts w:ascii="Cambria Math" w:eastAsiaTheme="minorEastAsia" w:hAnsi="Cambria Math"/>
          </w:rPr>
          <m:t>p,  p=P-1,…,1</m:t>
        </m:r>
      </m:oMath>
      <w:r>
        <w:rPr>
          <w:rFonts w:ascii="Cambria" w:eastAsiaTheme="minorEastAsia" w:hAnsi="Cambria"/>
        </w:rPr>
        <w:t>:</w:t>
      </w:r>
    </w:p>
    <w:p w14:paraId="20FED00F" w14:textId="1805E8FB" w:rsidR="002F71D6" w:rsidRDefault="002F71D6" w:rsidP="002F71D6">
      <w:pPr>
        <w:pStyle w:val="ListParagraph"/>
        <w:numPr>
          <w:ilvl w:val="1"/>
          <w:numId w:val="21"/>
        </w:numPr>
        <w:rPr>
          <w:rFonts w:ascii="Cambria" w:eastAsiaTheme="minorEastAsia" w:hAnsi="Cambria"/>
        </w:rPr>
      </w:pPr>
      <w:r>
        <w:rPr>
          <w:rFonts w:ascii="Cambria" w:eastAsiaTheme="minorEastAsia" w:hAnsi="Cambria"/>
        </w:rPr>
        <w:t xml:space="preserve">Keep the </w:t>
      </w:r>
      <m:oMath>
        <m:r>
          <w:rPr>
            <w:rFonts w:ascii="Cambria Math" w:eastAsiaTheme="minorEastAsia" w:hAnsi="Cambria Math"/>
          </w:rPr>
          <m:t>p</m:t>
        </m:r>
      </m:oMath>
      <w:r>
        <w:rPr>
          <w:rFonts w:ascii="Cambria" w:eastAsiaTheme="minorEastAsia" w:hAnsi="Cambria"/>
        </w:rPr>
        <w:t xml:space="preserve"> most important </w:t>
      </w:r>
      <w:proofErr w:type="gramStart"/>
      <w:r>
        <w:rPr>
          <w:rFonts w:ascii="Cambria" w:eastAsiaTheme="minorEastAsia" w:hAnsi="Cambria"/>
        </w:rPr>
        <w:t>features</w:t>
      </w:r>
      <w:proofErr w:type="gramEnd"/>
    </w:p>
    <w:p w14:paraId="0EEAEECD" w14:textId="07D44EB0" w:rsidR="002F71D6" w:rsidRPr="00251DAA" w:rsidRDefault="009D2E51" w:rsidP="002F71D6">
      <w:pPr>
        <w:pStyle w:val="ListParagraph"/>
        <w:numPr>
          <w:ilvl w:val="1"/>
          <w:numId w:val="21"/>
        </w:numPr>
        <w:rPr>
          <w:rFonts w:ascii="Cambria" w:eastAsiaTheme="minorEastAsia" w:hAnsi="Cambria"/>
        </w:rPr>
      </w:pPr>
      <w:r>
        <w:rPr>
          <w:rFonts w:ascii="Cambria" w:eastAsiaTheme="minorEastAsia" w:hAnsi="Cambria"/>
        </w:rPr>
        <w:t>Ret</w:t>
      </w:r>
      <w:r w:rsidR="002F71D6">
        <w:rPr>
          <w:rFonts w:ascii="Cambria" w:eastAsiaTheme="minorEastAsia" w:hAnsi="Cambria"/>
        </w:rPr>
        <w:t xml:space="preserve">rain random forest </w:t>
      </w:r>
      <w:r>
        <w:rPr>
          <w:rFonts w:ascii="Cambria" w:eastAsiaTheme="minorEastAsia" w:hAnsi="Cambria"/>
        </w:rPr>
        <w:t xml:space="preserve">using </w:t>
      </w:r>
      <w:r w:rsidR="002F71D6">
        <w:rPr>
          <w:rFonts w:ascii="Cambria" w:eastAsiaTheme="minorEastAsia" w:hAnsi="Cambria"/>
        </w:rPr>
        <w:t xml:space="preserve">only the </w:t>
      </w:r>
      <m:oMath>
        <m:r>
          <w:rPr>
            <w:rFonts w:ascii="Cambria Math" w:eastAsiaTheme="minorEastAsia" w:hAnsi="Cambria Math"/>
          </w:rPr>
          <m:t>p</m:t>
        </m:r>
      </m:oMath>
      <w:r w:rsidR="002F71D6">
        <w:rPr>
          <w:rFonts w:ascii="Cambria" w:eastAsiaTheme="minorEastAsia" w:hAnsi="Cambria"/>
        </w:rPr>
        <w:t xml:space="preserve"> most important </w:t>
      </w:r>
      <w:proofErr w:type="gramStart"/>
      <w:r w:rsidR="002F71D6">
        <w:rPr>
          <w:rFonts w:ascii="Cambria" w:eastAsiaTheme="minorEastAsia" w:hAnsi="Cambria"/>
        </w:rPr>
        <w:t>features</w:t>
      </w:r>
      <w:proofErr w:type="gramEnd"/>
    </w:p>
    <w:p w14:paraId="215FCE28" w14:textId="353E610F" w:rsidR="002F71D6" w:rsidRPr="00AE6BF2" w:rsidRDefault="00B5581D" w:rsidP="00251DAA">
      <w:pPr>
        <w:pStyle w:val="ListParagraph"/>
        <w:numPr>
          <w:ilvl w:val="1"/>
          <w:numId w:val="21"/>
        </w:numPr>
        <w:rPr>
          <w:rFonts w:ascii="Cambria" w:eastAsiaTheme="minorEastAsia" w:hAnsi="Cambria"/>
        </w:rPr>
      </w:pPr>
      <w:r>
        <w:rPr>
          <w:rFonts w:ascii="Cambria" w:eastAsiaTheme="minorEastAsia" w:hAnsi="Cambria"/>
        </w:rPr>
        <w:t>Calculate</w:t>
      </w:r>
      <w:r w:rsidR="002F71D6">
        <w:rPr>
          <w:rFonts w:ascii="Cambria" w:eastAsiaTheme="minorEastAsia" w:hAnsi="Cambria"/>
        </w:rPr>
        <w:t xml:space="preserve"> MSE of </w:t>
      </w:r>
      <w:r w:rsidR="008E5D3D">
        <w:rPr>
          <w:rFonts w:ascii="Cambria" w:eastAsiaTheme="minorEastAsia" w:hAnsi="Cambria"/>
        </w:rPr>
        <w:t xml:space="preserve">OOB </w:t>
      </w:r>
      <w:proofErr w:type="gramStart"/>
      <w:r w:rsidR="002F71D6">
        <w:rPr>
          <w:rFonts w:ascii="Cambria" w:eastAsiaTheme="minorEastAsia" w:hAnsi="Cambria"/>
        </w:rPr>
        <w:t>predictions</w:t>
      </w:r>
      <w:proofErr w:type="gramEnd"/>
    </w:p>
    <w:p w14:paraId="0699BC36" w14:textId="41D34490" w:rsidR="002F71D6" w:rsidRDefault="002F71D6" w:rsidP="002F71D6">
      <w:pPr>
        <w:pStyle w:val="ListParagraph"/>
        <w:numPr>
          <w:ilvl w:val="1"/>
          <w:numId w:val="21"/>
        </w:numPr>
        <w:rPr>
          <w:rFonts w:ascii="Cambria" w:eastAsiaTheme="minorEastAsia" w:hAnsi="Cambria"/>
        </w:rPr>
      </w:pPr>
      <w:r>
        <w:rPr>
          <w:rFonts w:ascii="Cambria" w:eastAsiaTheme="minorEastAsia" w:hAnsi="Cambria"/>
        </w:rPr>
        <w:t xml:space="preserve">Calculate permutation-based feature </w:t>
      </w:r>
      <w:proofErr w:type="gramStart"/>
      <w:r>
        <w:rPr>
          <w:rFonts w:ascii="Cambria" w:eastAsiaTheme="minorEastAsia" w:hAnsi="Cambria"/>
        </w:rPr>
        <w:t>importance</w:t>
      </w:r>
      <w:proofErr w:type="gramEnd"/>
    </w:p>
    <w:p w14:paraId="60FA22AD" w14:textId="1B6A735F" w:rsidR="002F71D6" w:rsidRDefault="002F71D6" w:rsidP="002F71D6">
      <w:pPr>
        <w:rPr>
          <w:rFonts w:ascii="Cambria" w:eastAsiaTheme="minorEastAsia" w:hAnsi="Cambria"/>
          <w:b/>
          <w:bCs/>
        </w:rPr>
      </w:pPr>
      <w:r>
        <w:rPr>
          <w:rFonts w:ascii="Cambria" w:eastAsiaTheme="minorEastAsia" w:hAnsi="Cambria"/>
        </w:rPr>
        <w:t xml:space="preserve">       </w:t>
      </w:r>
      <w:r>
        <w:rPr>
          <w:rFonts w:ascii="Cambria" w:eastAsiaTheme="minorEastAsia" w:hAnsi="Cambria"/>
          <w:b/>
          <w:bCs/>
        </w:rPr>
        <w:t>end</w:t>
      </w:r>
    </w:p>
    <w:p w14:paraId="5DD8D5EE" w14:textId="7DDFB419" w:rsidR="002F71D6" w:rsidRDefault="002F71D6" w:rsidP="002F71D6">
      <w:pPr>
        <w:rPr>
          <w:rFonts w:ascii="Cambria" w:eastAsiaTheme="minorEastAsia" w:hAnsi="Cambria"/>
          <w:b/>
          <w:bCs/>
        </w:rPr>
      </w:pPr>
      <w:r>
        <w:rPr>
          <w:rFonts w:ascii="Cambria" w:eastAsiaTheme="minorEastAsia" w:hAnsi="Cambria"/>
          <w:b/>
          <w:bCs/>
        </w:rPr>
        <w:t>end</w:t>
      </w:r>
    </w:p>
    <w:p w14:paraId="0A0D16A0" w14:textId="77777777" w:rsidR="00C95199" w:rsidRDefault="00C95199" w:rsidP="002F71D6">
      <w:pPr>
        <w:rPr>
          <w:rFonts w:ascii="Cambria" w:eastAsiaTheme="minorEastAsia" w:hAnsi="Cambria"/>
          <w:b/>
          <w:bCs/>
        </w:rPr>
      </w:pPr>
    </w:p>
    <w:p w14:paraId="2BD128F2" w14:textId="3DFE1EA0" w:rsidR="002F71D6" w:rsidRDefault="002F71D6" w:rsidP="002F71D6">
      <w:pPr>
        <w:rPr>
          <w:rFonts w:ascii="Cambria" w:eastAsiaTheme="minorEastAsia" w:hAnsi="Cambria"/>
        </w:rPr>
      </w:pPr>
      <w:r>
        <w:rPr>
          <w:rFonts w:ascii="Cambria" w:eastAsiaTheme="minorEastAsia" w:hAnsi="Cambria"/>
        </w:rPr>
        <w:t xml:space="preserve">Calculate the average </w:t>
      </w:r>
      <w:r w:rsidR="001E7871">
        <w:rPr>
          <w:rFonts w:ascii="Cambria" w:eastAsiaTheme="minorEastAsia" w:hAnsi="Cambria"/>
        </w:rPr>
        <w:t>MSE</w:t>
      </w:r>
      <w:r>
        <w:rPr>
          <w:rFonts w:ascii="Cambria" w:eastAsiaTheme="minorEastAsia" w:hAnsi="Cambria"/>
        </w:rPr>
        <w:t xml:space="preserve"> for each subset size across </w:t>
      </w:r>
      <w:r w:rsidR="001E7871">
        <w:rPr>
          <w:rFonts w:ascii="Cambria" w:eastAsiaTheme="minorEastAsia" w:hAnsi="Cambria"/>
        </w:rPr>
        <w:t>all iterations.</w:t>
      </w:r>
    </w:p>
    <w:p w14:paraId="317FC789" w14:textId="77777777" w:rsidR="00C95199" w:rsidRDefault="00C95199" w:rsidP="002F71D6">
      <w:pPr>
        <w:rPr>
          <w:rFonts w:ascii="Cambria" w:eastAsiaTheme="minorEastAsia" w:hAnsi="Cambria"/>
        </w:rPr>
      </w:pPr>
    </w:p>
    <w:p w14:paraId="3D6C2CB7" w14:textId="78B058E9" w:rsidR="002F71D6" w:rsidRDefault="002F71D6" w:rsidP="002F71D6">
      <w:pPr>
        <w:rPr>
          <w:rFonts w:ascii="Cambria" w:eastAsiaTheme="minorEastAsia" w:hAnsi="Cambria"/>
        </w:rPr>
      </w:pPr>
      <w:r>
        <w:rPr>
          <w:rFonts w:ascii="Cambria" w:eastAsiaTheme="minorEastAsia" w:hAnsi="Cambria"/>
        </w:rPr>
        <w:t>Calculate the rank of each feature as the average of the elimination orders from each it</w:t>
      </w:r>
      <w:r w:rsidR="00C95199">
        <w:rPr>
          <w:rFonts w:ascii="Cambria" w:eastAsiaTheme="minorEastAsia" w:hAnsi="Cambria"/>
        </w:rPr>
        <w:t>eration</w:t>
      </w:r>
      <w:r w:rsidR="001E7871">
        <w:rPr>
          <w:rFonts w:ascii="Cambria" w:eastAsiaTheme="minorEastAsia" w:hAnsi="Cambria"/>
        </w:rPr>
        <w:t>.</w:t>
      </w:r>
    </w:p>
    <w:p w14:paraId="4E812CCB" w14:textId="77777777" w:rsidR="00C95199" w:rsidRDefault="00C95199" w:rsidP="002F71D6">
      <w:pPr>
        <w:rPr>
          <w:rFonts w:ascii="Cambria" w:eastAsiaTheme="minorEastAsia" w:hAnsi="Cambria"/>
        </w:rPr>
      </w:pPr>
    </w:p>
    <w:p w14:paraId="569622D9" w14:textId="40D20FCA" w:rsidR="00B56B21" w:rsidRPr="00B56B21" w:rsidRDefault="00C95199" w:rsidP="002F71D6">
      <w:pPr>
        <w:rPr>
          <w:rFonts w:ascii="Cambria" w:eastAsiaTheme="minorEastAsia" w:hAnsi="Cambria"/>
        </w:rPr>
      </w:pPr>
      <w:r>
        <w:rPr>
          <w:rFonts w:ascii="Cambria" w:eastAsiaTheme="minorEastAsia" w:hAnsi="Cambria"/>
        </w:rPr>
        <w:t>Calculate the desired number of features</w:t>
      </w:r>
      <w:r w:rsidR="00B56B21">
        <w:rPr>
          <w:rFonts w:ascii="Cambria" w:eastAsiaTheme="minorEastAsia" w:hAnsi="Cambria"/>
        </w:rPr>
        <w:t xml:space="preserv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Pr>
          <w:rFonts w:ascii="Cambria" w:eastAsiaTheme="minorEastAsia" w:hAnsi="Cambria"/>
        </w:rPr>
        <w:t xml:space="preserve">as the minimum number of features with an average prediction error within </w:t>
      </w:r>
      <m:oMath>
        <m:r>
          <m:rPr>
            <m:sty m:val="p"/>
          </m:rPr>
          <w:rPr>
            <w:rFonts w:ascii="Cambria Math" w:eastAsiaTheme="minorEastAsia" w:hAnsi="Cambria Math"/>
          </w:rPr>
          <m:t>τ</m:t>
        </m:r>
        <m:r>
          <w:rPr>
            <w:rFonts w:ascii="Cambria Math" w:eastAsiaTheme="minorEastAsia" w:hAnsi="Cambria Math"/>
          </w:rPr>
          <m:t>%</m:t>
        </m:r>
      </m:oMath>
      <w:r w:rsidR="00A26683">
        <w:rPr>
          <w:rFonts w:ascii="Cambria" w:eastAsiaTheme="minorEastAsia" w:hAnsi="Cambria"/>
        </w:rPr>
        <w:t xml:space="preserve"> </w:t>
      </w:r>
      <w:r>
        <w:rPr>
          <w:rFonts w:ascii="Cambria" w:eastAsiaTheme="minorEastAsia" w:hAnsi="Cambria"/>
        </w:rPr>
        <w:t>of the minimum average prediction error.</w:t>
      </w:r>
    </w:p>
    <w:p w14:paraId="0E859CC7" w14:textId="75314277" w:rsidR="00C95199" w:rsidRDefault="00C95199" w:rsidP="002F71D6">
      <w:pPr>
        <w:rPr>
          <w:rFonts w:ascii="Cambria" w:eastAsiaTheme="minorEastAsia" w:hAnsi="Cambria"/>
        </w:rPr>
      </w:pPr>
      <w:r>
        <w:rPr>
          <w:rFonts w:ascii="Cambria" w:eastAsiaTheme="minorEastAsia" w:hAnsi="Cambria"/>
        </w:rPr>
        <w:t>----------------------------------------------------------------</w:t>
      </w:r>
    </w:p>
    <w:p w14:paraId="00B7D8AC" w14:textId="77777777" w:rsidR="001546D0" w:rsidRDefault="001546D0" w:rsidP="001546D0">
      <w:pPr>
        <w:rPr>
          <w:rFonts w:ascii="Cambria" w:eastAsiaTheme="minorEastAsia" w:hAnsi="Cambria"/>
        </w:rPr>
      </w:pPr>
    </w:p>
    <w:p w14:paraId="7F75CC01" w14:textId="65E17D93" w:rsidR="003A68B4" w:rsidRDefault="001546D0" w:rsidP="001546D0">
      <w:pPr>
        <w:rPr>
          <w:rFonts w:ascii="Cambria" w:eastAsiaTheme="minorEastAsia" w:hAnsi="Cambria"/>
        </w:rPr>
      </w:pPr>
      <w:r>
        <w:rPr>
          <w:rFonts w:ascii="Cambria" w:eastAsiaTheme="minorEastAsia" w:hAnsi="Cambria"/>
        </w:rPr>
        <w:t xml:space="preserve">The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algorithm can be used collaboratively between the data controller and the forecaster. If, for example, the forecaster specifies their preferred forecasting mode</w:t>
      </w:r>
      <w:r w:rsidR="00816C24">
        <w:rPr>
          <w:rFonts w:ascii="Cambria" w:eastAsiaTheme="minorEastAsia" w:hAnsi="Cambria"/>
        </w:rPr>
        <w:t>l</w:t>
      </w:r>
      <w:r>
        <w:rPr>
          <w:rFonts w:ascii="Cambria" w:eastAsiaTheme="minorEastAsia" w:hAnsi="Cambria"/>
        </w:rPr>
        <w:t xml:space="preserve">, the data controller can apply the model to the original and protected data up through time period </w:t>
      </w:r>
      <w:r>
        <w:rPr>
          <w:rFonts w:ascii="Cambria" w:eastAsiaTheme="minorEastAsia" w:hAnsi="Cambria"/>
          <w:i/>
          <w:iCs/>
        </w:rPr>
        <w:t>T – 1</w:t>
      </w:r>
      <w:r>
        <w:rPr>
          <w:rFonts w:ascii="Cambria" w:eastAsiaTheme="minorEastAsia" w:hAnsi="Cambria"/>
        </w:rPr>
        <w:t xml:space="preserve">, assess which features are most predictive of accuracy for the specified model, and release data to the forecaster using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based on these features up through time period </w:t>
      </w:r>
      <m:oMath>
        <m:r>
          <w:rPr>
            <w:rFonts w:ascii="Cambria Math" w:eastAsiaTheme="minorEastAsia" w:hAnsi="Cambria Math"/>
          </w:rPr>
          <m:t>T</m:t>
        </m:r>
      </m:oMath>
      <w:r>
        <w:rPr>
          <w:rFonts w:ascii="Cambria" w:eastAsiaTheme="minorEastAsia" w:hAnsi="Cambria"/>
        </w:rPr>
        <w:t>.</w:t>
      </w:r>
    </w:p>
    <w:p w14:paraId="4C07A42D" w14:textId="77777777" w:rsidR="00DE70D0" w:rsidRDefault="00DE70D0" w:rsidP="00753A36">
      <w:pPr>
        <w:rPr>
          <w:rFonts w:ascii="Cambria" w:hAnsi="Cambria"/>
        </w:rPr>
      </w:pPr>
    </w:p>
    <w:p w14:paraId="3BD53D78" w14:textId="27FE727A" w:rsidR="00753A36" w:rsidRDefault="00753A36" w:rsidP="00753A36">
      <w:pPr>
        <w:pStyle w:val="ListParagraph"/>
        <w:numPr>
          <w:ilvl w:val="0"/>
          <w:numId w:val="1"/>
        </w:numPr>
        <w:rPr>
          <w:rFonts w:ascii="Cambria" w:hAnsi="Cambria"/>
          <w:b/>
          <w:bCs/>
        </w:rPr>
      </w:pPr>
      <w:r>
        <w:rPr>
          <w:rFonts w:ascii="Cambria" w:hAnsi="Cambria"/>
          <w:b/>
          <w:bCs/>
        </w:rPr>
        <w:t>Empirical Application</w:t>
      </w:r>
    </w:p>
    <w:p w14:paraId="48B63B24" w14:textId="5E602D07" w:rsidR="00706D8E" w:rsidRDefault="00706D8E" w:rsidP="00706D8E">
      <w:pPr>
        <w:rPr>
          <w:rFonts w:ascii="Cambria" w:hAnsi="Cambria"/>
          <w:b/>
          <w:bCs/>
        </w:rPr>
      </w:pPr>
    </w:p>
    <w:p w14:paraId="6AF6FE0C" w14:textId="77777777" w:rsidR="00706D8E" w:rsidRDefault="00706D8E" w:rsidP="00706D8E">
      <w:pPr>
        <w:pStyle w:val="ListParagraph"/>
        <w:numPr>
          <w:ilvl w:val="1"/>
          <w:numId w:val="1"/>
        </w:numPr>
        <w:tabs>
          <w:tab w:val="left" w:pos="1152"/>
        </w:tabs>
        <w:rPr>
          <w:rFonts w:ascii="Cambria" w:hAnsi="Cambria"/>
          <w:i/>
          <w:iCs/>
        </w:rPr>
      </w:pPr>
      <w:r>
        <w:rPr>
          <w:rFonts w:ascii="Cambria" w:hAnsi="Cambria"/>
          <w:i/>
          <w:iCs/>
        </w:rPr>
        <w:t>Data</w:t>
      </w:r>
    </w:p>
    <w:p w14:paraId="207D0993" w14:textId="77777777" w:rsidR="00706D8E" w:rsidRDefault="00706D8E" w:rsidP="00706D8E">
      <w:pPr>
        <w:tabs>
          <w:tab w:val="left" w:pos="1152"/>
        </w:tabs>
        <w:rPr>
          <w:rFonts w:ascii="Cambria" w:hAnsi="Cambria"/>
        </w:rPr>
      </w:pPr>
    </w:p>
    <w:p w14:paraId="1247F56B" w14:textId="531BB3EE" w:rsidR="00AA2F8F" w:rsidRDefault="00F30FC2" w:rsidP="0053699F">
      <w:pPr>
        <w:tabs>
          <w:tab w:val="left" w:pos="1152"/>
        </w:tabs>
        <w:rPr>
          <w:rFonts w:ascii="Cambria" w:hAnsi="Cambria"/>
        </w:rPr>
      </w:pPr>
      <w:r>
        <w:rPr>
          <w:rFonts w:ascii="Cambria" w:hAnsi="Cambria"/>
        </w:rPr>
        <w:t xml:space="preserve">The organizers of </w:t>
      </w:r>
      <w:r w:rsidR="00BF743B">
        <w:rPr>
          <w:rFonts w:ascii="Cambria" w:hAnsi="Cambria"/>
        </w:rPr>
        <w:t>the</w:t>
      </w:r>
      <w:r w:rsidR="00EF09CB">
        <w:rPr>
          <w:rFonts w:ascii="Cambria" w:hAnsi="Cambria"/>
        </w:rPr>
        <w:t xml:space="preserve"> early</w:t>
      </w:r>
      <w:r w:rsidR="00BF743B">
        <w:rPr>
          <w:rFonts w:ascii="Cambria" w:hAnsi="Cambria"/>
        </w:rPr>
        <w:t xml:space="preserve"> M competition</w:t>
      </w:r>
      <w:r w:rsidR="00391B38">
        <w:rPr>
          <w:rFonts w:ascii="Cambria" w:hAnsi="Cambria"/>
        </w:rPr>
        <w:t>s</w:t>
      </w:r>
      <w:r w:rsidR="004E1E66">
        <w:rPr>
          <w:rFonts w:ascii="Cambria" w:hAnsi="Cambria"/>
        </w:rPr>
        <w:t xml:space="preserve"> did not</w:t>
      </w:r>
      <w:r w:rsidR="00BF743B">
        <w:rPr>
          <w:rFonts w:ascii="Cambria" w:hAnsi="Cambria"/>
        </w:rPr>
        <w:t xml:space="preserve"> disclos</w:t>
      </w:r>
      <w:r w:rsidR="004E1E66">
        <w:rPr>
          <w:rFonts w:ascii="Cambria" w:hAnsi="Cambria"/>
        </w:rPr>
        <w:t>e</w:t>
      </w:r>
      <w:r w:rsidR="00BF743B">
        <w:rPr>
          <w:rFonts w:ascii="Cambria" w:hAnsi="Cambria"/>
        </w:rPr>
        <w:t xml:space="preserve"> the identity of the </w:t>
      </w:r>
      <w:r w:rsidR="00AA2F8F">
        <w:rPr>
          <w:rFonts w:ascii="Cambria" w:hAnsi="Cambria"/>
        </w:rPr>
        <w:t xml:space="preserve">business and economic </w:t>
      </w:r>
      <w:r w:rsidR="00BF743B">
        <w:rPr>
          <w:rFonts w:ascii="Cambria" w:hAnsi="Cambria"/>
        </w:rPr>
        <w:t>time series</w:t>
      </w:r>
      <w:r w:rsidR="00AA2F8F">
        <w:rPr>
          <w:rFonts w:ascii="Cambria" w:hAnsi="Cambria"/>
        </w:rPr>
        <w:t xml:space="preserve"> used in their competitions</w:t>
      </w:r>
      <w:r w:rsidR="004E1E66">
        <w:rPr>
          <w:rFonts w:ascii="Cambria" w:hAnsi="Cambria"/>
        </w:rPr>
        <w:t xml:space="preserve"> </w:t>
      </w:r>
      <w:r w:rsidR="004E1E66">
        <w:rPr>
          <w:rFonts w:ascii="Cambria" w:hAnsi="Cambria"/>
        </w:rPr>
        <w:fldChar w:fldCharType="begin"/>
      </w:r>
      <w:r w:rsidR="004E1E66">
        <w:rPr>
          <w:rFonts w:ascii="Cambria" w:hAnsi="Cambria"/>
        </w:rPr>
        <w:instrText xml:space="preserve"> ADDIN ZOTERO_ITEM CSL_CITATION {"citationID":"tqGC6bSI","properties":{"formattedCitation":"(Makridakis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sidR="004E1E66">
        <w:rPr>
          <w:rFonts w:ascii="Cambria" w:hAnsi="Cambria"/>
        </w:rPr>
        <w:fldChar w:fldCharType="separate"/>
      </w:r>
      <w:r w:rsidR="004E1E66" w:rsidRPr="00D76DF4">
        <w:rPr>
          <w:rFonts w:ascii="Cambria" w:hAnsi="Cambria"/>
        </w:rPr>
        <w:t>(Makridakis &amp; Hibon, 2000)</w:t>
      </w:r>
      <w:r w:rsidR="004E1E66">
        <w:rPr>
          <w:rFonts w:ascii="Cambria" w:hAnsi="Cambria"/>
        </w:rPr>
        <w:fldChar w:fldCharType="end"/>
      </w:r>
      <w:r w:rsidR="00BF743B">
        <w:rPr>
          <w:rFonts w:ascii="Cambria" w:hAnsi="Cambria"/>
        </w:rPr>
        <w:t xml:space="preserve">.  </w:t>
      </w:r>
      <w:r w:rsidR="0049174A" w:rsidRPr="00D76DF4">
        <w:rPr>
          <w:rFonts w:ascii="Cambria" w:hAnsi="Cambria"/>
        </w:rPr>
        <w:t>For our a</w:t>
      </w:r>
      <w:r w:rsidR="0049174A">
        <w:rPr>
          <w:rFonts w:ascii="Cambria" w:hAnsi="Cambria"/>
        </w:rPr>
        <w:t>pplication</w:t>
      </w:r>
      <w:r w:rsidR="0049174A" w:rsidRPr="00D76DF4">
        <w:rPr>
          <w:rFonts w:ascii="Cambria" w:hAnsi="Cambria"/>
        </w:rPr>
        <w:t xml:space="preserve">, </w:t>
      </w:r>
      <w:r w:rsidR="00AA2F8F">
        <w:rPr>
          <w:rFonts w:ascii="Cambria" w:hAnsi="Cambria"/>
        </w:rPr>
        <w:t xml:space="preserve">this provides a natural connection to privacy because we can compute the identity disclosure risk </w:t>
      </w:r>
      <w:r w:rsidR="00466B2C">
        <w:rPr>
          <w:rFonts w:ascii="Cambria" w:hAnsi="Cambria"/>
        </w:rPr>
        <w:t>of</w:t>
      </w:r>
      <w:r w:rsidR="00AA2F8F">
        <w:rPr>
          <w:rFonts w:ascii="Cambria" w:hAnsi="Cambria"/>
        </w:rPr>
        <w:t xml:space="preserve"> each protected time series. </w:t>
      </w:r>
      <w:proofErr w:type="gramStart"/>
      <w:r w:rsidR="00AA2F8F">
        <w:rPr>
          <w:rFonts w:ascii="Cambria" w:hAnsi="Cambria"/>
        </w:rPr>
        <w:t>Identify</w:t>
      </w:r>
      <w:proofErr w:type="gramEnd"/>
      <w:r w:rsidR="00AA2F8F">
        <w:rPr>
          <w:rFonts w:ascii="Cambria" w:hAnsi="Cambria"/>
        </w:rPr>
        <w:t xml:space="preserve"> disclosure risk involves computing the probability of matching a protected time series to its true time series in the confidential data set (see subsection XXXX for details). </w:t>
      </w:r>
      <w:r w:rsidR="004B5FB3">
        <w:rPr>
          <w:rFonts w:ascii="Cambria" w:hAnsi="Cambria"/>
        </w:rPr>
        <w:t xml:space="preserve"> </w:t>
      </w:r>
      <w:r w:rsidR="00466B2C">
        <w:rPr>
          <w:rFonts w:ascii="Cambria" w:hAnsi="Cambria"/>
        </w:rPr>
        <w:t>Good privacy implies</w:t>
      </w:r>
      <w:r w:rsidR="004B5FB3">
        <w:rPr>
          <w:rFonts w:ascii="Cambria" w:hAnsi="Cambria"/>
        </w:rPr>
        <w:t xml:space="preserve"> the identity disclosure risk </w:t>
      </w:r>
      <w:r w:rsidR="00466B2C">
        <w:rPr>
          <w:rFonts w:ascii="Cambria" w:hAnsi="Cambria"/>
        </w:rPr>
        <w:t>is</w:t>
      </w:r>
      <w:r w:rsidR="004B5FB3">
        <w:rPr>
          <w:rFonts w:ascii="Cambria" w:hAnsi="Cambria"/>
        </w:rPr>
        <w:t xml:space="preserve"> low or similar to random guessing. </w:t>
      </w:r>
    </w:p>
    <w:p w14:paraId="1C87B880" w14:textId="77777777" w:rsidR="00AA2F8F" w:rsidRDefault="00AA2F8F" w:rsidP="0053699F">
      <w:pPr>
        <w:tabs>
          <w:tab w:val="left" w:pos="1152"/>
        </w:tabs>
        <w:rPr>
          <w:rFonts w:ascii="Cambria" w:hAnsi="Cambria"/>
        </w:rPr>
      </w:pPr>
    </w:p>
    <w:p w14:paraId="5C810E67" w14:textId="68D292A4" w:rsidR="00FF4FFF" w:rsidRDefault="00437AAB" w:rsidP="0053699F">
      <w:pPr>
        <w:tabs>
          <w:tab w:val="left" w:pos="1152"/>
        </w:tabs>
        <w:rPr>
          <w:rFonts w:ascii="Cambria" w:hAnsi="Cambria"/>
        </w:rPr>
      </w:pPr>
      <w:r>
        <w:rPr>
          <w:rFonts w:ascii="Cambria" w:hAnsi="Cambria"/>
        </w:rPr>
        <w:t xml:space="preserve">Furthermore, recent work by </w:t>
      </w:r>
      <w:r>
        <w:rPr>
          <w:rFonts w:ascii="Cambria" w:hAnsi="Cambria"/>
        </w:rPr>
        <w:fldChar w:fldCharType="begin"/>
      </w:r>
      <w:r>
        <w:rPr>
          <w:rFonts w:ascii="Cambria" w:hAnsi="Cambria"/>
        </w:rPr>
        <w:instrText xml:space="preserve"> ADDIN ZOTERO_ITEM CSL_CITATION {"citationID":"sitJDUZx","properties":{"formattedCitation":"(Spiliotis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Pr>
          <w:rFonts w:ascii="Cambria" w:hAnsi="Cambria"/>
        </w:rPr>
        <w:fldChar w:fldCharType="separate"/>
      </w:r>
      <w:r w:rsidRPr="00FF7833">
        <w:rPr>
          <w:rFonts w:ascii="Cambria" w:hAnsi="Cambria"/>
        </w:rPr>
        <w:t xml:space="preserve">Spiliotis et al. </w:t>
      </w:r>
      <w:r>
        <w:rPr>
          <w:rFonts w:ascii="Cambria" w:hAnsi="Cambria"/>
        </w:rPr>
        <w:t>(</w:t>
      </w:r>
      <w:r w:rsidRPr="00FF7833">
        <w:rPr>
          <w:rFonts w:ascii="Cambria" w:hAnsi="Cambria"/>
        </w:rPr>
        <w:t>2020)</w:t>
      </w:r>
      <w:r>
        <w:rPr>
          <w:rFonts w:ascii="Cambria" w:hAnsi="Cambria"/>
        </w:rPr>
        <w:fldChar w:fldCharType="end"/>
      </w:r>
      <w:r>
        <w:rPr>
          <w:rFonts w:ascii="Cambria" w:hAnsi="Cambria"/>
        </w:rPr>
        <w:t xml:space="preserve"> showed that the M3 competition data are representative of the real world based on time series features</w:t>
      </w:r>
      <w:r w:rsidR="00466B2C">
        <w:rPr>
          <w:rFonts w:ascii="Cambria" w:hAnsi="Cambria"/>
        </w:rPr>
        <w:t xml:space="preserve"> which</w:t>
      </w:r>
      <w:r>
        <w:rPr>
          <w:rFonts w:ascii="Cambria" w:hAnsi="Cambria"/>
        </w:rPr>
        <w:t xml:space="preserve"> </w:t>
      </w:r>
      <w:r w:rsidR="00FF4FFF">
        <w:rPr>
          <w:rFonts w:ascii="Cambria" w:hAnsi="Cambria"/>
        </w:rPr>
        <w:t>makes it suitable for our k-</w:t>
      </w:r>
      <w:proofErr w:type="spellStart"/>
      <w:r w:rsidR="00FF4FFF">
        <w:rPr>
          <w:rFonts w:ascii="Cambria" w:hAnsi="Cambria"/>
        </w:rPr>
        <w:t>nTS</w:t>
      </w:r>
      <w:proofErr w:type="spellEnd"/>
      <w:r w:rsidR="00FF4FFF">
        <w:rPr>
          <w:rFonts w:ascii="Cambria" w:hAnsi="Cambria"/>
        </w:rPr>
        <w:t xml:space="preserve">+ swapping </w:t>
      </w:r>
      <w:r w:rsidR="004B5FB3">
        <w:rPr>
          <w:rFonts w:ascii="Cambria" w:hAnsi="Cambria"/>
        </w:rPr>
        <w:t>method.</w:t>
      </w:r>
      <w:r>
        <w:rPr>
          <w:rFonts w:ascii="Cambria" w:hAnsi="Cambria"/>
        </w:rPr>
        <w:t xml:space="preserve"> </w:t>
      </w:r>
      <w:r w:rsidR="00AA2F8F">
        <w:rPr>
          <w:rFonts w:ascii="Cambria" w:hAnsi="Cambria"/>
        </w:rPr>
        <w:t>W</w:t>
      </w:r>
      <w:r w:rsidR="0049174A" w:rsidRPr="00D76DF4">
        <w:rPr>
          <w:rFonts w:ascii="Cambria" w:hAnsi="Cambria"/>
        </w:rPr>
        <w:t>e use the monthly micro dataset from the M3 competition, which includes 474 strictly positive time series with values ranging from 120 to 18,100</w:t>
      </w:r>
      <w:r w:rsidR="0049174A">
        <w:rPr>
          <w:rFonts w:ascii="Cambria" w:hAnsi="Cambria"/>
        </w:rPr>
        <w:t xml:space="preserve">. </w:t>
      </w:r>
      <w:r w:rsidR="0049174A" w:rsidRPr="00D76DF4">
        <w:rPr>
          <w:rFonts w:ascii="Cambria" w:hAnsi="Cambria"/>
        </w:rPr>
        <w:t>Of the 474 series, 18 consist of 67 time periods, 259 consist of 68 time periods, and 197 consist of 125 time periods.</w:t>
      </w:r>
      <w:r w:rsidR="0049174A">
        <w:rPr>
          <w:rFonts w:ascii="Cambria" w:hAnsi="Cambria"/>
        </w:rPr>
        <w:t xml:space="preserve"> </w:t>
      </w:r>
    </w:p>
    <w:p w14:paraId="4C3BB927" w14:textId="77777777" w:rsidR="00FF4FFF" w:rsidRDefault="00FF4FFF" w:rsidP="0053699F">
      <w:pPr>
        <w:tabs>
          <w:tab w:val="left" w:pos="1152"/>
        </w:tabs>
        <w:rPr>
          <w:rFonts w:ascii="Cambria" w:hAnsi="Cambria"/>
        </w:rPr>
      </w:pPr>
    </w:p>
    <w:p w14:paraId="70407A6B" w14:textId="4DB8D81D" w:rsidR="00B569FE" w:rsidRDefault="00B569FE" w:rsidP="0053699F">
      <w:pPr>
        <w:tabs>
          <w:tab w:val="left" w:pos="1152"/>
        </w:tabs>
        <w:rPr>
          <w:rFonts w:ascii="Cambria" w:hAnsi="Cambria"/>
        </w:rPr>
      </w:pPr>
    </w:p>
    <w:p w14:paraId="0E1A9C75" w14:textId="3423A94C" w:rsidR="00B569FE" w:rsidRDefault="004E1E66" w:rsidP="00134519">
      <w:pPr>
        <w:pStyle w:val="ListParagraph"/>
        <w:numPr>
          <w:ilvl w:val="1"/>
          <w:numId w:val="1"/>
        </w:numPr>
        <w:tabs>
          <w:tab w:val="left" w:pos="1152"/>
        </w:tabs>
        <w:rPr>
          <w:rFonts w:ascii="Cambria" w:hAnsi="Cambria"/>
          <w:i/>
          <w:iCs/>
        </w:rPr>
      </w:pPr>
      <w:r>
        <w:rPr>
          <w:rFonts w:ascii="Cambria" w:hAnsi="Cambria"/>
          <w:i/>
          <w:iCs/>
        </w:rPr>
        <w:t xml:space="preserve">Time Series </w:t>
      </w:r>
      <w:commentRangeStart w:id="41"/>
      <w:commentRangeStart w:id="42"/>
      <w:r>
        <w:rPr>
          <w:rFonts w:ascii="Cambria" w:hAnsi="Cambria"/>
          <w:i/>
          <w:iCs/>
        </w:rPr>
        <w:t>Features</w:t>
      </w:r>
      <w:commentRangeEnd w:id="41"/>
      <w:r>
        <w:rPr>
          <w:rStyle w:val="CommentReference"/>
        </w:rPr>
        <w:commentReference w:id="41"/>
      </w:r>
      <w:commentRangeEnd w:id="42"/>
      <w:r w:rsidR="008F6094">
        <w:rPr>
          <w:rStyle w:val="CommentReference"/>
        </w:rPr>
        <w:commentReference w:id="42"/>
      </w:r>
      <w:r>
        <w:rPr>
          <w:rFonts w:ascii="Cambria" w:hAnsi="Cambria"/>
          <w:i/>
          <w:iCs/>
        </w:rPr>
        <w:t xml:space="preserve"> </w:t>
      </w:r>
      <w:r w:rsidR="005C1A42">
        <w:rPr>
          <w:rFonts w:ascii="Cambria" w:hAnsi="Cambria"/>
          <w:i/>
          <w:iCs/>
        </w:rPr>
        <w:t>for the k-</w:t>
      </w:r>
      <w:proofErr w:type="spellStart"/>
      <w:r w:rsidR="005C1A42">
        <w:rPr>
          <w:rFonts w:ascii="Cambria" w:hAnsi="Cambria"/>
          <w:i/>
          <w:iCs/>
        </w:rPr>
        <w:t>nTS</w:t>
      </w:r>
      <w:proofErr w:type="spellEnd"/>
      <w:r w:rsidR="005C1A42">
        <w:rPr>
          <w:rFonts w:ascii="Cambria" w:hAnsi="Cambria"/>
          <w:i/>
          <w:iCs/>
        </w:rPr>
        <w:t>+ Swapping Method</w:t>
      </w:r>
    </w:p>
    <w:p w14:paraId="4B53ADCE" w14:textId="49BEE4D3" w:rsidR="005C1A42" w:rsidRPr="00C546A7" w:rsidRDefault="005C1A42" w:rsidP="005C1A42">
      <w:pPr>
        <w:rPr>
          <w:rFonts w:ascii="Cambria" w:hAnsi="Cambria"/>
        </w:rPr>
      </w:pPr>
      <w:r>
        <w:rPr>
          <w:rFonts w:ascii="Cambria" w:hAnsi="Cambria"/>
        </w:rPr>
        <w:br/>
      </w:r>
      <w:r w:rsidRPr="001978A9">
        <w:rPr>
          <w:rFonts w:ascii="Cambria" w:hAnsi="Cambria"/>
        </w:rPr>
        <w:t xml:space="preserve">In section 2.3, we </w:t>
      </w:r>
      <w:r w:rsidR="008F6094">
        <w:rPr>
          <w:rFonts w:ascii="Cambria" w:hAnsi="Cambria"/>
        </w:rPr>
        <w:t>reviewed</w:t>
      </w:r>
      <w:r w:rsidRPr="001978A9">
        <w:rPr>
          <w:rFonts w:ascii="Cambria" w:hAnsi="Cambria"/>
        </w:rPr>
        <w:t xml:space="preserve"> the time series features that had a relationship with forecast accuracy. Below, we define the</w:t>
      </w:r>
      <w:r>
        <w:rPr>
          <w:rFonts w:ascii="Cambria" w:hAnsi="Cambria"/>
        </w:rPr>
        <w:t>se</w:t>
      </w:r>
      <w:r w:rsidRPr="001978A9">
        <w:rPr>
          <w:rFonts w:ascii="Cambria" w:hAnsi="Cambria"/>
        </w:rPr>
        <w:t xml:space="preserve"> features </w:t>
      </w:r>
      <w:r w:rsidR="008F6094">
        <w:rPr>
          <w:rFonts w:ascii="Cambria" w:hAnsi="Cambria"/>
        </w:rPr>
        <w:t>in detail for</w:t>
      </w:r>
      <w:r>
        <w:rPr>
          <w:rFonts w:ascii="Cambria" w:hAnsi="Cambria"/>
        </w:rPr>
        <w:t xml:space="preserve"> our</w:t>
      </w:r>
      <w:r w:rsidRPr="001978A9">
        <w:rPr>
          <w:rFonts w:ascii="Cambria" w:hAnsi="Cambria"/>
        </w:rPr>
        <w:t xml:space="preserve"> k-</w:t>
      </w:r>
      <w:proofErr w:type="spellStart"/>
      <w:r w:rsidRPr="001978A9">
        <w:rPr>
          <w:rFonts w:ascii="Cambria" w:hAnsi="Cambria"/>
        </w:rPr>
        <w:t>nTS</w:t>
      </w:r>
      <w:proofErr w:type="spellEnd"/>
      <w:r w:rsidRPr="001978A9">
        <w:rPr>
          <w:rFonts w:ascii="Cambria" w:hAnsi="Cambria"/>
        </w:rPr>
        <w:t xml:space="preserve"> swapping method</w:t>
      </w:r>
      <w:r w:rsidR="008F6094">
        <w:rPr>
          <w:rFonts w:ascii="Cambria" w:hAnsi="Cambria"/>
        </w:rPr>
        <w:t xml:space="preserve"> and </w:t>
      </w:r>
      <w:r w:rsidRPr="00C546A7">
        <w:rPr>
          <w:rFonts w:ascii="Cambria" w:hAnsi="Cambria"/>
        </w:rPr>
        <w:t>include additional features found to affect forecast accuracy</w:t>
      </w:r>
      <w:r w:rsidR="008F6094">
        <w:rPr>
          <w:rFonts w:ascii="Cambria" w:hAnsi="Cambria"/>
        </w:rPr>
        <w:t xml:space="preserve"> in the M3 Competition (</w:t>
      </w:r>
      <w:proofErr w:type="spellStart"/>
      <w:r w:rsidR="008F6094">
        <w:rPr>
          <w:rFonts w:ascii="Cambria" w:hAnsi="Cambria"/>
        </w:rPr>
        <w:t>S</w:t>
      </w:r>
      <w:r w:rsidR="008F6094" w:rsidRPr="00C546A7">
        <w:rPr>
          <w:rFonts w:ascii="Cambria" w:hAnsi="Cambria"/>
        </w:rPr>
        <w:t>piliotis</w:t>
      </w:r>
      <w:proofErr w:type="spellEnd"/>
      <w:r w:rsidR="008F6094" w:rsidRPr="00C546A7">
        <w:rPr>
          <w:rFonts w:ascii="Cambria" w:hAnsi="Cambria"/>
        </w:rPr>
        <w:t xml:space="preserve"> et al.</w:t>
      </w:r>
      <w:r w:rsidR="008F6094">
        <w:rPr>
          <w:rFonts w:ascii="Cambria" w:hAnsi="Cambria"/>
        </w:rPr>
        <w:t>,</w:t>
      </w:r>
      <w:r w:rsidR="008F6094" w:rsidRPr="00C546A7">
        <w:rPr>
          <w:rFonts w:ascii="Cambria" w:hAnsi="Cambria"/>
        </w:rPr>
        <w:t xml:space="preserve"> 2020)</w:t>
      </w:r>
      <w:r w:rsidRPr="00C546A7">
        <w:rPr>
          <w:rFonts w:ascii="Cambria" w:hAnsi="Cambria"/>
        </w:rPr>
        <w:t xml:space="preserve">. These include skewness, kurtosis, linearity, and strength of trend and seasonality. We omit stability and non-linearity since these features had little to no effect on accuracy, and </w:t>
      </w:r>
      <w:proofErr w:type="gramStart"/>
      <w:r w:rsidRPr="00C546A7">
        <w:rPr>
          <w:rFonts w:ascii="Cambria" w:hAnsi="Cambria"/>
        </w:rPr>
        <w:t>frequency, since</w:t>
      </w:r>
      <w:proofErr w:type="gramEnd"/>
      <w:r w:rsidRPr="00C546A7">
        <w:rPr>
          <w:rFonts w:ascii="Cambria" w:hAnsi="Cambria"/>
        </w:rPr>
        <w:t xml:space="preserve"> none of the privacy methods we consider affect frequency. We note that higher frequencies are associated with improved forecast accuracy</w:t>
      </w:r>
      <w:r w:rsidR="008F6094">
        <w:rPr>
          <w:rFonts w:ascii="Cambria" w:hAnsi="Cambria"/>
        </w:rPr>
        <w:t>, but our application only uses monthly data</w:t>
      </w:r>
      <w:r w:rsidRPr="00C546A7">
        <w:rPr>
          <w:rFonts w:ascii="Cambria" w:hAnsi="Cambria"/>
        </w:rPr>
        <w:t>.</w:t>
      </w:r>
    </w:p>
    <w:p w14:paraId="4BC0AB8A" w14:textId="77777777" w:rsidR="005C1A42" w:rsidRPr="001978A9" w:rsidRDefault="005C1A42" w:rsidP="001978A9">
      <w:pPr>
        <w:tabs>
          <w:tab w:val="left" w:pos="1152"/>
        </w:tabs>
        <w:rPr>
          <w:rFonts w:ascii="Cambria" w:hAnsi="Cambria"/>
          <w:i/>
          <w:iCs/>
        </w:rPr>
      </w:pPr>
    </w:p>
    <w:p w14:paraId="4B2B0EF9" w14:textId="5F988F3F" w:rsidR="005C1A42" w:rsidRDefault="005C1A42" w:rsidP="005C1A42">
      <w:pPr>
        <w:pStyle w:val="ListParagraph"/>
        <w:numPr>
          <w:ilvl w:val="2"/>
          <w:numId w:val="1"/>
        </w:numPr>
        <w:tabs>
          <w:tab w:val="left" w:pos="1152"/>
        </w:tabs>
        <w:rPr>
          <w:rFonts w:ascii="Cambria" w:hAnsi="Cambria"/>
          <w:i/>
          <w:iCs/>
        </w:rPr>
      </w:pPr>
      <w:r>
        <w:rPr>
          <w:rFonts w:ascii="Cambria" w:hAnsi="Cambria"/>
          <w:i/>
          <w:iCs/>
        </w:rPr>
        <w:t>Spectral Entropy</w:t>
      </w:r>
    </w:p>
    <w:p w14:paraId="1A5D894C" w14:textId="683A00D3" w:rsidR="005C1A42" w:rsidRPr="001978A9" w:rsidRDefault="005C1A42" w:rsidP="001978A9">
      <w:pPr>
        <w:rPr>
          <w:rFonts w:ascii="Cambria" w:hAnsi="Cambria"/>
        </w:rPr>
      </w:pPr>
      <w:r>
        <w:rPr>
          <w:rFonts w:ascii="Cambria" w:hAnsi="Cambria"/>
        </w:rPr>
        <w:br/>
      </w:r>
      <w:r w:rsidRPr="001978A9">
        <w:rPr>
          <w:rFonts w:ascii="Cambria" w:hAnsi="Cambria"/>
        </w:rPr>
        <w:t xml:space="preserve">Suppose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1978A9">
        <w:rPr>
          <w:rFonts w:ascii="Cambria" w:hAnsi="Cambria"/>
        </w:rPr>
        <w:t xml:space="preserve"> is a univariate stationary time series with a finite mean and constant variance.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1978A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1978A9">
        <w:rPr>
          <w:rFonts w:ascii="Cambria" w:hAnsi="Cambria"/>
        </w:rPr>
        <w:t xml:space="preserve"> is estimated as the scaled Fourier transform of the autocovariance function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oMath>
      <w:r w:rsidRPr="001978A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1978A9">
        <w:rPr>
          <w:rFonts w:ascii="Cambria" w:hAnsi="Cambria"/>
        </w:rPr>
        <w:t xml:space="preserve">. The spectral density can be thought of as the probability density function of a random variable </w:t>
      </w:r>
      <m:oMath>
        <m:r>
          <m:rPr>
            <m:sty m:val="p"/>
          </m:rPr>
          <w:rPr>
            <w:rFonts w:ascii="Cambria Math" w:hAnsi="Cambria Math"/>
          </w:rPr>
          <m:t>Λ</m:t>
        </m:r>
      </m:oMath>
      <w:r w:rsidRPr="001978A9">
        <w:rPr>
          <w:rFonts w:ascii="Cambria" w:hAnsi="Cambria"/>
        </w:rPr>
        <w:t xml:space="preserve"> on the unit circle </w:t>
      </w:r>
      <w:r w:rsidRPr="001978A9">
        <w:rPr>
          <w:rFonts w:ascii="Cambria" w:hAnsi="Cambria"/>
        </w:rPr>
        <w:fldChar w:fldCharType="begin"/>
      </w:r>
      <w:r w:rsidRPr="001978A9">
        <w:rPr>
          <w:rFonts w:ascii="Cambria" w:hAnsi="Cambria"/>
        </w:rPr>
        <w:instrText xml:space="preserve"> ADDIN ZOTERO_ITEM CSL_CITATION {"citationID":"7os1eD5z","properties":{"formattedCitation":"(Goerg, n.d.)","plainCitation":"(Goerg, n.d.)","noteIndex":0},"citationItems":[{"id":175,"uris":["http://zotero.org/users/8556523/items/J3GCIPQJ"],"itemData":{"id":175,"type":"article-journal","abstract":"I introduce Forecastable Component Analysis (ForeCA), a novel dimension reduction technique for temporally dependent signals. Based on a new forecastability measure, ForeCA ﬁnds an optimal transformation to separate a multivariate time series into a forecastable and an orthogonal white noise space. I present a converging algorithm with a fast eigenvector solution. Applications to ﬁnancial and macro-economic time series show that ForeCA can successfully discover informative structure, which can be used for forecasting as well as classiﬁcation.","language":"en","page":"9","source":"Zotero","title":"Forecastable Component Analysis","author":[{"family":"Goerg","given":"Georg M"}]}}],"schema":"https://github.com/citation-style-language/schema/raw/master/csl-citation.json"} </w:instrText>
      </w:r>
      <w:r w:rsidRPr="001978A9">
        <w:rPr>
          <w:rFonts w:ascii="Cambria" w:hAnsi="Cambria"/>
        </w:rPr>
        <w:fldChar w:fldCharType="separate"/>
      </w:r>
      <w:r w:rsidRPr="001978A9">
        <w:rPr>
          <w:rFonts w:ascii="Cambria" w:hAnsi="Cambria"/>
        </w:rPr>
        <w:t>(Goerg, 2013)</w:t>
      </w:r>
      <w:r w:rsidRPr="001978A9">
        <w:rPr>
          <w:rFonts w:ascii="Cambria" w:hAnsi="Cambria"/>
        </w:rPr>
        <w:fldChar w:fldCharType="end"/>
      </w:r>
      <w:r w:rsidRPr="001978A9">
        <w:rPr>
          <w:rFonts w:ascii="Cambria" w:hAnsi="Cambria"/>
        </w:rPr>
        <w:t xml:space="preserve">, where for a non-zero integer </w:t>
      </w:r>
      <m:oMath>
        <m:r>
          <w:rPr>
            <w:rFonts w:ascii="Cambria Math" w:hAnsi="Cambria Math"/>
          </w:rPr>
          <m:t>k</m:t>
        </m:r>
      </m:oMath>
      <w:r w:rsidRPr="001978A9">
        <w:rPr>
          <w:rFonts w:ascii="Cambria" w:hAnsi="Cambria"/>
        </w:rPr>
        <w:t xml:space="preserve">, when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r>
          <w:rPr>
            <w:rFonts w:ascii="Cambria Math" w:hAnsi="Cambria Math"/>
          </w:rPr>
          <m:t xml:space="preserve"> </m:t>
        </m:r>
        <m:r>
          <m:rPr>
            <m:sty m:val="p"/>
          </m:rPr>
          <w:rPr>
            <w:rFonts w:ascii="Cambria Math" w:hAnsi="Cambria Math"/>
          </w:rPr>
          <m:t>≠</m:t>
        </m:r>
        <m:r>
          <w:rPr>
            <w:rFonts w:ascii="Cambria Math" w:hAnsi="Cambria Math"/>
          </w:rPr>
          <w:lastRenderedPageBreak/>
          <m:t>0</m:t>
        </m:r>
      </m:oMath>
      <w:r w:rsidRPr="001978A9">
        <w:rPr>
          <w:rFonts w:ascii="Cambria" w:hAnsi="Cambria"/>
        </w:rPr>
        <w:t xml:space="preserv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1978A9">
        <w:rPr>
          <w:rFonts w:ascii="Cambria" w:hAnsi="Cambria"/>
        </w:rPr>
        <w:t xml:space="preserve"> will have a peak at the corresponding frequency </w:t>
      </w:r>
      <m:oMath>
        <m:r>
          <w:rPr>
            <w:rFonts w:ascii="Cambria Math" w:hAnsi="Cambria Math"/>
          </w:rPr>
          <m:t>λ</m:t>
        </m:r>
      </m:oMath>
      <w:r w:rsidRPr="001978A9">
        <w:rPr>
          <w:rFonts w:ascii="Cambria" w:hAnsi="Cambria"/>
        </w:rPr>
        <w:t xml:space="preserve">. The forecastability, or spectral entropy,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1978A9">
        <w:rPr>
          <w:rFonts w:ascii="Cambria" w:hAnsi="Cambria"/>
        </w:rPr>
        <w:t xml:space="preserve"> is measured using the Shannon entropy of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1978A9">
        <w:rPr>
          <w:rFonts w:ascii="Cambria" w:hAnsi="Cambria"/>
        </w:rPr>
        <w:t>, given by</w:t>
      </w:r>
    </w:p>
    <w:p w14:paraId="1168E168" w14:textId="77777777" w:rsidR="005C1A42" w:rsidRPr="005C1A42" w:rsidRDefault="005C1A42" w:rsidP="001978A9">
      <w:pPr>
        <w:pStyle w:val="ListParagraph"/>
        <w:ind w:left="360"/>
        <w:rPr>
          <w:rFonts w:ascii="Cambria" w:hAnsi="Cambria"/>
        </w:rPr>
      </w:pPr>
    </w:p>
    <w:p w14:paraId="7F9C207A" w14:textId="77777777" w:rsidR="005C1A42" w:rsidRPr="005C1A42" w:rsidRDefault="005C1A42" w:rsidP="001978A9">
      <w:pPr>
        <w:jc w:val="center"/>
        <w:rPr>
          <w:rFonts w:ascii="Cambria" w:hAnsi="Cambria"/>
        </w:rPr>
      </w:pPr>
      <m:oMath>
        <m:r>
          <w:rPr>
            <w:rFonts w:ascii="Cambria Math" w:hAnsi="Cambria Math"/>
          </w:rPr>
          <m:t>SpecEntro</m:t>
        </m:r>
        <w:commentRangeStart w:id="43"/>
        <w:commentRangeEnd w:id="43"/>
        <m:r>
          <m:rPr>
            <m:sty m:val="p"/>
          </m:rPr>
          <w:rPr>
            <w:rStyle w:val="CommentReference"/>
          </w:rPr>
          <w:commentReference w:id="43"/>
        </m:r>
        <m:r>
          <w:rPr>
            <w:rFonts w:ascii="Cambria Math" w:hAnsi="Cambria Math"/>
          </w:rPr>
          <m:t>py=-</m:t>
        </m:r>
        <m:nary>
          <m:naryPr>
            <m:ctrlPr>
              <w:rPr>
                <w:rFonts w:ascii="Cambria Math" w:hAnsi="Cambria Math"/>
              </w:rPr>
            </m:ctrlPr>
          </m:naryPr>
          <m:sub>
            <m:r>
              <w:rPr>
                <w:rFonts w:ascii="Cambria Math" w:hAnsi="Cambria Math"/>
              </w:rPr>
              <m:t>-</m:t>
            </m:r>
            <m:r>
              <m:rPr>
                <m:sty m:val="p"/>
              </m:rPr>
              <w:rPr>
                <w:rFonts w:ascii="Cambria Math" w:hAnsi="Cambria Math"/>
              </w:rPr>
              <m:t>π</m:t>
            </m:r>
            <m:ctrlPr>
              <w:rPr>
                <w:rFonts w:ascii="Cambria Math" w:hAnsi="Cambria Math"/>
                <w:i/>
              </w:rPr>
            </m:ctrlPr>
          </m:sub>
          <m:sup>
            <m:r>
              <m:rPr>
                <m:sty m:val="p"/>
              </m:rPr>
              <w:rPr>
                <w:rFonts w:ascii="Cambria Math" w:hAnsi="Cambria Math"/>
              </w:rPr>
              <m:t>π</m:t>
            </m:r>
            <m:ctrlPr>
              <w:rPr>
                <w:rFonts w:ascii="Cambria Math" w:hAnsi="Cambria Math"/>
                <w:i/>
              </w:rPr>
            </m:ctrlPr>
          </m:sup>
          <m:e>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log</m:t>
            </m:r>
            <m:ctrlPr>
              <w:rPr>
                <w:rFonts w:ascii="Cambria Math" w:hAnsi="Cambria Math"/>
                <w:i/>
              </w:rPr>
            </m:ctrlPr>
          </m:e>
        </m:nary>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d</m:t>
        </m:r>
      </m:oMath>
      <w:r w:rsidRPr="005C1A42">
        <w:rPr>
          <w:rFonts w:ascii="Cambria" w:hAnsi="Cambria"/>
        </w:rPr>
        <w:t>,</w:t>
      </w:r>
    </w:p>
    <w:p w14:paraId="2396F663" w14:textId="77777777" w:rsidR="005C1A42" w:rsidRPr="005C1A42" w:rsidRDefault="005C1A42" w:rsidP="001978A9">
      <w:pPr>
        <w:pStyle w:val="ListParagraph"/>
        <w:ind w:left="360"/>
        <w:rPr>
          <w:rFonts w:ascii="Cambria" w:hAnsi="Cambria"/>
        </w:rPr>
      </w:pPr>
    </w:p>
    <w:p w14:paraId="7176F66C" w14:textId="77777777" w:rsidR="005C1A42" w:rsidRPr="005C1A42" w:rsidRDefault="005C1A42" w:rsidP="001978A9">
      <w:pPr>
        <w:pStyle w:val="ListParagraph"/>
        <w:ind w:left="360"/>
        <w:rPr>
          <w:rFonts w:ascii="Cambria" w:hAnsi="Cambria"/>
        </w:rPr>
      </w:pPr>
    </w:p>
    <w:p w14:paraId="7BD891DB" w14:textId="61BC79AE" w:rsidR="005C1A42" w:rsidRPr="001978A9" w:rsidRDefault="005C1A42" w:rsidP="001978A9">
      <w:pPr>
        <w:rPr>
          <w:rFonts w:ascii="Cambria" w:hAnsi="Cambria"/>
        </w:rPr>
      </w:pPr>
      <w:r w:rsidRPr="001978A9">
        <w:rPr>
          <w:rFonts w:ascii="Cambria" w:hAnsi="Cambria"/>
        </w:rPr>
        <w:t xml:space="preserve">where the maximum entropy occurs when </w:t>
      </w:r>
      <m:oMath>
        <m:r>
          <m:rPr>
            <m:sty m:val="p"/>
          </m:rPr>
          <w:rPr>
            <w:rFonts w:ascii="Cambria Math" w:hAnsi="Cambria Math"/>
          </w:rPr>
          <m:t>Λ</m:t>
        </m:r>
        <m:r>
          <w:rPr>
            <w:rFonts w:ascii="Cambria Math" w:hAnsi="Cambria Math"/>
          </w:rPr>
          <m:t>~U</m:t>
        </m:r>
        <m:d>
          <m:dPr>
            <m:ctrlPr>
              <w:rPr>
                <w:rFonts w:ascii="Cambria Math" w:hAnsi="Cambria Math"/>
                <w:i/>
              </w:rPr>
            </m:ctrlPr>
          </m:dPr>
          <m:e>
            <m:r>
              <w:rPr>
                <w:rFonts w:ascii="Cambria Math" w:hAnsi="Cambria Math"/>
              </w:rPr>
              <m:t>-</m:t>
            </m:r>
            <m:r>
              <m:rPr>
                <m:sty m:val="p"/>
              </m:rPr>
              <w:rPr>
                <w:rFonts w:ascii="Cambria Math" w:hAnsi="Cambria Math"/>
              </w:rPr>
              <m:t>π</m:t>
            </m:r>
            <m:r>
              <w:rPr>
                <w:rFonts w:ascii="Cambria Math" w:hAnsi="Cambria Math"/>
              </w:rPr>
              <m:t>,</m:t>
            </m:r>
            <m:r>
              <m:rPr>
                <m:sty m:val="p"/>
              </m:rPr>
              <w:rPr>
                <w:rFonts w:ascii="Cambria Math" w:hAnsi="Cambria Math"/>
              </w:rPr>
              <m:t>π</m:t>
            </m:r>
          </m:e>
        </m:d>
      </m:oMath>
      <w:r w:rsidRPr="001978A9">
        <w:rPr>
          <w:rFonts w:ascii="Cambria" w:hAnsi="Cambria"/>
        </w:rPr>
        <w:t xml:space="preserve">. In practice, estimates of </w:t>
      </w:r>
      <m:oMath>
        <m:sSub>
          <m:sSubPr>
            <m:ctrlPr>
              <w:rPr>
                <w:rFonts w:ascii="Cambria Math" w:hAnsi="Cambria Math"/>
                <w:i/>
              </w:rPr>
            </m:ctrlPr>
          </m:sSubPr>
          <m:e>
            <m:r>
              <w:rPr>
                <w:rFonts w:ascii="Cambria Math" w:hAnsi="Cambria Math"/>
              </w:rPr>
              <m:t>F</m:t>
            </m:r>
          </m:e>
          <m:sub>
            <m:r>
              <w:rPr>
                <w:rFonts w:ascii="Cambria Math" w:hAnsi="Cambria Math"/>
              </w:rPr>
              <m:t>1</m:t>
            </m:r>
          </m:sub>
        </m:sSub>
        <m:r>
          <m:rPr>
            <m:sty m:val="p"/>
          </m:rPr>
          <w:rPr>
            <w:rFonts w:ascii="Cambria Math" w:hAnsi="Cambria Math"/>
          </w:rPr>
          <m:t xml:space="preserve">range </m:t>
        </m:r>
        <w:commentRangeStart w:id="44"/>
        <m:r>
          <m:rPr>
            <m:sty m:val="p"/>
          </m:rPr>
          <w:rPr>
            <w:rFonts w:ascii="Cambria Math" w:hAnsi="Cambria Math"/>
          </w:rPr>
          <m:t>from 0 to 1</m:t>
        </m:r>
        <w:commentRangeEnd w:id="44"/>
        <m:r>
          <m:rPr>
            <m:sty m:val="p"/>
          </m:rPr>
          <w:rPr>
            <w:rStyle w:val="CommentReference"/>
          </w:rPr>
          <w:commentReference w:id="44"/>
        </m:r>
      </m:oMath>
      <w:r w:rsidR="00466B2C">
        <w:rPr>
          <w:rFonts w:ascii="Cambria" w:eastAsiaTheme="minorEastAsia" w:hAnsi="Cambria"/>
        </w:rPr>
        <w:t>,</w:t>
      </w:r>
      <w:r w:rsidRPr="001978A9">
        <w:rPr>
          <w:rFonts w:ascii="Cambria" w:hAnsi="Cambria"/>
        </w:rPr>
        <w:t xml:space="preserve"> where high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1978A9">
        <w:rPr>
          <w:rFonts w:ascii="Cambria" w:hAnsi="Cambria"/>
        </w:rPr>
        <w:t xml:space="preserve"> values represent a low signal-to-noise ratio, indicating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1978A9">
        <w:rPr>
          <w:rFonts w:ascii="Cambria" w:hAnsi="Cambria"/>
        </w:rPr>
        <w:t xml:space="preserve"> is difficult to forecast </w:t>
      </w:r>
      <w:r w:rsidRPr="001978A9">
        <w:rPr>
          <w:rFonts w:ascii="Cambria" w:hAnsi="Cambria"/>
        </w:rPr>
        <w:fldChar w:fldCharType="begin"/>
      </w:r>
      <w:r w:rsidRPr="001978A9">
        <w:rPr>
          <w:rFonts w:ascii="Cambria" w:hAnsi="Cambria"/>
        </w:rPr>
        <w:instrText xml:space="preserve"> ADDIN ZOTERO_ITEM CSL_CITATION {"citationID":"DGd8JzJn","properties":{"formattedCitation":"(Kang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sidRPr="001978A9">
        <w:rPr>
          <w:rFonts w:ascii="Cambria" w:hAnsi="Cambria"/>
        </w:rPr>
        <w:fldChar w:fldCharType="separate"/>
      </w:r>
      <w:r w:rsidRPr="001978A9">
        <w:rPr>
          <w:rFonts w:ascii="Cambria" w:hAnsi="Cambria"/>
        </w:rPr>
        <w:t>(Kang et al., 2017)</w:t>
      </w:r>
      <w:r w:rsidRPr="001978A9">
        <w:rPr>
          <w:rFonts w:ascii="Cambria" w:hAnsi="Cambria"/>
        </w:rPr>
        <w:fldChar w:fldCharType="end"/>
      </w:r>
      <w:r w:rsidRPr="001978A9">
        <w:rPr>
          <w:rFonts w:ascii="Cambria" w:hAnsi="Cambria"/>
        </w:rPr>
        <w:t>.</w:t>
      </w:r>
    </w:p>
    <w:p w14:paraId="7ABC4BCF" w14:textId="77777777" w:rsidR="005C1A42" w:rsidRPr="001978A9" w:rsidRDefault="005C1A42" w:rsidP="001978A9">
      <w:pPr>
        <w:tabs>
          <w:tab w:val="left" w:pos="1152"/>
        </w:tabs>
        <w:rPr>
          <w:rFonts w:ascii="Cambria" w:hAnsi="Cambria"/>
          <w:i/>
          <w:iCs/>
        </w:rPr>
      </w:pPr>
    </w:p>
    <w:p w14:paraId="6E22B44F" w14:textId="77777777" w:rsidR="005C1A42" w:rsidRPr="001978A9" w:rsidRDefault="005C1A42" w:rsidP="001978A9">
      <w:pPr>
        <w:tabs>
          <w:tab w:val="left" w:pos="1152"/>
        </w:tabs>
        <w:rPr>
          <w:rFonts w:ascii="Cambria" w:hAnsi="Cambria"/>
        </w:rPr>
      </w:pPr>
    </w:p>
    <w:p w14:paraId="58B4E40D" w14:textId="4E80FED9" w:rsidR="005C1A42" w:rsidRDefault="005C1A42" w:rsidP="005C1A42">
      <w:pPr>
        <w:pStyle w:val="ListParagraph"/>
        <w:numPr>
          <w:ilvl w:val="2"/>
          <w:numId w:val="1"/>
        </w:numPr>
        <w:tabs>
          <w:tab w:val="left" w:pos="1152"/>
        </w:tabs>
        <w:rPr>
          <w:rFonts w:ascii="Cambria" w:hAnsi="Cambria"/>
          <w:i/>
          <w:iCs/>
        </w:rPr>
      </w:pPr>
      <w:r>
        <w:rPr>
          <w:rFonts w:ascii="Cambria" w:hAnsi="Cambria"/>
          <w:i/>
          <w:iCs/>
        </w:rPr>
        <w:t>Hurst</w:t>
      </w:r>
    </w:p>
    <w:p w14:paraId="1E398AFD" w14:textId="62823A90" w:rsidR="005C1A42" w:rsidRDefault="005C1A42" w:rsidP="005C1A42">
      <w:pPr>
        <w:tabs>
          <w:tab w:val="left" w:pos="1152"/>
        </w:tabs>
        <w:rPr>
          <w:rFonts w:ascii="Cambria" w:hAnsi="Cambria"/>
          <w:i/>
          <w:iCs/>
        </w:rPr>
      </w:pPr>
    </w:p>
    <w:p w14:paraId="1627E203" w14:textId="64968A79" w:rsidR="005C1A42" w:rsidRPr="00C546A7" w:rsidRDefault="005C1A42" w:rsidP="005C1A42">
      <w:pPr>
        <w:rPr>
          <w:rFonts w:ascii="Cambria" w:hAnsi="Cambria"/>
        </w:rPr>
      </w:pPr>
      <w:r w:rsidRPr="00C546A7">
        <w:rPr>
          <w:rFonts w:ascii="Cambria" w:hAnsi="Cambria"/>
        </w:rPr>
        <w:t xml:space="preserve">Next, we consider the self-similarity feature quantified using the </w:t>
      </w:r>
      <w:commentRangeStart w:id="45"/>
      <w:r w:rsidRPr="00C546A7">
        <w:rPr>
          <w:rFonts w:ascii="Cambria" w:hAnsi="Cambria"/>
        </w:rPr>
        <w:t xml:space="preserve">Hurst parameter </w:t>
      </w:r>
      <w:commentRangeEnd w:id="45"/>
      <w:r w:rsidRPr="00C546A7">
        <w:rPr>
          <w:rFonts w:ascii="Cambria" w:hAnsi="Cambria"/>
        </w:rPr>
        <w:commentReference w:id="45"/>
      </w:r>
      <w:r w:rsidRPr="00C546A7">
        <w:rPr>
          <w:rFonts w:ascii="Cambria" w:hAnsi="Cambria"/>
        </w:rPr>
        <w:fldChar w:fldCharType="begin"/>
      </w:r>
      <w:r w:rsidRPr="00C546A7">
        <w:rPr>
          <w:rFonts w:ascii="Cambria" w:hAnsi="Cambria"/>
        </w:rPr>
        <w:instrText xml:space="preserve"> ADDIN ZOTERO_ITEM CSL_CITATION {"citationID":"YRxSP7OM","properties":{"formattedCitation":"(Wang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(Wang et al., 2006)</w:t>
      </w:r>
      <w:r w:rsidRPr="00C546A7">
        <w:rPr>
          <w:rFonts w:ascii="Cambria" w:hAnsi="Cambria"/>
        </w:rPr>
        <w:fldChar w:fldCharType="end"/>
      </w:r>
      <w:r w:rsidRPr="00C546A7">
        <w:rPr>
          <w:rFonts w:ascii="Cambria" w:hAnsi="Cambria"/>
        </w:rPr>
        <w:t>, which measures the long-range dependence of a time series</w:t>
      </w:r>
      <w:ins w:id="46" w:author="Bale,Cameron [2]" w:date="2023-01-30T16:44:00Z">
        <w:r w:rsidR="00585273">
          <w:rPr>
            <w:rFonts w:ascii="Cambria" w:hAnsi="Cambria"/>
          </w:rPr>
          <w:t xml:space="preserve"> and has</w:t>
        </w:r>
      </w:ins>
      <w:ins w:id="47" w:author="Bale,Cameron [2]" w:date="2023-01-30T16:45:00Z">
        <w:r w:rsidR="00585273">
          <w:rPr>
            <w:rFonts w:ascii="Cambria" w:hAnsi="Cambria"/>
          </w:rPr>
          <w:t xml:space="preserve"> a large effect on</w:t>
        </w:r>
      </w:ins>
      <w:del w:id="48" w:author="Bale,Cameron [2]" w:date="2023-01-30T16:44:00Z">
        <w:r w:rsidRPr="00C546A7" w:rsidDel="00585273">
          <w:rPr>
            <w:rFonts w:ascii="Cambria" w:hAnsi="Cambria"/>
          </w:rPr>
          <w:delText>. This feature had the largest effect on</w:delText>
        </w:r>
      </w:del>
      <w:r w:rsidRPr="00C546A7">
        <w:rPr>
          <w:rFonts w:ascii="Cambria" w:hAnsi="Cambria"/>
        </w:rPr>
        <w:t xml:space="preserve"> forecast</w:t>
      </w:r>
      <w:ins w:id="49" w:author="Bale,Cameron [2]" w:date="2023-01-30T16:45:00Z">
        <w:r w:rsidR="00585273">
          <w:rPr>
            <w:rFonts w:ascii="Cambria" w:hAnsi="Cambria"/>
          </w:rPr>
          <w:t xml:space="preserve"> accuracy</w:t>
        </w:r>
      </w:ins>
      <w:del w:id="50" w:author="Bale,Cameron [2]" w:date="2023-01-30T16:45:00Z">
        <w:r w:rsidRPr="00C546A7" w:rsidDel="00585273">
          <w:rPr>
            <w:rFonts w:ascii="Cambria" w:hAnsi="Cambria"/>
          </w:rPr>
          <w:delText xml:space="preserve"> accuracy in the study of the </w:delText>
        </w:r>
        <w:commentRangeStart w:id="51"/>
        <w:commentRangeStart w:id="52"/>
        <w:commentRangeStart w:id="53"/>
        <w:r w:rsidRPr="00C546A7" w:rsidDel="00585273">
          <w:rPr>
            <w:rFonts w:ascii="Cambria" w:hAnsi="Cambria"/>
          </w:rPr>
          <w:delText>M4 data performed by</w:delText>
        </w:r>
      </w:del>
      <w:r w:rsidRPr="00C546A7">
        <w:rPr>
          <w:rFonts w:ascii="Cambria" w:hAnsi="Cambria"/>
        </w:rPr>
        <w:t xml:space="preserve"> </w:t>
      </w:r>
      <w:commentRangeEnd w:id="51"/>
      <w:r w:rsidR="00466B2C">
        <w:rPr>
          <w:rStyle w:val="CommentReference"/>
        </w:rPr>
        <w:commentReference w:id="51"/>
      </w:r>
      <w:commentRangeEnd w:id="52"/>
      <w:r w:rsidR="00466B2C">
        <w:rPr>
          <w:rStyle w:val="CommentReference"/>
        </w:rPr>
        <w:commentReference w:id="52"/>
      </w:r>
      <w:commentRangeEnd w:id="53"/>
      <w:r w:rsidR="00585273">
        <w:rPr>
          <w:rStyle w:val="CommentReference"/>
        </w:rPr>
        <w:commentReference w:id="53"/>
      </w:r>
      <w:r w:rsidRPr="00C546A7">
        <w:rPr>
          <w:rFonts w:ascii="Cambria" w:hAnsi="Cambria"/>
        </w:rPr>
        <w:t>(</w:t>
      </w:r>
      <w:proofErr w:type="spellStart"/>
      <w:r w:rsidRPr="00C546A7">
        <w:rPr>
          <w:rFonts w:ascii="Cambria" w:hAnsi="Cambria"/>
        </w:rPr>
        <w:t>Spiliotis</w:t>
      </w:r>
      <w:proofErr w:type="spellEnd"/>
      <w:r w:rsidRPr="00C546A7">
        <w:rPr>
          <w:rFonts w:ascii="Cambria" w:hAnsi="Cambria"/>
        </w:rPr>
        <w:t xml:space="preserve"> et al. 2020). We use the definition of self-similarity of a time series described by </w:t>
      </w:r>
      <w:r w:rsidRPr="00C546A7">
        <w:rPr>
          <w:rFonts w:ascii="Cambria" w:hAnsi="Cambria"/>
        </w:rPr>
        <w:fldChar w:fldCharType="begin"/>
      </w:r>
      <w:r w:rsidRPr="00C546A7">
        <w:rPr>
          <w:rFonts w:ascii="Cambria" w:hAnsi="Cambria"/>
        </w:rPr>
        <w:instrText xml:space="preserve"> ADDIN ZOTERO_ITEM CSL_CITATION {"citationID":"R3hYOkKE","properties":{"formattedCitation":"(Willinger et al., n.d.)","plainCitation":"(Willinger et al., n.d.)","noteIndex":0},"citationItems":[{"id":179,"uris":["http://zotero.org/users/8556523/items/QECVN7C7"],"itemData":{"id":179,"type":"article-journal","abstract":"High-resolution tra c measurements from modern communications networks provide unique opportunities for developing and validating mathematical models for aggregate tra c. To exploit these opportunities, we emphasize the need for structural models that take into account speci c physical features of the underlying communication network structure. This approach is in sharp contrast to the traditional black box modeling methodology from time series analysis that ignores, in general, speci c physical structures. We demonstrate, in particular, how the proposed structural modeling approach provides a direct link between the observed self-similarity characteristic of measured aggregate network tra c, and the strong empirical evidence in favor of heavy-tailed, in nite variance phenomena at the level of individual network connections.","language":"en","page":"26","source":"Zotero","title":"Self-Similarity and Heavy Tails: Structural Modeling of Network Tra c","author":[{"family":"Willinger","given":"Walter"},{"family":"Paxson","given":"Vern"},{"family":"Taqqu","given":"Murad S"},{"family":"Willinger","given":"W"}]}}],"schema":"https://github.com/citation-style-language/schema/raw/master/csl-citation.json"} </w:instrText>
      </w:r>
      <w:r w:rsidRPr="00C546A7">
        <w:rPr>
          <w:rFonts w:ascii="Cambria" w:hAnsi="Cambria"/>
        </w:rPr>
        <w:fldChar w:fldCharType="separate"/>
      </w:r>
      <w:r w:rsidRPr="00C546A7">
        <w:rPr>
          <w:rFonts w:ascii="Cambria" w:hAnsi="Cambria"/>
        </w:rPr>
        <w:t>(Willinger et al., 1998)</w:t>
      </w:r>
      <w:r w:rsidRPr="00C546A7">
        <w:rPr>
          <w:rFonts w:ascii="Cambria" w:hAnsi="Cambria"/>
        </w:rPr>
        <w:fldChar w:fldCharType="end"/>
      </w:r>
      <w:r w:rsidRPr="00C546A7">
        <w:rPr>
          <w:rFonts w:ascii="Cambria" w:hAnsi="Cambria"/>
        </w:rPr>
        <w:t xml:space="preserve">. Suppose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is the increment process of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w:t>
      </w:r>
      <w:r w:rsidRPr="001978A9">
        <w:rPr>
          <w:rFonts w:ascii="Cambria" w:hAnsi="Cambria"/>
          <w:i/>
          <w:iCs/>
        </w:rPr>
        <w:t>i.e.</w:t>
      </w:r>
      <w:r w:rsidRPr="00C546A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m:t>
            </m:r>
          </m:sub>
        </m:sSub>
      </m:oMath>
      <w:r w:rsidRPr="00C546A7">
        <w:rPr>
          <w:rFonts w:ascii="Cambria" w:hAnsi="Cambria"/>
        </w:rPr>
        <w:t xml:space="preserve">. An aggregate sequence, denoted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is created by averaging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over non-overlapping blocks of size </w:t>
      </w:r>
      <m:oMath>
        <m:r>
          <w:rPr>
            <w:rFonts w:ascii="Cambria Math" w:hAnsi="Cambria Math"/>
          </w:rPr>
          <m:t>m</m:t>
        </m:r>
      </m:oMath>
      <w:r w:rsidRPr="00C546A7">
        <w:rPr>
          <w:rFonts w:ascii="Cambria" w:hAnsi="Cambria"/>
        </w:rPr>
        <w:t xml:space="preserve">, </w:t>
      </w:r>
      <w:proofErr w:type="gramStart"/>
      <w:r w:rsidRPr="00C546A7">
        <w:rPr>
          <w:rFonts w:ascii="Cambria" w:hAnsi="Cambria"/>
        </w:rPr>
        <w:t>where</w:t>
      </w:r>
      <w:proofErr w:type="gramEnd"/>
    </w:p>
    <w:p w14:paraId="1316564C" w14:textId="77777777" w:rsidR="005C1A42" w:rsidRPr="00C546A7" w:rsidRDefault="005C1A42" w:rsidP="005C1A42">
      <w:pPr>
        <w:rPr>
          <w:rFonts w:ascii="Cambria" w:hAnsi="Cambria"/>
        </w:rPr>
      </w:pPr>
    </w:p>
    <w:p w14:paraId="5AF966D8" w14:textId="77777777" w:rsidR="005C1A42" w:rsidRPr="00C546A7" w:rsidRDefault="00000000" w:rsidP="005C1A42">
      <w:pPr>
        <w:rPr>
          <w:rFonts w:ascii="Cambria" w:hAnsi="Cambria"/>
        </w:rPr>
      </w:pPr>
      <m:oMathPara>
        <m:oMath>
          <m:sSubSup>
            <m:sSubSupPr>
              <m:ctrlPr>
                <w:rPr>
                  <w:rFonts w:ascii="Cambria Math" w:hAnsi="Cambria Math"/>
                  <w:i/>
                </w:rPr>
              </m:ctrlPr>
            </m:sSubSupPr>
            <m:e>
              <m:r>
                <w:rPr>
                  <w:rFonts w:ascii="Cambria Math" w:hAnsi="Cambria Math"/>
                </w:rPr>
                <m:t>x</m:t>
              </m:r>
            </m:e>
            <m:sub>
              <m:r>
                <w:rPr>
                  <w:rFonts w:ascii="Cambria Math" w:hAnsi="Cambria Math"/>
                </w:rPr>
                <m:t>j,k</m:t>
              </m:r>
            </m:sub>
            <m:sup>
              <m:d>
                <m:dPr>
                  <m:ctrlPr>
                    <w:rPr>
                      <w:rFonts w:ascii="Cambria Math" w:hAnsi="Cambria Math"/>
                      <w:i/>
                    </w:rPr>
                  </m:ctrlPr>
                </m:dPr>
                <m:e>
                  <m:r>
                    <w:rPr>
                      <w:rFonts w:ascii="Cambria Math" w:hAnsi="Cambria Math"/>
                    </w:rPr>
                    <m:t>m</m:t>
                  </m:r>
                </m:e>
              </m:d>
            </m:sup>
          </m:sSubSup>
          <m:r>
            <w:rPr>
              <w:rFonts w:ascii="Cambria Math" w:hAnsi="Cambria Math"/>
            </w:rPr>
            <m:t>=1</m:t>
          </m:r>
          <m:r>
            <m:rPr>
              <m:lit/>
            </m:rPr>
            <w:rPr>
              <w:rFonts w:ascii="Cambria Math" w:hAnsi="Cambria Math"/>
            </w:rPr>
            <m:t>/</m:t>
          </m:r>
          <m:r>
            <w:rPr>
              <w:rFonts w:ascii="Cambria Math" w:hAnsi="Cambria Math"/>
            </w:rPr>
            <m:t xml:space="preserve">m, </m:t>
          </m:r>
          <m:nary>
            <m:naryPr>
              <m:chr m:val="∑"/>
              <m:limLoc m:val="undOvr"/>
              <m:ctrlPr>
                <w:rPr>
                  <w:rFonts w:ascii="Cambria Math" w:hAnsi="Cambria Math"/>
                  <w:i/>
                </w:rPr>
              </m:ctrlPr>
            </m:naryPr>
            <m:sub>
              <m:r>
                <w:rPr>
                  <w:rFonts w:ascii="Cambria Math" w:hAnsi="Cambria Math"/>
                </w:rPr>
                <m:t>i=</m:t>
              </m:r>
              <m:d>
                <m:dPr>
                  <m:ctrlPr>
                    <w:rPr>
                      <w:rFonts w:ascii="Cambria Math" w:hAnsi="Cambria Math"/>
                      <w:i/>
                    </w:rPr>
                  </m:ctrlPr>
                </m:dPr>
                <m:e>
                  <m:r>
                    <w:rPr>
                      <w:rFonts w:ascii="Cambria Math" w:hAnsi="Cambria Math"/>
                    </w:rPr>
                    <m:t>k-1</m:t>
                  </m:r>
                </m:e>
              </m:d>
              <m:r>
                <w:rPr>
                  <w:rFonts w:ascii="Cambria Math" w:hAnsi="Cambria Math"/>
                </w:rPr>
                <m:t>m+1</m:t>
              </m:r>
            </m:sub>
            <m:sup>
              <m:r>
                <w:rPr>
                  <w:rFonts w:ascii="Cambria Math" w:hAnsi="Cambria Math"/>
                </w:rPr>
                <m:t>km</m:t>
              </m:r>
            </m:sup>
            <m:e>
              <m:sSub>
                <m:sSubPr>
                  <m:ctrlPr>
                    <w:rPr>
                      <w:rFonts w:ascii="Cambria Math" w:hAnsi="Cambria Math"/>
                      <w:i/>
                    </w:rPr>
                  </m:ctrlPr>
                </m:sSubPr>
                <m:e>
                  <m:r>
                    <w:rPr>
                      <w:rFonts w:ascii="Cambria Math" w:hAnsi="Cambria Math"/>
                    </w:rPr>
                    <m:t>x</m:t>
                  </m:r>
                </m:e>
                <m:sub>
                  <m:r>
                    <w:rPr>
                      <w:rFonts w:ascii="Cambria Math" w:hAnsi="Cambria Math"/>
                    </w:rPr>
                    <m:t>j,i</m:t>
                  </m:r>
                </m:sub>
              </m:sSub>
            </m:e>
          </m:nary>
          <m:r>
            <w:rPr>
              <w:rFonts w:ascii="Cambria Math" w:hAnsi="Cambria Math"/>
            </w:rPr>
            <m:t xml:space="preserve">   k=1,2,…</m:t>
          </m:r>
        </m:oMath>
      </m:oMathPara>
    </w:p>
    <w:p w14:paraId="2CEB4004" w14:textId="77777777" w:rsidR="005C1A42" w:rsidRPr="00C546A7" w:rsidRDefault="005C1A42" w:rsidP="005C1A42">
      <w:pPr>
        <w:rPr>
          <w:rFonts w:ascii="Cambria" w:hAnsi="Cambria"/>
        </w:rPr>
      </w:pPr>
    </w:p>
    <w:p w14:paraId="5803A13C" w14:textId="77777777" w:rsidR="005C1A42" w:rsidRPr="00C546A7" w:rsidRDefault="005C1A42" w:rsidP="005C1A42">
      <w:pPr>
        <w:rPr>
          <w:rFonts w:ascii="Cambria" w:hAnsi="Cambria"/>
        </w:rPr>
      </w:pPr>
    </w:p>
    <w:p w14:paraId="1E4D5516" w14:textId="77777777" w:rsidR="005C1A42" w:rsidRPr="00C546A7" w:rsidRDefault="005C1A42" w:rsidP="005C1A42">
      <w:pPr>
        <w:rPr>
          <w:rFonts w:ascii="Cambria" w:hAnsi="Cambria"/>
        </w:rPr>
      </w:pPr>
      <w:r w:rsidRPr="00C546A7">
        <w:rPr>
          <w:rFonts w:ascii="Cambria" w:hAnsi="Cambria"/>
        </w:rPr>
        <w:t xml:space="preserve">and </w:t>
      </w:r>
      <m:oMath>
        <m:r>
          <w:rPr>
            <w:rFonts w:ascii="Cambria Math" w:hAnsi="Cambria Math"/>
          </w:rPr>
          <m:t>k</m:t>
        </m:r>
      </m:oMath>
      <w:r w:rsidRPr="00C546A7">
        <w:rPr>
          <w:rFonts w:ascii="Cambria" w:hAnsi="Cambria"/>
        </w:rPr>
        <w:t xml:space="preserve"> indexes the block. If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is a self-similar time series, </w:t>
      </w:r>
      <w:proofErr w:type="gramStart"/>
      <w:r w:rsidRPr="00C546A7">
        <w:rPr>
          <w:rFonts w:ascii="Cambria" w:hAnsi="Cambria"/>
        </w:rPr>
        <w:t>then</w:t>
      </w:r>
      <w:proofErr w:type="gramEnd"/>
      <w:r w:rsidRPr="00C546A7">
        <w:rPr>
          <w:rFonts w:ascii="Cambria" w:hAnsi="Cambria"/>
        </w:rPr>
        <w:t xml:space="preserve"> </w:t>
      </w:r>
    </w:p>
    <w:p w14:paraId="17C6021D" w14:textId="77777777" w:rsidR="005C1A42" w:rsidRPr="00C546A7" w:rsidRDefault="005C1A42" w:rsidP="005C1A42">
      <w:pPr>
        <w:rPr>
          <w:rFonts w:ascii="Cambria" w:hAnsi="Cambria"/>
        </w:rPr>
      </w:pPr>
    </w:p>
    <w:p w14:paraId="224BD333" w14:textId="77777777" w:rsidR="005C1A42" w:rsidRPr="00C546A7" w:rsidRDefault="00000000" w:rsidP="005C1A42">
      <w:pPr>
        <w:rPr>
          <w:rFonts w:ascii="Cambria" w:hAnsi="Cambria"/>
        </w:rPr>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m:oMathPara>
    </w:p>
    <w:p w14:paraId="51F21C00" w14:textId="77777777" w:rsidR="005C1A42" w:rsidRPr="00C546A7" w:rsidRDefault="005C1A42" w:rsidP="005C1A42">
      <w:pPr>
        <w:rPr>
          <w:rFonts w:ascii="Cambria" w:hAnsi="Cambria"/>
        </w:rPr>
      </w:pPr>
    </w:p>
    <w:p w14:paraId="502908FC" w14:textId="6F3296AD" w:rsidR="005C1A42" w:rsidRPr="00C546A7" w:rsidRDefault="005C1A42" w:rsidP="005C1A42">
      <w:pPr>
        <w:rPr>
          <w:rFonts w:ascii="Cambria" w:hAnsi="Cambria"/>
        </w:rPr>
      </w:pPr>
      <w:r w:rsidRPr="00C546A7">
        <w:rPr>
          <w:rFonts w:ascii="Cambria" w:hAnsi="Cambria"/>
        </w:rPr>
        <w:t xml:space="preserve">for all integers </w:t>
      </w:r>
      <m:oMath>
        <m:r>
          <w:rPr>
            <w:rFonts w:ascii="Cambria Math" w:hAnsi="Cambria Math"/>
          </w:rPr>
          <m:t>m</m:t>
        </m:r>
      </m:oMath>
      <w:r w:rsidRPr="00C546A7">
        <w:rPr>
          <w:rFonts w:ascii="Cambria" w:hAnsi="Cambria"/>
        </w:rPr>
        <w:t xml:space="preserve">. We </w:t>
      </w:r>
      <w:r w:rsidR="006B3475">
        <w:rPr>
          <w:rFonts w:ascii="Cambria" w:hAnsi="Cambria"/>
        </w:rPr>
        <w:t>use</w:t>
      </w:r>
      <w:r w:rsidRPr="00C546A7">
        <w:rPr>
          <w:rFonts w:ascii="Cambria" w:hAnsi="Cambria"/>
        </w:rPr>
        <w:t xml:space="preserve"> the definition of second-order self-similarity, where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i</m:t>
        </m:r>
      </m:oMath>
      <w:r w:rsidRPr="00C546A7">
        <w:rPr>
          <w:rFonts w:ascii="Cambria" w:hAnsi="Cambria"/>
        </w:rPr>
        <w:t xml:space="preserve">s exactly second-order self-similar if </w:t>
      </w:r>
      <m:oMath>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has the same variance and autocorrelation as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for all values of </w:t>
      </w:r>
      <m:oMath>
        <m:r>
          <w:rPr>
            <w:rFonts w:ascii="Cambria Math" w:hAnsi="Cambria Math"/>
          </w:rPr>
          <m:t>m</m:t>
        </m:r>
      </m:oMath>
      <w:r w:rsidRPr="00C546A7">
        <w:rPr>
          <w:rFonts w:ascii="Cambria" w:hAnsi="Cambria"/>
        </w:rPr>
        <w:t xml:space="preserve">, or is asymptotically second-order self-similar if this holds as </w:t>
      </w:r>
      <m:oMath>
        <m:r>
          <w:rPr>
            <w:rFonts w:ascii="Cambria Math" w:hAnsi="Cambria Math"/>
          </w:rPr>
          <m:t>m → ∞</m:t>
        </m:r>
      </m:oMath>
      <w:r w:rsidRPr="00C546A7">
        <w:rPr>
          <w:rFonts w:ascii="Cambria" w:hAnsi="Cambria"/>
        </w:rPr>
        <w:t xml:space="preserve"> (Rose, 1996). The parameter </w:t>
      </w:r>
      <m:oMath>
        <m:r>
          <w:rPr>
            <w:rFonts w:ascii="Cambria Math" w:hAnsi="Cambria Math"/>
          </w:rPr>
          <m:t>H</m:t>
        </m:r>
      </m:oMath>
      <w:r w:rsidRPr="00C546A7">
        <w:rPr>
          <w:rFonts w:ascii="Cambria" w:hAnsi="Cambria"/>
        </w:rPr>
        <w:t xml:space="preserve"> is the Hurst exponent, which is estimated using the differencing term </w:t>
      </w:r>
      <m:oMath>
        <m:r>
          <w:rPr>
            <w:rFonts w:ascii="Cambria Math" w:hAnsi="Cambria Math"/>
          </w:rPr>
          <m:t>d</m:t>
        </m:r>
      </m:oMath>
      <w:r w:rsidRPr="00C546A7">
        <w:rPr>
          <w:rFonts w:ascii="Cambria" w:hAnsi="Cambria"/>
        </w:rPr>
        <w:t xml:space="preserve"> from a fractional ARIMA model, i.e., FARIMA(0, </w:t>
      </w:r>
      <m:oMath>
        <m:r>
          <w:rPr>
            <w:rFonts w:ascii="Cambria Math" w:hAnsi="Cambria Math"/>
          </w:rPr>
          <m:t>d</m:t>
        </m:r>
      </m:oMath>
      <w:r w:rsidRPr="00C546A7">
        <w:rPr>
          <w:rFonts w:ascii="Cambria" w:hAnsi="Cambria"/>
        </w:rPr>
        <w:t xml:space="preserve">, 0) </w:t>
      </w:r>
      <w:r w:rsidRPr="00C546A7">
        <w:rPr>
          <w:rFonts w:ascii="Cambria" w:hAnsi="Cambria"/>
        </w:rPr>
        <w:fldChar w:fldCharType="begin"/>
      </w:r>
      <w:r w:rsidRPr="00C546A7">
        <w:rPr>
          <w:rFonts w:ascii="Cambria" w:hAnsi="Cambria"/>
        </w:rPr>
        <w:instrText xml:space="preserve"> ADDIN ZOTERO_ITEM CSL_CITATION {"citationID":"OmCrZUvd","properties":{"formattedCitation":"(Wang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 xml:space="preserve">(Wang et al., 2006; </w:t>
      </w:r>
      <w:r w:rsidRPr="00C546A7">
        <w:rPr>
          <w:rFonts w:ascii="Cambria" w:hAnsi="Cambria"/>
        </w:rPr>
        <w:fldChar w:fldCharType="end"/>
      </w:r>
      <w:r w:rsidRPr="00C546A7">
        <w:rPr>
          <w:rFonts w:ascii="Cambria" w:hAnsi="Cambria"/>
        </w:rPr>
        <w:t>Hyndman et al., 2022), where</w:t>
      </w:r>
    </w:p>
    <w:p w14:paraId="514A9558" w14:textId="77777777" w:rsidR="005C1A42" w:rsidRPr="00C546A7" w:rsidRDefault="005C1A42" w:rsidP="005C1A42">
      <w:pPr>
        <w:rPr>
          <w:rFonts w:ascii="Cambria" w:hAnsi="Cambria"/>
        </w:rPr>
      </w:pPr>
    </w:p>
    <w:p w14:paraId="35503D17" w14:textId="77777777" w:rsidR="005C1A42" w:rsidRPr="00C546A7" w:rsidRDefault="005C1A42" w:rsidP="005C1A42">
      <w:pPr>
        <w:rPr>
          <w:rFonts w:ascii="Cambria" w:hAnsi="Cambria"/>
        </w:rPr>
      </w:pPr>
      <m:oMath>
        <m:r>
          <w:rPr>
            <w:rFonts w:ascii="Cambria Math" w:hAnsi="Cambria Math"/>
          </w:rPr>
          <m:t>Hurst =H=d+0.</m:t>
        </m:r>
      </m:oMath>
      <w:r w:rsidRPr="00C546A7">
        <w:rPr>
          <w:rFonts w:ascii="Cambria" w:hAnsi="Cambria"/>
        </w:rPr>
        <w:t>5.</w:t>
      </w:r>
    </w:p>
    <w:p w14:paraId="62447950" w14:textId="77777777" w:rsidR="005C1A42" w:rsidRPr="00C546A7" w:rsidRDefault="005C1A42" w:rsidP="005C1A42">
      <w:pPr>
        <w:rPr>
          <w:rFonts w:ascii="Cambria" w:hAnsi="Cambria"/>
        </w:rPr>
      </w:pPr>
    </w:p>
    <w:p w14:paraId="77EEE9B8" w14:textId="6AFDB690" w:rsidR="005C1A42" w:rsidRPr="00C546A7" w:rsidRDefault="005C1A42" w:rsidP="005C1A42">
      <w:pPr>
        <w:rPr>
          <w:rFonts w:ascii="Cambria" w:hAnsi="Cambria"/>
        </w:rPr>
      </w:pPr>
      <w:r w:rsidRPr="00C546A7">
        <w:rPr>
          <w:rFonts w:ascii="Cambria" w:hAnsi="Cambria"/>
        </w:rPr>
        <w:t xml:space="preserve">Estimates of </w:t>
      </w:r>
      <m:oMath>
        <m:r>
          <w:rPr>
            <w:rFonts w:ascii="Cambria Math" w:hAnsi="Cambria Math"/>
          </w:rPr>
          <m:t>H</m:t>
        </m:r>
      </m:oMath>
      <w:r w:rsidRPr="00C546A7">
        <w:rPr>
          <w:rFonts w:ascii="Cambria" w:hAnsi="Cambria"/>
        </w:rPr>
        <w:t xml:space="preserve"> </w:t>
      </w:r>
      <w:r w:rsidR="006B3475">
        <w:rPr>
          <w:rFonts w:ascii="Cambria" w:hAnsi="Cambria"/>
        </w:rPr>
        <w:t>range from 0 to 1,</w:t>
      </w:r>
      <w:r w:rsidRPr="00C546A7">
        <w:rPr>
          <w:rFonts w:ascii="Cambria" w:hAnsi="Cambria"/>
        </w:rPr>
        <w:t xml:space="preserve"> where </w:t>
      </w:r>
      <m:oMath>
        <m:r>
          <w:rPr>
            <w:rFonts w:ascii="Cambria Math" w:hAnsi="Cambria Math"/>
          </w:rPr>
          <m:t>H = 0.5</m:t>
        </m:r>
      </m:oMath>
      <w:r w:rsidRPr="00C546A7">
        <w:rPr>
          <w:rFonts w:ascii="Cambria" w:hAnsi="Cambria"/>
        </w:rPr>
        <w:t xml:space="preserve"> </w:t>
      </w:r>
      <w:commentRangeStart w:id="54"/>
      <w:r w:rsidRPr="00C546A7">
        <w:rPr>
          <w:rFonts w:ascii="Cambria" w:hAnsi="Cambria"/>
        </w:rPr>
        <w:t xml:space="preserve">corresponds to a random walk </w:t>
      </w:r>
      <w:r w:rsidRPr="00C546A7">
        <w:rPr>
          <w:rFonts w:ascii="Cambria" w:hAnsi="Cambria"/>
        </w:rPr>
        <w:fldChar w:fldCharType="begin"/>
      </w:r>
      <w:r w:rsidRPr="00C546A7">
        <w:rPr>
          <w:rFonts w:ascii="Cambria" w:hAnsi="Cambria"/>
        </w:rPr>
        <w:instrText xml:space="preserve"> ADDIN ZOTERO_ITEM CSL_CITATION {"citationID":"GZcozxUA","properties":{"formattedCitation":"(Sobolev, 2017)","plainCitation":"(Sobolev, 2017)","noteIndex":0},"citationItems":[{"id":183,"uris":["http://zotero.org/users/8556523/items/GER8FBNR"],"itemData":{"id":183,"type":"article-journal","abstract":"Traders often employ judgmental methods when making financial forecasts. To characterize judgmental forecasts from graphically-presented time series, I propose the correlated response model, according to which the properties of judgmental forecasts are correlated with those of the forecasted series. In two experiments, participants were presented with graphs depicting synthetic price series. In Experiment 1, participants were asked to make point forecasts for different time horizons. Participants could control the graphs’ time scales. In Experiment 2, participants made multi-period forecasts, and could apply moving average filters to the graphs. The dispersion of point forecasts between participants (the standard deviation of participants’ point forecasts) and the variability of individual participant’s multi-period forecasts (local steepness and oscillation) were extracted. Both forecast measures were found to be significantly correlated with variability measures of the original, scaled, and smoothed data graphs. Thus, the results supported the correlated response model and provided insights into the forecasting process.","container-title":"International Journal of Forecasting","DOI":"10.1016/j.ijforecast.2017.01.009","ISSN":"01692070","issue":"3","journalAbbreviation":"International Journal of Forecasting","language":"en","page":"605-617","source":"DOI.org (Crossref)","title":"The effect of price volatility on judgmental forecasts: The correlated response model","title-short":"The effect of price volatility on judgmental forecasts","volume":"33","author":[{"family":"Sobolev","given":"Daphne"}],"issued":{"date-parts":[["2017",7]]}}}],"schema":"https://github.com/citation-style-language/schema/raw/master/csl-citation.json"} </w:instrText>
      </w:r>
      <w:r w:rsidRPr="00C546A7">
        <w:rPr>
          <w:rFonts w:ascii="Cambria" w:hAnsi="Cambria"/>
        </w:rPr>
        <w:fldChar w:fldCharType="separate"/>
      </w:r>
      <w:r w:rsidRPr="00C546A7">
        <w:rPr>
          <w:rFonts w:ascii="Cambria" w:hAnsi="Cambria"/>
        </w:rPr>
        <w:t>(Sobolev, 2017)</w:t>
      </w:r>
      <w:r w:rsidRPr="00C546A7">
        <w:rPr>
          <w:rFonts w:ascii="Cambria" w:hAnsi="Cambria"/>
        </w:rPr>
        <w:fldChar w:fldCharType="end"/>
      </w:r>
      <w:r w:rsidRPr="00C546A7">
        <w:rPr>
          <w:rFonts w:ascii="Cambria" w:hAnsi="Cambria"/>
        </w:rPr>
        <w:t xml:space="preserve">, </w:t>
      </w:r>
      <m:oMath>
        <m:r>
          <w:rPr>
            <w:rFonts w:ascii="Cambria Math" w:hAnsi="Cambria Math"/>
          </w:rPr>
          <m:t>H &lt; 0.5</m:t>
        </m:r>
      </m:oMath>
      <w:r w:rsidRPr="00C546A7">
        <w:rPr>
          <w:rFonts w:ascii="Cambria" w:hAnsi="Cambria"/>
        </w:rPr>
        <w:t xml:space="preserve"> corresponds to anti-persistent or mean-reverting series, and </w:t>
      </w:r>
      <m:oMath>
        <m:r>
          <w:rPr>
            <w:rFonts w:ascii="Cambria Math" w:hAnsi="Cambria Math"/>
          </w:rPr>
          <m:t>H &gt; 0.5</m:t>
        </m:r>
      </m:oMath>
      <w:r w:rsidRPr="00C546A7">
        <w:rPr>
          <w:rFonts w:ascii="Cambria" w:hAnsi="Cambria"/>
        </w:rPr>
        <w:t xml:space="preserve"> corresponds to persistent time series that are more likely to maintain their current trend. </w:t>
      </w:r>
      <w:commentRangeEnd w:id="54"/>
      <w:r w:rsidR="006B3475">
        <w:rPr>
          <w:rStyle w:val="CommentReference"/>
        </w:rPr>
        <w:commentReference w:id="54"/>
      </w:r>
    </w:p>
    <w:p w14:paraId="390D7E81" w14:textId="77777777" w:rsidR="005C1A42" w:rsidRPr="001978A9" w:rsidRDefault="005C1A42" w:rsidP="001978A9">
      <w:pPr>
        <w:tabs>
          <w:tab w:val="left" w:pos="1152"/>
        </w:tabs>
        <w:rPr>
          <w:rFonts w:ascii="Cambria" w:hAnsi="Cambria"/>
          <w:i/>
          <w:iCs/>
        </w:rPr>
      </w:pPr>
    </w:p>
    <w:p w14:paraId="0C608D70" w14:textId="272CFE76" w:rsidR="005C1A42" w:rsidRDefault="005C1A42" w:rsidP="005C1A42">
      <w:pPr>
        <w:pStyle w:val="ListParagraph"/>
        <w:numPr>
          <w:ilvl w:val="2"/>
          <w:numId w:val="1"/>
        </w:numPr>
        <w:tabs>
          <w:tab w:val="left" w:pos="1152"/>
        </w:tabs>
        <w:rPr>
          <w:rFonts w:ascii="Cambria" w:hAnsi="Cambria"/>
          <w:i/>
          <w:iCs/>
        </w:rPr>
      </w:pPr>
      <w:r>
        <w:rPr>
          <w:rFonts w:ascii="Cambria" w:hAnsi="Cambria"/>
          <w:i/>
          <w:iCs/>
        </w:rPr>
        <w:t>S</w:t>
      </w:r>
      <w:r w:rsidR="008F6094">
        <w:rPr>
          <w:rFonts w:ascii="Cambria" w:hAnsi="Cambria"/>
          <w:i/>
          <w:iCs/>
        </w:rPr>
        <w:t>kewness</w:t>
      </w:r>
      <w:r w:rsidR="00901227">
        <w:rPr>
          <w:rFonts w:ascii="Cambria" w:hAnsi="Cambria"/>
          <w:i/>
          <w:iCs/>
        </w:rPr>
        <w:br/>
      </w:r>
    </w:p>
    <w:p w14:paraId="3FBC7E33" w14:textId="77777777" w:rsidR="008F6094" w:rsidRPr="001978A9" w:rsidRDefault="008F6094" w:rsidP="001978A9">
      <w:pPr>
        <w:rPr>
          <w:rFonts w:ascii="Cambria" w:hAnsi="Cambria"/>
        </w:rPr>
      </w:pPr>
      <w:r w:rsidRPr="001978A9">
        <w:rPr>
          <w:rFonts w:ascii="Cambria" w:hAnsi="Cambria"/>
        </w:rPr>
        <w:t xml:space="preserve">Skewness, which we denote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rsidRPr="001978A9">
        <w:rPr>
          <w:rFonts w:ascii="Cambria" w:hAnsi="Cambria"/>
        </w:rPr>
        <w:t xml:space="preserve">, measures the lack of symmetry in the distribution of the values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1978A9">
        <w:rPr>
          <w:rFonts w:ascii="Cambria" w:hAnsi="Cambria"/>
        </w:rPr>
        <w:t xml:space="preserve"> </w:t>
      </w:r>
      <w:r w:rsidRPr="001978A9">
        <w:rPr>
          <w:rFonts w:ascii="Cambria" w:hAnsi="Cambria"/>
        </w:rPr>
        <w:fldChar w:fldCharType="begin"/>
      </w:r>
      <w:r w:rsidRPr="001978A9">
        <w:rPr>
          <w:rFonts w:ascii="Cambria" w:hAnsi="Cambria"/>
        </w:rPr>
        <w:instrText xml:space="preserve"> ADDIN ZOTERO_ITEM CSL_CITATION {"citationID":"TOyTzDcC","properties":{"formattedCitation":"(Wang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1978A9">
        <w:rPr>
          <w:rFonts w:ascii="Cambria" w:hAnsi="Cambria"/>
        </w:rPr>
        <w:fldChar w:fldCharType="separate"/>
      </w:r>
      <w:r w:rsidRPr="001978A9">
        <w:rPr>
          <w:rFonts w:ascii="Cambria" w:hAnsi="Cambria"/>
        </w:rPr>
        <w:t>(Wang et al., 2006)</w:t>
      </w:r>
      <w:r w:rsidRPr="001978A9">
        <w:rPr>
          <w:rFonts w:ascii="Cambria" w:hAnsi="Cambria"/>
        </w:rPr>
        <w:fldChar w:fldCharType="end"/>
      </w:r>
      <w:r w:rsidRPr="001978A9">
        <w:rPr>
          <w:rFonts w:ascii="Cambria" w:hAnsi="Cambria"/>
        </w:rPr>
        <w:t>, where positive (negative) values are associated with a right- (left-) skewed data distribution:</w:t>
      </w:r>
    </w:p>
    <w:p w14:paraId="3D423FCC" w14:textId="77777777" w:rsidR="008F6094" w:rsidRPr="008F6094" w:rsidRDefault="008F6094" w:rsidP="001978A9">
      <w:pPr>
        <w:pStyle w:val="ListParagraph"/>
        <w:ind w:left="360"/>
        <w:rPr>
          <w:rFonts w:ascii="Cambria" w:hAnsi="Cambria"/>
        </w:rPr>
      </w:pPr>
    </w:p>
    <w:p w14:paraId="319643B6" w14:textId="77777777" w:rsidR="008F6094" w:rsidRPr="008F6094" w:rsidRDefault="008F6094" w:rsidP="001978A9">
      <w:pPr>
        <w:pStyle w:val="ListParagraph"/>
        <w:ind w:left="360"/>
        <w:rPr>
          <w:rFonts w:ascii="Cambria" w:hAnsi="Cambria"/>
        </w:rPr>
      </w:pPr>
    </w:p>
    <w:p w14:paraId="6CB06558" w14:textId="77777777" w:rsidR="008F6094" w:rsidRPr="008F6094" w:rsidRDefault="008F6094" w:rsidP="001978A9">
      <w:pPr>
        <w:pStyle w:val="ListParagraph"/>
        <w:ind w:left="360"/>
        <w:rPr>
          <w:rFonts w:ascii="Cambria" w:hAnsi="Cambria"/>
        </w:rPr>
      </w:pPr>
      <m:oMathPara>
        <m:oMath>
          <m:r>
            <w:rPr>
              <w:rFonts w:ascii="Cambria Math" w:hAnsi="Cambria Math"/>
            </w:rPr>
            <w:lastRenderedPageBreak/>
            <m:t>Skewness=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3</m:t>
                  </m:r>
                </m:sup>
              </m:sSup>
              <m:ctrlPr>
                <w:rPr>
                  <w:rFonts w:ascii="Cambria Math" w:hAnsi="Cambria Math"/>
                  <w:i/>
                </w:rPr>
              </m:ctrlPr>
            </m:e>
          </m:nary>
        </m:oMath>
      </m:oMathPara>
    </w:p>
    <w:p w14:paraId="103D91EC" w14:textId="77777777" w:rsidR="008F6094" w:rsidRPr="001978A9" w:rsidRDefault="008F6094" w:rsidP="001978A9">
      <w:pPr>
        <w:tabs>
          <w:tab w:val="left" w:pos="1152"/>
        </w:tabs>
        <w:rPr>
          <w:rFonts w:ascii="Cambria" w:hAnsi="Cambria"/>
          <w:i/>
          <w:iCs/>
        </w:rPr>
      </w:pPr>
    </w:p>
    <w:p w14:paraId="168C1AD8" w14:textId="6E111700" w:rsidR="005C1A42" w:rsidRDefault="008F6094" w:rsidP="005C1A42">
      <w:pPr>
        <w:pStyle w:val="ListParagraph"/>
        <w:numPr>
          <w:ilvl w:val="2"/>
          <w:numId w:val="1"/>
        </w:numPr>
        <w:tabs>
          <w:tab w:val="left" w:pos="1152"/>
        </w:tabs>
        <w:rPr>
          <w:rFonts w:ascii="Cambria" w:hAnsi="Cambria"/>
          <w:i/>
          <w:iCs/>
        </w:rPr>
      </w:pPr>
      <w:r>
        <w:rPr>
          <w:rFonts w:ascii="Cambria" w:hAnsi="Cambria"/>
          <w:i/>
          <w:iCs/>
        </w:rPr>
        <w:t>Kurtosis</w:t>
      </w:r>
      <w:r w:rsidR="00901227">
        <w:rPr>
          <w:rFonts w:ascii="Cambria" w:hAnsi="Cambria"/>
          <w:i/>
          <w:iCs/>
        </w:rPr>
        <w:br/>
      </w:r>
    </w:p>
    <w:p w14:paraId="04D29048" w14:textId="77777777" w:rsidR="008F6094" w:rsidRPr="008F6094" w:rsidRDefault="008F6094" w:rsidP="001978A9">
      <w:pPr>
        <w:pStyle w:val="ListParagraph"/>
        <w:ind w:left="360"/>
        <w:rPr>
          <w:rFonts w:ascii="Cambria" w:hAnsi="Cambria"/>
        </w:rPr>
      </w:pPr>
      <w:r w:rsidRPr="008F6094">
        <w:rPr>
          <w:rFonts w:ascii="Cambria" w:hAnsi="Cambria"/>
        </w:rPr>
        <w:t xml:space="preserve">We measure Kurtosis relative to the standard normal distribution </w:t>
      </w:r>
      <w:r w:rsidRPr="008F6094">
        <w:rPr>
          <w:rFonts w:ascii="Cambria" w:hAnsi="Cambria"/>
        </w:rPr>
        <w:fldChar w:fldCharType="begin"/>
      </w:r>
      <w:r w:rsidRPr="008F6094">
        <w:rPr>
          <w:rFonts w:ascii="Cambria" w:hAnsi="Cambria"/>
        </w:rPr>
        <w:instrText xml:space="preserve"> ADDIN ZOTERO_ITEM CSL_CITATION {"citationID":"IvrgTOXh","properties":{"formattedCitation":"(Wang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8F6094">
        <w:rPr>
          <w:rFonts w:ascii="Cambria" w:hAnsi="Cambria"/>
        </w:rPr>
        <w:fldChar w:fldCharType="separate"/>
      </w:r>
      <w:r w:rsidRPr="008F6094">
        <w:rPr>
          <w:rFonts w:ascii="Cambria" w:hAnsi="Cambria"/>
        </w:rPr>
        <w:t>(Wang et al., 2006)</w:t>
      </w:r>
      <w:r w:rsidRPr="008F6094">
        <w:rPr>
          <w:rFonts w:ascii="Cambria" w:hAnsi="Cambria"/>
        </w:rPr>
        <w:fldChar w:fldCharType="end"/>
      </w:r>
      <w:r w:rsidRPr="008F6094">
        <w:rPr>
          <w:rFonts w:ascii="Cambria" w:hAnsi="Cambria"/>
        </w:rPr>
        <w:t>. Positive kurtosis corresponds to distributions that tend to have a distinct peak near the mean with heavy tails, whereas negative kurtosis corresponds to distributions that are relatively flat near the mean,</w:t>
      </w:r>
    </w:p>
    <w:p w14:paraId="1CF5BFC6" w14:textId="77777777" w:rsidR="008F6094" w:rsidRPr="008F6094" w:rsidRDefault="008F6094" w:rsidP="001978A9">
      <w:pPr>
        <w:pStyle w:val="ListParagraph"/>
        <w:ind w:left="360"/>
        <w:rPr>
          <w:rFonts w:ascii="Cambria" w:hAnsi="Cambria"/>
        </w:rPr>
      </w:pPr>
    </w:p>
    <w:p w14:paraId="1ACAC974" w14:textId="77777777" w:rsidR="008F6094" w:rsidRPr="008F6094" w:rsidRDefault="008F6094" w:rsidP="001978A9">
      <w:pPr>
        <w:pStyle w:val="ListParagraph"/>
        <w:ind w:left="360"/>
        <w:rPr>
          <w:rFonts w:ascii="Cambria" w:hAnsi="Cambria"/>
        </w:rPr>
      </w:pPr>
      <m:oMathPara>
        <m:oMath>
          <m:r>
            <w:rPr>
              <w:rFonts w:ascii="Cambria Math" w:hAnsi="Cambria Math"/>
            </w:rPr>
            <m:t>Kurtosis=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4</m:t>
                  </m:r>
                </m:sup>
              </m:sSup>
              <m:ctrlPr>
                <w:rPr>
                  <w:rFonts w:ascii="Cambria Math" w:hAnsi="Cambria Math"/>
                  <w:i/>
                </w:rPr>
              </m:ctrlPr>
            </m:e>
          </m:nary>
          <m:r>
            <w:rPr>
              <w:rFonts w:ascii="Cambria Math" w:hAnsi="Cambria Math"/>
            </w:rPr>
            <m:t>-3,</m:t>
          </m:r>
        </m:oMath>
      </m:oMathPara>
    </w:p>
    <w:p w14:paraId="709F154B" w14:textId="77777777" w:rsidR="008F6094" w:rsidRPr="008F6094" w:rsidRDefault="008F6094" w:rsidP="001978A9">
      <w:pPr>
        <w:pStyle w:val="ListParagraph"/>
        <w:ind w:left="360"/>
        <w:rPr>
          <w:rFonts w:ascii="Cambria" w:hAnsi="Cambria"/>
        </w:rPr>
      </w:pPr>
    </w:p>
    <w:p w14:paraId="2200DA41" w14:textId="77777777" w:rsidR="008F6094" w:rsidRPr="008F6094" w:rsidRDefault="008F6094" w:rsidP="001978A9">
      <w:pPr>
        <w:pStyle w:val="ListParagraph"/>
        <w:ind w:left="360"/>
        <w:rPr>
          <w:rFonts w:ascii="Cambria" w:hAnsi="Cambria"/>
        </w:rPr>
      </w:pPr>
    </w:p>
    <w:p w14:paraId="15C1BAC5" w14:textId="77777777" w:rsidR="008F6094" w:rsidRPr="008F6094" w:rsidRDefault="008F6094" w:rsidP="001978A9">
      <w:pPr>
        <w:pStyle w:val="ListParagraph"/>
        <w:ind w:left="360"/>
        <w:rPr>
          <w:rFonts w:ascii="Cambria" w:hAnsi="Cambria"/>
        </w:rPr>
      </w:pPr>
      <w:r w:rsidRPr="008F6094">
        <w:rPr>
          <w:rFonts w:ascii="Cambria" w:hAnsi="Cambria"/>
        </w:rPr>
        <w:t>where 3 is the kurtosis of the standard normal distribution.</w:t>
      </w:r>
    </w:p>
    <w:p w14:paraId="4677C2EC" w14:textId="749C2CED" w:rsidR="008F6094" w:rsidRDefault="008F6094" w:rsidP="008F6094">
      <w:pPr>
        <w:tabs>
          <w:tab w:val="left" w:pos="1152"/>
        </w:tabs>
        <w:rPr>
          <w:rFonts w:ascii="Cambria" w:hAnsi="Cambria"/>
          <w:i/>
          <w:iCs/>
        </w:rPr>
      </w:pPr>
    </w:p>
    <w:p w14:paraId="26746FE4" w14:textId="77777777" w:rsidR="008F6094" w:rsidRPr="001978A9" w:rsidRDefault="008F6094" w:rsidP="001978A9">
      <w:pPr>
        <w:tabs>
          <w:tab w:val="left" w:pos="1152"/>
        </w:tabs>
        <w:rPr>
          <w:rFonts w:ascii="Cambria" w:hAnsi="Cambria"/>
          <w:i/>
          <w:iCs/>
        </w:rPr>
      </w:pPr>
    </w:p>
    <w:p w14:paraId="2FE682A3" w14:textId="702D0298" w:rsidR="005C1A42" w:rsidRDefault="008F6094" w:rsidP="005C1A42">
      <w:pPr>
        <w:pStyle w:val="ListParagraph"/>
        <w:numPr>
          <w:ilvl w:val="2"/>
          <w:numId w:val="1"/>
        </w:numPr>
        <w:tabs>
          <w:tab w:val="left" w:pos="1152"/>
        </w:tabs>
        <w:rPr>
          <w:rFonts w:ascii="Cambria" w:hAnsi="Cambria"/>
          <w:i/>
          <w:iCs/>
        </w:rPr>
      </w:pPr>
      <w:r>
        <w:rPr>
          <w:rFonts w:ascii="Cambria" w:hAnsi="Cambria"/>
          <w:i/>
          <w:iCs/>
        </w:rPr>
        <w:t xml:space="preserve">Extended Autocorrelation Function </w:t>
      </w:r>
      <w:commentRangeStart w:id="55"/>
      <w:commentRangeStart w:id="56"/>
      <w:r>
        <w:rPr>
          <w:rFonts w:ascii="Cambria" w:hAnsi="Cambria"/>
          <w:i/>
          <w:iCs/>
        </w:rPr>
        <w:t>(</w:t>
      </w:r>
      <w:proofErr w:type="spellStart"/>
      <w:r>
        <w:rPr>
          <w:rFonts w:ascii="Cambria" w:hAnsi="Cambria"/>
          <w:i/>
          <w:iCs/>
        </w:rPr>
        <w:t>E_acf</w:t>
      </w:r>
      <w:proofErr w:type="spellEnd"/>
      <w:r>
        <w:rPr>
          <w:rFonts w:ascii="Cambria" w:hAnsi="Cambria"/>
          <w:i/>
          <w:iCs/>
        </w:rPr>
        <w:t>)</w:t>
      </w:r>
      <w:commentRangeEnd w:id="55"/>
      <w:r w:rsidR="00901227">
        <w:rPr>
          <w:rStyle w:val="CommentReference"/>
        </w:rPr>
        <w:commentReference w:id="55"/>
      </w:r>
      <w:commentRangeEnd w:id="56"/>
      <w:r w:rsidR="00901227">
        <w:rPr>
          <w:rStyle w:val="CommentReference"/>
        </w:rPr>
        <w:commentReference w:id="56"/>
      </w:r>
    </w:p>
    <w:p w14:paraId="6895B070" w14:textId="77777777" w:rsidR="008F6094" w:rsidRPr="008F6094" w:rsidRDefault="008F6094" w:rsidP="001978A9">
      <w:pPr>
        <w:pStyle w:val="ListParagraph"/>
        <w:ind w:left="360"/>
        <w:rPr>
          <w:rFonts w:ascii="Cambria" w:hAnsi="Cambria"/>
        </w:rPr>
      </w:pPr>
    </w:p>
    <w:p w14:paraId="519EB884" w14:textId="77777777" w:rsidR="008F6094" w:rsidRPr="001978A9" w:rsidRDefault="008F6094" w:rsidP="001978A9">
      <w:pPr>
        <w:rPr>
          <w:rFonts w:ascii="Cambria" w:hAnsi="Cambria"/>
        </w:rPr>
      </w:pPr>
      <w:r w:rsidRPr="001978A9">
        <w:rPr>
          <w:rFonts w:ascii="Cambria" w:hAnsi="Cambria"/>
        </w:rPr>
        <w:t xml:space="preserve">Next, we perform STL decomposition (Cleveland et al. 1990) to obtain the trend, seasonal, and remainder components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1978A9">
        <w:rPr>
          <w:rFonts w:ascii="Cambria" w:hAnsi="Cambria"/>
        </w:rPr>
        <w:t xml:space="preserve">. We use the approach of Hyndman et al. (2019) to </w:t>
      </w:r>
      <w:proofErr w:type="gramStart"/>
      <w:r w:rsidRPr="001978A9">
        <w:rPr>
          <w:rFonts w:ascii="Cambria" w:hAnsi="Cambria"/>
        </w:rPr>
        <w:t>obtain</w:t>
      </w:r>
      <w:proofErr w:type="gramEnd"/>
    </w:p>
    <w:p w14:paraId="51197525" w14:textId="77777777" w:rsidR="008F6094" w:rsidRPr="008F6094" w:rsidRDefault="008F6094" w:rsidP="001978A9">
      <w:pPr>
        <w:pStyle w:val="ListParagraph"/>
        <w:ind w:left="360"/>
        <w:rPr>
          <w:rFonts w:ascii="Cambria" w:hAnsi="Cambria"/>
        </w:rPr>
      </w:pPr>
    </w:p>
    <w:p w14:paraId="58AFFA6F" w14:textId="77777777" w:rsidR="008F6094" w:rsidRPr="008F6094" w:rsidRDefault="00000000" w:rsidP="001978A9">
      <w:pPr>
        <w:jc w:val="center"/>
        <w:rPr>
          <w:rFonts w:ascii="Cambria" w:hAnsi="Cambria"/>
        </w:rPr>
      </w:pP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008F6094" w:rsidRPr="008F6094">
        <w:rPr>
          <w:rFonts w:ascii="Cambria" w:hAnsi="Cambria"/>
        </w:rPr>
        <w:t>,</w:t>
      </w:r>
    </w:p>
    <w:p w14:paraId="72276709" w14:textId="77777777" w:rsidR="008F6094" w:rsidRPr="008F6094" w:rsidRDefault="008F6094" w:rsidP="001978A9">
      <w:pPr>
        <w:pStyle w:val="ListParagraph"/>
        <w:ind w:left="360"/>
        <w:rPr>
          <w:rFonts w:ascii="Cambria" w:hAnsi="Cambria"/>
        </w:rPr>
      </w:pPr>
    </w:p>
    <w:p w14:paraId="6CA8C7FE" w14:textId="77777777" w:rsidR="008F6094" w:rsidRPr="001978A9" w:rsidRDefault="008F6094" w:rsidP="001978A9">
      <w:pPr>
        <w:rPr>
          <w:rFonts w:ascii="Cambria" w:hAnsi="Cambria"/>
          <w:iCs/>
        </w:rPr>
      </w:pPr>
      <w:r w:rsidRPr="001978A9">
        <w:rPr>
          <w:rFonts w:ascii="Cambria" w:hAnsi="Cambria"/>
        </w:rPr>
        <w:t xml:space="preserve">where </w:t>
      </w:r>
      <w:commentRangeStart w:id="57"/>
      <m:oMath>
        <m:sSub>
          <m:sSubPr>
            <m:ctrlPr>
              <w:rPr>
                <w:rFonts w:ascii="Cambria Math" w:hAnsi="Cambria Math"/>
                <w:i/>
              </w:rPr>
            </m:ctrlPr>
          </m:sSubPr>
          <m:e>
            <m:r>
              <w:rPr>
                <w:rFonts w:ascii="Cambria Math" w:hAnsi="Cambria Math"/>
              </w:rPr>
              <m:t>f</m:t>
            </m:r>
          </m:e>
          <m:sub>
            <m:r>
              <w:rPr>
                <w:rFonts w:ascii="Cambria Math" w:hAnsi="Cambria Math"/>
              </w:rPr>
              <m:t>j</m:t>
            </m:r>
          </m:sub>
        </m:sSub>
        <w:commentRangeEnd w:id="57"/>
        <m:r>
          <m:rPr>
            <m:sty m:val="p"/>
          </m:rPr>
          <w:rPr>
            <w:rFonts w:ascii="Cambria Math" w:hAnsi="Cambria Math"/>
          </w:rPr>
          <w:commentReference w:id="57"/>
        </m:r>
      </m:oMath>
      <w:r w:rsidRPr="001978A9">
        <w:rPr>
          <w:rFonts w:ascii="Cambria" w:hAnsi="Cambria"/>
        </w:rPr>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Pr="001978A9">
        <w:rPr>
          <w:rFonts w:ascii="Cambria" w:hAnsi="Cambr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Pr="001978A9">
        <w:rPr>
          <w:rFonts w:ascii="Cambria" w:hAnsi="Cambria"/>
        </w:rPr>
        <w:t xml:space="preserve"> are the trend, </w:t>
      </w:r>
      <m:oMath>
        <m:r>
          <w:rPr>
            <w:rFonts w:ascii="Cambria Math" w:hAnsi="Cambria Math"/>
          </w:rPr>
          <m:t>i</m:t>
        </m:r>
        <m:r>
          <m:rPr>
            <m:sty m:val="p"/>
          </m:rPr>
          <w:rPr>
            <w:rFonts w:ascii="Cambria Math" w:hAnsi="Cambria Math"/>
          </w:rPr>
          <m:t>th</m:t>
        </m:r>
      </m:oMath>
      <w:r w:rsidRPr="001978A9">
        <w:rPr>
          <w:rFonts w:ascii="Cambria" w:hAnsi="Cambria"/>
          <w:iCs/>
        </w:rPr>
        <w:t xml:space="preserve"> s</w:t>
      </w:r>
      <w:r w:rsidRPr="001978A9">
        <w:rPr>
          <w:rFonts w:ascii="Cambria" w:hAnsi="Cambria"/>
        </w:rPr>
        <w:t>easonal, and remainder components, respectively.</w:t>
      </w:r>
    </w:p>
    <w:p w14:paraId="220D41B4" w14:textId="77777777" w:rsidR="008F6094" w:rsidRPr="008F6094" w:rsidRDefault="008F6094" w:rsidP="001978A9">
      <w:pPr>
        <w:pStyle w:val="ListParagraph"/>
        <w:ind w:left="360"/>
        <w:rPr>
          <w:rFonts w:ascii="Cambria" w:hAnsi="Cambria"/>
        </w:rPr>
      </w:pPr>
    </w:p>
    <w:p w14:paraId="719E558D" w14:textId="15C0B003" w:rsidR="008F6094" w:rsidRPr="001978A9" w:rsidRDefault="008F6094" w:rsidP="001978A9">
      <w:pPr>
        <w:rPr>
          <w:rFonts w:ascii="Cambria" w:hAnsi="Cambria"/>
        </w:rPr>
      </w:pPr>
      <w:r w:rsidRPr="001978A9">
        <w:rPr>
          <w:rFonts w:ascii="Cambria" w:hAnsi="Cambria"/>
        </w:rPr>
        <w:t xml:space="preserve">We extract the first-order autocorrelation coefficient of the detrended and </w:t>
      </w:r>
      <w:proofErr w:type="spellStart"/>
      <w:r w:rsidRPr="001978A9">
        <w:rPr>
          <w:rFonts w:ascii="Cambria" w:hAnsi="Cambria"/>
        </w:rPr>
        <w:t>deseasonalized</w:t>
      </w:r>
      <w:proofErr w:type="spellEnd"/>
      <w:r w:rsidRPr="001978A9">
        <w:rPr>
          <w:rFonts w:ascii="Cambria" w:hAnsi="Cambria"/>
        </w:rPr>
        <w:t xml:space="preserve"> series, referred to as 'linearity' by (</w:t>
      </w:r>
      <w:proofErr w:type="spellStart"/>
      <w:r w:rsidRPr="001978A9">
        <w:rPr>
          <w:rFonts w:ascii="Cambria" w:hAnsi="Cambria"/>
        </w:rPr>
        <w:t>Spiliotis</w:t>
      </w:r>
      <w:proofErr w:type="spellEnd"/>
      <w:r w:rsidRPr="001978A9">
        <w:rPr>
          <w:rFonts w:ascii="Cambria" w:hAnsi="Cambria"/>
        </w:rPr>
        <w:t xml:space="preserve"> et al. 2018):</w:t>
      </w:r>
    </w:p>
    <w:p w14:paraId="62450725" w14:textId="77777777" w:rsidR="008F6094" w:rsidRPr="008F6094" w:rsidRDefault="008F6094" w:rsidP="001978A9">
      <w:pPr>
        <w:pStyle w:val="ListParagraph"/>
        <w:ind w:left="360"/>
        <w:rPr>
          <w:rFonts w:ascii="Cambria" w:hAnsi="Cambria"/>
        </w:rPr>
      </w:pPr>
    </w:p>
    <w:p w14:paraId="0D2FF946" w14:textId="5DAE7B40" w:rsidR="008F6094" w:rsidRPr="008F6094" w:rsidRDefault="008F6094" w:rsidP="001978A9">
      <w:pPr>
        <w:jc w:val="center"/>
        <w:rPr>
          <w:rFonts w:ascii="Cambria" w:hAnsi="Cambria"/>
          <w:iCs/>
        </w:rPr>
      </w:pPr>
      <w:proofErr w:type="spellStart"/>
      <w:r w:rsidRPr="001978A9">
        <w:rPr>
          <w:rFonts w:ascii="Cambria" w:hAnsi="Cambria"/>
          <w:i/>
          <w:iCs/>
        </w:rPr>
        <w:t>E_acf</w:t>
      </w:r>
      <w:proofErr w:type="spellEnd"/>
      <w:r w:rsidRPr="001978A9">
        <w:rPr>
          <w:rFonts w:ascii="Cambria" w:hAnsi="Cambria"/>
          <w:i/>
          <w:iCs/>
        </w:rPr>
        <w:t xml:space="preserve"> </w:t>
      </w:r>
      <m:oMath>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t=2</m:t>
                </m:r>
                <m:ctrlPr>
                  <w:rPr>
                    <w:rFonts w:ascii="Cambria Math" w:hAnsi="Cambria Math"/>
                    <w:i/>
                  </w:rPr>
                </m:ctrlPr>
              </m:sub>
              <m:sup>
                <m:r>
                  <w:rPr>
                    <w:rFonts w:ascii="Cambria Math" w:hAnsi="Cambria Math"/>
                  </w:rPr>
                  <m:t>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j,t-1</m:t>
                        </m:r>
                      </m:sub>
                    </m:sSub>
                    <m:r>
                      <w:rPr>
                        <w:rFonts w:ascii="Cambria Math" w:hAnsi="Cambria Math"/>
                      </w:rPr>
                      <m:t>-</m:t>
                    </m:r>
                    <m:acc>
                      <m:accPr>
                        <m:chr m:val="̅"/>
                        <m:ctrlPr>
                          <w:rPr>
                            <w:rFonts w:ascii="Cambria Math" w:hAnsi="Cambria Math"/>
                          </w:rPr>
                        </m:ctrlPr>
                      </m:accPr>
                      <m:e>
                        <m:r>
                          <w:rPr>
                            <w:rFonts w:ascii="Cambria Math" w:hAnsi="Cambria Math"/>
                          </w:rPr>
                          <m:t>e</m:t>
                        </m:r>
                      </m:e>
                    </m:acc>
                  </m:e>
                </m:d>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w:r w:rsidRPr="008F6094">
        <w:rPr>
          <w:rFonts w:ascii="Cambria" w:hAnsi="Cambria"/>
          <w:iCs/>
        </w:rPr>
        <w:t>.</w:t>
      </w:r>
    </w:p>
    <w:p w14:paraId="5A87A4CF" w14:textId="29AB985F" w:rsidR="008F6094" w:rsidRPr="00C546A7" w:rsidRDefault="00901227" w:rsidP="008F6094">
      <w:pPr>
        <w:rPr>
          <w:rFonts w:ascii="Cambria" w:hAnsi="Cambria"/>
        </w:rPr>
      </w:pPr>
      <w:commentRangeStart w:id="58"/>
      <w:proofErr w:type="spellStart"/>
      <w:r>
        <w:rPr>
          <w:rFonts w:ascii="Cambria" w:hAnsi="Cambria"/>
        </w:rPr>
        <w:t>E_acf</w:t>
      </w:r>
      <w:proofErr w:type="spellEnd"/>
      <w:r>
        <w:rPr>
          <w:rFonts w:ascii="Cambria" w:hAnsi="Cambria"/>
        </w:rPr>
        <w:t xml:space="preserve"> </w:t>
      </w:r>
      <w:r w:rsidR="008F6094" w:rsidRPr="00C546A7">
        <w:rPr>
          <w:rFonts w:ascii="Cambria" w:hAnsi="Cambria"/>
        </w:rPr>
        <w:t xml:space="preserve">measures time series </w:t>
      </w:r>
      <w:proofErr w:type="spellStart"/>
      <w:r w:rsidR="008F6094" w:rsidRPr="00C546A7">
        <w:rPr>
          <w:rFonts w:ascii="Cambria" w:hAnsi="Cambria"/>
        </w:rPr>
        <w:t>forecastability</w:t>
      </w:r>
      <w:proofErr w:type="spellEnd"/>
      <w:r w:rsidR="008F6094" w:rsidRPr="00C546A7">
        <w:rPr>
          <w:rFonts w:ascii="Cambria" w:hAnsi="Cambria"/>
        </w:rPr>
        <w:t xml:space="preserve"> </w:t>
      </w:r>
      <w:commentRangeEnd w:id="58"/>
      <w:r w:rsidR="00C833F9">
        <w:rPr>
          <w:rStyle w:val="CommentReference"/>
        </w:rPr>
        <w:commentReference w:id="58"/>
      </w:r>
      <w:r w:rsidR="008F6094" w:rsidRPr="00C546A7">
        <w:rPr>
          <w:rFonts w:ascii="Cambria" w:hAnsi="Cambria"/>
        </w:rPr>
        <w:t>after the trend and seasonality have been accounted for via decomposition.</w:t>
      </w:r>
    </w:p>
    <w:p w14:paraId="09BB403D" w14:textId="77777777" w:rsidR="008F6094" w:rsidRPr="008F6094" w:rsidRDefault="008F6094" w:rsidP="001978A9">
      <w:pPr>
        <w:pStyle w:val="ListParagraph"/>
        <w:ind w:left="360"/>
        <w:rPr>
          <w:rFonts w:ascii="Cambria" w:hAnsi="Cambria"/>
          <w:iCs/>
        </w:rPr>
      </w:pPr>
    </w:p>
    <w:p w14:paraId="2AB815E0" w14:textId="77777777" w:rsidR="008F6094" w:rsidRPr="001978A9" w:rsidRDefault="008F6094" w:rsidP="001978A9">
      <w:pPr>
        <w:tabs>
          <w:tab w:val="left" w:pos="1152"/>
        </w:tabs>
        <w:rPr>
          <w:rFonts w:ascii="Cambria" w:hAnsi="Cambria"/>
          <w:i/>
          <w:iCs/>
        </w:rPr>
      </w:pPr>
    </w:p>
    <w:p w14:paraId="397BEA6E" w14:textId="00D06F60" w:rsidR="005C1A42" w:rsidRDefault="008F6094" w:rsidP="005C1A42">
      <w:pPr>
        <w:pStyle w:val="ListParagraph"/>
        <w:numPr>
          <w:ilvl w:val="2"/>
          <w:numId w:val="1"/>
        </w:numPr>
        <w:tabs>
          <w:tab w:val="left" w:pos="1152"/>
        </w:tabs>
        <w:rPr>
          <w:rFonts w:ascii="Cambria" w:hAnsi="Cambria"/>
          <w:i/>
          <w:iCs/>
        </w:rPr>
      </w:pPr>
      <w:r>
        <w:rPr>
          <w:rFonts w:ascii="Cambria" w:hAnsi="Cambria"/>
          <w:i/>
          <w:iCs/>
        </w:rPr>
        <w:t>Trend and Seasonality</w:t>
      </w:r>
    </w:p>
    <w:p w14:paraId="574D7976" w14:textId="3620E4C9" w:rsidR="008F6094" w:rsidRDefault="008F6094" w:rsidP="008F6094">
      <w:pPr>
        <w:tabs>
          <w:tab w:val="left" w:pos="1152"/>
        </w:tabs>
        <w:rPr>
          <w:rFonts w:ascii="Cambria" w:hAnsi="Cambria"/>
          <w:i/>
          <w:iCs/>
        </w:rPr>
      </w:pPr>
    </w:p>
    <w:p w14:paraId="5766606E" w14:textId="77777777" w:rsidR="008F6094" w:rsidRPr="00C546A7" w:rsidRDefault="008F6094" w:rsidP="008F6094">
      <w:pPr>
        <w:rPr>
          <w:rFonts w:ascii="Cambria" w:hAnsi="Cambria"/>
        </w:rPr>
      </w:pPr>
      <w:r w:rsidRPr="00C546A7">
        <w:rPr>
          <w:rFonts w:ascii="Cambria" w:hAnsi="Cambria"/>
        </w:rPr>
        <w:t xml:space="preserve">We also compute the strength of trend </w:t>
      </w:r>
      <m:oMath>
        <m:sSub>
          <m:sSubPr>
            <m:ctrlPr>
              <w:rPr>
                <w:rFonts w:ascii="Cambria Math" w:hAnsi="Cambria Math"/>
                <w:i/>
              </w:rPr>
            </m:ctrlPr>
          </m:sSubPr>
          <m:e>
            <m:r>
              <w:rPr>
                <w:rFonts w:ascii="Cambria Math" w:hAnsi="Cambria Math"/>
              </w:rPr>
              <m:t>F</m:t>
            </m:r>
          </m:e>
          <m:sub>
            <m:r>
              <w:rPr>
                <w:rFonts w:ascii="Cambria Math" w:hAnsi="Cambria Math"/>
              </w:rPr>
              <m:t>6</m:t>
            </m:r>
          </m:sub>
        </m:sSub>
      </m:oMath>
      <w:r w:rsidRPr="00C546A7">
        <w:rPr>
          <w:rFonts w:ascii="Cambria" w:hAnsi="Cambria"/>
        </w:rPr>
        <w:t xml:space="preserve"> and strength of the </w:t>
      </w:r>
      <m:oMath>
        <m:r>
          <w:rPr>
            <w:rFonts w:ascii="Cambria Math" w:hAnsi="Cambria Math"/>
          </w:rPr>
          <m:t>ith</m:t>
        </m:r>
      </m:oMath>
      <w:r w:rsidRPr="00C546A7">
        <w:rPr>
          <w:rFonts w:ascii="Cambria" w:hAnsi="Cambria"/>
        </w:rPr>
        <w:t xml:space="preserve"> seasonal component </w:t>
      </w:r>
      <m:oMath>
        <m:sSub>
          <m:sSubPr>
            <m:ctrlPr>
              <w:rPr>
                <w:rFonts w:ascii="Cambria Math" w:hAnsi="Cambria Math"/>
                <w:i/>
              </w:rPr>
            </m:ctrlPr>
          </m:sSubPr>
          <m:e>
            <m:r>
              <w:rPr>
                <w:rFonts w:ascii="Cambria Math" w:hAnsi="Cambria Math"/>
              </w:rPr>
              <m:t>F</m:t>
            </m:r>
          </m:e>
          <m:sub>
            <m:r>
              <w:rPr>
                <w:rFonts w:ascii="Cambria Math" w:hAnsi="Cambria Math"/>
              </w:rPr>
              <m:t>7,i</m:t>
            </m:r>
          </m:sub>
        </m:sSub>
      </m:oMath>
      <w:r w:rsidRPr="00C546A7">
        <w:rPr>
          <w:rFonts w:ascii="Cambria" w:hAnsi="Cambria"/>
        </w:rPr>
        <w:t xml:space="preserve"> as follows,</w:t>
      </w:r>
    </w:p>
    <w:p w14:paraId="0D8E2FBC" w14:textId="77777777" w:rsidR="008F6094" w:rsidRPr="00C546A7" w:rsidRDefault="008F6094" w:rsidP="008F6094">
      <w:pPr>
        <w:rPr>
          <w:rFonts w:ascii="Cambria" w:hAnsi="Cambria"/>
        </w:rPr>
      </w:pPr>
    </w:p>
    <w:p w14:paraId="22C9F59F" w14:textId="00EE9A2D" w:rsidR="008F6094" w:rsidRDefault="008F6094" w:rsidP="00C833F9">
      <w:pPr>
        <w:jc w:val="center"/>
        <w:rPr>
          <w:rFonts w:ascii="Cambria" w:hAnsi="Cambria"/>
        </w:rPr>
      </w:pPr>
      <m:oMath>
        <m:r>
          <w:rPr>
            <w:rFonts w:ascii="Cambria Math" w:hAnsi="Cambria Math"/>
          </w:rPr>
          <m:t>Trend=1-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00FB43B9" w14:textId="1037DFE6" w:rsidR="00C833F9" w:rsidRPr="00C546A7" w:rsidRDefault="00C833F9" w:rsidP="00C833F9">
      <w:pPr>
        <w:rPr>
          <w:rFonts w:ascii="Cambria" w:hAnsi="Cambria"/>
        </w:rPr>
      </w:pPr>
      <w:r>
        <w:rPr>
          <w:rFonts w:ascii="Cambria" w:hAnsi="Cambria"/>
        </w:rPr>
        <w:t>and</w:t>
      </w:r>
    </w:p>
    <w:p w14:paraId="1CCE102F" w14:textId="77777777" w:rsidR="008F6094" w:rsidRPr="00C546A7" w:rsidRDefault="008F6094" w:rsidP="008F6094">
      <w:pPr>
        <w:rPr>
          <w:rFonts w:ascii="Cambria" w:hAnsi="Cambria"/>
        </w:rPr>
      </w:pPr>
    </w:p>
    <w:p w14:paraId="284F912D" w14:textId="77777777" w:rsidR="008F6094" w:rsidRPr="00C546A7" w:rsidRDefault="008F6094" w:rsidP="001978A9">
      <w:pPr>
        <w:jc w:val="center"/>
        <w:rPr>
          <w:rFonts w:ascii="Cambria" w:hAnsi="Cambria"/>
        </w:rPr>
      </w:pP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0F81245F" w14:textId="77777777" w:rsidR="008F6094" w:rsidRPr="00C546A7" w:rsidRDefault="008F6094" w:rsidP="008F6094">
      <w:pPr>
        <w:rPr>
          <w:rFonts w:ascii="Cambria" w:hAnsi="Cambria"/>
        </w:rPr>
      </w:pPr>
    </w:p>
    <w:p w14:paraId="685D0CC0" w14:textId="30BBE309" w:rsidR="008F6094" w:rsidRPr="00C546A7" w:rsidRDefault="008F6094" w:rsidP="008F6094">
      <w:pPr>
        <w:rPr>
          <w:rFonts w:ascii="Cambria" w:hAnsi="Cambria"/>
        </w:rPr>
      </w:pPr>
      <w:r w:rsidRPr="00C546A7">
        <w:rPr>
          <w:rFonts w:ascii="Cambria" w:hAnsi="Cambria"/>
        </w:rPr>
        <w:t xml:space="preserve">In practice, the values of </w:t>
      </w:r>
      <m:oMath>
        <m:r>
          <w:rPr>
            <w:rFonts w:ascii="Cambria Math" w:hAnsi="Cambria Math"/>
          </w:rPr>
          <m:t>Trend</m:t>
        </m:r>
      </m:oMath>
      <w:r w:rsidRPr="00C546A7">
        <w:rPr>
          <w:rFonts w:ascii="Cambria" w:hAnsi="Cambria"/>
        </w:rPr>
        <w:t xml:space="preserve"> and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C546A7">
        <w:rPr>
          <w:rFonts w:ascii="Cambria" w:hAnsi="Cambria"/>
        </w:rPr>
        <w:t xml:space="preserve"> </w:t>
      </w:r>
      <w:r w:rsidR="00C833F9">
        <w:rPr>
          <w:rFonts w:ascii="Cambria" w:hAnsi="Cambria"/>
        </w:rPr>
        <w:t xml:space="preserve">range from 0 to 1 </w:t>
      </w:r>
      <w:r w:rsidRPr="00C546A7">
        <w:rPr>
          <w:rFonts w:ascii="Cambria" w:hAnsi="Cambria"/>
        </w:rPr>
        <w:t>(Hyndman 2022).</w:t>
      </w:r>
    </w:p>
    <w:p w14:paraId="26F5BACD" w14:textId="77777777" w:rsidR="008F6094" w:rsidRPr="001978A9" w:rsidRDefault="008F6094" w:rsidP="001978A9">
      <w:pPr>
        <w:tabs>
          <w:tab w:val="left" w:pos="1152"/>
        </w:tabs>
        <w:rPr>
          <w:rFonts w:ascii="Cambria" w:hAnsi="Cambria"/>
          <w:i/>
          <w:iCs/>
        </w:rPr>
      </w:pPr>
    </w:p>
    <w:p w14:paraId="31E772E9" w14:textId="165D0F90" w:rsidR="005C1A42" w:rsidRDefault="008F6094" w:rsidP="005C1A42">
      <w:pPr>
        <w:pStyle w:val="ListParagraph"/>
        <w:numPr>
          <w:ilvl w:val="2"/>
          <w:numId w:val="1"/>
        </w:numPr>
        <w:tabs>
          <w:tab w:val="left" w:pos="1152"/>
        </w:tabs>
        <w:rPr>
          <w:rFonts w:ascii="Cambria" w:hAnsi="Cambria"/>
          <w:i/>
          <w:iCs/>
        </w:rPr>
      </w:pPr>
      <w:r>
        <w:rPr>
          <w:rFonts w:ascii="Cambria" w:hAnsi="Cambria"/>
          <w:i/>
          <w:iCs/>
        </w:rPr>
        <w:t>Mean and Variance</w:t>
      </w:r>
      <w:r>
        <w:rPr>
          <w:rFonts w:ascii="Cambria" w:hAnsi="Cambria"/>
          <w:i/>
          <w:iCs/>
        </w:rPr>
        <w:br/>
      </w:r>
    </w:p>
    <w:p w14:paraId="20C4562F" w14:textId="77777777" w:rsidR="008F6094" w:rsidRPr="001978A9" w:rsidRDefault="008F6094" w:rsidP="001978A9">
      <w:pPr>
        <w:rPr>
          <w:rFonts w:ascii="Cambria" w:hAnsi="Cambria"/>
        </w:rPr>
      </w:pPr>
      <w:r w:rsidRPr="001978A9">
        <w:rPr>
          <w:rFonts w:ascii="Cambria" w:hAnsi="Cambria"/>
        </w:rPr>
        <w:t xml:space="preserve">The final two features are the mean and variance, also used by Bandara et al. (2018) to cluster similar time series for forecasting. The idea is to swap values between series with similar characteristics such as first-order autocorrelation parameters, whose values have similar magnitudes. We write the mean </w:t>
      </w:r>
      <m:oMath>
        <m:sSub>
          <m:sSubPr>
            <m:ctrlPr>
              <w:rPr>
                <w:rFonts w:ascii="Cambria Math" w:hAnsi="Cambria Math"/>
                <w:i/>
              </w:rPr>
            </m:ctrlPr>
          </m:sSubPr>
          <m:e>
            <m:r>
              <w:rPr>
                <w:rFonts w:ascii="Cambria Math" w:hAnsi="Cambria Math"/>
              </w:rPr>
              <m:t>F</m:t>
            </m:r>
          </m:e>
          <m:sub>
            <m:r>
              <w:rPr>
                <w:rFonts w:ascii="Cambria Math" w:hAnsi="Cambria Math"/>
              </w:rPr>
              <m:t>8</m:t>
            </m:r>
          </m:sub>
        </m:sSub>
      </m:oMath>
      <w:r w:rsidRPr="001978A9">
        <w:rPr>
          <w:rFonts w:ascii="Cambria" w:hAnsi="Cambria"/>
        </w:rPr>
        <w:t xml:space="preserve"> and the variance </w:t>
      </w:r>
      <m:oMath>
        <m:sSub>
          <m:sSubPr>
            <m:ctrlPr>
              <w:rPr>
                <w:rFonts w:ascii="Cambria Math" w:hAnsi="Cambria Math"/>
                <w:i/>
              </w:rPr>
            </m:ctrlPr>
          </m:sSubPr>
          <m:e>
            <m:r>
              <w:rPr>
                <w:rFonts w:ascii="Cambria Math" w:hAnsi="Cambria Math"/>
              </w:rPr>
              <m:t>F</m:t>
            </m:r>
          </m:e>
          <m:sub>
            <m:r>
              <w:rPr>
                <w:rFonts w:ascii="Cambria Math" w:hAnsi="Cambria Math"/>
              </w:rPr>
              <m:t>9</m:t>
            </m:r>
          </m:sub>
        </m:sSub>
      </m:oMath>
      <w:r w:rsidRPr="001978A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1978A9">
        <w:rPr>
          <w:rFonts w:ascii="Cambria" w:hAnsi="Cambria"/>
        </w:rPr>
        <w:t xml:space="preserve"> as follows,</w:t>
      </w:r>
    </w:p>
    <w:p w14:paraId="272B185A" w14:textId="77777777" w:rsidR="008F6094" w:rsidRPr="008F6094" w:rsidRDefault="008F6094" w:rsidP="001978A9">
      <w:pPr>
        <w:pStyle w:val="ListParagraph"/>
        <w:ind w:left="360"/>
        <w:rPr>
          <w:rFonts w:ascii="Cambria" w:hAnsi="Cambria"/>
        </w:rPr>
      </w:pPr>
    </w:p>
    <w:p w14:paraId="3B51EEEA" w14:textId="77777777" w:rsidR="008F6094" w:rsidRPr="008F6094" w:rsidRDefault="008F6094" w:rsidP="001978A9">
      <w:pPr>
        <w:pStyle w:val="ListParagraph"/>
        <w:ind w:left="360"/>
        <w:rPr>
          <w:rFonts w:ascii="Cambria" w:hAnsi="Cambria"/>
        </w:rPr>
      </w:pPr>
      <w:commentRangeStart w:id="59"/>
      <m:oMathPara>
        <m:oMath>
          <m:r>
            <w:rPr>
              <w:rFonts w:ascii="Cambria Math" w:hAnsi="Cambria Math"/>
            </w:rPr>
            <m:t>Series</m:t>
          </m:r>
          <w:commentRangeEnd w:id="59"/>
          <m:r>
            <m:rPr>
              <m:sty m:val="p"/>
            </m:rPr>
            <w:rPr>
              <w:rStyle w:val="CommentReference"/>
              <w:rFonts w:ascii="Cambria Math" w:hAnsi="Cambria Math"/>
            </w:rPr>
            <w:commentReference w:id="59"/>
          </m:r>
          <m:r>
            <w:rPr>
              <w:rFonts w:ascii="Cambria Math" w:hAnsi="Cambria Math"/>
            </w:rPr>
            <m:t>Mean=</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j,t</m:t>
                  </m:r>
                </m:sub>
              </m:sSub>
              <m:ctrlPr>
                <w:rPr>
                  <w:rFonts w:ascii="Cambria Math" w:hAnsi="Cambria Math"/>
                  <w:i/>
                </w:rPr>
              </m:ctrlPr>
            </m:e>
          </m:nary>
          <m:r>
            <w:rPr>
              <w:rFonts w:ascii="Cambria Math" w:hAnsi="Cambria Math"/>
            </w:rPr>
            <m:t>,</m:t>
          </m:r>
        </m:oMath>
      </m:oMathPara>
    </w:p>
    <w:p w14:paraId="51476604" w14:textId="77777777" w:rsidR="008F6094" w:rsidRPr="008F6094" w:rsidRDefault="008F6094" w:rsidP="001978A9">
      <w:pPr>
        <w:pStyle w:val="ListParagraph"/>
        <w:ind w:left="360"/>
        <w:rPr>
          <w:rFonts w:ascii="Cambria" w:hAnsi="Cambria"/>
        </w:rPr>
      </w:pPr>
    </w:p>
    <w:p w14:paraId="3B218D95" w14:textId="77777777" w:rsidR="008F6094" w:rsidRPr="008F6094" w:rsidRDefault="008F6094" w:rsidP="001978A9">
      <w:pPr>
        <w:pStyle w:val="ListParagraph"/>
        <w:ind w:left="360"/>
        <w:rPr>
          <w:rFonts w:ascii="Cambria" w:hAnsi="Cambria"/>
        </w:rPr>
      </w:pPr>
    </w:p>
    <w:p w14:paraId="114156B6" w14:textId="77777777" w:rsidR="008F6094" w:rsidRPr="008F6094" w:rsidRDefault="008F6094" w:rsidP="001978A9">
      <w:pPr>
        <w:jc w:val="center"/>
        <w:rPr>
          <w:rFonts w:ascii="Cambria" w:hAnsi="Cambria"/>
        </w:rPr>
      </w:pPr>
      <m:oMath>
        <m:r>
          <w:rPr>
            <w:rFonts w:ascii="Cambria Math" w:hAnsi="Cambria Math"/>
          </w:rPr>
          <m:t>SeriesVariance=</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T-1</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2</m:t>
                </m:r>
              </m:sup>
            </m:sSup>
            <m:ctrlPr>
              <w:rPr>
                <w:rFonts w:ascii="Cambria Math" w:hAnsi="Cambria Math"/>
                <w:i/>
              </w:rPr>
            </m:ctrlPr>
          </m:e>
        </m:nary>
      </m:oMath>
      <w:r w:rsidRPr="008F6094">
        <w:rPr>
          <w:rFonts w:ascii="Cambria" w:hAnsi="Cambria"/>
        </w:rPr>
        <w:t>.</w:t>
      </w:r>
    </w:p>
    <w:p w14:paraId="5AF1FA7C" w14:textId="77777777" w:rsidR="008F6094" w:rsidRPr="001978A9" w:rsidRDefault="008F6094" w:rsidP="001978A9">
      <w:pPr>
        <w:tabs>
          <w:tab w:val="left" w:pos="1152"/>
        </w:tabs>
        <w:rPr>
          <w:rFonts w:ascii="Cambria" w:hAnsi="Cambria"/>
          <w:i/>
          <w:iCs/>
        </w:rPr>
      </w:pPr>
    </w:p>
    <w:p w14:paraId="610FCE39" w14:textId="5407C73E" w:rsidR="005C1A42" w:rsidRDefault="00642B92" w:rsidP="005C1A42">
      <w:pPr>
        <w:pStyle w:val="ListParagraph"/>
        <w:numPr>
          <w:ilvl w:val="2"/>
          <w:numId w:val="1"/>
        </w:numPr>
        <w:tabs>
          <w:tab w:val="left" w:pos="1152"/>
        </w:tabs>
        <w:rPr>
          <w:rFonts w:ascii="Cambria" w:hAnsi="Cambria"/>
          <w:i/>
          <w:iCs/>
        </w:rPr>
      </w:pPr>
      <w:r>
        <w:rPr>
          <w:rFonts w:ascii="Cambria" w:hAnsi="Cambria"/>
          <w:i/>
          <w:iCs/>
        </w:rPr>
        <w:t>Other</w:t>
      </w:r>
      <w:r w:rsidR="00544B59">
        <w:rPr>
          <w:rFonts w:ascii="Cambria" w:hAnsi="Cambria"/>
          <w:i/>
          <w:iCs/>
        </w:rPr>
        <w:t xml:space="preserve"> Features</w:t>
      </w:r>
    </w:p>
    <w:p w14:paraId="5E6451CF" w14:textId="77777777" w:rsidR="00642B92" w:rsidRPr="00642B92" w:rsidRDefault="00642B92" w:rsidP="001978A9">
      <w:pPr>
        <w:pStyle w:val="ListParagraph"/>
        <w:tabs>
          <w:tab w:val="left" w:pos="1027"/>
        </w:tabs>
        <w:ind w:left="360"/>
        <w:rPr>
          <w:rFonts w:ascii="Cambria" w:eastAsiaTheme="minorEastAsia" w:hAnsi="Cambria"/>
        </w:rPr>
      </w:pPr>
    </w:p>
    <w:p w14:paraId="49A34A3D" w14:textId="77777777" w:rsidR="00642B92" w:rsidRPr="001978A9" w:rsidRDefault="00642B92" w:rsidP="001978A9">
      <w:pPr>
        <w:tabs>
          <w:tab w:val="left" w:pos="1027"/>
        </w:tabs>
        <w:rPr>
          <w:rFonts w:ascii="Cambria" w:eastAsiaTheme="minorEastAsia" w:hAnsi="Cambria"/>
          <w:b/>
          <w:bCs/>
        </w:rPr>
      </w:pPr>
      <w:r w:rsidRPr="001978A9">
        <w:rPr>
          <w:rFonts w:ascii="Cambria" w:eastAsiaTheme="minorEastAsia" w:hAnsi="Cambria"/>
          <w:b/>
          <w:bCs/>
        </w:rPr>
        <w:t xml:space="preserve">Table 4: </w:t>
      </w:r>
      <w:commentRangeStart w:id="60"/>
      <w:r w:rsidRPr="001978A9">
        <w:rPr>
          <w:rFonts w:ascii="Cambria" w:eastAsiaTheme="minorEastAsia" w:hAnsi="Cambria"/>
          <w:b/>
          <w:bCs/>
        </w:rPr>
        <w:t>Names</w:t>
      </w:r>
      <w:commentRangeEnd w:id="60"/>
      <w:r>
        <w:rPr>
          <w:rStyle w:val="CommentReference"/>
        </w:rPr>
        <w:commentReference w:id="60"/>
      </w:r>
      <w:r w:rsidRPr="001978A9">
        <w:rPr>
          <w:rFonts w:ascii="Cambria" w:eastAsiaTheme="minorEastAsia" w:hAnsi="Cambria"/>
          <w:b/>
          <w:bCs/>
        </w:rPr>
        <w:t xml:space="preserve"> and descriptions of features selected for </w:t>
      </w:r>
      <w:r w:rsidRPr="001978A9">
        <w:rPr>
          <w:rFonts w:ascii="Cambria" w:eastAsiaTheme="minorEastAsia" w:hAnsi="Cambria"/>
          <w:b/>
          <w:bCs/>
          <w:i/>
          <w:iCs/>
        </w:rPr>
        <w:t>k</w:t>
      </w:r>
      <w:r w:rsidRPr="001978A9">
        <w:rPr>
          <w:rFonts w:ascii="Cambria" w:eastAsiaTheme="minorEastAsia" w:hAnsi="Cambria"/>
          <w:b/>
          <w:bCs/>
        </w:rPr>
        <w:t>-</w:t>
      </w:r>
      <w:proofErr w:type="spellStart"/>
      <w:r w:rsidRPr="001978A9">
        <w:rPr>
          <w:rFonts w:ascii="Cambria" w:eastAsiaTheme="minorEastAsia" w:hAnsi="Cambria"/>
          <w:b/>
          <w:bCs/>
        </w:rPr>
        <w:t>nTS</w:t>
      </w:r>
      <w:proofErr w:type="spellEnd"/>
      <w:r w:rsidRPr="001978A9">
        <w:rPr>
          <w:rFonts w:ascii="Cambria" w:eastAsiaTheme="minorEastAsia" w:hAnsi="Cambria"/>
          <w:b/>
          <w:bCs/>
        </w:rPr>
        <w:t>+.</w:t>
      </w:r>
    </w:p>
    <w:tbl>
      <w:tblPr>
        <w:tblStyle w:val="TableGrid"/>
        <w:tblW w:w="0" w:type="auto"/>
        <w:tblLook w:val="04A0" w:firstRow="1" w:lastRow="0" w:firstColumn="1" w:lastColumn="0" w:noHBand="0" w:noVBand="1"/>
      </w:tblPr>
      <w:tblGrid>
        <w:gridCol w:w="3137"/>
        <w:gridCol w:w="3338"/>
      </w:tblGrid>
      <w:tr w:rsidR="00642B92" w14:paraId="2EDC02EE" w14:textId="77777777" w:rsidTr="00134C4A">
        <w:tc>
          <w:tcPr>
            <w:tcW w:w="3137" w:type="dxa"/>
          </w:tcPr>
          <w:p w14:paraId="1863F069" w14:textId="77777777" w:rsidR="00642B92" w:rsidRPr="00B34C07" w:rsidRDefault="00642B92" w:rsidP="00134C4A">
            <w:pPr>
              <w:tabs>
                <w:tab w:val="left" w:pos="1027"/>
              </w:tabs>
              <w:rPr>
                <w:rFonts w:ascii="Cambria" w:eastAsiaTheme="minorEastAsia" w:hAnsi="Cambria"/>
                <w:b/>
                <w:bCs/>
              </w:rPr>
            </w:pPr>
            <w:r>
              <w:rPr>
                <w:rFonts w:ascii="Cambria" w:eastAsiaTheme="minorEastAsia" w:hAnsi="Cambria"/>
                <w:b/>
                <w:bCs/>
              </w:rPr>
              <w:t>Feature Name</w:t>
            </w:r>
          </w:p>
        </w:tc>
        <w:tc>
          <w:tcPr>
            <w:tcW w:w="3338" w:type="dxa"/>
          </w:tcPr>
          <w:p w14:paraId="4D0AB559" w14:textId="77777777" w:rsidR="00642B92" w:rsidRDefault="00642B92" w:rsidP="00134C4A">
            <w:pPr>
              <w:tabs>
                <w:tab w:val="left" w:pos="1027"/>
              </w:tabs>
              <w:rPr>
                <w:rFonts w:ascii="Cambria" w:eastAsiaTheme="minorEastAsia" w:hAnsi="Cambria"/>
                <w:b/>
                <w:bCs/>
              </w:rPr>
            </w:pPr>
            <w:r>
              <w:rPr>
                <w:rFonts w:ascii="Cambria" w:eastAsiaTheme="minorEastAsia" w:hAnsi="Cambria"/>
                <w:b/>
                <w:bCs/>
              </w:rPr>
              <w:t>Description</w:t>
            </w:r>
          </w:p>
        </w:tc>
      </w:tr>
      <w:tr w:rsidR="00642B92" w14:paraId="79CD9183" w14:textId="77777777" w:rsidTr="00134C4A">
        <w:tc>
          <w:tcPr>
            <w:tcW w:w="3137" w:type="dxa"/>
          </w:tcPr>
          <w:p w14:paraId="49693801" w14:textId="77777777" w:rsidR="00642B92" w:rsidRPr="00134519" w:rsidRDefault="00642B92" w:rsidP="00134C4A">
            <w:pPr>
              <w:tabs>
                <w:tab w:val="left" w:pos="1027"/>
              </w:tabs>
              <w:rPr>
                <w:rFonts w:ascii="Cambria" w:eastAsiaTheme="minorEastAsia" w:hAnsi="Cambria"/>
              </w:rPr>
            </w:pPr>
            <w:r>
              <w:rPr>
                <w:rFonts w:ascii="Cambria" w:eastAsiaTheme="minorEastAsia" w:hAnsi="Cambria"/>
              </w:rPr>
              <w:t>trend</w:t>
            </w:r>
          </w:p>
        </w:tc>
        <w:tc>
          <w:tcPr>
            <w:tcW w:w="3338" w:type="dxa"/>
          </w:tcPr>
          <w:p w14:paraId="64966C82" w14:textId="77777777" w:rsidR="00642B92" w:rsidRDefault="00642B92" w:rsidP="00134C4A">
            <w:pPr>
              <w:tabs>
                <w:tab w:val="left" w:pos="1027"/>
              </w:tabs>
              <w:rPr>
                <w:rFonts w:ascii="Cambria" w:eastAsiaTheme="minorEastAsia" w:hAnsi="Cambria"/>
              </w:rPr>
            </w:pPr>
            <w:r>
              <w:rPr>
                <w:rFonts w:ascii="Cambria" w:eastAsiaTheme="minorEastAsia" w:hAnsi="Cambria"/>
              </w:rPr>
              <w:t>Strength of trend.</w:t>
            </w:r>
          </w:p>
        </w:tc>
      </w:tr>
      <w:tr w:rsidR="00642B92" w14:paraId="41533A26" w14:textId="77777777" w:rsidTr="00134C4A">
        <w:tc>
          <w:tcPr>
            <w:tcW w:w="3137" w:type="dxa"/>
          </w:tcPr>
          <w:p w14:paraId="5E544A12" w14:textId="77777777" w:rsidR="00642B92" w:rsidRPr="001D093F" w:rsidRDefault="00642B92" w:rsidP="00134C4A">
            <w:pPr>
              <w:tabs>
                <w:tab w:val="left" w:pos="1027"/>
              </w:tabs>
              <w:rPr>
                <w:rFonts w:ascii="Cambria" w:eastAsiaTheme="minorEastAsia" w:hAnsi="Cambria"/>
              </w:rPr>
            </w:pPr>
            <w:r>
              <w:rPr>
                <w:rFonts w:ascii="Cambria" w:eastAsiaTheme="minorEastAsia" w:hAnsi="Cambria"/>
              </w:rPr>
              <w:t>spike</w:t>
            </w:r>
          </w:p>
        </w:tc>
        <w:tc>
          <w:tcPr>
            <w:tcW w:w="3338" w:type="dxa"/>
          </w:tcPr>
          <w:p w14:paraId="62AA7B90" w14:textId="77777777" w:rsidR="00642B92" w:rsidRPr="00F41378" w:rsidRDefault="00642B92" w:rsidP="00134C4A">
            <w:pPr>
              <w:tabs>
                <w:tab w:val="left" w:pos="1027"/>
              </w:tabs>
              <w:rPr>
                <w:rFonts w:ascii="Cambria" w:eastAsiaTheme="minorEastAsia" w:hAnsi="Cambria"/>
              </w:rPr>
            </w:pPr>
            <w:r>
              <w:rPr>
                <w:rFonts w:ascii="Cambria" w:eastAsiaTheme="minorEastAsia" w:hAnsi="Cambria"/>
              </w:rPr>
              <w:t>The variance of the leave-one-out variances of the remainder component of the decomposed series.</w:t>
            </w:r>
          </w:p>
        </w:tc>
      </w:tr>
      <w:tr w:rsidR="00642B92" w14:paraId="631583D5" w14:textId="77777777" w:rsidTr="00134C4A">
        <w:tc>
          <w:tcPr>
            <w:tcW w:w="3137" w:type="dxa"/>
          </w:tcPr>
          <w:p w14:paraId="30EAA0CB" w14:textId="77777777" w:rsidR="00642B92" w:rsidRPr="001D093F" w:rsidRDefault="00642B92" w:rsidP="00134C4A">
            <w:pPr>
              <w:tabs>
                <w:tab w:val="left" w:pos="1027"/>
              </w:tabs>
              <w:rPr>
                <w:rFonts w:ascii="Cambria" w:eastAsiaTheme="minorEastAsia" w:hAnsi="Cambria"/>
              </w:rPr>
            </w:pPr>
            <w:proofErr w:type="spellStart"/>
            <w:r>
              <w:rPr>
                <w:rFonts w:ascii="Cambria" w:eastAsiaTheme="minorEastAsia" w:hAnsi="Cambria"/>
              </w:rPr>
              <w:t>max_var_shift</w:t>
            </w:r>
            <w:proofErr w:type="spellEnd"/>
          </w:p>
        </w:tc>
        <w:tc>
          <w:tcPr>
            <w:tcW w:w="3338" w:type="dxa"/>
          </w:tcPr>
          <w:p w14:paraId="34274F2F" w14:textId="77777777" w:rsidR="00642B92" w:rsidRPr="00F41378" w:rsidRDefault="00642B92" w:rsidP="00134C4A">
            <w:pPr>
              <w:tabs>
                <w:tab w:val="left" w:pos="1027"/>
              </w:tabs>
              <w:rPr>
                <w:rFonts w:ascii="Cambria" w:eastAsiaTheme="minorEastAsia" w:hAnsi="Cambria"/>
              </w:rPr>
            </w:pPr>
            <w:r>
              <w:rPr>
                <w:rFonts w:ascii="Cambria" w:eastAsiaTheme="minorEastAsia" w:hAnsi="Cambria"/>
              </w:rPr>
              <w:t>The largest variance shift between two consecutive sliding windows.</w:t>
            </w:r>
          </w:p>
        </w:tc>
      </w:tr>
      <w:tr w:rsidR="00642B92" w14:paraId="5E420CD4" w14:textId="77777777" w:rsidTr="00134C4A">
        <w:tc>
          <w:tcPr>
            <w:tcW w:w="3137" w:type="dxa"/>
          </w:tcPr>
          <w:p w14:paraId="4B6F6057" w14:textId="77777777" w:rsidR="00642B92" w:rsidRPr="001D093F" w:rsidRDefault="00642B92" w:rsidP="00134C4A">
            <w:pPr>
              <w:tabs>
                <w:tab w:val="left" w:pos="1027"/>
              </w:tabs>
              <w:rPr>
                <w:rFonts w:ascii="Cambria" w:eastAsiaTheme="minorEastAsia" w:hAnsi="Cambria"/>
              </w:rPr>
            </w:pPr>
            <w:proofErr w:type="spellStart"/>
            <w:r>
              <w:rPr>
                <w:rFonts w:ascii="Cambria" w:eastAsiaTheme="minorEastAsia" w:hAnsi="Cambria"/>
              </w:rPr>
              <w:t>series_variance</w:t>
            </w:r>
            <w:proofErr w:type="spellEnd"/>
          </w:p>
        </w:tc>
        <w:tc>
          <w:tcPr>
            <w:tcW w:w="3338" w:type="dxa"/>
          </w:tcPr>
          <w:p w14:paraId="0ACFBAE8" w14:textId="77777777" w:rsidR="00642B92" w:rsidRPr="00F41378" w:rsidRDefault="00642B92" w:rsidP="00134C4A">
            <w:pPr>
              <w:tabs>
                <w:tab w:val="left" w:pos="1027"/>
              </w:tabs>
              <w:rPr>
                <w:rFonts w:ascii="Cambria" w:eastAsiaTheme="minorEastAsia" w:hAnsi="Cambria"/>
              </w:rPr>
            </w:pPr>
            <w:r>
              <w:rPr>
                <w:rFonts w:ascii="Cambria" w:eastAsiaTheme="minorEastAsia" w:hAnsi="Cambria"/>
              </w:rPr>
              <w:t>The variance of the series.</w:t>
            </w:r>
          </w:p>
        </w:tc>
      </w:tr>
      <w:tr w:rsidR="00642B92" w14:paraId="6F35D4B3" w14:textId="77777777" w:rsidTr="00134C4A">
        <w:tc>
          <w:tcPr>
            <w:tcW w:w="3137" w:type="dxa"/>
          </w:tcPr>
          <w:p w14:paraId="26F303D9" w14:textId="77777777" w:rsidR="00642B92" w:rsidRPr="001D093F" w:rsidRDefault="00642B92" w:rsidP="00134C4A">
            <w:pPr>
              <w:tabs>
                <w:tab w:val="left" w:pos="1027"/>
              </w:tabs>
              <w:rPr>
                <w:rFonts w:ascii="Cambria" w:eastAsiaTheme="minorEastAsia" w:hAnsi="Cambria"/>
              </w:rPr>
            </w:pPr>
            <w:proofErr w:type="spellStart"/>
            <w:r>
              <w:rPr>
                <w:rFonts w:ascii="Cambria" w:eastAsiaTheme="minorEastAsia" w:hAnsi="Cambria"/>
              </w:rPr>
              <w:t>max_level_shift</w:t>
            </w:r>
            <w:proofErr w:type="spellEnd"/>
          </w:p>
        </w:tc>
        <w:tc>
          <w:tcPr>
            <w:tcW w:w="3338" w:type="dxa"/>
          </w:tcPr>
          <w:p w14:paraId="53E765B6" w14:textId="77777777" w:rsidR="00642B92" w:rsidRPr="00F41378" w:rsidRDefault="00642B92" w:rsidP="00134C4A">
            <w:pPr>
              <w:tabs>
                <w:tab w:val="left" w:pos="1027"/>
              </w:tabs>
              <w:rPr>
                <w:rFonts w:ascii="Cambria" w:eastAsiaTheme="minorEastAsia" w:hAnsi="Cambria"/>
              </w:rPr>
            </w:pPr>
            <w:r>
              <w:rPr>
                <w:rFonts w:ascii="Cambria" w:eastAsiaTheme="minorEastAsia" w:hAnsi="Cambria"/>
              </w:rPr>
              <w:t>The largest mean shift between two consecutive sliding windows.</w:t>
            </w:r>
          </w:p>
        </w:tc>
      </w:tr>
      <w:tr w:rsidR="00642B92" w14:paraId="68506299" w14:textId="77777777" w:rsidTr="00134C4A">
        <w:trPr>
          <w:trHeight w:val="908"/>
        </w:trPr>
        <w:tc>
          <w:tcPr>
            <w:tcW w:w="3137" w:type="dxa"/>
          </w:tcPr>
          <w:p w14:paraId="7F2DD235" w14:textId="77777777" w:rsidR="00642B92" w:rsidRPr="001D093F" w:rsidRDefault="00642B92" w:rsidP="00134C4A">
            <w:pPr>
              <w:tabs>
                <w:tab w:val="left" w:pos="1027"/>
              </w:tabs>
              <w:rPr>
                <w:rFonts w:ascii="Cambria" w:eastAsiaTheme="minorEastAsia" w:hAnsi="Cambria"/>
              </w:rPr>
            </w:pPr>
            <w:proofErr w:type="spellStart"/>
            <w:r>
              <w:rPr>
                <w:rFonts w:ascii="Cambria" w:eastAsiaTheme="minorEastAsia" w:hAnsi="Cambria"/>
              </w:rPr>
              <w:t>series_mean</w:t>
            </w:r>
            <w:proofErr w:type="spellEnd"/>
          </w:p>
        </w:tc>
        <w:tc>
          <w:tcPr>
            <w:tcW w:w="3338" w:type="dxa"/>
          </w:tcPr>
          <w:p w14:paraId="1BE62CC6" w14:textId="77777777" w:rsidR="00642B92" w:rsidRPr="00F41378" w:rsidRDefault="00642B92" w:rsidP="00134C4A">
            <w:pPr>
              <w:tabs>
                <w:tab w:val="left" w:pos="1027"/>
              </w:tabs>
              <w:rPr>
                <w:rFonts w:ascii="Cambria" w:eastAsiaTheme="minorEastAsia" w:hAnsi="Cambria"/>
              </w:rPr>
            </w:pPr>
            <w:r>
              <w:rPr>
                <w:rFonts w:ascii="Cambria" w:eastAsiaTheme="minorEastAsia" w:hAnsi="Cambria"/>
              </w:rPr>
              <w:t>The mean of the series.</w:t>
            </w:r>
          </w:p>
        </w:tc>
      </w:tr>
    </w:tbl>
    <w:p w14:paraId="6EE36A09" w14:textId="77777777" w:rsidR="00642B92" w:rsidRPr="00642B92" w:rsidRDefault="00642B92" w:rsidP="001978A9">
      <w:pPr>
        <w:pStyle w:val="ListParagraph"/>
        <w:ind w:left="360"/>
        <w:rPr>
          <w:rFonts w:ascii="Cambria" w:eastAsiaTheme="minorEastAsia" w:hAnsi="Cambria"/>
        </w:rPr>
      </w:pPr>
    </w:p>
    <w:p w14:paraId="49738577" w14:textId="77777777" w:rsidR="00642B92" w:rsidRPr="001978A9" w:rsidRDefault="00642B92" w:rsidP="001978A9">
      <w:pPr>
        <w:tabs>
          <w:tab w:val="left" w:pos="1152"/>
        </w:tabs>
        <w:rPr>
          <w:rFonts w:ascii="Cambria" w:hAnsi="Cambria"/>
          <w:i/>
          <w:iCs/>
        </w:rPr>
      </w:pPr>
    </w:p>
    <w:p w14:paraId="3C51F814" w14:textId="78EDBE63" w:rsidR="00642B92" w:rsidRDefault="00642B92" w:rsidP="005C1A42">
      <w:pPr>
        <w:pStyle w:val="ListParagraph"/>
        <w:numPr>
          <w:ilvl w:val="2"/>
          <w:numId w:val="1"/>
        </w:numPr>
        <w:tabs>
          <w:tab w:val="left" w:pos="1152"/>
        </w:tabs>
        <w:rPr>
          <w:rFonts w:ascii="Cambria" w:hAnsi="Cambria"/>
          <w:i/>
          <w:iCs/>
        </w:rPr>
      </w:pPr>
      <w:r>
        <w:rPr>
          <w:rFonts w:ascii="Cambria" w:hAnsi="Cambria"/>
          <w:i/>
          <w:iCs/>
        </w:rPr>
        <w:t>Illustration of Time Series Features</w:t>
      </w:r>
    </w:p>
    <w:p w14:paraId="1D77FF23" w14:textId="77777777" w:rsidR="00C546A7" w:rsidRPr="00C546A7" w:rsidRDefault="00C546A7" w:rsidP="00C546A7">
      <w:pPr>
        <w:rPr>
          <w:rFonts w:ascii="Cambria" w:hAnsi="Cambria"/>
        </w:rPr>
      </w:pPr>
    </w:p>
    <w:p w14:paraId="1F83A83A" w14:textId="58548DF6" w:rsidR="00C546A7" w:rsidRPr="00C546A7" w:rsidRDefault="00C546A7" w:rsidP="00C546A7">
      <w:pPr>
        <w:rPr>
          <w:rFonts w:ascii="Cambria" w:hAnsi="Cambria"/>
        </w:rPr>
      </w:pPr>
      <w:r w:rsidRPr="00C546A7">
        <w:rPr>
          <w:rFonts w:ascii="Cambria" w:hAnsi="Cambria"/>
        </w:rPr>
        <w:t xml:space="preserve">Figure 3 </w:t>
      </w:r>
      <w:r w:rsidR="00544B59">
        <w:rPr>
          <w:rFonts w:ascii="Cambria" w:hAnsi="Cambria"/>
        </w:rPr>
        <w:t xml:space="preserve">illustrates </w:t>
      </w:r>
      <w:r w:rsidRPr="00C546A7">
        <w:rPr>
          <w:rFonts w:ascii="Cambria" w:hAnsi="Cambria"/>
        </w:rPr>
        <w:t xml:space="preserve">two monthly time series </w:t>
      </w:r>
      <w:r w:rsidR="00544B59">
        <w:rPr>
          <w:rFonts w:ascii="Cambria" w:hAnsi="Cambria"/>
        </w:rPr>
        <w:t xml:space="preserve">with desirable and undesirable </w:t>
      </w:r>
      <w:proofErr w:type="gramStart"/>
      <w:r w:rsidR="00544B59">
        <w:rPr>
          <w:rFonts w:ascii="Cambria" w:hAnsi="Cambria"/>
        </w:rPr>
        <w:t xml:space="preserve">features </w:t>
      </w:r>
      <w:r w:rsidRPr="00C546A7">
        <w:rPr>
          <w:rFonts w:ascii="Cambria" w:hAnsi="Cambria"/>
        </w:rPr>
        <w:t>.</w:t>
      </w:r>
      <w:proofErr w:type="gramEnd"/>
      <w:r w:rsidRPr="00C546A7">
        <w:rPr>
          <w:rFonts w:ascii="Cambria" w:hAnsi="Cambria"/>
        </w:rPr>
        <w:t xml:space="preserve"> </w:t>
      </w:r>
      <w:r w:rsidR="00544B59">
        <w:rPr>
          <w:rFonts w:ascii="Cambria" w:hAnsi="Cambria"/>
        </w:rPr>
        <w:t xml:space="preserve">The corresponding values of the time series features are compared in Table 1.  </w:t>
      </w:r>
      <w:r w:rsidRPr="00C546A7">
        <w:rPr>
          <w:rFonts w:ascii="Cambria" w:hAnsi="Cambria"/>
        </w:rPr>
        <w:t xml:space="preserve">The low spectral entropy and high Hurst coefficient values </w:t>
      </w:r>
      <w:r w:rsidR="00544B59">
        <w:rPr>
          <w:rFonts w:ascii="Cambria" w:hAnsi="Cambria"/>
        </w:rPr>
        <w:t xml:space="preserve">of the desirable time series </w:t>
      </w:r>
      <w:r w:rsidRPr="00C546A7">
        <w:rPr>
          <w:rFonts w:ascii="Cambria" w:hAnsi="Cambria"/>
        </w:rPr>
        <w:t>indicate</w:t>
      </w:r>
      <w:r w:rsidR="00544B59">
        <w:rPr>
          <w:rFonts w:ascii="Cambria" w:hAnsi="Cambria"/>
        </w:rPr>
        <w:t xml:space="preserve"> </w:t>
      </w:r>
      <w:r w:rsidRPr="00C546A7">
        <w:rPr>
          <w:rFonts w:ascii="Cambria" w:hAnsi="Cambria"/>
        </w:rPr>
        <w:t xml:space="preserve">good </w:t>
      </w:r>
      <w:proofErr w:type="spellStart"/>
      <w:r w:rsidRPr="00C546A7">
        <w:rPr>
          <w:rFonts w:ascii="Cambria" w:hAnsi="Cambria"/>
        </w:rPr>
        <w:t>forecastability</w:t>
      </w:r>
      <w:proofErr w:type="spellEnd"/>
      <w:r w:rsidRPr="00C546A7">
        <w:rPr>
          <w:rFonts w:ascii="Cambria" w:hAnsi="Cambria"/>
        </w:rPr>
        <w:t xml:space="preserve">. The </w:t>
      </w:r>
      <w:r w:rsidR="00544B59">
        <w:rPr>
          <w:rFonts w:ascii="Cambria" w:hAnsi="Cambria"/>
        </w:rPr>
        <w:t xml:space="preserve">undesirable </w:t>
      </w:r>
      <w:r w:rsidRPr="00C546A7">
        <w:rPr>
          <w:rFonts w:ascii="Cambria" w:hAnsi="Cambria"/>
        </w:rPr>
        <w:t xml:space="preserve">series is essentially a </w:t>
      </w:r>
      <w:commentRangeStart w:id="61"/>
      <w:r w:rsidRPr="00C546A7">
        <w:rPr>
          <w:rFonts w:ascii="Cambria" w:hAnsi="Cambria"/>
        </w:rPr>
        <w:t xml:space="preserve">random walk </w:t>
      </w:r>
      <w:commentRangeEnd w:id="61"/>
      <w:r w:rsidR="00544B59">
        <w:rPr>
          <w:rStyle w:val="CommentReference"/>
        </w:rPr>
        <w:commentReference w:id="61"/>
      </w:r>
      <w:r w:rsidRPr="00C546A7">
        <w:rPr>
          <w:rFonts w:ascii="Cambria" w:hAnsi="Cambria"/>
        </w:rPr>
        <w:t xml:space="preserve">as indicated by the </w:t>
      </w:r>
      <w:commentRangeStart w:id="62"/>
      <w:r w:rsidR="00544B59">
        <w:rPr>
          <w:rFonts w:ascii="Cambria" w:hAnsi="Cambria"/>
        </w:rPr>
        <w:t xml:space="preserve">0.50 </w:t>
      </w:r>
      <w:r w:rsidRPr="00C546A7">
        <w:rPr>
          <w:rFonts w:ascii="Cambria" w:hAnsi="Cambria"/>
        </w:rPr>
        <w:t>value</w:t>
      </w:r>
      <w:commentRangeEnd w:id="62"/>
      <w:r w:rsidR="00544B59">
        <w:rPr>
          <w:rStyle w:val="CommentReference"/>
        </w:rPr>
        <w:commentReference w:id="62"/>
      </w:r>
      <w:r w:rsidRPr="00C546A7">
        <w:rPr>
          <w:rFonts w:ascii="Cambria" w:hAnsi="Cambria"/>
        </w:rPr>
        <w:t xml:space="preserve"> of the Hurst coefficient</w:t>
      </w:r>
      <w:r w:rsidR="00544B59">
        <w:rPr>
          <w:rFonts w:ascii="Cambria" w:hAnsi="Cambria"/>
        </w:rPr>
        <w:t xml:space="preserve"> (Rose XXXX). Furthermore, the undesirable series has</w:t>
      </w:r>
      <w:r w:rsidRPr="00C546A7">
        <w:rPr>
          <w:rFonts w:ascii="Cambria" w:hAnsi="Cambria"/>
        </w:rPr>
        <w:t xml:space="preserve"> a spectral entropy of one indicat</w:t>
      </w:r>
      <w:r w:rsidR="00544B59">
        <w:rPr>
          <w:rFonts w:ascii="Cambria" w:hAnsi="Cambria"/>
        </w:rPr>
        <w:t>ing</w:t>
      </w:r>
      <w:r w:rsidRPr="00C546A7">
        <w:rPr>
          <w:rFonts w:ascii="Cambria" w:hAnsi="Cambria"/>
        </w:rPr>
        <w:t xml:space="preserve"> a low signal-to-noise ratio. </w:t>
      </w:r>
      <w:r w:rsidR="00544B59">
        <w:rPr>
          <w:rFonts w:ascii="Cambria" w:hAnsi="Cambria"/>
        </w:rPr>
        <w:t>Comparatively, t</w:t>
      </w:r>
      <w:r w:rsidRPr="00C546A7">
        <w:rPr>
          <w:rFonts w:ascii="Cambria" w:hAnsi="Cambria"/>
        </w:rPr>
        <w:t xml:space="preserve">he variance of the </w:t>
      </w:r>
      <w:r w:rsidR="00544B59">
        <w:rPr>
          <w:rFonts w:ascii="Cambria" w:hAnsi="Cambria"/>
        </w:rPr>
        <w:t xml:space="preserve">desirable </w:t>
      </w:r>
      <w:r w:rsidRPr="00C546A7">
        <w:rPr>
          <w:rFonts w:ascii="Cambria" w:hAnsi="Cambria"/>
        </w:rPr>
        <w:t xml:space="preserve">series is due to a forecastable trend, whereas the variance of the </w:t>
      </w:r>
      <w:r w:rsidR="00544B59">
        <w:rPr>
          <w:rFonts w:ascii="Cambria" w:hAnsi="Cambria"/>
        </w:rPr>
        <w:t xml:space="preserve">undesirable </w:t>
      </w:r>
      <w:r w:rsidRPr="00C546A7">
        <w:rPr>
          <w:rFonts w:ascii="Cambria" w:hAnsi="Cambria"/>
        </w:rPr>
        <w:t xml:space="preserve">series </w:t>
      </w:r>
      <w:r w:rsidR="00544B59">
        <w:rPr>
          <w:rFonts w:ascii="Cambria" w:hAnsi="Cambria"/>
        </w:rPr>
        <w:t xml:space="preserve">is due to </w:t>
      </w:r>
      <w:r w:rsidRPr="00C546A7">
        <w:rPr>
          <w:rFonts w:ascii="Cambria" w:hAnsi="Cambria"/>
        </w:rPr>
        <w:t xml:space="preserve">randomness. The </w:t>
      </w:r>
      <w:commentRangeStart w:id="63"/>
      <w:r w:rsidR="00544B59">
        <w:rPr>
          <w:rFonts w:ascii="Cambria" w:hAnsi="Cambria"/>
        </w:rPr>
        <w:t xml:space="preserve">undesirable </w:t>
      </w:r>
      <w:proofErr w:type="spellStart"/>
      <w:r w:rsidRPr="00C546A7">
        <w:rPr>
          <w:rFonts w:ascii="Cambria" w:hAnsi="Cambria"/>
        </w:rPr>
        <w:t>series</w:t>
      </w:r>
      <w:commentRangeEnd w:id="63"/>
      <w:r w:rsidR="00544B59">
        <w:rPr>
          <w:rStyle w:val="CommentReference"/>
        </w:rPr>
        <w:commentReference w:id="63"/>
      </w:r>
      <w:r w:rsidRPr="00C546A7">
        <w:rPr>
          <w:rFonts w:ascii="Cambria" w:hAnsi="Cambria"/>
        </w:rPr>
        <w:t>has</w:t>
      </w:r>
      <w:proofErr w:type="spellEnd"/>
      <w:r w:rsidRPr="00C546A7">
        <w:rPr>
          <w:rFonts w:ascii="Cambria" w:hAnsi="Cambria"/>
        </w:rPr>
        <w:t xml:space="preserve"> low </w:t>
      </w:r>
      <w:r w:rsidRPr="00C546A7">
        <w:rPr>
          <w:rFonts w:ascii="Cambria" w:hAnsi="Cambria"/>
          <w:i/>
          <w:iCs/>
        </w:rPr>
        <w:t>Kurtosis</w:t>
      </w:r>
      <w:r w:rsidR="00544B59">
        <w:rPr>
          <w:rFonts w:ascii="Cambria" w:hAnsi="Cambria"/>
        </w:rPr>
        <w:t xml:space="preserve"> with a light tailed distribution compared to the undesirable series.</w:t>
      </w:r>
    </w:p>
    <w:p w14:paraId="18D969A0" w14:textId="77777777" w:rsidR="00C546A7" w:rsidRPr="00C546A7" w:rsidRDefault="00C546A7" w:rsidP="00C546A7">
      <w:pPr>
        <w:rPr>
          <w:rFonts w:ascii="Cambria" w:hAnsi="Cambria"/>
          <w:b/>
          <w:bCs/>
        </w:rPr>
      </w:pPr>
    </w:p>
    <w:p w14:paraId="67B5ED93" w14:textId="733D2E4D" w:rsidR="00C546A7" w:rsidRPr="00C546A7" w:rsidRDefault="00C546A7" w:rsidP="00C546A7">
      <w:pPr>
        <w:rPr>
          <w:rFonts w:ascii="Cambria" w:hAnsi="Cambria"/>
          <w:b/>
          <w:bCs/>
        </w:rPr>
      </w:pPr>
      <w:r w:rsidRPr="00C546A7">
        <w:rPr>
          <w:rFonts w:ascii="Cambria" w:hAnsi="Cambria"/>
          <w:b/>
          <w:bCs/>
        </w:rPr>
        <w:lastRenderedPageBreak/>
        <w:t>Fig 3: Comparison of time series with desirable and undesirable features.</w:t>
      </w:r>
    </w:p>
    <w:p w14:paraId="4968010F" w14:textId="77777777" w:rsidR="00C546A7" w:rsidRPr="00C546A7" w:rsidRDefault="00C546A7" w:rsidP="00C546A7">
      <w:pPr>
        <w:rPr>
          <w:rFonts w:ascii="Cambria" w:hAnsi="Cambria"/>
        </w:rPr>
      </w:pPr>
    </w:p>
    <w:p w14:paraId="35FD826D" w14:textId="77777777" w:rsidR="00C546A7" w:rsidRPr="00C546A7" w:rsidRDefault="00C546A7" w:rsidP="00C546A7">
      <w:pPr>
        <w:rPr>
          <w:rFonts w:ascii="Cambria" w:hAnsi="Cambria"/>
        </w:rPr>
      </w:pPr>
      <w:r w:rsidRPr="00C546A7">
        <w:rPr>
          <w:rFonts w:ascii="Cambria" w:hAnsi="Cambria"/>
          <w:noProof/>
        </w:rPr>
        <w:drawing>
          <wp:anchor distT="0" distB="0" distL="114300" distR="114300" simplePos="0" relativeHeight="251708416" behindDoc="0" locked="0" layoutInCell="1" allowOverlap="1" wp14:anchorId="328422FA" wp14:editId="123EAC50">
            <wp:simplePos x="0" y="0"/>
            <wp:positionH relativeFrom="margin">
              <wp:align>right</wp:align>
            </wp:positionH>
            <wp:positionV relativeFrom="paragraph">
              <wp:posOffset>67209</wp:posOffset>
            </wp:positionV>
            <wp:extent cx="5936615" cy="3077845"/>
            <wp:effectExtent l="0" t="0" r="6985" b="8255"/>
            <wp:wrapNone/>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3077845"/>
                    </a:xfrm>
                    <a:prstGeom prst="rect">
                      <a:avLst/>
                    </a:prstGeom>
                    <a:noFill/>
                    <a:ln>
                      <a:noFill/>
                    </a:ln>
                  </pic:spPr>
                </pic:pic>
              </a:graphicData>
            </a:graphic>
          </wp:anchor>
        </w:drawing>
      </w:r>
    </w:p>
    <w:p w14:paraId="5981719A" w14:textId="77777777" w:rsidR="00C546A7" w:rsidRPr="00C546A7" w:rsidRDefault="00C546A7" w:rsidP="00C546A7">
      <w:pPr>
        <w:rPr>
          <w:rFonts w:ascii="Cambria" w:hAnsi="Cambria"/>
        </w:rPr>
      </w:pPr>
    </w:p>
    <w:p w14:paraId="55F01143" w14:textId="77777777" w:rsidR="00C546A7" w:rsidRPr="00C546A7" w:rsidRDefault="00C546A7" w:rsidP="00C546A7">
      <w:pPr>
        <w:rPr>
          <w:rFonts w:ascii="Cambria" w:hAnsi="Cambria"/>
        </w:rPr>
      </w:pPr>
    </w:p>
    <w:p w14:paraId="75D31BE4" w14:textId="77777777" w:rsidR="00C546A7" w:rsidRPr="00C546A7" w:rsidRDefault="00C546A7" w:rsidP="00C546A7">
      <w:pPr>
        <w:rPr>
          <w:rFonts w:ascii="Cambria" w:hAnsi="Cambria"/>
        </w:rPr>
      </w:pPr>
    </w:p>
    <w:p w14:paraId="3EE1F0E4" w14:textId="77777777" w:rsidR="00C546A7" w:rsidRPr="00C546A7" w:rsidRDefault="00C546A7" w:rsidP="00C546A7">
      <w:pPr>
        <w:rPr>
          <w:rFonts w:ascii="Cambria" w:hAnsi="Cambria"/>
        </w:rPr>
      </w:pPr>
    </w:p>
    <w:p w14:paraId="7CE3266D" w14:textId="77777777" w:rsidR="00C546A7" w:rsidRPr="00C546A7" w:rsidRDefault="00C546A7" w:rsidP="00C546A7">
      <w:pPr>
        <w:rPr>
          <w:rFonts w:ascii="Cambria" w:hAnsi="Cambria"/>
        </w:rPr>
      </w:pPr>
    </w:p>
    <w:p w14:paraId="31462E5E" w14:textId="77777777" w:rsidR="00C546A7" w:rsidRPr="00C546A7" w:rsidRDefault="00C546A7" w:rsidP="00C546A7">
      <w:pPr>
        <w:rPr>
          <w:rFonts w:ascii="Cambria" w:hAnsi="Cambria"/>
        </w:rPr>
      </w:pPr>
    </w:p>
    <w:p w14:paraId="6C6D8EE8" w14:textId="77777777" w:rsidR="00C546A7" w:rsidRPr="00C546A7" w:rsidRDefault="00C546A7" w:rsidP="00C546A7">
      <w:pPr>
        <w:rPr>
          <w:rFonts w:ascii="Cambria" w:hAnsi="Cambria"/>
        </w:rPr>
      </w:pPr>
    </w:p>
    <w:p w14:paraId="4210546A" w14:textId="77777777" w:rsidR="00C546A7" w:rsidRPr="00C546A7" w:rsidRDefault="00C546A7" w:rsidP="00C546A7">
      <w:pPr>
        <w:rPr>
          <w:rFonts w:ascii="Cambria" w:hAnsi="Cambria"/>
        </w:rPr>
      </w:pPr>
    </w:p>
    <w:p w14:paraId="07834359" w14:textId="77777777" w:rsidR="00C546A7" w:rsidRPr="00C546A7" w:rsidRDefault="00C546A7" w:rsidP="00C546A7">
      <w:pPr>
        <w:rPr>
          <w:rFonts w:ascii="Cambria" w:hAnsi="Cambria"/>
        </w:rPr>
      </w:pPr>
    </w:p>
    <w:p w14:paraId="51BB62D5" w14:textId="77777777" w:rsidR="00C546A7" w:rsidRPr="00C546A7" w:rsidRDefault="00C546A7" w:rsidP="00C546A7">
      <w:pPr>
        <w:rPr>
          <w:rFonts w:ascii="Cambria" w:hAnsi="Cambria"/>
        </w:rPr>
      </w:pPr>
    </w:p>
    <w:p w14:paraId="1CCB5362" w14:textId="77777777" w:rsidR="00C546A7" w:rsidRPr="00C546A7" w:rsidRDefault="00C546A7" w:rsidP="00C546A7">
      <w:pPr>
        <w:rPr>
          <w:rFonts w:ascii="Cambria" w:hAnsi="Cambria"/>
        </w:rPr>
      </w:pPr>
    </w:p>
    <w:p w14:paraId="3F4A8D73" w14:textId="77777777" w:rsidR="00C546A7" w:rsidRPr="00C546A7" w:rsidRDefault="00C546A7" w:rsidP="00C546A7">
      <w:pPr>
        <w:rPr>
          <w:rFonts w:ascii="Cambria" w:hAnsi="Cambria"/>
        </w:rPr>
      </w:pPr>
    </w:p>
    <w:p w14:paraId="2A214D1F" w14:textId="77777777" w:rsidR="00C546A7" w:rsidRPr="00C546A7" w:rsidRDefault="00C546A7" w:rsidP="00C546A7">
      <w:pPr>
        <w:rPr>
          <w:rFonts w:ascii="Cambria" w:hAnsi="Cambria"/>
        </w:rPr>
      </w:pPr>
    </w:p>
    <w:p w14:paraId="5A9857A8" w14:textId="77777777" w:rsidR="00C546A7" w:rsidRPr="00C546A7" w:rsidRDefault="00C546A7" w:rsidP="00C546A7">
      <w:pPr>
        <w:rPr>
          <w:rFonts w:ascii="Cambria" w:hAnsi="Cambria"/>
        </w:rPr>
      </w:pPr>
    </w:p>
    <w:p w14:paraId="2167A71E" w14:textId="77777777" w:rsidR="00C546A7" w:rsidRPr="00C546A7" w:rsidRDefault="00C546A7" w:rsidP="00C546A7">
      <w:pPr>
        <w:rPr>
          <w:rFonts w:ascii="Cambria" w:hAnsi="Cambria"/>
        </w:rPr>
      </w:pPr>
    </w:p>
    <w:p w14:paraId="2082F0A2" w14:textId="77777777" w:rsidR="00C546A7" w:rsidRPr="00C546A7" w:rsidRDefault="00C546A7" w:rsidP="00C546A7">
      <w:pPr>
        <w:rPr>
          <w:rFonts w:ascii="Cambria" w:hAnsi="Cambria"/>
        </w:rPr>
      </w:pPr>
    </w:p>
    <w:p w14:paraId="5A563C4F" w14:textId="77777777" w:rsidR="00C546A7" w:rsidRPr="00C546A7" w:rsidRDefault="00C546A7" w:rsidP="00C546A7">
      <w:pPr>
        <w:rPr>
          <w:rFonts w:ascii="Cambria" w:hAnsi="Cambria"/>
        </w:rPr>
      </w:pPr>
    </w:p>
    <w:p w14:paraId="39548B26" w14:textId="77777777" w:rsidR="00C546A7" w:rsidRPr="00C546A7" w:rsidRDefault="00C546A7" w:rsidP="00C546A7">
      <w:pPr>
        <w:rPr>
          <w:rFonts w:ascii="Cambria" w:hAnsi="Cambria"/>
        </w:rPr>
      </w:pPr>
    </w:p>
    <w:p w14:paraId="7B6B1295" w14:textId="77777777" w:rsidR="00C546A7" w:rsidRPr="00C546A7" w:rsidRDefault="00C546A7" w:rsidP="00C546A7">
      <w:pPr>
        <w:rPr>
          <w:rFonts w:ascii="Cambria" w:hAnsi="Cambria"/>
        </w:rPr>
      </w:pPr>
    </w:p>
    <w:p w14:paraId="55B4DFE7" w14:textId="77777777" w:rsidR="00C546A7" w:rsidRPr="00C546A7" w:rsidRDefault="00C546A7" w:rsidP="00C546A7">
      <w:pPr>
        <w:rPr>
          <w:rFonts w:ascii="Cambria" w:hAnsi="Cambria"/>
        </w:rPr>
      </w:pPr>
    </w:p>
    <w:p w14:paraId="16FE91D6" w14:textId="63AF3D10" w:rsidR="00C546A7" w:rsidRPr="00C546A7" w:rsidRDefault="00C546A7" w:rsidP="00C546A7">
      <w:pPr>
        <w:rPr>
          <w:rFonts w:ascii="Cambria" w:hAnsi="Cambria"/>
          <w:b/>
          <w:bCs/>
        </w:rPr>
      </w:pPr>
      <w:r w:rsidRPr="00C546A7">
        <w:rPr>
          <w:rFonts w:ascii="Cambria" w:hAnsi="Cambria"/>
          <w:b/>
          <w:bCs/>
        </w:rPr>
        <w:t xml:space="preserve">Table 1: </w:t>
      </w:r>
      <w:r w:rsidR="00544B59">
        <w:rPr>
          <w:rFonts w:ascii="Cambria" w:hAnsi="Cambria"/>
          <w:b/>
          <w:bCs/>
        </w:rPr>
        <w:t>Values of desirable and undesirable time series features</w:t>
      </w:r>
    </w:p>
    <w:p w14:paraId="3F2D8E51" w14:textId="77777777" w:rsidR="00C546A7" w:rsidRPr="00C546A7" w:rsidRDefault="00C546A7" w:rsidP="00C546A7">
      <w:pPr>
        <w:rPr>
          <w:rFonts w:ascii="Cambria" w:hAnsi="Cambria"/>
        </w:rPr>
      </w:pPr>
    </w:p>
    <w:tbl>
      <w:tblPr>
        <w:tblStyle w:val="TableGrid"/>
        <w:tblW w:w="10080" w:type="dxa"/>
        <w:tblInd w:w="-185" w:type="dxa"/>
        <w:tblLook w:val="04A0" w:firstRow="1" w:lastRow="0" w:firstColumn="1" w:lastColumn="0" w:noHBand="0" w:noVBand="1"/>
      </w:tblPr>
      <w:tblGrid>
        <w:gridCol w:w="1890"/>
        <w:gridCol w:w="3870"/>
        <w:gridCol w:w="4320"/>
      </w:tblGrid>
      <w:tr w:rsidR="00C546A7" w:rsidRPr="00C546A7" w14:paraId="55FE91CA" w14:textId="77777777" w:rsidTr="00134C4A">
        <w:tc>
          <w:tcPr>
            <w:tcW w:w="1890" w:type="dxa"/>
          </w:tcPr>
          <w:p w14:paraId="51B98F85" w14:textId="77777777" w:rsidR="00C546A7" w:rsidRPr="00C546A7" w:rsidRDefault="00C546A7" w:rsidP="00C546A7">
            <w:pPr>
              <w:rPr>
                <w:rFonts w:ascii="Cambria" w:hAnsi="Cambria"/>
                <w:b/>
                <w:bCs/>
              </w:rPr>
            </w:pPr>
            <w:r w:rsidRPr="00C546A7">
              <w:rPr>
                <w:rFonts w:ascii="Cambria" w:hAnsi="Cambria"/>
                <w:b/>
                <w:bCs/>
              </w:rPr>
              <w:t>Feature</w:t>
            </w:r>
          </w:p>
        </w:tc>
        <w:tc>
          <w:tcPr>
            <w:tcW w:w="3870" w:type="dxa"/>
          </w:tcPr>
          <w:p w14:paraId="56C3AFD7" w14:textId="77777777" w:rsidR="00C546A7" w:rsidRPr="00C546A7" w:rsidRDefault="00C546A7" w:rsidP="00C546A7">
            <w:pPr>
              <w:rPr>
                <w:rFonts w:ascii="Cambria" w:hAnsi="Cambria"/>
                <w:b/>
                <w:bCs/>
              </w:rPr>
            </w:pPr>
            <w:r w:rsidRPr="00C546A7">
              <w:rPr>
                <w:rFonts w:ascii="Cambria" w:hAnsi="Cambria"/>
                <w:b/>
                <w:bCs/>
              </w:rPr>
              <w:t>Desirable Features (left Fig. 1)</w:t>
            </w:r>
          </w:p>
        </w:tc>
        <w:tc>
          <w:tcPr>
            <w:tcW w:w="4320" w:type="dxa"/>
          </w:tcPr>
          <w:p w14:paraId="2C3DB2BC" w14:textId="77777777" w:rsidR="00C546A7" w:rsidRPr="00C546A7" w:rsidRDefault="00C546A7" w:rsidP="00C546A7">
            <w:pPr>
              <w:rPr>
                <w:rFonts w:ascii="Cambria" w:hAnsi="Cambria"/>
                <w:b/>
                <w:bCs/>
              </w:rPr>
            </w:pPr>
            <w:r w:rsidRPr="00C546A7">
              <w:rPr>
                <w:rFonts w:ascii="Cambria" w:hAnsi="Cambria"/>
                <w:b/>
                <w:bCs/>
              </w:rPr>
              <w:t>Undesirable Features (right Fig. 1)</w:t>
            </w:r>
          </w:p>
        </w:tc>
      </w:tr>
      <w:tr w:rsidR="00C546A7" w:rsidRPr="00C546A7" w14:paraId="2F8B77D5" w14:textId="77777777" w:rsidTr="00134C4A">
        <w:tc>
          <w:tcPr>
            <w:tcW w:w="1890" w:type="dxa"/>
          </w:tcPr>
          <w:p w14:paraId="222BD4C4" w14:textId="77777777" w:rsidR="00C546A7" w:rsidRPr="00C546A7" w:rsidRDefault="00C546A7" w:rsidP="00C546A7">
            <w:pPr>
              <w:rPr>
                <w:rFonts w:ascii="Cambria" w:hAnsi="Cambria"/>
                <w:i/>
                <w:iCs/>
              </w:rPr>
            </w:pPr>
            <w:commentRangeStart w:id="64"/>
            <w:proofErr w:type="spellStart"/>
            <w:r w:rsidRPr="00C546A7">
              <w:rPr>
                <w:rFonts w:ascii="Cambria" w:hAnsi="Cambria"/>
                <w:i/>
                <w:iCs/>
              </w:rPr>
              <w:t>SpecEntropy</w:t>
            </w:r>
            <w:commentRangeEnd w:id="64"/>
            <w:proofErr w:type="spellEnd"/>
            <w:r w:rsidR="00544B59">
              <w:rPr>
                <w:rStyle w:val="CommentReference"/>
              </w:rPr>
              <w:commentReference w:id="64"/>
            </w:r>
          </w:p>
        </w:tc>
        <w:tc>
          <w:tcPr>
            <w:tcW w:w="3870" w:type="dxa"/>
          </w:tcPr>
          <w:p w14:paraId="068E29A4" w14:textId="77777777" w:rsidR="00C546A7" w:rsidRPr="00C546A7" w:rsidRDefault="00C546A7" w:rsidP="00C546A7">
            <w:pPr>
              <w:rPr>
                <w:rFonts w:ascii="Cambria" w:hAnsi="Cambria"/>
              </w:rPr>
            </w:pPr>
            <w:r w:rsidRPr="00C546A7">
              <w:rPr>
                <w:rFonts w:ascii="Cambria" w:hAnsi="Cambria"/>
              </w:rPr>
              <w:t>0.07</w:t>
            </w:r>
          </w:p>
        </w:tc>
        <w:tc>
          <w:tcPr>
            <w:tcW w:w="4320" w:type="dxa"/>
          </w:tcPr>
          <w:p w14:paraId="16E0222B" w14:textId="77777777" w:rsidR="00C546A7" w:rsidRPr="00C546A7" w:rsidRDefault="00C546A7" w:rsidP="00C546A7">
            <w:pPr>
              <w:rPr>
                <w:rFonts w:ascii="Cambria" w:hAnsi="Cambria"/>
              </w:rPr>
            </w:pPr>
            <w:r w:rsidRPr="00C546A7">
              <w:rPr>
                <w:rFonts w:ascii="Cambria" w:hAnsi="Cambria"/>
              </w:rPr>
              <w:t>1.00</w:t>
            </w:r>
          </w:p>
        </w:tc>
      </w:tr>
      <w:tr w:rsidR="00C546A7" w:rsidRPr="00C546A7" w14:paraId="56088650" w14:textId="77777777" w:rsidTr="00134C4A">
        <w:tc>
          <w:tcPr>
            <w:tcW w:w="1890" w:type="dxa"/>
          </w:tcPr>
          <w:p w14:paraId="1480E04D" w14:textId="77777777" w:rsidR="00C546A7" w:rsidRPr="00C546A7" w:rsidRDefault="00C546A7" w:rsidP="00C546A7">
            <w:pPr>
              <w:rPr>
                <w:rFonts w:ascii="Cambria" w:hAnsi="Cambria"/>
                <w:i/>
                <w:iCs/>
              </w:rPr>
            </w:pPr>
            <w:r w:rsidRPr="00C546A7">
              <w:rPr>
                <w:rFonts w:ascii="Cambria" w:hAnsi="Cambria"/>
                <w:i/>
                <w:iCs/>
              </w:rPr>
              <w:t>Hurst</w:t>
            </w:r>
          </w:p>
        </w:tc>
        <w:tc>
          <w:tcPr>
            <w:tcW w:w="3870" w:type="dxa"/>
          </w:tcPr>
          <w:p w14:paraId="2F29AD1C" w14:textId="77777777" w:rsidR="00C546A7" w:rsidRPr="00C546A7" w:rsidRDefault="00C546A7" w:rsidP="00C546A7">
            <w:pPr>
              <w:rPr>
                <w:rFonts w:ascii="Cambria" w:hAnsi="Cambria"/>
              </w:rPr>
            </w:pPr>
            <w:r w:rsidRPr="00C546A7">
              <w:rPr>
                <w:rFonts w:ascii="Cambria" w:hAnsi="Cambria"/>
              </w:rPr>
              <w:t>1.00</w:t>
            </w:r>
          </w:p>
        </w:tc>
        <w:tc>
          <w:tcPr>
            <w:tcW w:w="4320" w:type="dxa"/>
          </w:tcPr>
          <w:p w14:paraId="6CE2DB6B" w14:textId="77777777" w:rsidR="00C546A7" w:rsidRPr="00C546A7" w:rsidRDefault="00C546A7" w:rsidP="00C546A7">
            <w:pPr>
              <w:rPr>
                <w:rFonts w:ascii="Cambria" w:hAnsi="Cambria"/>
              </w:rPr>
            </w:pPr>
            <w:r w:rsidRPr="00C546A7">
              <w:rPr>
                <w:rFonts w:ascii="Cambria" w:hAnsi="Cambria"/>
              </w:rPr>
              <w:t>0.50</w:t>
            </w:r>
          </w:p>
        </w:tc>
      </w:tr>
      <w:tr w:rsidR="00C546A7" w:rsidRPr="00C546A7" w14:paraId="0A19593E" w14:textId="77777777" w:rsidTr="00134C4A">
        <w:tc>
          <w:tcPr>
            <w:tcW w:w="1890" w:type="dxa"/>
          </w:tcPr>
          <w:p w14:paraId="2015A160" w14:textId="77777777" w:rsidR="00C546A7" w:rsidRPr="00C546A7" w:rsidRDefault="00C546A7" w:rsidP="00C546A7">
            <w:pPr>
              <w:rPr>
                <w:rFonts w:ascii="Cambria" w:hAnsi="Cambria"/>
                <w:i/>
                <w:iCs/>
              </w:rPr>
            </w:pPr>
            <w:r w:rsidRPr="00C546A7">
              <w:rPr>
                <w:rFonts w:ascii="Cambria" w:hAnsi="Cambria"/>
                <w:i/>
                <w:iCs/>
              </w:rPr>
              <w:t>Skewness</w:t>
            </w:r>
          </w:p>
        </w:tc>
        <w:tc>
          <w:tcPr>
            <w:tcW w:w="3870" w:type="dxa"/>
          </w:tcPr>
          <w:p w14:paraId="78DCB271" w14:textId="77777777" w:rsidR="00C546A7" w:rsidRPr="00C546A7" w:rsidRDefault="00C546A7" w:rsidP="00C546A7">
            <w:pPr>
              <w:rPr>
                <w:rFonts w:ascii="Cambria" w:hAnsi="Cambria"/>
              </w:rPr>
            </w:pPr>
            <w:r w:rsidRPr="00C546A7">
              <w:rPr>
                <w:rFonts w:ascii="Cambria" w:hAnsi="Cambria"/>
              </w:rPr>
              <w:t>-0.42</w:t>
            </w:r>
          </w:p>
        </w:tc>
        <w:tc>
          <w:tcPr>
            <w:tcW w:w="4320" w:type="dxa"/>
          </w:tcPr>
          <w:p w14:paraId="45B69FB2" w14:textId="77777777" w:rsidR="00C546A7" w:rsidRPr="00C546A7" w:rsidRDefault="00C546A7" w:rsidP="00C546A7">
            <w:pPr>
              <w:rPr>
                <w:rFonts w:ascii="Cambria" w:hAnsi="Cambria"/>
              </w:rPr>
            </w:pPr>
            <w:r w:rsidRPr="00C546A7">
              <w:rPr>
                <w:rFonts w:ascii="Cambria" w:hAnsi="Cambria"/>
              </w:rPr>
              <w:t>-0.57</w:t>
            </w:r>
          </w:p>
        </w:tc>
      </w:tr>
      <w:tr w:rsidR="00C546A7" w:rsidRPr="00C546A7" w14:paraId="041CE382" w14:textId="77777777" w:rsidTr="00134C4A">
        <w:tc>
          <w:tcPr>
            <w:tcW w:w="1890" w:type="dxa"/>
          </w:tcPr>
          <w:p w14:paraId="09815061" w14:textId="77777777" w:rsidR="00C546A7" w:rsidRPr="00C546A7" w:rsidRDefault="00C546A7" w:rsidP="00C546A7">
            <w:pPr>
              <w:rPr>
                <w:rFonts w:ascii="Cambria" w:hAnsi="Cambria"/>
                <w:i/>
                <w:iCs/>
              </w:rPr>
            </w:pPr>
            <w:r w:rsidRPr="00C546A7">
              <w:rPr>
                <w:rFonts w:ascii="Cambria" w:hAnsi="Cambria"/>
                <w:i/>
                <w:iCs/>
              </w:rPr>
              <w:t>Kurtosis</w:t>
            </w:r>
          </w:p>
        </w:tc>
        <w:tc>
          <w:tcPr>
            <w:tcW w:w="3870" w:type="dxa"/>
          </w:tcPr>
          <w:p w14:paraId="40F55D33" w14:textId="77777777" w:rsidR="00C546A7" w:rsidRPr="00C546A7" w:rsidRDefault="00C546A7" w:rsidP="00C546A7">
            <w:pPr>
              <w:rPr>
                <w:rFonts w:ascii="Cambria" w:hAnsi="Cambria"/>
              </w:rPr>
            </w:pPr>
            <w:r w:rsidRPr="00C546A7">
              <w:rPr>
                <w:rFonts w:ascii="Cambria" w:hAnsi="Cambria"/>
              </w:rPr>
              <w:t>-1.24</w:t>
            </w:r>
          </w:p>
        </w:tc>
        <w:tc>
          <w:tcPr>
            <w:tcW w:w="4320" w:type="dxa"/>
          </w:tcPr>
          <w:p w14:paraId="20053DB4" w14:textId="77777777" w:rsidR="00C546A7" w:rsidRPr="00C546A7" w:rsidRDefault="00C546A7" w:rsidP="00C546A7">
            <w:pPr>
              <w:rPr>
                <w:rFonts w:ascii="Cambria" w:hAnsi="Cambria"/>
              </w:rPr>
            </w:pPr>
            <w:r w:rsidRPr="00C546A7">
              <w:rPr>
                <w:rFonts w:ascii="Cambria" w:hAnsi="Cambria"/>
              </w:rPr>
              <w:t>1.16</w:t>
            </w:r>
          </w:p>
        </w:tc>
      </w:tr>
      <w:tr w:rsidR="00C546A7" w:rsidRPr="00C546A7" w14:paraId="47045819" w14:textId="77777777" w:rsidTr="00134C4A">
        <w:tc>
          <w:tcPr>
            <w:tcW w:w="1890" w:type="dxa"/>
          </w:tcPr>
          <w:p w14:paraId="63509FC8" w14:textId="77777777" w:rsidR="00C546A7" w:rsidRPr="00C546A7" w:rsidRDefault="00C546A7" w:rsidP="00C546A7">
            <w:pPr>
              <w:rPr>
                <w:rFonts w:ascii="Cambria" w:hAnsi="Cambria"/>
                <w:i/>
                <w:iCs/>
              </w:rPr>
            </w:pPr>
            <w:commentRangeStart w:id="65"/>
            <w:proofErr w:type="spellStart"/>
            <w:r w:rsidRPr="00C546A7">
              <w:rPr>
                <w:rFonts w:ascii="Cambria" w:hAnsi="Cambria"/>
                <w:i/>
                <w:iCs/>
              </w:rPr>
              <w:t>E_acf</w:t>
            </w:r>
            <w:commentRangeEnd w:id="65"/>
            <w:proofErr w:type="spellEnd"/>
            <w:r w:rsidR="00544B59">
              <w:rPr>
                <w:rStyle w:val="CommentReference"/>
              </w:rPr>
              <w:commentReference w:id="65"/>
            </w:r>
          </w:p>
        </w:tc>
        <w:tc>
          <w:tcPr>
            <w:tcW w:w="3870" w:type="dxa"/>
          </w:tcPr>
          <w:p w14:paraId="270EA648" w14:textId="77777777" w:rsidR="00C546A7" w:rsidRPr="00C546A7" w:rsidRDefault="00C546A7" w:rsidP="00C546A7">
            <w:pPr>
              <w:rPr>
                <w:rFonts w:ascii="Cambria" w:hAnsi="Cambria"/>
              </w:rPr>
            </w:pPr>
            <w:r w:rsidRPr="00C546A7">
              <w:rPr>
                <w:rFonts w:ascii="Cambria" w:hAnsi="Cambria"/>
              </w:rPr>
              <w:t>-0.09</w:t>
            </w:r>
          </w:p>
        </w:tc>
        <w:tc>
          <w:tcPr>
            <w:tcW w:w="4320" w:type="dxa"/>
          </w:tcPr>
          <w:p w14:paraId="780DDDD6" w14:textId="77777777" w:rsidR="00C546A7" w:rsidRPr="00C546A7" w:rsidRDefault="00C546A7" w:rsidP="00C546A7">
            <w:pPr>
              <w:rPr>
                <w:rFonts w:ascii="Cambria" w:hAnsi="Cambria"/>
              </w:rPr>
            </w:pPr>
            <w:r w:rsidRPr="00C546A7">
              <w:rPr>
                <w:rFonts w:ascii="Cambria" w:hAnsi="Cambria"/>
              </w:rPr>
              <w:t>-0.19</w:t>
            </w:r>
          </w:p>
        </w:tc>
      </w:tr>
      <w:tr w:rsidR="00C546A7" w:rsidRPr="00C546A7" w14:paraId="6A264472" w14:textId="77777777" w:rsidTr="00134C4A">
        <w:tc>
          <w:tcPr>
            <w:tcW w:w="1890" w:type="dxa"/>
          </w:tcPr>
          <w:p w14:paraId="0CB48C94" w14:textId="77777777" w:rsidR="00C546A7" w:rsidRPr="00C546A7" w:rsidRDefault="00C546A7" w:rsidP="00C546A7">
            <w:pPr>
              <w:rPr>
                <w:rFonts w:ascii="Cambria" w:hAnsi="Cambria"/>
                <w:i/>
                <w:iCs/>
              </w:rPr>
            </w:pPr>
            <w:r w:rsidRPr="00C546A7">
              <w:rPr>
                <w:rFonts w:ascii="Cambria" w:hAnsi="Cambria"/>
                <w:i/>
                <w:iCs/>
              </w:rPr>
              <w:t>Trend</w:t>
            </w:r>
          </w:p>
        </w:tc>
        <w:tc>
          <w:tcPr>
            <w:tcW w:w="3870" w:type="dxa"/>
          </w:tcPr>
          <w:p w14:paraId="0581C6E9" w14:textId="77777777" w:rsidR="00C546A7" w:rsidRPr="00C546A7" w:rsidRDefault="00C546A7" w:rsidP="00C546A7">
            <w:pPr>
              <w:rPr>
                <w:rFonts w:ascii="Cambria" w:hAnsi="Cambria"/>
              </w:rPr>
            </w:pPr>
            <w:r w:rsidRPr="00C546A7">
              <w:rPr>
                <w:rFonts w:ascii="Cambria" w:hAnsi="Cambria"/>
              </w:rPr>
              <w:t>0.97</w:t>
            </w:r>
          </w:p>
        </w:tc>
        <w:tc>
          <w:tcPr>
            <w:tcW w:w="4320" w:type="dxa"/>
          </w:tcPr>
          <w:p w14:paraId="5EB89483" w14:textId="77777777" w:rsidR="00C546A7" w:rsidRPr="00C546A7" w:rsidRDefault="00C546A7" w:rsidP="00C546A7">
            <w:pPr>
              <w:rPr>
                <w:rFonts w:ascii="Cambria" w:hAnsi="Cambria"/>
              </w:rPr>
            </w:pPr>
            <w:r w:rsidRPr="00C546A7">
              <w:rPr>
                <w:rFonts w:ascii="Cambria" w:hAnsi="Cambria"/>
              </w:rPr>
              <w:t>0.12</w:t>
            </w:r>
          </w:p>
        </w:tc>
      </w:tr>
      <w:tr w:rsidR="00C546A7" w:rsidRPr="00C546A7" w14:paraId="5DEBB739" w14:textId="77777777" w:rsidTr="00134C4A">
        <w:tc>
          <w:tcPr>
            <w:tcW w:w="1890" w:type="dxa"/>
          </w:tcPr>
          <w:p w14:paraId="591CC7F7" w14:textId="77777777" w:rsidR="00C546A7" w:rsidRPr="00C546A7" w:rsidRDefault="00C546A7" w:rsidP="00C546A7">
            <w:pPr>
              <w:rPr>
                <w:rFonts w:ascii="Cambria" w:hAnsi="Cambria"/>
                <w:i/>
                <w:iCs/>
              </w:rPr>
            </w:pPr>
            <w:commentRangeStart w:id="66"/>
            <w:r w:rsidRPr="00C546A7">
              <w:rPr>
                <w:rFonts w:ascii="Cambria" w:hAnsi="Cambria"/>
                <w:i/>
                <w:iCs/>
              </w:rPr>
              <w:t>Seasonality</w:t>
            </w:r>
            <w:commentRangeEnd w:id="66"/>
            <w:r w:rsidR="00544B59">
              <w:rPr>
                <w:rStyle w:val="CommentReference"/>
              </w:rPr>
              <w:commentReference w:id="66"/>
            </w:r>
          </w:p>
        </w:tc>
        <w:tc>
          <w:tcPr>
            <w:tcW w:w="3870" w:type="dxa"/>
          </w:tcPr>
          <w:p w14:paraId="403046EA" w14:textId="77777777" w:rsidR="00C546A7" w:rsidRPr="00C546A7" w:rsidRDefault="00C546A7" w:rsidP="00C546A7">
            <w:pPr>
              <w:rPr>
                <w:rFonts w:ascii="Cambria" w:hAnsi="Cambria"/>
              </w:rPr>
            </w:pPr>
            <w:r w:rsidRPr="00C546A7">
              <w:rPr>
                <w:rFonts w:ascii="Cambria" w:hAnsi="Cambria"/>
              </w:rPr>
              <w:t>0.16</w:t>
            </w:r>
          </w:p>
        </w:tc>
        <w:tc>
          <w:tcPr>
            <w:tcW w:w="4320" w:type="dxa"/>
          </w:tcPr>
          <w:p w14:paraId="171D6656" w14:textId="77777777" w:rsidR="00C546A7" w:rsidRPr="00C546A7" w:rsidRDefault="00C546A7" w:rsidP="00C546A7">
            <w:pPr>
              <w:rPr>
                <w:rFonts w:ascii="Cambria" w:hAnsi="Cambria"/>
              </w:rPr>
            </w:pPr>
            <w:r w:rsidRPr="00C546A7">
              <w:rPr>
                <w:rFonts w:ascii="Cambria" w:hAnsi="Cambria"/>
              </w:rPr>
              <w:t>0.23</w:t>
            </w:r>
          </w:p>
        </w:tc>
      </w:tr>
      <w:tr w:rsidR="00C546A7" w:rsidRPr="00C546A7" w14:paraId="352B9D22" w14:textId="77777777" w:rsidTr="00134C4A">
        <w:tc>
          <w:tcPr>
            <w:tcW w:w="1890" w:type="dxa"/>
          </w:tcPr>
          <w:p w14:paraId="36E0F893" w14:textId="77777777" w:rsidR="00C546A7" w:rsidRPr="00C546A7" w:rsidRDefault="00C546A7" w:rsidP="00C546A7">
            <w:pPr>
              <w:rPr>
                <w:rFonts w:ascii="Cambria" w:hAnsi="Cambria"/>
                <w:i/>
                <w:iCs/>
              </w:rPr>
            </w:pPr>
            <w:proofErr w:type="spellStart"/>
            <w:r w:rsidRPr="00C546A7">
              <w:rPr>
                <w:rFonts w:ascii="Cambria" w:hAnsi="Cambria"/>
                <w:i/>
                <w:iCs/>
              </w:rPr>
              <w:t>SeriesMean</w:t>
            </w:r>
            <w:proofErr w:type="spellEnd"/>
          </w:p>
        </w:tc>
        <w:tc>
          <w:tcPr>
            <w:tcW w:w="3870" w:type="dxa"/>
          </w:tcPr>
          <w:p w14:paraId="6FACE455" w14:textId="77777777" w:rsidR="00C546A7" w:rsidRPr="00C546A7" w:rsidRDefault="00C546A7" w:rsidP="00C546A7">
            <w:pPr>
              <w:rPr>
                <w:rFonts w:ascii="Cambria" w:hAnsi="Cambria"/>
              </w:rPr>
            </w:pPr>
            <w:r w:rsidRPr="00C546A7">
              <w:rPr>
                <w:rFonts w:ascii="Cambria" w:hAnsi="Cambria"/>
              </w:rPr>
              <w:t>7.96</w:t>
            </w:r>
          </w:p>
        </w:tc>
        <w:tc>
          <w:tcPr>
            <w:tcW w:w="4320" w:type="dxa"/>
          </w:tcPr>
          <w:p w14:paraId="56C09547" w14:textId="77777777" w:rsidR="00C546A7" w:rsidRPr="00C546A7" w:rsidRDefault="00C546A7" w:rsidP="00C546A7">
            <w:pPr>
              <w:rPr>
                <w:rFonts w:ascii="Cambria" w:hAnsi="Cambria"/>
              </w:rPr>
            </w:pPr>
            <w:r w:rsidRPr="00C546A7">
              <w:rPr>
                <w:rFonts w:ascii="Cambria" w:hAnsi="Cambria"/>
              </w:rPr>
              <w:t>7.01</w:t>
            </w:r>
          </w:p>
        </w:tc>
      </w:tr>
      <w:tr w:rsidR="00C546A7" w:rsidRPr="00C546A7" w14:paraId="66732B93" w14:textId="77777777" w:rsidTr="00134C4A">
        <w:tc>
          <w:tcPr>
            <w:tcW w:w="1890" w:type="dxa"/>
          </w:tcPr>
          <w:p w14:paraId="6538011C" w14:textId="77777777" w:rsidR="00C546A7" w:rsidRPr="00C546A7" w:rsidRDefault="00C546A7" w:rsidP="00C546A7">
            <w:pPr>
              <w:rPr>
                <w:rFonts w:ascii="Cambria" w:hAnsi="Cambria"/>
                <w:i/>
                <w:iCs/>
              </w:rPr>
            </w:pPr>
            <w:commentRangeStart w:id="67"/>
            <w:proofErr w:type="spellStart"/>
            <w:r w:rsidRPr="00C546A7">
              <w:rPr>
                <w:rFonts w:ascii="Cambria" w:hAnsi="Cambria"/>
                <w:i/>
                <w:iCs/>
              </w:rPr>
              <w:t>SeriesVariance</w:t>
            </w:r>
            <w:commentRangeEnd w:id="67"/>
            <w:proofErr w:type="spellEnd"/>
            <w:r w:rsidR="00544B59">
              <w:rPr>
                <w:rStyle w:val="CommentReference"/>
              </w:rPr>
              <w:commentReference w:id="67"/>
            </w:r>
          </w:p>
        </w:tc>
        <w:tc>
          <w:tcPr>
            <w:tcW w:w="3870" w:type="dxa"/>
          </w:tcPr>
          <w:p w14:paraId="308F6E42" w14:textId="77777777" w:rsidR="00C546A7" w:rsidRPr="00C546A7" w:rsidRDefault="00C546A7" w:rsidP="00C546A7">
            <w:pPr>
              <w:rPr>
                <w:rFonts w:ascii="Cambria" w:hAnsi="Cambria"/>
              </w:rPr>
            </w:pPr>
            <w:r w:rsidRPr="00C546A7">
              <w:rPr>
                <w:rFonts w:ascii="Cambria" w:hAnsi="Cambria"/>
              </w:rPr>
              <w:t>0.29</w:t>
            </w:r>
          </w:p>
        </w:tc>
        <w:tc>
          <w:tcPr>
            <w:tcW w:w="4320" w:type="dxa"/>
          </w:tcPr>
          <w:p w14:paraId="0985A0B6" w14:textId="77777777" w:rsidR="00C546A7" w:rsidRPr="00C546A7" w:rsidRDefault="00C546A7" w:rsidP="00C546A7">
            <w:pPr>
              <w:rPr>
                <w:rFonts w:ascii="Cambria" w:hAnsi="Cambria"/>
              </w:rPr>
            </w:pPr>
            <w:r w:rsidRPr="00C546A7">
              <w:rPr>
                <w:rFonts w:ascii="Cambria" w:hAnsi="Cambria"/>
              </w:rPr>
              <w:t>0.65</w:t>
            </w:r>
          </w:p>
        </w:tc>
      </w:tr>
    </w:tbl>
    <w:p w14:paraId="6B5B8EDA" w14:textId="77777777" w:rsidR="00C546A7" w:rsidRPr="00C546A7" w:rsidRDefault="00C546A7" w:rsidP="00C546A7">
      <w:pPr>
        <w:rPr>
          <w:rFonts w:ascii="Cambria" w:hAnsi="Cambria"/>
        </w:rPr>
      </w:pPr>
    </w:p>
    <w:p w14:paraId="68ED9F8C" w14:textId="77777777" w:rsidR="00856BB6" w:rsidRDefault="00856BB6" w:rsidP="00753A36">
      <w:pPr>
        <w:rPr>
          <w:rFonts w:ascii="Cambria" w:hAnsi="Cambria"/>
          <w:b/>
          <w:bCs/>
        </w:rPr>
      </w:pPr>
    </w:p>
    <w:p w14:paraId="29049901" w14:textId="2EED71BA" w:rsidR="00EF40B0" w:rsidRDefault="00542B24" w:rsidP="00134519">
      <w:pPr>
        <w:pStyle w:val="ListParagraph"/>
        <w:numPr>
          <w:ilvl w:val="1"/>
          <w:numId w:val="1"/>
        </w:numPr>
        <w:rPr>
          <w:rFonts w:ascii="Cambria" w:hAnsi="Cambria"/>
          <w:i/>
          <w:iCs/>
        </w:rPr>
      </w:pPr>
      <w:r>
        <w:rPr>
          <w:rFonts w:ascii="Cambria" w:hAnsi="Cambria"/>
          <w:i/>
          <w:iCs/>
        </w:rPr>
        <w:t xml:space="preserve">Tuning of </w:t>
      </w:r>
      <w:r w:rsidR="00D76DF4">
        <w:rPr>
          <w:rFonts w:ascii="Cambria" w:hAnsi="Cambria"/>
          <w:i/>
          <w:iCs/>
        </w:rPr>
        <w:t>Privacy Methods</w:t>
      </w:r>
    </w:p>
    <w:p w14:paraId="39112AB0" w14:textId="0A3FFFE1" w:rsidR="002610ED" w:rsidRDefault="002610ED" w:rsidP="002610ED">
      <w:pPr>
        <w:rPr>
          <w:rFonts w:ascii="Cambria" w:hAnsi="Cambria"/>
          <w:i/>
          <w:iCs/>
        </w:rPr>
      </w:pPr>
    </w:p>
    <w:p w14:paraId="579D3C89" w14:textId="23C04D97" w:rsidR="002610ED" w:rsidRDefault="002610ED" w:rsidP="002610ED">
      <w:pPr>
        <w:tabs>
          <w:tab w:val="left" w:pos="1027"/>
        </w:tabs>
        <w:rPr>
          <w:rFonts w:ascii="Cambria" w:eastAsiaTheme="minorEastAsia" w:hAnsi="Cambria"/>
        </w:rPr>
      </w:pPr>
      <w:r>
        <w:rPr>
          <w:rFonts w:ascii="Cambria" w:eastAsiaTheme="minorEastAsia" w:hAnsi="Cambria"/>
        </w:rPr>
        <w:t xml:space="preserve">Table </w:t>
      </w:r>
      <w:r w:rsidR="00C8289D">
        <w:rPr>
          <w:rFonts w:ascii="Cambria" w:eastAsiaTheme="minorEastAsia" w:hAnsi="Cambria"/>
        </w:rPr>
        <w:t>2</w:t>
      </w:r>
      <w:r>
        <w:rPr>
          <w:rFonts w:ascii="Cambria" w:eastAsiaTheme="minorEastAsia" w:hAnsi="Cambria"/>
        </w:rPr>
        <w:t xml:space="preserve"> </w:t>
      </w:r>
      <w:r w:rsidR="004F3570">
        <w:rPr>
          <w:rFonts w:ascii="Cambria" w:eastAsiaTheme="minorEastAsia" w:hAnsi="Cambria"/>
        </w:rPr>
        <w:t xml:space="preserve">shows the tuning parameter values for the baseline privacy methods (additive noise, </w:t>
      </w:r>
      <w:proofErr w:type="spellStart"/>
      <w:r w:rsidR="004F3570">
        <w:rPr>
          <w:rFonts w:ascii="Cambria" w:eastAsiaTheme="minorEastAsia" w:hAnsi="Cambria"/>
        </w:rPr>
        <w:t>diferential</w:t>
      </w:r>
      <w:proofErr w:type="spellEnd"/>
      <w:r w:rsidR="004F3570">
        <w:rPr>
          <w:rFonts w:ascii="Cambria" w:eastAsiaTheme="minorEastAsia" w:hAnsi="Cambria"/>
        </w:rPr>
        <w:t xml:space="preserve"> privacy) and our proposed privacy methods. </w:t>
      </w:r>
    </w:p>
    <w:p w14:paraId="6B440AE3" w14:textId="77777777" w:rsidR="00816887" w:rsidRDefault="00816887" w:rsidP="002610ED">
      <w:pPr>
        <w:tabs>
          <w:tab w:val="left" w:pos="1027"/>
        </w:tabs>
        <w:rPr>
          <w:rFonts w:ascii="Cambria" w:eastAsiaTheme="minorEastAsia" w:hAnsi="Cambria"/>
        </w:rPr>
      </w:pPr>
    </w:p>
    <w:p w14:paraId="0DE9312B" w14:textId="471912DB" w:rsidR="002610ED" w:rsidRPr="0053699F" w:rsidRDefault="002610ED" w:rsidP="002610ED">
      <w:pPr>
        <w:tabs>
          <w:tab w:val="left" w:pos="1027"/>
        </w:tabs>
        <w:rPr>
          <w:rFonts w:ascii="Cambria" w:eastAsiaTheme="minorEastAsia" w:hAnsi="Cambria"/>
          <w:b/>
          <w:bCs/>
        </w:rPr>
      </w:pPr>
      <w:r>
        <w:rPr>
          <w:rFonts w:ascii="Cambria" w:eastAsiaTheme="minorEastAsia" w:hAnsi="Cambria"/>
          <w:b/>
          <w:bCs/>
        </w:rPr>
        <w:t xml:space="preserve">Table </w:t>
      </w:r>
      <w:r w:rsidR="00C8289D">
        <w:rPr>
          <w:rFonts w:ascii="Cambria" w:eastAsiaTheme="minorEastAsia" w:hAnsi="Cambria"/>
          <w:b/>
          <w:bCs/>
        </w:rPr>
        <w:t>2</w:t>
      </w:r>
      <w:r>
        <w:rPr>
          <w:rFonts w:ascii="Cambria" w:eastAsiaTheme="minorEastAsia" w:hAnsi="Cambria"/>
          <w:b/>
          <w:bCs/>
        </w:rPr>
        <w:t xml:space="preserve">: </w:t>
      </w:r>
      <w:r w:rsidR="00F66B56">
        <w:rPr>
          <w:rFonts w:ascii="Cambria" w:eastAsiaTheme="minorEastAsia" w:hAnsi="Cambria"/>
          <w:b/>
          <w:bCs/>
        </w:rPr>
        <w:t xml:space="preserve">Baseline and Proposed </w:t>
      </w:r>
      <w:r w:rsidR="004E1E66">
        <w:rPr>
          <w:rFonts w:ascii="Cambria" w:eastAsiaTheme="minorEastAsia" w:hAnsi="Cambria"/>
          <w:b/>
          <w:bCs/>
        </w:rPr>
        <w:t>Privacy Methods</w:t>
      </w:r>
    </w:p>
    <w:p w14:paraId="460FEB47" w14:textId="77777777" w:rsidR="002610ED" w:rsidRDefault="002610ED" w:rsidP="002610ED">
      <w:pPr>
        <w:tabs>
          <w:tab w:val="left" w:pos="1027"/>
        </w:tabs>
        <w:rPr>
          <w:rFonts w:ascii="Cambria" w:eastAsiaTheme="minorEastAsia" w:hAnsi="Cambria"/>
        </w:rPr>
      </w:pPr>
    </w:p>
    <w:tbl>
      <w:tblPr>
        <w:tblStyle w:val="TableGrid"/>
        <w:tblW w:w="0" w:type="auto"/>
        <w:tblLook w:val="04A0" w:firstRow="1" w:lastRow="0" w:firstColumn="1" w:lastColumn="0" w:noHBand="0" w:noVBand="1"/>
      </w:tblPr>
      <w:tblGrid>
        <w:gridCol w:w="3116"/>
        <w:gridCol w:w="3117"/>
        <w:gridCol w:w="3117"/>
      </w:tblGrid>
      <w:tr w:rsidR="002610ED" w14:paraId="0A3A3546" w14:textId="77777777" w:rsidTr="00F675C9">
        <w:tc>
          <w:tcPr>
            <w:tcW w:w="3116" w:type="dxa"/>
          </w:tcPr>
          <w:p w14:paraId="6BC1E685" w14:textId="77777777" w:rsidR="002610ED" w:rsidRPr="0053699F" w:rsidRDefault="002610ED" w:rsidP="00F675C9">
            <w:pPr>
              <w:tabs>
                <w:tab w:val="left" w:pos="1027"/>
              </w:tabs>
              <w:jc w:val="center"/>
              <w:rPr>
                <w:rFonts w:ascii="Cambria" w:eastAsiaTheme="minorEastAsia" w:hAnsi="Cambria"/>
                <w:b/>
                <w:bCs/>
                <w:i/>
                <w:iCs/>
              </w:rPr>
            </w:pPr>
            <w:r w:rsidRPr="0053699F">
              <w:rPr>
                <w:rFonts w:ascii="Cambria" w:eastAsiaTheme="minorEastAsia" w:hAnsi="Cambria"/>
                <w:b/>
                <w:bCs/>
                <w:i/>
                <w:iCs/>
              </w:rPr>
              <w:t>Privacy Method</w:t>
            </w:r>
          </w:p>
        </w:tc>
        <w:tc>
          <w:tcPr>
            <w:tcW w:w="3117" w:type="dxa"/>
          </w:tcPr>
          <w:p w14:paraId="08B57375" w14:textId="77777777" w:rsidR="002610ED" w:rsidRPr="0053699F" w:rsidRDefault="002610ED" w:rsidP="00F675C9">
            <w:pPr>
              <w:tabs>
                <w:tab w:val="left" w:pos="1027"/>
              </w:tabs>
              <w:jc w:val="center"/>
              <w:rPr>
                <w:rFonts w:ascii="Cambria" w:eastAsiaTheme="minorEastAsia" w:hAnsi="Cambria"/>
                <w:b/>
                <w:bCs/>
                <w:i/>
                <w:iCs/>
              </w:rPr>
            </w:pPr>
            <w:r w:rsidRPr="0053699F">
              <w:rPr>
                <w:rFonts w:ascii="Cambria" w:eastAsiaTheme="minorEastAsia" w:hAnsi="Cambria"/>
                <w:b/>
                <w:bCs/>
                <w:i/>
                <w:iCs/>
              </w:rPr>
              <w:t>Parameter</w:t>
            </w:r>
          </w:p>
        </w:tc>
        <w:tc>
          <w:tcPr>
            <w:tcW w:w="3117" w:type="dxa"/>
          </w:tcPr>
          <w:p w14:paraId="341AFBCA" w14:textId="77777777" w:rsidR="002610ED" w:rsidRPr="0053699F" w:rsidRDefault="002610ED" w:rsidP="00F675C9">
            <w:pPr>
              <w:tabs>
                <w:tab w:val="left" w:pos="1027"/>
              </w:tabs>
              <w:jc w:val="center"/>
              <w:rPr>
                <w:rFonts w:ascii="Cambria" w:eastAsiaTheme="minorEastAsia" w:hAnsi="Cambria"/>
                <w:b/>
                <w:bCs/>
                <w:i/>
                <w:iCs/>
              </w:rPr>
            </w:pPr>
            <w:r w:rsidRPr="0053699F">
              <w:rPr>
                <w:rFonts w:ascii="Cambria" w:eastAsiaTheme="minorEastAsia" w:hAnsi="Cambria"/>
                <w:b/>
                <w:bCs/>
                <w:i/>
                <w:iCs/>
              </w:rPr>
              <w:t>Values</w:t>
            </w:r>
          </w:p>
        </w:tc>
      </w:tr>
      <w:tr w:rsidR="002610ED" w14:paraId="0BCEF470" w14:textId="77777777" w:rsidTr="00F675C9">
        <w:tc>
          <w:tcPr>
            <w:tcW w:w="3116" w:type="dxa"/>
          </w:tcPr>
          <w:p w14:paraId="761A7D71" w14:textId="77777777" w:rsidR="002610ED" w:rsidRDefault="002610ED" w:rsidP="00F675C9">
            <w:pPr>
              <w:tabs>
                <w:tab w:val="left" w:pos="1027"/>
              </w:tabs>
              <w:rPr>
                <w:rFonts w:ascii="Cambria" w:eastAsiaTheme="minorEastAsia" w:hAnsi="Cambria"/>
              </w:rPr>
            </w:pPr>
            <w:r>
              <w:rPr>
                <w:rFonts w:ascii="Cambria" w:eastAsiaTheme="minorEastAsia" w:hAnsi="Cambria"/>
              </w:rPr>
              <w:t>Additive Noise</w:t>
            </w:r>
          </w:p>
        </w:tc>
        <w:tc>
          <w:tcPr>
            <w:tcW w:w="3117" w:type="dxa"/>
          </w:tcPr>
          <w:p w14:paraId="714B4F09" w14:textId="77777777" w:rsidR="002610ED" w:rsidRPr="00596C31" w:rsidRDefault="002610ED" w:rsidP="00F675C9">
            <w:pPr>
              <w:tabs>
                <w:tab w:val="left" w:pos="1027"/>
              </w:tabs>
              <w:rPr>
                <w:rFonts w:ascii="Cambria" w:eastAsiaTheme="minorEastAsia" w:hAnsi="Cambria"/>
              </w:rPr>
            </w:pPr>
            <m:oMathPara>
              <m:oMath>
                <m:r>
                  <w:rPr>
                    <w:rFonts w:ascii="Cambria Math" w:eastAsiaTheme="minorEastAsia" w:hAnsi="Cambria Math"/>
                  </w:rPr>
                  <m:t>s</m:t>
                </m:r>
              </m:oMath>
            </m:oMathPara>
          </w:p>
        </w:tc>
        <w:tc>
          <w:tcPr>
            <w:tcW w:w="3117" w:type="dxa"/>
          </w:tcPr>
          <w:p w14:paraId="7123F731" w14:textId="77777777" w:rsidR="002610ED" w:rsidRDefault="002610ED" w:rsidP="00F675C9">
            <w:pPr>
              <w:tabs>
                <w:tab w:val="left" w:pos="1027"/>
              </w:tabs>
              <w:rPr>
                <w:rFonts w:ascii="Cambria" w:eastAsiaTheme="minorEastAsia" w:hAnsi="Cambria"/>
              </w:rPr>
            </w:pPr>
            <w:r>
              <w:rPr>
                <w:rFonts w:ascii="Cambria" w:eastAsiaTheme="minorEastAsia" w:hAnsi="Cambria"/>
              </w:rPr>
              <w:t>0.25, 0.50, 1.0, 1.5, 2.0</w:t>
            </w:r>
          </w:p>
        </w:tc>
      </w:tr>
      <w:tr w:rsidR="002610ED" w14:paraId="009D4B3F" w14:textId="77777777" w:rsidTr="00F675C9">
        <w:tc>
          <w:tcPr>
            <w:tcW w:w="3116" w:type="dxa"/>
          </w:tcPr>
          <w:p w14:paraId="1D8413E1" w14:textId="77777777" w:rsidR="002610ED" w:rsidRDefault="002610ED" w:rsidP="00F675C9">
            <w:pPr>
              <w:tabs>
                <w:tab w:val="left" w:pos="1027"/>
              </w:tabs>
              <w:rPr>
                <w:rFonts w:ascii="Cambria" w:eastAsiaTheme="minorEastAsia" w:hAnsi="Cambria"/>
              </w:rPr>
            </w:pPr>
            <w:r>
              <w:rPr>
                <w:rFonts w:ascii="Cambria" w:eastAsiaTheme="minorEastAsia" w:hAnsi="Cambria"/>
              </w:rPr>
              <w:t>Differential Privacy</w:t>
            </w:r>
          </w:p>
        </w:tc>
        <w:tc>
          <w:tcPr>
            <w:tcW w:w="3117" w:type="dxa"/>
          </w:tcPr>
          <w:p w14:paraId="6EFB5223" w14:textId="77777777" w:rsidR="002610ED" w:rsidRPr="00596C31" w:rsidRDefault="002610ED" w:rsidP="00F675C9">
            <w:pPr>
              <w:tabs>
                <w:tab w:val="left" w:pos="1027"/>
              </w:tabs>
              <w:rPr>
                <w:rFonts w:ascii="Cambria" w:eastAsiaTheme="minorEastAsia" w:hAnsi="Cambria"/>
              </w:rPr>
            </w:pPr>
            <m:oMathPara>
              <m:oMath>
                <m:r>
                  <m:rPr>
                    <m:sty m:val="p"/>
                  </m:rPr>
                  <w:rPr>
                    <w:rFonts w:ascii="Cambria Math" w:eastAsiaTheme="minorEastAsia" w:hAnsi="Cambria Math"/>
                  </w:rPr>
                  <m:t>ϵ</m:t>
                </m:r>
              </m:oMath>
            </m:oMathPara>
          </w:p>
        </w:tc>
        <w:tc>
          <w:tcPr>
            <w:tcW w:w="3117" w:type="dxa"/>
          </w:tcPr>
          <w:p w14:paraId="3A8AF9C8" w14:textId="77777777" w:rsidR="002610ED" w:rsidRDefault="002610ED" w:rsidP="00F675C9">
            <w:pPr>
              <w:tabs>
                <w:tab w:val="left" w:pos="1027"/>
              </w:tabs>
              <w:rPr>
                <w:rFonts w:ascii="Cambria" w:eastAsiaTheme="minorEastAsia" w:hAnsi="Cambria"/>
              </w:rPr>
            </w:pPr>
            <w:r>
              <w:rPr>
                <w:rFonts w:ascii="Cambria" w:eastAsiaTheme="minorEastAsia" w:hAnsi="Cambria"/>
              </w:rPr>
              <w:t>20.0, 10.0, 4.6, 1.0, 0.1</w:t>
            </w:r>
          </w:p>
        </w:tc>
      </w:tr>
      <w:tr w:rsidR="002610ED" w14:paraId="4D0312F1" w14:textId="77777777" w:rsidTr="00F675C9">
        <w:tc>
          <w:tcPr>
            <w:tcW w:w="3116" w:type="dxa"/>
          </w:tcPr>
          <w:p w14:paraId="2D5C5E58" w14:textId="77777777" w:rsidR="002610ED" w:rsidRPr="00625A1E" w:rsidRDefault="002610ED" w:rsidP="00F675C9">
            <w:pPr>
              <w:tabs>
                <w:tab w:val="left" w:pos="1027"/>
              </w:tabs>
              <w:rPr>
                <w:rFonts w:ascii="Cambria" w:eastAsiaTheme="minorEastAsia" w:hAnsi="Cambria"/>
              </w:rPr>
            </w:pP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p>
        </w:tc>
        <w:tc>
          <w:tcPr>
            <w:tcW w:w="3117" w:type="dxa"/>
          </w:tcPr>
          <w:p w14:paraId="4B9C211F" w14:textId="77777777" w:rsidR="002610ED" w:rsidRPr="00596C31" w:rsidRDefault="002610ED" w:rsidP="00F675C9">
            <w:pPr>
              <w:tabs>
                <w:tab w:val="left" w:pos="1027"/>
              </w:tabs>
              <w:rPr>
                <w:rFonts w:ascii="Cambria" w:eastAsiaTheme="minorEastAsia" w:hAnsi="Cambria"/>
              </w:rPr>
            </w:pPr>
            <m:oMathPara>
              <m:oMath>
                <m:r>
                  <w:rPr>
                    <w:rFonts w:ascii="Cambria Math" w:eastAsiaTheme="minorEastAsia" w:hAnsi="Cambria Math"/>
                  </w:rPr>
                  <m:t>k</m:t>
                </m:r>
              </m:oMath>
            </m:oMathPara>
          </w:p>
        </w:tc>
        <w:tc>
          <w:tcPr>
            <w:tcW w:w="3117" w:type="dxa"/>
          </w:tcPr>
          <w:p w14:paraId="3FAF8EB9" w14:textId="77777777" w:rsidR="002610ED" w:rsidRDefault="002610ED" w:rsidP="00F675C9">
            <w:pPr>
              <w:tabs>
                <w:tab w:val="left" w:pos="1027"/>
              </w:tabs>
              <w:rPr>
                <w:rFonts w:ascii="Cambria" w:eastAsiaTheme="minorEastAsia" w:hAnsi="Cambria"/>
              </w:rPr>
            </w:pPr>
            <w:r>
              <w:rPr>
                <w:rFonts w:ascii="Cambria" w:eastAsiaTheme="minorEastAsia" w:hAnsi="Cambria"/>
              </w:rPr>
              <w:t>3, 5, 7, 10, 15</w:t>
            </w:r>
          </w:p>
        </w:tc>
      </w:tr>
      <w:tr w:rsidR="002610ED" w14:paraId="699477B7" w14:textId="77777777" w:rsidTr="00F675C9">
        <w:tc>
          <w:tcPr>
            <w:tcW w:w="3116" w:type="dxa"/>
          </w:tcPr>
          <w:p w14:paraId="09FA8930" w14:textId="77777777" w:rsidR="002610ED" w:rsidRPr="00625A1E" w:rsidRDefault="002610ED" w:rsidP="00F675C9">
            <w:pPr>
              <w:tabs>
                <w:tab w:val="left" w:pos="1027"/>
              </w:tabs>
              <w:rPr>
                <w:rFonts w:ascii="Cambria" w:eastAsiaTheme="minorEastAsia" w:hAnsi="Cambria"/>
              </w:rPr>
            </w:pP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w:t>
            </w:r>
          </w:p>
        </w:tc>
        <w:tc>
          <w:tcPr>
            <w:tcW w:w="3117" w:type="dxa"/>
          </w:tcPr>
          <w:p w14:paraId="6B6D9D8C" w14:textId="77777777" w:rsidR="002610ED" w:rsidRPr="00596C31" w:rsidRDefault="002610ED" w:rsidP="00F675C9">
            <w:pPr>
              <w:tabs>
                <w:tab w:val="left" w:pos="1027"/>
              </w:tabs>
              <w:rPr>
                <w:rFonts w:ascii="Cambria" w:eastAsiaTheme="minorEastAsia" w:hAnsi="Cambria"/>
              </w:rPr>
            </w:pPr>
            <m:oMathPara>
              <m:oMath>
                <m:r>
                  <w:rPr>
                    <w:rFonts w:ascii="Cambria Math" w:eastAsiaTheme="minorEastAsia" w:hAnsi="Cambria Math"/>
                  </w:rPr>
                  <m:t>k</m:t>
                </m:r>
              </m:oMath>
            </m:oMathPara>
          </w:p>
        </w:tc>
        <w:tc>
          <w:tcPr>
            <w:tcW w:w="3117" w:type="dxa"/>
          </w:tcPr>
          <w:p w14:paraId="6741FD04" w14:textId="77777777" w:rsidR="002610ED" w:rsidRDefault="002610ED" w:rsidP="00F675C9">
            <w:pPr>
              <w:tabs>
                <w:tab w:val="left" w:pos="1027"/>
              </w:tabs>
              <w:rPr>
                <w:rFonts w:ascii="Cambria" w:eastAsiaTheme="minorEastAsia" w:hAnsi="Cambria"/>
              </w:rPr>
            </w:pPr>
            <w:r>
              <w:rPr>
                <w:rFonts w:ascii="Cambria" w:eastAsiaTheme="minorEastAsia" w:hAnsi="Cambria"/>
              </w:rPr>
              <w:t xml:space="preserve">3, 5, 7, 10, </w:t>
            </w:r>
            <w:commentRangeStart w:id="68"/>
            <w:commentRangeStart w:id="69"/>
            <w:r>
              <w:rPr>
                <w:rFonts w:ascii="Cambria" w:eastAsiaTheme="minorEastAsia" w:hAnsi="Cambria"/>
              </w:rPr>
              <w:t>15</w:t>
            </w:r>
            <w:commentRangeEnd w:id="68"/>
            <w:r w:rsidR="00542B24">
              <w:rPr>
                <w:rStyle w:val="CommentReference"/>
              </w:rPr>
              <w:commentReference w:id="68"/>
            </w:r>
            <w:commentRangeEnd w:id="69"/>
            <w:r w:rsidR="00D50570">
              <w:rPr>
                <w:rStyle w:val="CommentReference"/>
              </w:rPr>
              <w:commentReference w:id="69"/>
            </w:r>
          </w:p>
        </w:tc>
      </w:tr>
    </w:tbl>
    <w:p w14:paraId="54480AEB" w14:textId="77777777" w:rsidR="002610ED" w:rsidRPr="00134519" w:rsidRDefault="002610ED" w:rsidP="00134519">
      <w:pPr>
        <w:rPr>
          <w:rFonts w:ascii="Cambria" w:hAnsi="Cambria"/>
          <w:i/>
          <w:iCs/>
        </w:rPr>
      </w:pPr>
    </w:p>
    <w:p w14:paraId="3EF0B400" w14:textId="77777777" w:rsidR="00C12882" w:rsidRDefault="00C12882" w:rsidP="00134519">
      <w:pPr>
        <w:pStyle w:val="ListParagraph"/>
        <w:ind w:left="792"/>
        <w:rPr>
          <w:rFonts w:ascii="Cambria" w:hAnsi="Cambria"/>
          <w:i/>
          <w:iCs/>
        </w:rPr>
      </w:pPr>
    </w:p>
    <w:p w14:paraId="65397F0F" w14:textId="7EC1B95C" w:rsidR="00EF40B0" w:rsidRPr="00134519" w:rsidRDefault="00EF40B0" w:rsidP="00134519">
      <w:pPr>
        <w:pStyle w:val="ListParagraph"/>
        <w:numPr>
          <w:ilvl w:val="2"/>
          <w:numId w:val="1"/>
        </w:numPr>
        <w:rPr>
          <w:rFonts w:ascii="Cambria" w:hAnsi="Cambria"/>
          <w:i/>
          <w:iCs/>
        </w:rPr>
      </w:pPr>
      <w:commentRangeStart w:id="70"/>
      <w:commentRangeStart w:id="71"/>
      <w:r>
        <w:rPr>
          <w:rFonts w:ascii="Cambria" w:hAnsi="Cambria"/>
          <w:i/>
          <w:iCs/>
        </w:rPr>
        <w:t xml:space="preserve"> Differential Privacy</w:t>
      </w:r>
      <w:commentRangeEnd w:id="70"/>
      <w:r w:rsidR="00F66B56">
        <w:rPr>
          <w:rStyle w:val="CommentReference"/>
        </w:rPr>
        <w:commentReference w:id="70"/>
      </w:r>
      <w:commentRangeEnd w:id="71"/>
      <w:r w:rsidR="00F66B56">
        <w:rPr>
          <w:rStyle w:val="CommentReference"/>
        </w:rPr>
        <w:commentReference w:id="71"/>
      </w:r>
    </w:p>
    <w:p w14:paraId="2550A19E" w14:textId="6A01AF40" w:rsidR="00B14387" w:rsidRDefault="00B14387" w:rsidP="00B14387">
      <w:pPr>
        <w:rPr>
          <w:rFonts w:ascii="Cambria" w:hAnsi="Cambria"/>
        </w:rPr>
      </w:pPr>
    </w:p>
    <w:p w14:paraId="643C9A5A" w14:textId="4416A923" w:rsidR="00B14387" w:rsidRPr="001978A9" w:rsidRDefault="00F66B56" w:rsidP="00B14387">
      <w:pPr>
        <w:rPr>
          <w:rFonts w:ascii="Cambria" w:eastAsiaTheme="minorEastAsia" w:hAnsi="Cambria"/>
        </w:rPr>
      </w:pPr>
      <w:r>
        <w:rPr>
          <w:rFonts w:ascii="Cambria" w:hAnsi="Cambria"/>
        </w:rPr>
        <w:t xml:space="preserve">A </w:t>
      </w:r>
      <w:r w:rsidR="00B14387" w:rsidRPr="001726A5">
        <w:rPr>
          <w:rFonts w:ascii="Cambria" w:hAnsi="Cambria"/>
        </w:rPr>
        <w:t>mechanism</w:t>
      </w:r>
      <w:r w:rsidR="00B14387">
        <w:rPr>
          <w:rFonts w:ascii="Cambria" w:hAnsi="Cambria"/>
        </w:rPr>
        <w:t xml:space="preserve"> </w:t>
      </w:r>
      <m:oMath>
        <m:r>
          <w:rPr>
            <w:rFonts w:ascii="Cambria Math" w:hAnsi="Cambria Math"/>
          </w:rPr>
          <m:t>M</m:t>
        </m:r>
      </m:oMath>
      <w:r w:rsidR="00B14387">
        <w:rPr>
          <w:rFonts w:ascii="Cambria" w:eastAsiaTheme="minorEastAsia" w:hAnsi="Cambria"/>
        </w:rPr>
        <w:t xml:space="preserve"> </w:t>
      </w:r>
      <w:r w:rsidR="00B14387" w:rsidRPr="001726A5">
        <w:rPr>
          <w:rFonts w:ascii="Cambria" w:hAnsi="Cambria"/>
        </w:rPr>
        <w:t xml:space="preserve">satisfies </w:t>
      </w:r>
      <m:oMath>
        <m:r>
          <m:rPr>
            <m:sty m:val="p"/>
          </m:rPr>
          <w:rPr>
            <w:rFonts w:ascii="Cambria Math" w:hAnsi="Cambria Math"/>
          </w:rPr>
          <m:t>ϵ</m:t>
        </m:r>
      </m:oMath>
      <w:r w:rsidR="00B14387" w:rsidRPr="001726A5">
        <w:rPr>
          <w:rFonts w:ascii="Cambria" w:hAnsi="Cambria"/>
        </w:rPr>
        <w:t>-differential privacy by guaranteeing that, for every output</w:t>
      </w:r>
      <w:r w:rsidR="006554BD">
        <w:rPr>
          <w:rFonts w:ascii="Cambria" w:eastAsiaTheme="minorEastAsia" w:hAnsi="Cambria"/>
        </w:rPr>
        <w:t xml:space="preserve"> </w:t>
      </w:r>
      <m:oMath>
        <m:r>
          <w:rPr>
            <w:rFonts w:ascii="Cambria Math" w:eastAsiaTheme="minorEastAsia" w:hAnsi="Cambria Math"/>
          </w:rPr>
          <m:t>z</m:t>
        </m:r>
      </m:oMath>
      <w:r w:rsidR="006554BD">
        <w:rPr>
          <w:rFonts w:ascii="Cambria" w:eastAsiaTheme="minorEastAsia" w:hAnsi="Cambria"/>
        </w:rPr>
        <w:t xml:space="preserve"> </w:t>
      </w:r>
      <w:r w:rsidR="00B14387" w:rsidRPr="001726A5">
        <w:rPr>
          <w:rFonts w:ascii="Cambria" w:hAnsi="Cambria"/>
        </w:rPr>
        <w:t xml:space="preserve">of </w:t>
      </w:r>
      <m:oMath>
        <m:r>
          <w:rPr>
            <w:rFonts w:ascii="Cambria Math" w:hAnsi="Cambria Math"/>
          </w:rPr>
          <m:t>M</m:t>
        </m:r>
      </m:oMath>
      <w:r w:rsidR="00B14387">
        <w:rPr>
          <w:rFonts w:ascii="Cambria" w:eastAsiaTheme="minorEastAsia" w:hAnsi="Cambria"/>
        </w:rPr>
        <w:t xml:space="preserve"> </w:t>
      </w:r>
      <w:r w:rsidR="00B14387" w:rsidRPr="001726A5">
        <w:rPr>
          <w:rFonts w:ascii="Cambria" w:hAnsi="Cambria"/>
        </w:rPr>
        <w:t xml:space="preserve">and every pair of </w:t>
      </w:r>
      <w:proofErr w:type="spellStart"/>
      <w:r w:rsidR="00B14387" w:rsidRPr="001726A5">
        <w:rPr>
          <w:rFonts w:ascii="Cambria" w:hAnsi="Cambria"/>
        </w:rPr>
        <w:t>serie</w:t>
      </w:r>
      <w:proofErr w:type="spellEnd"/>
      <m:oMath>
        <m:r>
          <w:rPr>
            <w:rFonts w:ascii="Cambria Math" w:eastAsiaTheme="minorEastAsia" w:hAnsi="Cambria Math"/>
          </w:rPr>
          <m:t>s x</m:t>
        </m:r>
      </m:oMath>
      <w:r w:rsidR="006554BD">
        <w:rPr>
          <w:rFonts w:ascii="Cambria" w:eastAsiaTheme="minorEastAsia" w:hAnsi="Cambria"/>
        </w:rPr>
        <w:t xml:space="preserve"> and </w:t>
      </w:r>
      <m:oMath>
        <m:r>
          <w:rPr>
            <w:rFonts w:ascii="Cambria Math" w:eastAsiaTheme="minorEastAsia" w:hAnsi="Cambria Math"/>
          </w:rPr>
          <m:t>y</m:t>
        </m:r>
      </m:oMath>
      <w:r w:rsidR="00B14387" w:rsidRPr="001726A5">
        <w:rPr>
          <w:rFonts w:ascii="Cambria" w:hAnsi="Cambria"/>
        </w:rPr>
        <w:t>,</w:t>
      </w:r>
    </w:p>
    <w:p w14:paraId="03FA4FBB" w14:textId="77777777" w:rsidR="00B14387" w:rsidRDefault="00B14387" w:rsidP="00B14387">
      <w:pPr>
        <w:rPr>
          <w:rFonts w:ascii="Cambria" w:hAnsi="Cambria"/>
        </w:rPr>
      </w:pPr>
    </w:p>
    <w:p w14:paraId="34D17507" w14:textId="46FBE0F1" w:rsidR="00B14387" w:rsidRDefault="00B14387" w:rsidP="006554BD">
      <w:pPr>
        <w:jc w:val="center"/>
        <w:rPr>
          <w:rFonts w:ascii="Cambria" w:eastAsiaTheme="minorEastAsia" w:hAnsi="Cambria"/>
        </w:rPr>
      </w:pPr>
      <m:oMath>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r>
              <m:rPr>
                <m:sty m:val="bi"/>
              </m:rPr>
              <w:rPr>
                <w:rFonts w:ascii="Cambria Math" w:eastAsiaTheme="minorEastAsia" w:hAnsi="Cambria Math"/>
              </w:rPr>
              <m:t>z</m:t>
            </m:r>
          </m:e>
        </m:d>
        <m:r>
          <m:rPr>
            <m:sty m:val="p"/>
          </m:rPr>
          <w:rPr>
            <w:rFonts w:ascii="Cambria Math" w:eastAsiaTheme="minorEastAsia" w:hAnsi="Cambria Math"/>
          </w:rPr>
          <m:t>≤</m:t>
        </m:r>
        <m:r>
          <w:rPr>
            <w:rFonts w:ascii="Cambria Math" w:eastAsiaTheme="minorEastAsia" w:hAnsi="Cambria Math"/>
          </w:rPr>
          <m:t>exp</m:t>
        </m:r>
        <m:d>
          <m:dPr>
            <m:ctrlPr>
              <w:rPr>
                <w:rFonts w:ascii="Cambria Math" w:eastAsiaTheme="minorEastAsia" w:hAnsi="Cambria Math"/>
                <w:i/>
              </w:rPr>
            </m:ctrlPr>
          </m:dPr>
          <m:e>
            <m:r>
              <m:rPr>
                <m:sty m:val="p"/>
              </m:rPr>
              <w:rPr>
                <w:rFonts w:ascii="Cambria Math" w:eastAsiaTheme="minorEastAsia" w:hAnsi="Cambria Math"/>
              </w:rPr>
              <m:t>ϵ</m:t>
            </m:r>
          </m:e>
        </m:d>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r>
              <m:rPr>
                <m:sty m:val="bi"/>
              </m:rPr>
              <w:rPr>
                <w:rFonts w:ascii="Cambria Math" w:eastAsiaTheme="minorEastAsia" w:hAnsi="Cambria Math"/>
              </w:rPr>
              <m:t>z</m:t>
            </m:r>
          </m:e>
        </m:d>
      </m:oMath>
      <w:r>
        <w:rPr>
          <w:rFonts w:ascii="Cambria" w:eastAsiaTheme="minorEastAsia" w:hAnsi="Cambria"/>
        </w:rPr>
        <w:t>.</w:t>
      </w:r>
    </w:p>
    <w:p w14:paraId="121035A2" w14:textId="77777777" w:rsidR="00F66B56" w:rsidRDefault="00F66B56" w:rsidP="00F66B56">
      <w:pPr>
        <w:rPr>
          <w:rFonts w:ascii="Cambria" w:hAnsi="Cambria"/>
        </w:rPr>
      </w:pPr>
    </w:p>
    <w:p w14:paraId="1E4FD4D3" w14:textId="0F9DD463" w:rsidR="00F66B56" w:rsidRPr="006554BD" w:rsidRDefault="00F66B56" w:rsidP="001978A9">
      <w:pPr>
        <w:rPr>
          <w:rFonts w:ascii="Cambria" w:eastAsiaTheme="minorEastAsia" w:hAnsi="Cambria"/>
        </w:rPr>
      </w:pPr>
      <w:r>
        <w:rPr>
          <w:rFonts w:ascii="Cambria" w:hAnsi="Cambria"/>
        </w:rPr>
        <w:t>A</w:t>
      </w:r>
      <w:r w:rsidRPr="001726A5">
        <w:rPr>
          <w:rFonts w:ascii="Cambria" w:hAnsi="Cambria"/>
        </w:rPr>
        <w:t xml:space="preserve"> differentially private time series can be created using a randomized mechanism</w:t>
      </w:r>
      <w:r>
        <w:rPr>
          <w:rFonts w:ascii="Cambria" w:hAnsi="Cambria"/>
        </w:rPr>
        <w:t xml:space="preserve"> </w:t>
      </w:r>
      <m:oMath>
        <m:r>
          <w:rPr>
            <w:rFonts w:ascii="Cambria Math" w:hAnsi="Cambria Math"/>
          </w:rPr>
          <m:t>M</m:t>
        </m:r>
        <m:d>
          <m:dPr>
            <m:ctrlPr>
              <w:rPr>
                <w:rFonts w:ascii="Cambria Math" w:hAnsi="Cambria Math"/>
                <w:i/>
              </w:rPr>
            </m:ctrlPr>
          </m:dPr>
          <m:e>
            <m:r>
              <w:rPr>
                <w:rFonts w:ascii="Cambria Math" w:hAnsi="Cambria Math"/>
              </w:rPr>
              <m:t>x</m:t>
            </m:r>
          </m:e>
        </m:d>
        <m:r>
          <m:rPr>
            <m:sty m:val="b"/>
          </m:rPr>
          <w:rPr>
            <w:rFonts w:ascii="Cambria Math" w:hAnsi="Cambria Math"/>
          </w:rPr>
          <m:t>=</m:t>
        </m:r>
        <w:commentRangeStart w:id="72"/>
        <m:r>
          <m:rPr>
            <m:sty m:val="b"/>
          </m:rPr>
          <w:rPr>
            <w:rFonts w:ascii="Cambria Math" w:hAnsi="Cambria Math"/>
          </w:rPr>
          <m:t>x+n</m:t>
        </m:r>
      </m:oMath>
      <w:r>
        <w:rPr>
          <w:rFonts w:ascii="Cambria" w:eastAsiaTheme="minorEastAsia" w:hAnsi="Cambria"/>
          <w:b/>
        </w:rPr>
        <w:t xml:space="preserve"> </w:t>
      </w:r>
      <w:commentRangeEnd w:id="72"/>
      <w:r>
        <w:rPr>
          <w:rStyle w:val="CommentReference"/>
        </w:rPr>
        <w:commentReference w:id="72"/>
      </w:r>
      <w:r>
        <w:rPr>
          <w:rFonts w:ascii="Cambria" w:hAnsi="Cambria"/>
          <w:iCs/>
        </w:rPr>
        <w:t>that</w:t>
      </w:r>
      <w:r w:rsidRPr="001726A5">
        <w:rPr>
          <w:rFonts w:ascii="Cambria" w:hAnsi="Cambria"/>
        </w:rPr>
        <w:t xml:space="preserve"> adds Laplace random noise</w:t>
      </w:r>
      <m:oMath>
        <m:r>
          <w:rPr>
            <w:rFonts w:ascii="Cambria Math" w:eastAsiaTheme="minorEastAsia" w:hAnsi="Cambria Math"/>
          </w:rPr>
          <m:t xml:space="preserve"> n</m:t>
        </m:r>
      </m:oMath>
      <w:r>
        <w:rPr>
          <w:rFonts w:ascii="Cambria" w:eastAsiaTheme="minorEastAsia" w:hAnsi="Cambria"/>
        </w:rPr>
        <w:t xml:space="preserve"> </w:t>
      </w:r>
      <w:r w:rsidRPr="001726A5">
        <w:rPr>
          <w:rFonts w:ascii="Cambria" w:hAnsi="Cambria"/>
        </w:rPr>
        <w:t>with scale parameter</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m:rPr>
            <m:lit/>
          </m:rPr>
          <w:rPr>
            <w:rFonts w:ascii="Cambria Math" w:hAnsi="Cambria Math"/>
          </w:rPr>
          <m:t>/</m:t>
        </m:r>
        <m:r>
          <m:rPr>
            <m:sty m:val="p"/>
          </m:rPr>
          <w:rPr>
            <w:rFonts w:ascii="Cambria Math" w:eastAsiaTheme="minorEastAsia" w:hAnsi="Cambria Math"/>
          </w:rPr>
          <m:t>ϵ</m:t>
        </m:r>
      </m:oMath>
      <w:r>
        <w:rPr>
          <w:rFonts w:ascii="Cambria" w:eastAsiaTheme="minorEastAsia" w:hAnsi="Cambria"/>
        </w:rPr>
        <w:t xml:space="preserve"> to a confidential time series x.  </w:t>
      </w:r>
      <w:r w:rsidRPr="001726A5">
        <w:rPr>
          <w:rFonts w:ascii="Cambria" w:hAnsi="Cambria"/>
        </w:rPr>
        <w:t>The sensitivity</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ascii="Cambria" w:eastAsiaTheme="minorEastAsia" w:hAnsi="Cambria"/>
        </w:rPr>
        <w:t xml:space="preserve"> </w:t>
      </w:r>
      <w:r w:rsidRPr="001726A5">
        <w:rPr>
          <w:rFonts w:ascii="Cambria" w:hAnsi="Cambria"/>
        </w:rPr>
        <w:t>is determined as the maximum absolute difference between two time series</w:t>
      </w:r>
      <w:r>
        <w:rPr>
          <w:rFonts w:ascii="Cambria" w:eastAsiaTheme="minorEastAsia" w:hAnsi="Cambria"/>
        </w:rPr>
        <w:t xml:space="preserve"> </w:t>
      </w:r>
      <m:oMath>
        <m:r>
          <w:rPr>
            <w:rFonts w:ascii="Cambria Math" w:eastAsiaTheme="minorEastAsia" w:hAnsi="Cambria Math"/>
          </w:rPr>
          <m:t>x</m:t>
        </m:r>
      </m:oMath>
      <w:r>
        <w:rPr>
          <w:rFonts w:ascii="Cambria" w:eastAsiaTheme="minorEastAsia" w:hAnsi="Cambria"/>
        </w:rPr>
        <w:t xml:space="preserve"> a</w:t>
      </w:r>
      <w:r w:rsidRPr="001726A5">
        <w:rPr>
          <w:rFonts w:ascii="Cambria" w:hAnsi="Cambria"/>
        </w:rPr>
        <w:t>nd</w:t>
      </w:r>
      <w:r>
        <w:rPr>
          <w:rFonts w:ascii="Cambria" w:eastAsiaTheme="minorEastAsia" w:hAnsi="Cambria"/>
        </w:rPr>
        <w:t xml:space="preserve"> </w:t>
      </w:r>
      <m:oMath>
        <m:r>
          <w:rPr>
            <w:rFonts w:ascii="Cambria Math" w:eastAsiaTheme="minorEastAsia" w:hAnsi="Cambria Math"/>
          </w:rPr>
          <m:t>y,</m:t>
        </m:r>
      </m:oMath>
      <w:r>
        <w:rPr>
          <w:rFonts w:ascii="Cambria" w:eastAsiaTheme="minorEastAsia" w:hAnsi="Cambria"/>
        </w:rPr>
        <w:t xml:space="preserve"> </w:t>
      </w:r>
      <w:r w:rsidRPr="001726A5">
        <w:rPr>
          <w:rFonts w:ascii="Cambria" w:hAnsi="Cambria"/>
        </w:rPr>
        <w:t xml:space="preserve">which differ in at most one observation, where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=max</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 - y</m:t>
                    </m:r>
                  </m:e>
                </m:d>
              </m:e>
            </m:d>
          </m:e>
          <m:sub>
            <m:r>
              <w:rPr>
                <w:rFonts w:ascii="Cambria Math" w:hAnsi="Cambria Math"/>
              </w:rPr>
              <m:t>1</m:t>
            </m:r>
          </m:sub>
        </m:sSub>
      </m:oMath>
      <w:r>
        <w:rPr>
          <w:rFonts w:ascii="Cambria" w:eastAsiaTheme="minorEastAsia" w:hAnsi="Cambria"/>
        </w:rPr>
        <w:t xml:space="preserve">.  We follow XXXX (XXXX 2021) for our implementation. </w:t>
      </w:r>
    </w:p>
    <w:p w14:paraId="5384FD6A" w14:textId="37D8A606" w:rsidR="004A3498" w:rsidRDefault="004A3498" w:rsidP="00E055BE">
      <w:pPr>
        <w:rPr>
          <w:rFonts w:ascii="Cambria" w:eastAsiaTheme="minorEastAsia" w:hAnsi="Cambria"/>
        </w:rPr>
      </w:pPr>
    </w:p>
    <w:p w14:paraId="334211A6" w14:textId="6ED8EF06" w:rsidR="00EF40B0" w:rsidRDefault="00EF40B0" w:rsidP="00134519">
      <w:pPr>
        <w:pStyle w:val="ListParagraph"/>
        <w:numPr>
          <w:ilvl w:val="2"/>
          <w:numId w:val="1"/>
        </w:numPr>
        <w:rPr>
          <w:rFonts w:ascii="Cambria" w:eastAsiaTheme="minorEastAsia" w:hAnsi="Cambria"/>
          <w:i/>
          <w:iCs/>
        </w:rPr>
      </w:pPr>
      <w:r>
        <w:rPr>
          <w:rFonts w:ascii="Cambria" w:eastAsiaTheme="minorEastAsia" w:hAnsi="Cambria"/>
          <w:i/>
          <w:iCs/>
        </w:rPr>
        <w:t xml:space="preserve"> Additive Noise</w:t>
      </w:r>
    </w:p>
    <w:p w14:paraId="1356BCFB" w14:textId="77777777" w:rsidR="00EF40B0" w:rsidRPr="00134519" w:rsidRDefault="00EF40B0" w:rsidP="00134519">
      <w:pPr>
        <w:pStyle w:val="ListParagraph"/>
        <w:ind w:left="1224"/>
        <w:rPr>
          <w:rFonts w:ascii="Cambria" w:eastAsiaTheme="minorEastAsia" w:hAnsi="Cambria"/>
          <w:i/>
          <w:iCs/>
        </w:rPr>
      </w:pPr>
    </w:p>
    <w:p w14:paraId="6DDD7506" w14:textId="397384D7" w:rsidR="00436C56" w:rsidRPr="00CA5651" w:rsidRDefault="00E055BE" w:rsidP="00E055BE">
      <w:pPr>
        <w:rPr>
          <w:rFonts w:ascii="Cambria" w:eastAsiaTheme="minorEastAsia" w:hAnsi="Cambria"/>
        </w:rPr>
      </w:pPr>
      <w:r>
        <w:rPr>
          <w:rFonts w:ascii="Cambria" w:eastAsiaTheme="minorEastAsia" w:hAnsi="Cambria"/>
        </w:rPr>
        <w:t xml:space="preserve">Additive noise </w:t>
      </w:r>
      <w:r w:rsidR="00F66B56">
        <w:rPr>
          <w:rFonts w:ascii="Cambria" w:eastAsiaTheme="minorEastAsia" w:hAnsi="Cambria"/>
        </w:rPr>
        <w:t>adds a</w:t>
      </w:r>
      <w:r>
        <w:rPr>
          <w:rFonts w:ascii="Cambria" w:eastAsiaTheme="minorEastAsia" w:hAnsi="Cambria"/>
        </w:rPr>
        <w:t xml:space="preserve"> normal</w:t>
      </w:r>
      <w:r w:rsidR="00CA5651">
        <w:rPr>
          <w:rFonts w:ascii="Cambria" w:eastAsiaTheme="minorEastAsia" w:hAnsi="Cambria"/>
        </w:rPr>
        <w:t>ly distributed</w:t>
      </w:r>
      <w:r>
        <w:rPr>
          <w:rFonts w:ascii="Cambria" w:eastAsiaTheme="minorEastAsia" w:hAnsi="Cambria"/>
        </w:rPr>
        <w:t xml:space="preserve"> random number with mean zero and standard deviation </w:t>
      </w:r>
      <m:oMath>
        <m:r>
          <m:rPr>
            <m:sty m:val="p"/>
          </m:rPr>
          <w:rPr>
            <w:rFonts w:ascii="Cambria Math" w:eastAsiaTheme="minorEastAsia" w:hAnsi="Cambria Math"/>
          </w:rPr>
          <m:t>σ</m:t>
        </m:r>
      </m:oMath>
      <w:r>
        <w:rPr>
          <w:rFonts w:ascii="Cambria" w:eastAsiaTheme="minorEastAsia" w:hAnsi="Cambria"/>
        </w:rPr>
        <w:t xml:space="preserve"> to each </w:t>
      </w:r>
      <w:r w:rsidR="00BF4136">
        <w:rPr>
          <w:rFonts w:ascii="Cambria" w:eastAsiaTheme="minorEastAsia" w:hAnsi="Cambria"/>
        </w:rPr>
        <w:t>v</w:t>
      </w:r>
      <w:r>
        <w:rPr>
          <w:rFonts w:ascii="Cambria" w:eastAsiaTheme="minorEastAsia" w:hAnsi="Cambria"/>
        </w:rPr>
        <w:t xml:space="preserve">alue in a </w:t>
      </w:r>
      <w:commentRangeStart w:id="73"/>
      <w:r w:rsidR="00F66B56">
        <w:rPr>
          <w:rFonts w:ascii="Cambria" w:eastAsiaTheme="minorEastAsia" w:hAnsi="Cambria"/>
        </w:rPr>
        <w:t xml:space="preserve">confidential </w:t>
      </w:r>
      <w:r>
        <w:rPr>
          <w:rFonts w:ascii="Cambria" w:eastAsiaTheme="minorEastAsia" w:hAnsi="Cambria"/>
        </w:rPr>
        <w:t>time series</w:t>
      </w:r>
      <w:r w:rsidR="00CA5651">
        <w:rPr>
          <w:rFonts w:ascii="Cambria" w:eastAsiaTheme="minorEastAsia" w:hAnsi="Cambria"/>
        </w:rPr>
        <w:t xml:space="preserve"> </w:t>
      </w:r>
      <w:commentRangeEnd w:id="73"/>
      <w:r w:rsidR="00F66B56">
        <w:rPr>
          <w:rStyle w:val="CommentReference"/>
        </w:rPr>
        <w:commentReference w:id="73"/>
      </w:r>
      <m:oMath>
        <m:r>
          <w:rPr>
            <w:rFonts w:ascii="Cambria Math" w:eastAsiaTheme="minorEastAsia" w:hAnsi="Cambria Math"/>
          </w:rPr>
          <m:t>x</m:t>
        </m:r>
      </m:oMath>
      <w:r>
        <w:rPr>
          <w:rFonts w:ascii="Cambria" w:eastAsiaTheme="minorEastAsia" w:hAnsi="Cambria"/>
        </w:rPr>
        <w:t xml:space="preserve">. Protected values can be written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+r</m:t>
        </m:r>
      </m:oMath>
      <w:r>
        <w:rPr>
          <w:rFonts w:ascii="Cambria" w:eastAsiaTheme="minorEastAsia" w:hAnsi="Cambria"/>
        </w:rPr>
        <w:t xml:space="preserve">, where </w:t>
      </w:r>
      <m:oMath>
        <m:r>
          <w:rPr>
            <w:rFonts w:ascii="Cambria Math" w:eastAsiaTheme="minorEastAsia" w:hAnsi="Cambria Math"/>
          </w:rPr>
          <m:t>r~N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2</m:t>
                </m:r>
              </m:sup>
            </m:sSup>
          </m:e>
        </m:d>
      </m:oMath>
      <w:r>
        <w:rPr>
          <w:rFonts w:ascii="Cambria" w:eastAsiaTheme="minorEastAsia" w:hAnsi="Cambria"/>
        </w:rPr>
        <w:t xml:space="preserve"> and </w:t>
      </w:r>
      <m:oMath>
        <m:r>
          <m:rPr>
            <m:sty m:val="p"/>
          </m:rPr>
          <w:rPr>
            <w:rFonts w:ascii="Cambria Math" w:eastAsiaTheme="minorEastAsia" w:hAnsi="Cambria Math"/>
          </w:rPr>
          <m:t>σ</m:t>
        </m:r>
        <m:r>
          <w:rPr>
            <w:rFonts w:ascii="Cambria Math" w:eastAsiaTheme="minorEastAsia" w:hAnsi="Cambria Math"/>
          </w:rPr>
          <m:t>=s*</m:t>
        </m:r>
        <m:rad>
          <m:radPr>
            <m:degHide m:val="1"/>
            <m:ctrlPr>
              <w:rPr>
                <w:rFonts w:ascii="Cambria Math" w:eastAsiaTheme="minorEastAsia" w:hAnsi="Cambria Math"/>
              </w:rPr>
            </m:ctrlPr>
          </m:radPr>
          <m:deg>
            <m:ctrlPr>
              <w:rPr>
                <w:rFonts w:ascii="Cambria Math" w:eastAsiaTheme="minorEastAsia" w:hAnsi="Cambria Math"/>
                <w:i/>
              </w:rPr>
            </m:ctrlPr>
          </m:deg>
          <m:e>
            <m:d>
              <m:dPr>
                <m:ctrlPr>
                  <w:rPr>
                    <w:rFonts w:ascii="Cambria Math" w:eastAsiaTheme="minorEastAsia" w:hAnsi="Cambria Math"/>
                    <w:i/>
                  </w:rPr>
                </m:ctrlPr>
              </m:dPr>
              <m:e>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w:commentRangeStart w:id="74"/>
                            <m:r>
                              <w:rPr>
                                <w:rFonts w:ascii="Cambria Math" w:eastAsiaTheme="minorEastAsia" w:hAnsi="Cambria Math"/>
                              </w:rPr>
                              <m:t>x</m:t>
                            </m:r>
                            <w:commentRangeEnd w:id="74"/>
                            <m:r>
                              <m:rPr>
                                <m:sty m:val="p"/>
                              </m:rPr>
                              <w:rPr>
                                <w:rStyle w:val="CommentReference"/>
                              </w:rPr>
                              <w:commentReference w:id="74"/>
                            </m:r>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e>
                        </m:d>
                      </m:e>
                      <m:sup>
                        <m:r>
                          <w:rPr>
                            <w:rFonts w:ascii="Cambria Math" w:eastAsiaTheme="minorEastAsia" w:hAnsi="Cambria Math"/>
                          </w:rPr>
                          <m:t>2</m:t>
                        </m:r>
                      </m:sup>
                    </m:sSup>
                  </m:e>
                </m:d>
              </m:e>
            </m:d>
          </m:e>
        </m:rad>
      </m:oMath>
      <w:r>
        <w:rPr>
          <w:rFonts w:ascii="Cambria" w:eastAsiaTheme="minorEastAsia" w:hAnsi="Cambria"/>
        </w:rPr>
        <w:t xml:space="preserve">. The protection parameter </w:t>
      </w:r>
      <m:oMath>
        <m:r>
          <w:rPr>
            <w:rFonts w:ascii="Cambria Math" w:eastAsiaTheme="minorEastAsia" w:hAnsi="Cambria Math"/>
          </w:rPr>
          <m:t>s</m:t>
        </m:r>
      </m:oMath>
      <w:r>
        <w:rPr>
          <w:rFonts w:ascii="Cambria" w:eastAsiaTheme="minorEastAsia" w:hAnsi="Cambria"/>
        </w:rPr>
        <w:t xml:space="preserve"> denotes the number of standard deviations of </w:t>
      </w:r>
      <m:oMath>
        <m:r>
          <w:rPr>
            <w:rFonts w:ascii="Cambria Math" w:eastAsiaTheme="minorEastAsia" w:hAnsi="Cambria Math"/>
          </w:rPr>
          <m:t>x</m:t>
        </m:r>
      </m:oMath>
      <w:r w:rsidR="00CA5651">
        <w:rPr>
          <w:rFonts w:ascii="Cambria" w:eastAsiaTheme="minorEastAsia" w:hAnsi="Cambria"/>
        </w:rPr>
        <w:t xml:space="preserve"> </w:t>
      </w:r>
      <w:r>
        <w:rPr>
          <w:rFonts w:ascii="Cambria" w:eastAsiaTheme="minorEastAsia" w:hAnsi="Cambria"/>
        </w:rPr>
        <w:t xml:space="preserve">that define the standard deviation of the sampling distribution of </w:t>
      </w:r>
      <m:oMath>
        <m:r>
          <w:rPr>
            <w:rFonts w:ascii="Cambria Math" w:eastAsiaTheme="minorEastAsia" w:hAnsi="Cambria Math"/>
          </w:rPr>
          <m:t>r</m:t>
        </m:r>
      </m:oMath>
      <w:r>
        <w:rPr>
          <w:rFonts w:ascii="Cambria" w:eastAsiaTheme="minorEastAsia" w:hAnsi="Cambria"/>
        </w:rPr>
        <w:t>.</w:t>
      </w:r>
    </w:p>
    <w:p w14:paraId="127F59AD" w14:textId="1BCBFD4D" w:rsidR="00EF40B0" w:rsidRDefault="00EF40B0" w:rsidP="00BE6368">
      <w:pPr>
        <w:tabs>
          <w:tab w:val="left" w:pos="1027"/>
        </w:tabs>
        <w:rPr>
          <w:rFonts w:ascii="Cambria" w:eastAsiaTheme="minorEastAsia" w:hAnsi="Cambria"/>
          <w:i/>
          <w:iCs/>
        </w:rPr>
      </w:pPr>
    </w:p>
    <w:p w14:paraId="7BC13295" w14:textId="5CEEDAA2" w:rsidR="00EF40B0" w:rsidRDefault="00EF40B0"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 xml:space="preserve"> k-</w:t>
      </w:r>
      <w:proofErr w:type="spellStart"/>
      <w:r>
        <w:rPr>
          <w:rFonts w:ascii="Cambria" w:eastAsiaTheme="minorEastAsia" w:hAnsi="Cambria"/>
          <w:i/>
          <w:iCs/>
        </w:rPr>
        <w:t>nTS</w:t>
      </w:r>
      <w:proofErr w:type="spellEnd"/>
      <w:r>
        <w:rPr>
          <w:rFonts w:ascii="Cambria" w:eastAsiaTheme="minorEastAsia" w:hAnsi="Cambria"/>
          <w:i/>
          <w:iCs/>
        </w:rPr>
        <w:t xml:space="preserve"> and k-</w:t>
      </w:r>
      <w:proofErr w:type="spellStart"/>
      <w:r>
        <w:rPr>
          <w:rFonts w:ascii="Cambria" w:eastAsiaTheme="minorEastAsia" w:hAnsi="Cambria"/>
          <w:i/>
          <w:iCs/>
        </w:rPr>
        <w:t>nTS</w:t>
      </w:r>
      <w:proofErr w:type="spellEnd"/>
      <w:r>
        <w:rPr>
          <w:rFonts w:ascii="Cambria" w:eastAsiaTheme="minorEastAsia" w:hAnsi="Cambria"/>
          <w:i/>
          <w:iCs/>
        </w:rPr>
        <w:t>+</w:t>
      </w:r>
    </w:p>
    <w:p w14:paraId="03FE37A7" w14:textId="720AAE2F" w:rsidR="008950C0" w:rsidRDefault="008950C0" w:rsidP="008950C0">
      <w:pPr>
        <w:tabs>
          <w:tab w:val="left" w:pos="1027"/>
        </w:tabs>
        <w:rPr>
          <w:rFonts w:ascii="Cambria" w:eastAsiaTheme="minorEastAsia" w:hAnsi="Cambria"/>
        </w:rPr>
      </w:pPr>
      <w:r>
        <w:rPr>
          <w:rFonts w:ascii="Cambria" w:eastAsiaTheme="minorEastAsia" w:hAnsi="Cambria"/>
        </w:rPr>
        <w:br/>
      </w:r>
      <w:r w:rsidRPr="001978A9">
        <w:rPr>
          <w:rFonts w:ascii="Cambria" w:eastAsiaTheme="minorEastAsia" w:hAnsi="Cambria"/>
        </w:rPr>
        <w:t>We use the nine features described above for k-</w:t>
      </w:r>
      <w:proofErr w:type="spellStart"/>
      <w:r w:rsidRPr="001978A9">
        <w:rPr>
          <w:rFonts w:ascii="Cambria" w:eastAsiaTheme="minorEastAsia" w:hAnsi="Cambria"/>
        </w:rPr>
        <w:t>nTS</w:t>
      </w:r>
      <w:proofErr w:type="spellEnd"/>
      <w:r w:rsidRPr="001978A9">
        <w:rPr>
          <w:rFonts w:ascii="Cambria" w:eastAsiaTheme="minorEastAsia" w:hAnsi="Cambria"/>
        </w:rPr>
        <w:t xml:space="preserve">. To perform feature selection for </w:t>
      </w:r>
      <w:r w:rsidRPr="001978A9">
        <w:rPr>
          <w:rFonts w:ascii="Cambria" w:eastAsiaTheme="minorEastAsia" w:hAnsi="Cambria"/>
          <w:i/>
          <w:iCs/>
        </w:rPr>
        <w:t>k</w:t>
      </w:r>
      <w:r w:rsidRPr="001978A9">
        <w:rPr>
          <w:rFonts w:ascii="Cambria" w:eastAsiaTheme="minorEastAsia" w:hAnsi="Cambria"/>
        </w:rPr>
        <w:t>-</w:t>
      </w:r>
      <w:proofErr w:type="spellStart"/>
      <w:r w:rsidRPr="001978A9">
        <w:rPr>
          <w:rFonts w:ascii="Cambria" w:eastAsiaTheme="minorEastAsia" w:hAnsi="Cambria"/>
        </w:rPr>
        <w:t>nTS</w:t>
      </w:r>
      <w:proofErr w:type="spellEnd"/>
      <w:r w:rsidRPr="001978A9">
        <w:rPr>
          <w:rFonts w:ascii="Cambria" w:eastAsiaTheme="minorEastAsia" w:hAnsi="Cambria"/>
        </w:rPr>
        <w:t xml:space="preserve">+, we create protected versions of the </w:t>
      </w:r>
      <w:commentRangeStart w:id="75"/>
      <w:r w:rsidRPr="001978A9">
        <w:rPr>
          <w:rFonts w:ascii="Cambria" w:eastAsiaTheme="minorEastAsia" w:hAnsi="Cambria"/>
        </w:rPr>
        <w:t xml:space="preserve">original data </w:t>
      </w:r>
      <w:commentRangeEnd w:id="75"/>
      <w:r>
        <w:rPr>
          <w:rStyle w:val="CommentReference"/>
        </w:rPr>
        <w:commentReference w:id="75"/>
      </w:r>
      <w:r w:rsidRPr="001978A9">
        <w:rPr>
          <w:rFonts w:ascii="Cambria" w:eastAsiaTheme="minorEastAsia" w:hAnsi="Cambria"/>
        </w:rPr>
        <w:t>using additive noise and differential privacy for all parameter values shown in Table 2 (</w:t>
      </w:r>
      <w:commentRangeStart w:id="76"/>
      <w:r w:rsidRPr="001978A9">
        <w:rPr>
          <w:rFonts w:ascii="Cambria" w:eastAsiaTheme="minorEastAsia" w:hAnsi="Cambria"/>
          <w:i/>
          <w:iCs/>
        </w:rPr>
        <w:t>i.e.</w:t>
      </w:r>
      <w:commentRangeEnd w:id="76"/>
      <w:r>
        <w:rPr>
          <w:rStyle w:val="CommentReference"/>
        </w:rPr>
        <w:commentReference w:id="76"/>
      </w:r>
      <w:proofErr w:type="gramStart"/>
      <w:r w:rsidRPr="001978A9">
        <w:rPr>
          <w:rFonts w:ascii="Cambria" w:eastAsiaTheme="minorEastAsia" w:hAnsi="Cambria"/>
        </w:rPr>
        <w:t>, )</w:t>
      </w:r>
      <w:proofErr w:type="gramEnd"/>
      <w:r w:rsidRPr="001978A9">
        <w:rPr>
          <w:rFonts w:ascii="Cambria" w:eastAsiaTheme="minorEastAsia" w:hAnsi="Cambria"/>
        </w:rPr>
        <w:t>.  Then, we follow the process for our k-</w:t>
      </w:r>
      <w:proofErr w:type="spellStart"/>
      <w:r w:rsidRPr="001978A9">
        <w:rPr>
          <w:rFonts w:ascii="Cambria" w:eastAsiaTheme="minorEastAsia" w:hAnsi="Cambria"/>
        </w:rPr>
        <w:t>nTS</w:t>
      </w:r>
      <w:proofErr w:type="spellEnd"/>
      <w:r w:rsidRPr="001978A9">
        <w:rPr>
          <w:rFonts w:ascii="Cambria" w:eastAsiaTheme="minorEastAsia" w:hAnsi="Cambria"/>
        </w:rPr>
        <w:t>+ privacy method in Figure 2.  We generate forecasts for each of the protected</w:t>
      </w:r>
      <w:commentRangeStart w:id="77"/>
      <w:r w:rsidRPr="001978A9">
        <w:rPr>
          <w:rFonts w:ascii="Cambria" w:eastAsiaTheme="minorEastAsia" w:hAnsi="Cambria"/>
        </w:rPr>
        <w:t xml:space="preserve"> data sets </w:t>
      </w:r>
      <w:commentRangeEnd w:id="77"/>
      <w:r>
        <w:rPr>
          <w:rStyle w:val="CommentReference"/>
        </w:rPr>
        <w:commentReference w:id="77"/>
      </w:r>
      <w:r w:rsidRPr="001978A9">
        <w:rPr>
          <w:rFonts w:ascii="Cambria" w:eastAsiaTheme="minorEastAsia" w:hAnsi="Cambria"/>
        </w:rPr>
        <w:t xml:space="preserve">for time period </w:t>
      </w:r>
      <m:oMath>
        <m:r>
          <w:rPr>
            <w:rFonts w:ascii="Cambria Math" w:eastAsiaTheme="minorEastAsia" w:hAnsi="Cambria Math"/>
          </w:rPr>
          <m:t>T – 1</m:t>
        </m:r>
      </m:oMath>
      <w:r w:rsidRPr="001978A9">
        <w:rPr>
          <w:rFonts w:ascii="Cambria" w:eastAsiaTheme="minorEastAsia" w:hAnsi="Cambria"/>
        </w:rPr>
        <w:t xml:space="preserve"> and compute the absolute error of each forecast for each series. </w:t>
      </w:r>
      <w:commentRangeStart w:id="78"/>
      <w:r w:rsidRPr="001978A9">
        <w:rPr>
          <w:rFonts w:ascii="Cambria" w:eastAsiaTheme="minorEastAsia" w:hAnsi="Cambria"/>
        </w:rPr>
        <w:t xml:space="preserve">In order to detect the variation </w:t>
      </w:r>
      <w:commentRangeEnd w:id="78"/>
      <w:r>
        <w:rPr>
          <w:rStyle w:val="CommentReference"/>
        </w:rPr>
        <w:commentReference w:id="78"/>
      </w:r>
      <w:r w:rsidRPr="001978A9">
        <w:rPr>
          <w:rFonts w:ascii="Cambria" w:eastAsiaTheme="minorEastAsia" w:hAnsi="Cambria"/>
        </w:rPr>
        <w:t xml:space="preserve">in forecast accuracy due to changes in time series features and not the forecasting model, we apply the </w:t>
      </w:r>
      <w:r w:rsidRPr="001978A9">
        <w:rPr>
          <w:rFonts w:ascii="Cambria" w:eastAsiaTheme="minorEastAsia" w:hAnsi="Cambria"/>
          <w:i/>
          <w:iCs/>
        </w:rPr>
        <w:t>k</w:t>
      </w:r>
      <w:r w:rsidRPr="001978A9">
        <w:rPr>
          <w:rFonts w:ascii="Cambria" w:eastAsiaTheme="minorEastAsia" w:hAnsi="Cambria"/>
        </w:rPr>
        <w:t>-</w:t>
      </w:r>
      <w:proofErr w:type="spellStart"/>
      <w:r w:rsidRPr="001978A9">
        <w:rPr>
          <w:rFonts w:ascii="Cambria" w:eastAsiaTheme="minorEastAsia" w:hAnsi="Cambria"/>
        </w:rPr>
        <w:t>nTS</w:t>
      </w:r>
      <w:proofErr w:type="spellEnd"/>
      <w:r w:rsidRPr="001978A9">
        <w:rPr>
          <w:rFonts w:ascii="Cambria" w:eastAsiaTheme="minorEastAsia" w:hAnsi="Cambria"/>
        </w:rPr>
        <w:t>+ selection method for each forecasting model separately. We then select the most important features across all models.</w:t>
      </w:r>
    </w:p>
    <w:p w14:paraId="1EC93D75" w14:textId="78184695" w:rsidR="00642B92" w:rsidRDefault="00642B92" w:rsidP="008950C0">
      <w:pPr>
        <w:tabs>
          <w:tab w:val="left" w:pos="1027"/>
        </w:tabs>
        <w:rPr>
          <w:rFonts w:ascii="Cambria" w:eastAsiaTheme="minorEastAsia" w:hAnsi="Cambria"/>
        </w:rPr>
      </w:pPr>
    </w:p>
    <w:p w14:paraId="18F2437F" w14:textId="73156540" w:rsidR="00642B92" w:rsidRPr="009734AE" w:rsidRDefault="00642B92" w:rsidP="00642B92">
      <w:pPr>
        <w:tabs>
          <w:tab w:val="left" w:pos="1027"/>
        </w:tabs>
        <w:rPr>
          <w:rFonts w:ascii="Cambria" w:eastAsiaTheme="minorEastAsia" w:hAnsi="Cambria"/>
        </w:rPr>
      </w:pPr>
      <w:r>
        <w:rPr>
          <w:rFonts w:ascii="Cambria" w:eastAsiaTheme="minorEastAsia" w:hAnsi="Cambria"/>
        </w:rPr>
        <w:t xml:space="preserve">For our empirical application, we select </w:t>
      </w:r>
      <m:oMath>
        <m:r>
          <m:rPr>
            <m:sty m:val="p"/>
          </m:rPr>
          <w:rPr>
            <w:rFonts w:ascii="Cambria Math" w:eastAsiaTheme="minorEastAsia" w:hAnsi="Cambria Math"/>
          </w:rPr>
          <m:t>τ</m:t>
        </m:r>
        <m:r>
          <w:rPr>
            <w:rFonts w:ascii="Cambria Math" w:eastAsiaTheme="minorEastAsia" w:hAnsi="Cambria Math"/>
          </w:rPr>
          <m:t>= 5%</m:t>
        </m:r>
      </m:oMath>
      <w:r w:rsidR="00C3588C">
        <w:rPr>
          <w:rFonts w:ascii="Cambria" w:eastAsiaTheme="minorEastAsia" w:hAnsi="Cambria"/>
        </w:rPr>
        <w:t xml:space="preserve"> so the features are within 5% of the minimum average prediction error</w:t>
      </w:r>
      <w:r>
        <w:rPr>
          <w:rFonts w:ascii="Cambria" w:eastAsiaTheme="minorEastAsia" w:hAnsi="Cambria"/>
        </w:rPr>
        <w:t xml:space="preserve">. We selected the six features with the highest average rank across the RFE iterations for all forecasting models. </w:t>
      </w:r>
    </w:p>
    <w:p w14:paraId="5658C46E" w14:textId="77777777" w:rsidR="00642B92" w:rsidRPr="001978A9" w:rsidRDefault="00642B92" w:rsidP="001978A9">
      <w:pPr>
        <w:tabs>
          <w:tab w:val="left" w:pos="1027"/>
        </w:tabs>
        <w:rPr>
          <w:rFonts w:ascii="Cambria" w:eastAsiaTheme="minorEastAsia" w:hAnsi="Cambria"/>
        </w:rPr>
      </w:pPr>
    </w:p>
    <w:p w14:paraId="52465DB4" w14:textId="77777777" w:rsidR="008950C0" w:rsidRPr="001978A9" w:rsidRDefault="008950C0" w:rsidP="001978A9">
      <w:pPr>
        <w:tabs>
          <w:tab w:val="left" w:pos="1027"/>
        </w:tabs>
        <w:rPr>
          <w:rFonts w:ascii="Cambria" w:eastAsiaTheme="minorEastAsia" w:hAnsi="Cambria"/>
          <w:i/>
          <w:iCs/>
        </w:rPr>
      </w:pPr>
    </w:p>
    <w:p w14:paraId="19F0CC68" w14:textId="313D1EE7" w:rsidR="008950C0" w:rsidRPr="00134519" w:rsidRDefault="008950C0" w:rsidP="00134519">
      <w:pPr>
        <w:pStyle w:val="ListParagraph"/>
        <w:numPr>
          <w:ilvl w:val="2"/>
          <w:numId w:val="1"/>
        </w:numPr>
        <w:tabs>
          <w:tab w:val="left" w:pos="1027"/>
        </w:tabs>
        <w:rPr>
          <w:rFonts w:ascii="Cambria" w:eastAsiaTheme="minorEastAsia" w:hAnsi="Cambria"/>
          <w:i/>
          <w:iCs/>
        </w:rPr>
      </w:pPr>
      <w:proofErr w:type="spellStart"/>
      <w:r>
        <w:rPr>
          <w:rFonts w:ascii="Cambria" w:eastAsiaTheme="minorEastAsia" w:hAnsi="Cambria"/>
          <w:i/>
          <w:iCs/>
        </w:rPr>
        <w:t>Idenification</w:t>
      </w:r>
      <w:proofErr w:type="spellEnd"/>
      <w:r>
        <w:rPr>
          <w:rFonts w:ascii="Cambria" w:eastAsiaTheme="minorEastAsia" w:hAnsi="Cambria"/>
          <w:i/>
          <w:iCs/>
        </w:rPr>
        <w:t xml:space="preserve"> </w:t>
      </w:r>
      <w:r w:rsidR="00AA2716">
        <w:rPr>
          <w:rFonts w:ascii="Cambria" w:eastAsiaTheme="minorEastAsia" w:hAnsi="Cambria"/>
          <w:i/>
          <w:iCs/>
        </w:rPr>
        <w:t>Disclosure Risk</w:t>
      </w:r>
    </w:p>
    <w:p w14:paraId="6FC60FA4" w14:textId="6CEED227" w:rsidR="008950C0" w:rsidRDefault="008950C0" w:rsidP="00327D52">
      <w:pPr>
        <w:tabs>
          <w:tab w:val="left" w:pos="1027"/>
        </w:tabs>
        <w:rPr>
          <w:rFonts w:ascii="Cambria" w:eastAsiaTheme="minorEastAsia" w:hAnsi="Cambria"/>
        </w:rPr>
      </w:pPr>
    </w:p>
    <w:p w14:paraId="696D9AC1" w14:textId="6B79C47B" w:rsidR="008950C0" w:rsidRDefault="008950C0" w:rsidP="008950C0">
      <w:pPr>
        <w:rPr>
          <w:rFonts w:ascii="Cambria" w:eastAsiaTheme="minorEastAsia" w:hAnsi="Cambria"/>
        </w:rPr>
      </w:pPr>
      <w:r>
        <w:rPr>
          <w:rFonts w:ascii="Cambria" w:eastAsiaTheme="minorEastAsia" w:hAnsi="Cambria"/>
        </w:rPr>
        <w:t xml:space="preserve">As previously mentioned, the participants of the M3 competition were not intended to identify the original time series. </w:t>
      </w:r>
      <w:r w:rsidR="00AA2716">
        <w:rPr>
          <w:rFonts w:ascii="Cambria" w:eastAsiaTheme="minorEastAsia" w:hAnsi="Cambria"/>
        </w:rPr>
        <w:t xml:space="preserve">For our privacy </w:t>
      </w:r>
      <w:proofErr w:type="gramStart"/>
      <w:r w:rsidR="00AA2716">
        <w:rPr>
          <w:rFonts w:ascii="Cambria" w:eastAsiaTheme="minorEastAsia" w:hAnsi="Cambria"/>
        </w:rPr>
        <w:t>metric,</w:t>
      </w:r>
      <w:r>
        <w:rPr>
          <w:rFonts w:ascii="Cambria" w:eastAsiaTheme="minorEastAsia" w:hAnsi="Cambria"/>
        </w:rPr>
        <w:t>,</w:t>
      </w:r>
      <w:proofErr w:type="gramEnd"/>
      <w:r>
        <w:rPr>
          <w:rFonts w:ascii="Cambria" w:eastAsiaTheme="minorEastAsia" w:hAnsi="Cambria"/>
        </w:rPr>
        <w:t xml:space="preserve"> we assess the ability of each privacy method to protect against </w:t>
      </w:r>
      <w:r>
        <w:rPr>
          <w:rFonts w:ascii="Cambria" w:eastAsiaTheme="minorEastAsia" w:hAnsi="Cambria"/>
          <w:i/>
          <w:iCs/>
        </w:rPr>
        <w:t>identification disclosure</w:t>
      </w:r>
      <w:r>
        <w:rPr>
          <w:rFonts w:ascii="Cambria" w:eastAsiaTheme="minorEastAsia" w:hAnsi="Cambria"/>
        </w:rPr>
        <w:t xml:space="preserve">, which occurs when a third party correctly predicts the identity of a protected time series. </w:t>
      </w:r>
      <w:r>
        <w:rPr>
          <w:rFonts w:ascii="Cambria" w:hAnsi="Cambria"/>
        </w:rPr>
        <w:t xml:space="preserve">Each protected dataset consists of the protected series along with a pseudo identifier, i.e., </w:t>
      </w:r>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T</m:t>
            </m:r>
          </m:sup>
        </m:sSup>
      </m:oMath>
      <w:r>
        <w:rPr>
          <w:rFonts w:ascii="Cambria" w:eastAsiaTheme="minorEastAsia" w:hAnsi="Cambria"/>
        </w:rPr>
        <w:t xml:space="preserve">. The pseudo identifier in our application is the `Series` column from the original M3 data, which contains a PID for each time series, e.g., `N1402`. Identification disclosure would occur if a participant (or any other third party) correctly predicted the identity of one or more of the time series in the M3 data set based on the protected time series and some original time series values which the third party possesses. For example, </w:t>
      </w:r>
      <w:r>
        <w:rPr>
          <w:rFonts w:ascii="Cambria" w:eastAsiaTheme="minorEastAsia" w:hAnsi="Cambria"/>
        </w:rPr>
        <w:lastRenderedPageBreak/>
        <w:t xml:space="preserve">identification disclosure would occur if a third party correctly stated, "Series N1402 comes from [retailer specific name]." For </w:t>
      </w:r>
      <w:commentRangeStart w:id="79"/>
      <w:commentRangeStart w:id="80"/>
      <w:r>
        <w:rPr>
          <w:rFonts w:ascii="Cambria" w:eastAsiaTheme="minorEastAsia" w:hAnsi="Cambria"/>
        </w:rPr>
        <w:t>simplicity</w:t>
      </w:r>
      <w:commentRangeEnd w:id="79"/>
      <w:r>
        <w:rPr>
          <w:rStyle w:val="CommentReference"/>
        </w:rPr>
        <w:commentReference w:id="79"/>
      </w:r>
      <w:commentRangeEnd w:id="80"/>
      <w:r w:rsidR="00AA2716">
        <w:rPr>
          <w:rStyle w:val="CommentReference"/>
        </w:rPr>
        <w:commentReference w:id="80"/>
      </w:r>
      <w:r>
        <w:rPr>
          <w:rFonts w:ascii="Cambria" w:eastAsiaTheme="minorEastAsia" w:hAnsi="Cambria"/>
        </w:rPr>
        <w:t xml:space="preserve">, we assume the third party does not know which privacy method was applied to the </w:t>
      </w:r>
      <w:proofErr w:type="gramStart"/>
      <w:r>
        <w:rPr>
          <w:rFonts w:ascii="Cambria" w:eastAsiaTheme="minorEastAsia" w:hAnsi="Cambria"/>
        </w:rPr>
        <w:t>data, but</w:t>
      </w:r>
      <w:proofErr w:type="gramEnd"/>
      <w:r>
        <w:rPr>
          <w:rFonts w:ascii="Cambria" w:eastAsiaTheme="minorEastAsia" w:hAnsi="Cambria"/>
        </w:rPr>
        <w:t xml:space="preserve"> knows that the time series of interest is contained in the protected data set.</w:t>
      </w:r>
      <w:r>
        <w:rPr>
          <w:rStyle w:val="FootnoteReference"/>
          <w:rFonts w:ascii="Cambria" w:eastAsiaTheme="minorEastAsia" w:hAnsi="Cambria"/>
        </w:rPr>
        <w:footnoteReference w:id="5"/>
      </w:r>
    </w:p>
    <w:p w14:paraId="2CD6C2BE" w14:textId="77777777" w:rsidR="008950C0" w:rsidRDefault="008950C0" w:rsidP="008950C0">
      <w:pPr>
        <w:rPr>
          <w:rFonts w:ascii="Cambria" w:eastAsiaTheme="minorEastAsia" w:hAnsi="Cambria"/>
        </w:rPr>
      </w:pPr>
    </w:p>
    <w:p w14:paraId="45F9CAB1" w14:textId="77777777" w:rsidR="008950C0" w:rsidRPr="00134519" w:rsidRDefault="008950C0" w:rsidP="008950C0">
      <w:pPr>
        <w:rPr>
          <w:rFonts w:ascii="Cambria" w:eastAsiaTheme="minorEastAsia" w:hAnsi="Cambria"/>
        </w:rPr>
      </w:pPr>
      <w:r>
        <w:rPr>
          <w:rFonts w:ascii="Cambria" w:eastAsiaTheme="minorEastAsia" w:hAnsi="Cambria"/>
        </w:rPr>
        <w:t xml:space="preserve">The metric we use to measure the risk of identification disclosure, </w:t>
      </w:r>
      <m:oMath>
        <m:acc>
          <m:accPr>
            <m:chr m:val="̅"/>
            <m:ctrlPr>
              <w:rPr>
                <w:rFonts w:ascii="Cambria Math" w:eastAsiaTheme="minorEastAsia" w:hAnsi="Cambria Math"/>
              </w:rPr>
            </m:ctrlPr>
          </m:accPr>
          <m:e>
            <m:r>
              <w:rPr>
                <w:rFonts w:ascii="Cambria Math" w:eastAsiaTheme="minorEastAsia" w:hAnsi="Cambria Math"/>
              </w:rPr>
              <m:t>P</m:t>
            </m:r>
          </m:e>
        </m:acc>
      </m:oMath>
      <w:r>
        <w:rPr>
          <w:rFonts w:ascii="Cambria" w:eastAsiaTheme="minorEastAsia" w:hAnsi="Cambria"/>
        </w:rPr>
        <w:t xml:space="preserve">, gives the average proportion of the </w:t>
      </w:r>
      <m:oMath>
        <m:r>
          <w:rPr>
            <w:rFonts w:ascii="Cambria Math" w:eastAsiaTheme="minorEastAsia" w:hAnsi="Cambria Math"/>
          </w:rPr>
          <m:t>J</m:t>
        </m:r>
      </m:oMath>
      <w:r>
        <w:rPr>
          <w:rFonts w:ascii="Cambria" w:eastAsiaTheme="minorEastAsia" w:hAnsi="Cambria"/>
        </w:rPr>
        <w:t xml:space="preserve"> time series which are correctly identified across </w:t>
      </w:r>
      <m:oMath>
        <m:r>
          <w:rPr>
            <w:rFonts w:ascii="Cambria Math" w:eastAsiaTheme="minorEastAsia" w:hAnsi="Cambria Math"/>
          </w:rPr>
          <m:t>S</m:t>
        </m:r>
      </m:oMath>
      <w:r>
        <w:rPr>
          <w:rFonts w:ascii="Cambria" w:eastAsiaTheme="minorEastAsia" w:hAnsi="Cambria"/>
        </w:rPr>
        <w:t xml:space="preserve"> simulated </w:t>
      </w:r>
      <w:commentRangeStart w:id="81"/>
      <w:commentRangeStart w:id="82"/>
      <w:r>
        <w:rPr>
          <w:rFonts w:ascii="Cambria" w:eastAsiaTheme="minorEastAsia" w:hAnsi="Cambria"/>
        </w:rPr>
        <w:t>privacy attacks</w:t>
      </w:r>
      <w:commentRangeEnd w:id="81"/>
      <w:r>
        <w:rPr>
          <w:rStyle w:val="CommentReference"/>
        </w:rPr>
        <w:commentReference w:id="81"/>
      </w:r>
      <w:commentRangeEnd w:id="82"/>
      <w:r>
        <w:rPr>
          <w:rStyle w:val="CommentReference"/>
        </w:rPr>
        <w:commentReference w:id="82"/>
      </w:r>
      <w:r>
        <w:rPr>
          <w:rFonts w:ascii="Cambria" w:eastAsiaTheme="minorEastAsia" w:hAnsi="Cambria"/>
        </w:rPr>
        <w:t>:</w:t>
      </w:r>
    </w:p>
    <w:p w14:paraId="1AE1AFB6" w14:textId="77777777" w:rsidR="008950C0" w:rsidRPr="00422E64" w:rsidRDefault="008950C0" w:rsidP="008950C0">
      <w:pPr>
        <w:rPr>
          <w:rFonts w:ascii="Cambria" w:eastAsiaTheme="minorEastAsia" w:hAnsi="Cambria"/>
        </w:rPr>
      </w:pPr>
    </w:p>
    <w:p w14:paraId="5F1E9090" w14:textId="77777777" w:rsidR="008950C0" w:rsidRDefault="008950C0" w:rsidP="008950C0">
      <w:pPr>
        <w:rPr>
          <w:rFonts w:ascii="Cambria" w:eastAsiaTheme="minorEastAsia" w:hAnsi="Cambria"/>
        </w:rPr>
      </w:pPr>
    </w:p>
    <w:p w14:paraId="329CCE0A" w14:textId="77777777" w:rsidR="008950C0" w:rsidRPr="00F41378" w:rsidRDefault="00000000" w:rsidP="008950C0">
      <w:pPr>
        <w:rPr>
          <w:rFonts w:ascii="Cambria" w:eastAsiaTheme="minorEastAsia" w:hAnsi="Cambria"/>
          <w:sz w:val="28"/>
          <w:szCs w:val="28"/>
        </w:rPr>
      </w:pPr>
      <m:oMathPara>
        <m:oMath>
          <m:acc>
            <m:accPr>
              <m:chr m:val="̅"/>
              <m:ctrlPr>
                <w:rPr>
                  <w:rFonts w:ascii="Cambria Math" w:eastAsiaTheme="minorEastAsia" w:hAnsi="Cambria Math"/>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1</m:t>
              </m:r>
              <m:ctrlPr>
                <w:rPr>
                  <w:rFonts w:ascii="Cambria Math" w:eastAsiaTheme="minorEastAsia" w:hAnsi="Cambria Math"/>
                  <w:i/>
                  <w:sz w:val="28"/>
                  <w:szCs w:val="28"/>
                </w:rPr>
              </m:ctrlPr>
            </m:num>
            <m:den>
              <m:r>
                <w:rPr>
                  <w:rFonts w:ascii="Cambria Math" w:eastAsiaTheme="minorEastAsia" w:hAnsi="Cambria Math"/>
                  <w:sz w:val="28"/>
                  <w:szCs w:val="28"/>
                </w:rPr>
                <m:t>J*S</m:t>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rPr>
                  <w:rFonts w:ascii="Cambria Math" w:eastAsiaTheme="minorEastAsia" w:hAnsi="Cambria Math"/>
                  <w:sz w:val="28"/>
                  <w:szCs w:val="28"/>
                </w:rPr>
                <m:t>s=1</m:t>
              </m:r>
              <m:ctrlPr>
                <w:rPr>
                  <w:rFonts w:ascii="Cambria Math" w:eastAsiaTheme="minorEastAsia" w:hAnsi="Cambria Math"/>
                  <w:i/>
                  <w:sz w:val="28"/>
                  <w:szCs w:val="28"/>
                </w:rPr>
              </m:ctrlPr>
            </m:sub>
            <m:sup>
              <m:r>
                <w:rPr>
                  <w:rFonts w:ascii="Cambria Math" w:eastAsiaTheme="minorEastAsia" w:hAnsi="Cambria Math"/>
                  <w:sz w:val="28"/>
                  <w:szCs w:val="28"/>
                </w:rPr>
                <m:t>S</m:t>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rPr>
                      <w:rFonts w:ascii="Cambria Math" w:eastAsiaTheme="minorEastAsia" w:hAnsi="Cambria Math"/>
                      <w:sz w:val="28"/>
                      <w:szCs w:val="28"/>
                    </w:rPr>
                    <m:t>i=1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d>
                    <m:dPr>
                      <m:begChr m:val="["/>
                      <m:endChr m:val="]"/>
                      <m:ctrlPr>
                        <w:rPr>
                          <w:rFonts w:ascii="Cambria Math" w:eastAsiaTheme="minorEastAsia" w:hAnsi="Cambria Math"/>
                          <w:i/>
                          <w:sz w:val="28"/>
                          <w:szCs w:val="28"/>
                        </w:rPr>
                      </m:ctrlPr>
                    </m:dPr>
                    <m:e>
                      <m:acc>
                        <m:accPr>
                          <m:ctrlPr>
                            <w:rPr>
                              <w:rFonts w:ascii="Cambria Math" w:eastAsiaTheme="minorEastAsia" w:hAnsi="Cambria Math"/>
                              <w:sz w:val="28"/>
                              <w:szCs w:val="28"/>
                            </w:rPr>
                          </m:ctrlPr>
                        </m:acc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M</m:t>
                              </m:r>
                            </m:e>
                            <m:sub>
                              <m:r>
                                <w:rPr>
                                  <w:rFonts w:ascii="Cambria Math" w:eastAsiaTheme="minorEastAsia" w:hAnsi="Cambria Math"/>
                                  <w:sz w:val="28"/>
                                  <w:szCs w:val="28"/>
                                </w:rPr>
                                <m:t>i</m:t>
                              </m:r>
                            </m:sub>
                            <m:sup>
                              <m:r>
                                <w:rPr>
                                  <w:rFonts w:ascii="Cambria Math" w:eastAsiaTheme="minorEastAsia" w:hAnsi="Cambria Math"/>
                                  <w:sz w:val="28"/>
                                  <w:szCs w:val="28"/>
                                </w:rPr>
                                <m:t>s</m:t>
                              </m:r>
                            </m:sup>
                          </m:sSubSup>
                        </m:e>
                      </m:acc>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j</m:t>
                          </m:r>
                        </m:e>
                        <m:sup>
                          <m:r>
                            <w:rPr>
                              <w:rFonts w:ascii="Cambria Math" w:eastAsiaTheme="minorEastAsia" w:hAnsi="Cambria Math"/>
                              <w:sz w:val="28"/>
                              <w:szCs w:val="28"/>
                            </w:rPr>
                            <m:t>*</m:t>
                          </m:r>
                        </m:sup>
                      </m:sSup>
                    </m:e>
                  </m:d>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m:oMathPara>
    </w:p>
    <w:p w14:paraId="4499146C" w14:textId="77777777" w:rsidR="008950C0" w:rsidRPr="00A8178D" w:rsidRDefault="008950C0" w:rsidP="008950C0">
      <w:pPr>
        <w:rPr>
          <w:rFonts w:ascii="Cambria" w:eastAsiaTheme="minorEastAsia" w:hAnsi="Cambria"/>
        </w:rPr>
      </w:pPr>
    </w:p>
    <w:p w14:paraId="3FB15551" w14:textId="77777777" w:rsidR="008950C0" w:rsidRDefault="008950C0" w:rsidP="008950C0">
      <w:pPr>
        <w:rPr>
          <w:rFonts w:ascii="Cambria" w:eastAsiaTheme="minorEastAsia" w:hAnsi="Cambria"/>
        </w:rPr>
      </w:pPr>
      <w:r>
        <w:rPr>
          <w:rFonts w:ascii="Cambria" w:eastAsiaTheme="minorEastAsia" w:hAnsi="Cambria"/>
        </w:rPr>
        <w:t xml:space="preserve">where </w:t>
      </w:r>
      <m:oMath>
        <m:acc>
          <m:accPr>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up>
                <m:r>
                  <w:rPr>
                    <w:rFonts w:ascii="Cambria Math" w:eastAsiaTheme="minorEastAsia" w:hAnsi="Cambria Math"/>
                  </w:rPr>
                  <m:t>s</m:t>
                </m:r>
              </m:sup>
            </m:sSubSup>
          </m:e>
        </m:acc>
      </m:oMath>
      <w:r>
        <w:rPr>
          <w:rFonts w:ascii="Cambria" w:eastAsiaTheme="minorEastAsia" w:hAnsi="Cambria"/>
        </w:rPr>
        <w:t xml:space="preserve"> is the third party's prediction of the identity of the </w:t>
      </w:r>
      <m:oMath>
        <m:r>
          <w:rPr>
            <w:rFonts w:ascii="Cambria Math" w:eastAsiaTheme="minorEastAsia" w:hAnsi="Cambria Math"/>
          </w:rPr>
          <m:t>i</m:t>
        </m:r>
      </m:oMath>
      <w:r>
        <w:rPr>
          <w:rFonts w:ascii="Cambria" w:eastAsiaTheme="minorEastAsia" w:hAnsi="Cambria"/>
        </w:rPr>
        <w:t xml:space="preserve">th protected time series, and identification disclosure occurs when the predicted identity is equal to the true identity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 xml:space="preserve">. </w:t>
      </w:r>
      <w:commentRangeStart w:id="83"/>
      <w:r>
        <w:rPr>
          <w:rFonts w:ascii="Cambria" w:eastAsiaTheme="minorEastAsia" w:hAnsi="Cambria"/>
        </w:rPr>
        <w:t xml:space="preserve">We refer </w:t>
      </w:r>
      <w:commentRangeEnd w:id="83"/>
      <w:r w:rsidR="00AA2716">
        <w:rPr>
          <w:rStyle w:val="CommentReference"/>
        </w:rPr>
        <w:commentReference w:id="83"/>
      </w:r>
      <w:r>
        <w:rPr>
          <w:rFonts w:ascii="Cambria" w:eastAsiaTheme="minorEastAsia" w:hAnsi="Cambria"/>
        </w:rPr>
        <w:t>the reader to the Appendix for added mathematical details.</w:t>
      </w:r>
    </w:p>
    <w:p w14:paraId="36BC897A" w14:textId="77777777" w:rsidR="008950C0" w:rsidRPr="00AE68A4" w:rsidRDefault="008950C0" w:rsidP="00327D52">
      <w:pPr>
        <w:tabs>
          <w:tab w:val="left" w:pos="1027"/>
        </w:tabs>
        <w:rPr>
          <w:rFonts w:ascii="Cambria" w:eastAsiaTheme="minorEastAsia" w:hAnsi="Cambria"/>
        </w:rPr>
      </w:pPr>
    </w:p>
    <w:p w14:paraId="71A2ECF9" w14:textId="5D79EE97" w:rsidR="00325865" w:rsidRDefault="00325865" w:rsidP="0053699F">
      <w:pPr>
        <w:rPr>
          <w:rFonts w:ascii="Cambria" w:eastAsiaTheme="minorEastAsia" w:hAnsi="Cambria"/>
          <w:i/>
          <w:iCs/>
        </w:rPr>
      </w:pPr>
    </w:p>
    <w:p w14:paraId="29C2EFF2" w14:textId="7D80BA23" w:rsidR="00325865" w:rsidRPr="00134519" w:rsidRDefault="0013433C" w:rsidP="00134519">
      <w:pPr>
        <w:pStyle w:val="ListParagraph"/>
        <w:numPr>
          <w:ilvl w:val="1"/>
          <w:numId w:val="1"/>
        </w:numPr>
        <w:rPr>
          <w:rFonts w:ascii="Cambria" w:eastAsiaTheme="minorEastAsia" w:hAnsi="Cambria"/>
          <w:i/>
          <w:iCs/>
        </w:rPr>
      </w:pPr>
      <w:r>
        <w:rPr>
          <w:rFonts w:ascii="Cambria" w:eastAsiaTheme="minorEastAsia" w:hAnsi="Cambria"/>
          <w:i/>
          <w:iCs/>
        </w:rPr>
        <w:t>Results</w:t>
      </w:r>
    </w:p>
    <w:p w14:paraId="007B9D3C" w14:textId="025F6B95" w:rsidR="001E31F4" w:rsidRDefault="001E31F4" w:rsidP="001E31F4">
      <w:pPr>
        <w:rPr>
          <w:rFonts w:ascii="Cambria" w:eastAsiaTheme="minorEastAsia" w:hAnsi="Cambria"/>
          <w:i/>
          <w:iCs/>
        </w:rPr>
      </w:pPr>
    </w:p>
    <w:p w14:paraId="674232D0" w14:textId="1A3AAF4F" w:rsidR="00AA2716" w:rsidRDefault="00AA2716" w:rsidP="00AA2716">
      <w:pPr>
        <w:tabs>
          <w:tab w:val="left" w:pos="1152"/>
        </w:tabs>
        <w:rPr>
          <w:rFonts w:ascii="Cambria" w:hAnsi="Cambria"/>
        </w:rPr>
      </w:pPr>
      <w:r>
        <w:rPr>
          <w:rFonts w:ascii="Cambria" w:hAnsi="Cambria"/>
        </w:rPr>
        <w:t xml:space="preserve">For all privacy methods, </w:t>
      </w:r>
      <w:r w:rsidR="00AF3FFF">
        <w:rPr>
          <w:rFonts w:ascii="Cambria" w:hAnsi="Cambria"/>
        </w:rPr>
        <w:t xml:space="preserve">forecasts are produced </w:t>
      </w:r>
      <w:commentRangeStart w:id="84"/>
      <w:commentRangeStart w:id="85"/>
      <w:r>
        <w:rPr>
          <w:rFonts w:ascii="Cambria" w:hAnsi="Cambria"/>
        </w:rPr>
        <w:t xml:space="preserve">using models readily available to implement in R or Python. </w:t>
      </w:r>
      <w:commentRangeEnd w:id="84"/>
      <w:r>
        <w:rPr>
          <w:rStyle w:val="CommentReference"/>
        </w:rPr>
        <w:commentReference w:id="84"/>
      </w:r>
      <w:commentRangeEnd w:id="85"/>
      <w:r>
        <w:rPr>
          <w:rStyle w:val="CommentReference"/>
        </w:rPr>
        <w:commentReference w:id="85"/>
      </w:r>
      <w:r w:rsidR="006520F9">
        <w:rPr>
          <w:rFonts w:ascii="Cambria" w:hAnsi="Cambria"/>
        </w:rPr>
        <w:t xml:space="preserve">Table 3 </w:t>
      </w:r>
      <w:r w:rsidR="00AF3FFF">
        <w:rPr>
          <w:rFonts w:ascii="Cambria" w:hAnsi="Cambria"/>
        </w:rPr>
        <w:t>lists</w:t>
      </w:r>
      <w:r>
        <w:rPr>
          <w:rFonts w:ascii="Cambria" w:hAnsi="Cambria"/>
        </w:rPr>
        <w:t xml:space="preserve"> forecasting models into univariate models </w:t>
      </w:r>
      <w:commentRangeStart w:id="86"/>
      <w:commentRangeStart w:id="87"/>
      <w:r>
        <w:rPr>
          <w:rFonts w:ascii="Cambria" w:hAnsi="Cambria"/>
        </w:rPr>
        <w:t>trained to forecast one series at a time</w:t>
      </w:r>
      <w:commentRangeEnd w:id="86"/>
      <w:r>
        <w:rPr>
          <w:rStyle w:val="CommentReference"/>
        </w:rPr>
        <w:commentReference w:id="86"/>
      </w:r>
      <w:commentRangeEnd w:id="87"/>
      <w:r>
        <w:rPr>
          <w:rStyle w:val="CommentReference"/>
        </w:rPr>
        <w:commentReference w:id="87"/>
      </w:r>
      <w:r>
        <w:rPr>
          <w:rFonts w:ascii="Cambria" w:hAnsi="Cambria"/>
        </w:rPr>
        <w:t xml:space="preserve"> and multivariate models trained to generate forecasts for multiple series. We perform minimal data pre-processing and use the standard settings in the</w:t>
      </w:r>
      <w:commentRangeStart w:id="88"/>
      <w:r>
        <w:rPr>
          <w:rFonts w:ascii="Cambria" w:hAnsi="Cambria"/>
        </w:rPr>
        <w:t xml:space="preserve"> off-the-shelf packages</w:t>
      </w:r>
      <w:r w:rsidRPr="006C5487">
        <w:rPr>
          <w:rFonts w:ascii="Cambria" w:hAnsi="Cambria"/>
        </w:rPr>
        <w:t>.</w:t>
      </w:r>
      <w:commentRangeEnd w:id="88"/>
      <w:r w:rsidR="00AF3FFF">
        <w:rPr>
          <w:rStyle w:val="CommentReference"/>
        </w:rPr>
        <w:commentReference w:id="88"/>
      </w:r>
    </w:p>
    <w:p w14:paraId="71A43E3C" w14:textId="77777777" w:rsidR="00AA2716" w:rsidRDefault="00AA2716" w:rsidP="00AA2716">
      <w:pPr>
        <w:tabs>
          <w:tab w:val="left" w:pos="1152"/>
        </w:tabs>
        <w:rPr>
          <w:rFonts w:ascii="Cambria" w:hAnsi="Cambria"/>
        </w:rPr>
      </w:pPr>
    </w:p>
    <w:p w14:paraId="44F47A7C" w14:textId="19FDB01F" w:rsidR="00AA2716" w:rsidRPr="0053699F" w:rsidRDefault="00AA2716" w:rsidP="00AA2716">
      <w:pPr>
        <w:tabs>
          <w:tab w:val="left" w:pos="1152"/>
        </w:tabs>
        <w:rPr>
          <w:rFonts w:ascii="Cambria" w:hAnsi="Cambria"/>
          <w:b/>
          <w:bCs/>
        </w:rPr>
      </w:pPr>
      <w:r>
        <w:rPr>
          <w:rFonts w:ascii="Cambria" w:hAnsi="Cambria"/>
          <w:b/>
          <w:bCs/>
        </w:rPr>
        <w:t xml:space="preserve">Table 3: </w:t>
      </w:r>
      <w:r w:rsidR="00AF3FFF">
        <w:rPr>
          <w:rFonts w:ascii="Cambria" w:hAnsi="Cambria"/>
          <w:b/>
          <w:bCs/>
        </w:rPr>
        <w:t>Univariate and Multivariate Forecast Models</w:t>
      </w:r>
    </w:p>
    <w:p w14:paraId="720BB618" w14:textId="77777777" w:rsidR="00AA2716" w:rsidRDefault="00AA2716" w:rsidP="00AA2716">
      <w:pPr>
        <w:tabs>
          <w:tab w:val="left" w:pos="1027"/>
        </w:tabs>
        <w:rPr>
          <w:rFonts w:ascii="Cambria" w:eastAsiaTheme="minorEastAsia" w:hAnsi="Cambria"/>
        </w:rPr>
      </w:pPr>
    </w:p>
    <w:tbl>
      <w:tblPr>
        <w:tblStyle w:val="TableGrid"/>
        <w:tblW w:w="0" w:type="auto"/>
        <w:tblLook w:val="04A0" w:firstRow="1" w:lastRow="0" w:firstColumn="1" w:lastColumn="0" w:noHBand="0" w:noVBand="1"/>
      </w:tblPr>
      <w:tblGrid>
        <w:gridCol w:w="2337"/>
        <w:gridCol w:w="2337"/>
        <w:gridCol w:w="2791"/>
        <w:gridCol w:w="1885"/>
      </w:tblGrid>
      <w:tr w:rsidR="00AA2716" w14:paraId="1E41390A" w14:textId="77777777" w:rsidTr="00134C4A">
        <w:tc>
          <w:tcPr>
            <w:tcW w:w="2337" w:type="dxa"/>
          </w:tcPr>
          <w:p w14:paraId="4655A8C2" w14:textId="77777777" w:rsidR="00AA2716" w:rsidRPr="0053699F" w:rsidRDefault="00AA2716" w:rsidP="00134C4A">
            <w:pPr>
              <w:tabs>
                <w:tab w:val="left" w:pos="1027"/>
              </w:tabs>
              <w:rPr>
                <w:rFonts w:ascii="Cambria" w:eastAsiaTheme="minorEastAsia" w:hAnsi="Cambria"/>
                <w:b/>
                <w:bCs/>
              </w:rPr>
            </w:pPr>
          </w:p>
        </w:tc>
        <w:tc>
          <w:tcPr>
            <w:tcW w:w="2337" w:type="dxa"/>
          </w:tcPr>
          <w:p w14:paraId="5F3805FF" w14:textId="77777777" w:rsidR="00AA2716" w:rsidRPr="0053699F" w:rsidRDefault="00AA2716" w:rsidP="00134C4A">
            <w:pPr>
              <w:tabs>
                <w:tab w:val="left" w:pos="1027"/>
              </w:tabs>
              <w:rPr>
                <w:rFonts w:ascii="Cambria" w:eastAsiaTheme="minorEastAsia" w:hAnsi="Cambria"/>
                <w:b/>
                <w:bCs/>
              </w:rPr>
            </w:pPr>
            <w:r w:rsidRPr="0053699F">
              <w:rPr>
                <w:rFonts w:ascii="Cambria" w:eastAsiaTheme="minorEastAsia" w:hAnsi="Cambria"/>
                <w:b/>
                <w:bCs/>
              </w:rPr>
              <w:t>Model Name</w:t>
            </w:r>
          </w:p>
        </w:tc>
        <w:tc>
          <w:tcPr>
            <w:tcW w:w="2791" w:type="dxa"/>
          </w:tcPr>
          <w:p w14:paraId="034AFA95" w14:textId="77777777" w:rsidR="00AA2716" w:rsidRPr="0053699F" w:rsidRDefault="00AA2716" w:rsidP="00134C4A">
            <w:pPr>
              <w:tabs>
                <w:tab w:val="left" w:pos="1027"/>
              </w:tabs>
              <w:rPr>
                <w:rFonts w:ascii="Cambria" w:eastAsiaTheme="minorEastAsia" w:hAnsi="Cambria"/>
                <w:b/>
                <w:bCs/>
              </w:rPr>
            </w:pPr>
            <w:r>
              <w:rPr>
                <w:rFonts w:ascii="Cambria" w:eastAsiaTheme="minorEastAsia" w:hAnsi="Cambria"/>
                <w:b/>
                <w:bCs/>
              </w:rPr>
              <w:t>Variant</w:t>
            </w:r>
          </w:p>
        </w:tc>
        <w:tc>
          <w:tcPr>
            <w:tcW w:w="1885" w:type="dxa"/>
          </w:tcPr>
          <w:p w14:paraId="6E7BCBAA" w14:textId="77777777" w:rsidR="00AA2716" w:rsidRPr="0053699F" w:rsidRDefault="00AA2716" w:rsidP="00134C4A">
            <w:pPr>
              <w:tabs>
                <w:tab w:val="left" w:pos="1027"/>
              </w:tabs>
              <w:rPr>
                <w:rFonts w:ascii="Cambria" w:eastAsiaTheme="minorEastAsia" w:hAnsi="Cambria"/>
                <w:b/>
                <w:bCs/>
              </w:rPr>
            </w:pPr>
            <w:commentRangeStart w:id="89"/>
            <w:r>
              <w:rPr>
                <w:rFonts w:ascii="Cambria" w:eastAsiaTheme="minorEastAsia" w:hAnsi="Cambria"/>
                <w:b/>
                <w:bCs/>
              </w:rPr>
              <w:t>Global (Yes/No)</w:t>
            </w:r>
            <w:commentRangeEnd w:id="89"/>
            <w:r w:rsidR="000A3652">
              <w:rPr>
                <w:rStyle w:val="CommentReference"/>
              </w:rPr>
              <w:commentReference w:id="89"/>
            </w:r>
          </w:p>
        </w:tc>
      </w:tr>
      <w:tr w:rsidR="00AA2716" w14:paraId="34B2992D" w14:textId="77777777" w:rsidTr="00134C4A">
        <w:tc>
          <w:tcPr>
            <w:tcW w:w="2337" w:type="dxa"/>
          </w:tcPr>
          <w:p w14:paraId="4735FDFD" w14:textId="77777777" w:rsidR="00AA2716" w:rsidRDefault="00AA2716" w:rsidP="00134C4A">
            <w:pPr>
              <w:tabs>
                <w:tab w:val="left" w:pos="1027"/>
              </w:tabs>
              <w:rPr>
                <w:rFonts w:ascii="Cambria" w:eastAsiaTheme="minorEastAsia" w:hAnsi="Cambria"/>
              </w:rPr>
            </w:pPr>
            <w:r>
              <w:rPr>
                <w:rFonts w:ascii="Cambria" w:eastAsiaTheme="minorEastAsia" w:hAnsi="Cambria"/>
              </w:rPr>
              <w:t>Univariate Models</w:t>
            </w:r>
          </w:p>
        </w:tc>
        <w:tc>
          <w:tcPr>
            <w:tcW w:w="2337" w:type="dxa"/>
          </w:tcPr>
          <w:p w14:paraId="7D5DA614" w14:textId="77777777" w:rsidR="00AA2716" w:rsidRDefault="00AA2716" w:rsidP="00134C4A">
            <w:pPr>
              <w:tabs>
                <w:tab w:val="left" w:pos="1027"/>
              </w:tabs>
              <w:rPr>
                <w:rFonts w:ascii="Cambria" w:eastAsiaTheme="minorEastAsia" w:hAnsi="Cambria"/>
              </w:rPr>
            </w:pPr>
            <w:r>
              <w:rPr>
                <w:rFonts w:ascii="Cambria" w:eastAsiaTheme="minorEastAsia" w:hAnsi="Cambria"/>
              </w:rPr>
              <w:t>SES</w:t>
            </w:r>
          </w:p>
        </w:tc>
        <w:tc>
          <w:tcPr>
            <w:tcW w:w="2791" w:type="dxa"/>
          </w:tcPr>
          <w:p w14:paraId="0CB93EEF" w14:textId="77777777" w:rsidR="00AA2716" w:rsidRDefault="00AA2716" w:rsidP="00134C4A">
            <w:pPr>
              <w:tabs>
                <w:tab w:val="left" w:pos="1027"/>
              </w:tabs>
              <w:rPr>
                <w:rFonts w:ascii="Cambria" w:eastAsiaTheme="minorEastAsia" w:hAnsi="Cambria"/>
              </w:rPr>
            </w:pPr>
            <w:r>
              <w:rPr>
                <w:rFonts w:ascii="Cambria" w:eastAsiaTheme="minorEastAsia" w:hAnsi="Cambria"/>
              </w:rPr>
              <w:t>-</w:t>
            </w:r>
          </w:p>
        </w:tc>
        <w:tc>
          <w:tcPr>
            <w:tcW w:w="1885" w:type="dxa"/>
          </w:tcPr>
          <w:p w14:paraId="39B01F6E" w14:textId="77777777" w:rsidR="00AA2716" w:rsidRDefault="00AA2716" w:rsidP="00134C4A">
            <w:pPr>
              <w:tabs>
                <w:tab w:val="left" w:pos="1027"/>
              </w:tabs>
              <w:rPr>
                <w:rFonts w:ascii="Cambria" w:eastAsiaTheme="minorEastAsia" w:hAnsi="Cambria"/>
              </w:rPr>
            </w:pPr>
            <w:r>
              <w:rPr>
                <w:rFonts w:ascii="Cambria" w:eastAsiaTheme="minorEastAsia" w:hAnsi="Cambria"/>
              </w:rPr>
              <w:t>N</w:t>
            </w:r>
          </w:p>
        </w:tc>
      </w:tr>
      <w:tr w:rsidR="00AA2716" w14:paraId="213F4554" w14:textId="77777777" w:rsidTr="00134C4A">
        <w:tc>
          <w:tcPr>
            <w:tcW w:w="2337" w:type="dxa"/>
          </w:tcPr>
          <w:p w14:paraId="42AB217F" w14:textId="77777777" w:rsidR="00AA2716" w:rsidRDefault="00AA2716" w:rsidP="00134C4A">
            <w:pPr>
              <w:tabs>
                <w:tab w:val="left" w:pos="1027"/>
              </w:tabs>
              <w:rPr>
                <w:rFonts w:ascii="Cambria" w:eastAsiaTheme="minorEastAsia" w:hAnsi="Cambria"/>
              </w:rPr>
            </w:pPr>
          </w:p>
        </w:tc>
        <w:tc>
          <w:tcPr>
            <w:tcW w:w="2337" w:type="dxa"/>
          </w:tcPr>
          <w:p w14:paraId="3A30F049" w14:textId="77777777" w:rsidR="00AA2716" w:rsidRDefault="00AA2716" w:rsidP="00134C4A">
            <w:pPr>
              <w:tabs>
                <w:tab w:val="left" w:pos="1027"/>
              </w:tabs>
              <w:rPr>
                <w:rFonts w:ascii="Cambria" w:eastAsiaTheme="minorEastAsia" w:hAnsi="Cambria"/>
              </w:rPr>
            </w:pPr>
            <w:r>
              <w:rPr>
                <w:rFonts w:ascii="Cambria" w:eastAsiaTheme="minorEastAsia" w:hAnsi="Cambria"/>
              </w:rPr>
              <w:t>DES</w:t>
            </w:r>
          </w:p>
        </w:tc>
        <w:tc>
          <w:tcPr>
            <w:tcW w:w="2791" w:type="dxa"/>
          </w:tcPr>
          <w:p w14:paraId="027EF09F" w14:textId="77777777" w:rsidR="00AA2716" w:rsidRDefault="00AA2716" w:rsidP="00134C4A">
            <w:pPr>
              <w:tabs>
                <w:tab w:val="left" w:pos="1027"/>
              </w:tabs>
              <w:rPr>
                <w:rFonts w:ascii="Cambria" w:eastAsiaTheme="minorEastAsia" w:hAnsi="Cambria"/>
              </w:rPr>
            </w:pPr>
            <w:r>
              <w:rPr>
                <w:rFonts w:ascii="Cambria" w:eastAsiaTheme="minorEastAsia" w:hAnsi="Cambria"/>
              </w:rPr>
              <w:t>Additive trend</w:t>
            </w:r>
          </w:p>
        </w:tc>
        <w:tc>
          <w:tcPr>
            <w:tcW w:w="1885" w:type="dxa"/>
          </w:tcPr>
          <w:p w14:paraId="5AE1BDE8" w14:textId="77777777" w:rsidR="00AA2716" w:rsidRDefault="00AA2716" w:rsidP="00134C4A">
            <w:pPr>
              <w:tabs>
                <w:tab w:val="left" w:pos="1027"/>
              </w:tabs>
              <w:rPr>
                <w:rFonts w:ascii="Cambria" w:eastAsiaTheme="minorEastAsia" w:hAnsi="Cambria"/>
              </w:rPr>
            </w:pPr>
            <w:r>
              <w:rPr>
                <w:rFonts w:ascii="Cambria" w:eastAsiaTheme="minorEastAsia" w:hAnsi="Cambria"/>
              </w:rPr>
              <w:t>N</w:t>
            </w:r>
          </w:p>
        </w:tc>
      </w:tr>
      <w:tr w:rsidR="00AA2716" w14:paraId="7C8C712C" w14:textId="77777777" w:rsidTr="00134C4A">
        <w:tc>
          <w:tcPr>
            <w:tcW w:w="2337" w:type="dxa"/>
          </w:tcPr>
          <w:p w14:paraId="13535C0B" w14:textId="77777777" w:rsidR="00AA2716" w:rsidRDefault="00AA2716" w:rsidP="00134C4A">
            <w:pPr>
              <w:tabs>
                <w:tab w:val="left" w:pos="1027"/>
              </w:tabs>
              <w:rPr>
                <w:rFonts w:ascii="Cambria" w:eastAsiaTheme="minorEastAsia" w:hAnsi="Cambria"/>
              </w:rPr>
            </w:pPr>
          </w:p>
        </w:tc>
        <w:tc>
          <w:tcPr>
            <w:tcW w:w="2337" w:type="dxa"/>
          </w:tcPr>
          <w:p w14:paraId="7FFED222" w14:textId="77777777" w:rsidR="00AA2716" w:rsidRDefault="00AA2716" w:rsidP="00134C4A">
            <w:pPr>
              <w:tabs>
                <w:tab w:val="left" w:pos="1027"/>
              </w:tabs>
              <w:rPr>
                <w:rFonts w:ascii="Cambria" w:eastAsiaTheme="minorEastAsia" w:hAnsi="Cambria"/>
              </w:rPr>
            </w:pPr>
            <w:r>
              <w:rPr>
                <w:rFonts w:ascii="Cambria" w:eastAsiaTheme="minorEastAsia" w:hAnsi="Cambria"/>
              </w:rPr>
              <w:t>TES</w:t>
            </w:r>
          </w:p>
        </w:tc>
        <w:tc>
          <w:tcPr>
            <w:tcW w:w="2791" w:type="dxa"/>
          </w:tcPr>
          <w:p w14:paraId="6DD04EC5" w14:textId="77777777" w:rsidR="00AA2716" w:rsidRDefault="00AA2716" w:rsidP="00134C4A">
            <w:pPr>
              <w:tabs>
                <w:tab w:val="left" w:pos="1027"/>
              </w:tabs>
              <w:rPr>
                <w:rFonts w:ascii="Cambria" w:eastAsiaTheme="minorEastAsia" w:hAnsi="Cambria"/>
              </w:rPr>
            </w:pPr>
            <w:r>
              <w:rPr>
                <w:rFonts w:ascii="Cambria" w:eastAsiaTheme="minorEastAsia" w:hAnsi="Cambria"/>
              </w:rPr>
              <w:t>Additive trend/seasonality</w:t>
            </w:r>
          </w:p>
        </w:tc>
        <w:tc>
          <w:tcPr>
            <w:tcW w:w="1885" w:type="dxa"/>
          </w:tcPr>
          <w:p w14:paraId="6B6AD579" w14:textId="77777777" w:rsidR="00AA2716" w:rsidRDefault="00AA2716" w:rsidP="00134C4A">
            <w:pPr>
              <w:tabs>
                <w:tab w:val="left" w:pos="1027"/>
              </w:tabs>
              <w:rPr>
                <w:rFonts w:ascii="Cambria" w:eastAsiaTheme="minorEastAsia" w:hAnsi="Cambria"/>
              </w:rPr>
            </w:pPr>
            <w:r>
              <w:rPr>
                <w:rFonts w:ascii="Cambria" w:eastAsiaTheme="minorEastAsia" w:hAnsi="Cambria"/>
              </w:rPr>
              <w:t>N</w:t>
            </w:r>
          </w:p>
        </w:tc>
      </w:tr>
      <w:tr w:rsidR="00AA2716" w14:paraId="14AFEBFE" w14:textId="77777777" w:rsidTr="00134C4A">
        <w:tc>
          <w:tcPr>
            <w:tcW w:w="2337" w:type="dxa"/>
          </w:tcPr>
          <w:p w14:paraId="32DEACAE" w14:textId="77777777" w:rsidR="00AA2716" w:rsidRDefault="00AA2716" w:rsidP="00134C4A">
            <w:pPr>
              <w:tabs>
                <w:tab w:val="left" w:pos="1027"/>
              </w:tabs>
              <w:rPr>
                <w:rFonts w:ascii="Cambria" w:eastAsiaTheme="minorEastAsia" w:hAnsi="Cambria"/>
              </w:rPr>
            </w:pPr>
          </w:p>
        </w:tc>
        <w:tc>
          <w:tcPr>
            <w:tcW w:w="2337" w:type="dxa"/>
          </w:tcPr>
          <w:p w14:paraId="23936741" w14:textId="77777777" w:rsidR="00AA2716" w:rsidRDefault="00AA2716" w:rsidP="00134C4A">
            <w:pPr>
              <w:tabs>
                <w:tab w:val="left" w:pos="1027"/>
              </w:tabs>
              <w:rPr>
                <w:rFonts w:ascii="Cambria" w:eastAsiaTheme="minorEastAsia" w:hAnsi="Cambria"/>
              </w:rPr>
            </w:pPr>
            <w:r>
              <w:rPr>
                <w:rFonts w:ascii="Cambria" w:eastAsiaTheme="minorEastAsia" w:hAnsi="Cambria"/>
              </w:rPr>
              <w:t>Auto-ARIMA</w:t>
            </w:r>
          </w:p>
        </w:tc>
        <w:tc>
          <w:tcPr>
            <w:tcW w:w="2791" w:type="dxa"/>
          </w:tcPr>
          <w:p w14:paraId="68ECEC7F" w14:textId="77777777" w:rsidR="00AA2716" w:rsidRDefault="00AA2716" w:rsidP="00134C4A">
            <w:pPr>
              <w:tabs>
                <w:tab w:val="left" w:pos="1027"/>
              </w:tabs>
              <w:rPr>
                <w:rFonts w:ascii="Cambria" w:eastAsiaTheme="minorEastAsia" w:hAnsi="Cambria"/>
              </w:rPr>
            </w:pPr>
            <w:r>
              <w:rPr>
                <w:rFonts w:ascii="Cambria" w:eastAsiaTheme="minorEastAsia" w:hAnsi="Cambria"/>
              </w:rPr>
              <w:t>Seasonal</w:t>
            </w:r>
          </w:p>
        </w:tc>
        <w:tc>
          <w:tcPr>
            <w:tcW w:w="1885" w:type="dxa"/>
          </w:tcPr>
          <w:p w14:paraId="6439B3B4" w14:textId="77777777" w:rsidR="00AA2716" w:rsidRDefault="00AA2716" w:rsidP="00134C4A">
            <w:pPr>
              <w:tabs>
                <w:tab w:val="left" w:pos="1027"/>
              </w:tabs>
              <w:rPr>
                <w:rFonts w:ascii="Cambria" w:eastAsiaTheme="minorEastAsia" w:hAnsi="Cambria"/>
              </w:rPr>
            </w:pPr>
            <w:r>
              <w:rPr>
                <w:rFonts w:ascii="Cambria" w:eastAsiaTheme="minorEastAsia" w:hAnsi="Cambria"/>
              </w:rPr>
              <w:t>N</w:t>
            </w:r>
          </w:p>
        </w:tc>
      </w:tr>
      <w:tr w:rsidR="00AA2716" w14:paraId="7E352252" w14:textId="77777777" w:rsidTr="00134C4A">
        <w:tc>
          <w:tcPr>
            <w:tcW w:w="2337" w:type="dxa"/>
          </w:tcPr>
          <w:p w14:paraId="3BFD1C75" w14:textId="77777777" w:rsidR="00AA2716" w:rsidRDefault="00AA2716" w:rsidP="00134C4A">
            <w:pPr>
              <w:tabs>
                <w:tab w:val="left" w:pos="1027"/>
              </w:tabs>
              <w:rPr>
                <w:rFonts w:ascii="Cambria" w:eastAsiaTheme="minorEastAsia" w:hAnsi="Cambria"/>
              </w:rPr>
            </w:pPr>
            <w:r>
              <w:rPr>
                <w:rFonts w:ascii="Cambria" w:eastAsiaTheme="minorEastAsia" w:hAnsi="Cambria"/>
              </w:rPr>
              <w:t>Multivariate Models</w:t>
            </w:r>
          </w:p>
        </w:tc>
        <w:tc>
          <w:tcPr>
            <w:tcW w:w="2337" w:type="dxa"/>
          </w:tcPr>
          <w:p w14:paraId="78397C48" w14:textId="77777777" w:rsidR="00AA2716" w:rsidRDefault="00AA2716" w:rsidP="00134C4A">
            <w:pPr>
              <w:tabs>
                <w:tab w:val="left" w:pos="1027"/>
              </w:tabs>
              <w:rPr>
                <w:rFonts w:ascii="Cambria" w:eastAsiaTheme="minorEastAsia" w:hAnsi="Cambria"/>
              </w:rPr>
            </w:pPr>
            <w:r>
              <w:rPr>
                <w:rFonts w:ascii="Cambria" w:eastAsiaTheme="minorEastAsia" w:hAnsi="Cambria"/>
              </w:rPr>
              <w:t>VAR</w:t>
            </w:r>
          </w:p>
        </w:tc>
        <w:tc>
          <w:tcPr>
            <w:tcW w:w="2791" w:type="dxa"/>
          </w:tcPr>
          <w:p w14:paraId="5061D6CF" w14:textId="77777777" w:rsidR="00AA2716" w:rsidRDefault="00AA2716" w:rsidP="00134C4A">
            <w:pPr>
              <w:tabs>
                <w:tab w:val="left" w:pos="1027"/>
              </w:tabs>
              <w:rPr>
                <w:rFonts w:ascii="Cambria" w:eastAsiaTheme="minorEastAsia" w:hAnsi="Cambria"/>
              </w:rPr>
            </w:pPr>
            <w:r>
              <w:rPr>
                <w:rFonts w:ascii="Cambria" w:eastAsiaTheme="minorEastAsia" w:hAnsi="Cambria"/>
              </w:rPr>
              <w:t>-</w:t>
            </w:r>
          </w:p>
        </w:tc>
        <w:tc>
          <w:tcPr>
            <w:tcW w:w="1885" w:type="dxa"/>
          </w:tcPr>
          <w:p w14:paraId="547A9864" w14:textId="77777777" w:rsidR="00AA2716" w:rsidRDefault="00AA2716" w:rsidP="00134C4A">
            <w:pPr>
              <w:tabs>
                <w:tab w:val="left" w:pos="1027"/>
              </w:tabs>
              <w:rPr>
                <w:rFonts w:ascii="Cambria" w:eastAsiaTheme="minorEastAsia" w:hAnsi="Cambria"/>
              </w:rPr>
            </w:pPr>
            <w:r>
              <w:rPr>
                <w:rFonts w:ascii="Cambria" w:eastAsiaTheme="minorEastAsia" w:hAnsi="Cambria"/>
              </w:rPr>
              <w:t>N</w:t>
            </w:r>
          </w:p>
        </w:tc>
      </w:tr>
      <w:tr w:rsidR="00AA2716" w14:paraId="4DDC44D9" w14:textId="77777777" w:rsidTr="00134C4A">
        <w:tc>
          <w:tcPr>
            <w:tcW w:w="2337" w:type="dxa"/>
          </w:tcPr>
          <w:p w14:paraId="57729681" w14:textId="77777777" w:rsidR="00AA2716" w:rsidRDefault="00AA2716" w:rsidP="00134C4A">
            <w:pPr>
              <w:tabs>
                <w:tab w:val="left" w:pos="1027"/>
              </w:tabs>
              <w:rPr>
                <w:rFonts w:ascii="Cambria" w:eastAsiaTheme="minorEastAsia" w:hAnsi="Cambria"/>
              </w:rPr>
            </w:pPr>
          </w:p>
        </w:tc>
        <w:tc>
          <w:tcPr>
            <w:tcW w:w="2337" w:type="dxa"/>
          </w:tcPr>
          <w:p w14:paraId="6204B04C" w14:textId="77777777" w:rsidR="00AA2716" w:rsidRDefault="00AA2716" w:rsidP="00134C4A">
            <w:pPr>
              <w:tabs>
                <w:tab w:val="left" w:pos="1027"/>
              </w:tabs>
              <w:rPr>
                <w:rFonts w:ascii="Cambria" w:eastAsiaTheme="minorEastAsia" w:hAnsi="Cambria"/>
              </w:rPr>
            </w:pPr>
            <w:r>
              <w:rPr>
                <w:rFonts w:ascii="Cambria" w:eastAsiaTheme="minorEastAsia" w:hAnsi="Cambria"/>
              </w:rPr>
              <w:t>LGBM</w:t>
            </w:r>
          </w:p>
        </w:tc>
        <w:tc>
          <w:tcPr>
            <w:tcW w:w="2791" w:type="dxa"/>
          </w:tcPr>
          <w:p w14:paraId="68EC40DA" w14:textId="77777777" w:rsidR="00AA2716" w:rsidRDefault="00AA2716" w:rsidP="00134C4A">
            <w:pPr>
              <w:tabs>
                <w:tab w:val="left" w:pos="1027"/>
              </w:tabs>
              <w:rPr>
                <w:rFonts w:ascii="Cambria" w:eastAsiaTheme="minorEastAsia" w:hAnsi="Cambria"/>
              </w:rPr>
            </w:pPr>
            <w:r>
              <w:rPr>
                <w:rFonts w:ascii="Cambria" w:eastAsiaTheme="minorEastAsia" w:hAnsi="Cambria"/>
              </w:rPr>
              <w:t>-</w:t>
            </w:r>
          </w:p>
        </w:tc>
        <w:tc>
          <w:tcPr>
            <w:tcW w:w="1885" w:type="dxa"/>
          </w:tcPr>
          <w:p w14:paraId="4A80E4F4" w14:textId="77777777" w:rsidR="00AA2716" w:rsidRDefault="00AA2716" w:rsidP="00134C4A">
            <w:pPr>
              <w:tabs>
                <w:tab w:val="left" w:pos="1027"/>
              </w:tabs>
              <w:rPr>
                <w:rFonts w:ascii="Cambria" w:eastAsiaTheme="minorEastAsia" w:hAnsi="Cambria"/>
              </w:rPr>
            </w:pPr>
            <w:r>
              <w:rPr>
                <w:rFonts w:ascii="Cambria" w:eastAsiaTheme="minorEastAsia" w:hAnsi="Cambria"/>
              </w:rPr>
              <w:t>Y</w:t>
            </w:r>
          </w:p>
        </w:tc>
      </w:tr>
      <w:tr w:rsidR="00AA2716" w14:paraId="6CB257EC" w14:textId="77777777" w:rsidTr="00134C4A">
        <w:tc>
          <w:tcPr>
            <w:tcW w:w="2337" w:type="dxa"/>
          </w:tcPr>
          <w:p w14:paraId="164A1B5E" w14:textId="77777777" w:rsidR="00AA2716" w:rsidRDefault="00AA2716" w:rsidP="00134C4A">
            <w:pPr>
              <w:tabs>
                <w:tab w:val="left" w:pos="1027"/>
              </w:tabs>
              <w:rPr>
                <w:rFonts w:ascii="Cambria" w:eastAsiaTheme="minorEastAsia" w:hAnsi="Cambria"/>
              </w:rPr>
            </w:pPr>
          </w:p>
        </w:tc>
        <w:tc>
          <w:tcPr>
            <w:tcW w:w="2337" w:type="dxa"/>
          </w:tcPr>
          <w:p w14:paraId="34089328" w14:textId="77777777" w:rsidR="00AA2716" w:rsidRDefault="00AA2716" w:rsidP="00134C4A">
            <w:pPr>
              <w:tabs>
                <w:tab w:val="left" w:pos="1027"/>
              </w:tabs>
              <w:rPr>
                <w:rFonts w:ascii="Cambria" w:eastAsiaTheme="minorEastAsia" w:hAnsi="Cambria"/>
              </w:rPr>
            </w:pPr>
            <w:r>
              <w:rPr>
                <w:rFonts w:ascii="Cambria" w:eastAsiaTheme="minorEastAsia" w:hAnsi="Cambria"/>
              </w:rPr>
              <w:t>RNN</w:t>
            </w:r>
          </w:p>
        </w:tc>
        <w:tc>
          <w:tcPr>
            <w:tcW w:w="2791" w:type="dxa"/>
          </w:tcPr>
          <w:p w14:paraId="48022D3D" w14:textId="77777777" w:rsidR="00AA2716" w:rsidRDefault="00AA2716" w:rsidP="00134C4A">
            <w:pPr>
              <w:tabs>
                <w:tab w:val="left" w:pos="1027"/>
              </w:tabs>
              <w:rPr>
                <w:rFonts w:ascii="Cambria" w:eastAsiaTheme="minorEastAsia" w:hAnsi="Cambria"/>
              </w:rPr>
            </w:pPr>
            <w:r>
              <w:rPr>
                <w:rFonts w:ascii="Cambria" w:eastAsiaTheme="minorEastAsia" w:hAnsi="Cambria"/>
              </w:rPr>
              <w:t>LSTM</w:t>
            </w:r>
          </w:p>
        </w:tc>
        <w:tc>
          <w:tcPr>
            <w:tcW w:w="1885" w:type="dxa"/>
          </w:tcPr>
          <w:p w14:paraId="168E507C" w14:textId="77777777" w:rsidR="00AA2716" w:rsidRDefault="00AA2716" w:rsidP="00134C4A">
            <w:pPr>
              <w:tabs>
                <w:tab w:val="left" w:pos="1027"/>
              </w:tabs>
              <w:rPr>
                <w:rFonts w:ascii="Cambria" w:eastAsiaTheme="minorEastAsia" w:hAnsi="Cambria"/>
              </w:rPr>
            </w:pPr>
            <w:r>
              <w:rPr>
                <w:rFonts w:ascii="Cambria" w:eastAsiaTheme="minorEastAsia" w:hAnsi="Cambria"/>
              </w:rPr>
              <w:t>Y</w:t>
            </w:r>
          </w:p>
        </w:tc>
      </w:tr>
    </w:tbl>
    <w:p w14:paraId="10E3DF64" w14:textId="77777777" w:rsidR="00AA2716" w:rsidRDefault="00AA2716" w:rsidP="00AA2716">
      <w:pPr>
        <w:rPr>
          <w:rFonts w:ascii="Cambria" w:hAnsi="Cambria"/>
          <w:b/>
          <w:bCs/>
        </w:rPr>
      </w:pPr>
    </w:p>
    <w:p w14:paraId="707FD6DE" w14:textId="042477B4" w:rsidR="009846A6" w:rsidRDefault="009846A6" w:rsidP="009846A6">
      <w:pPr>
        <w:jc w:val="center"/>
        <w:rPr>
          <w:rFonts w:ascii="Cambria" w:eastAsiaTheme="minorEastAsia" w:hAnsi="Cambria"/>
        </w:rPr>
      </w:pPr>
      <w:commentRangeStart w:id="90"/>
    </w:p>
    <w:p w14:paraId="0D04F3C4" w14:textId="05224475" w:rsidR="004B1281" w:rsidRDefault="00490610" w:rsidP="00E57D47">
      <w:pPr>
        <w:rPr>
          <w:rFonts w:ascii="Cambria" w:eastAsiaTheme="minorEastAsia" w:hAnsi="Cambria"/>
        </w:rPr>
      </w:pPr>
      <w:r>
        <w:rPr>
          <w:rFonts w:ascii="Cambria" w:eastAsiaTheme="minorEastAsia" w:hAnsi="Cambria"/>
          <w:b/>
          <w:bCs/>
        </w:rPr>
        <w:t xml:space="preserve">Table 5 </w:t>
      </w:r>
      <w:r w:rsidR="006520F9">
        <w:rPr>
          <w:rFonts w:ascii="Cambria" w:eastAsiaTheme="minorEastAsia" w:hAnsi="Cambria"/>
        </w:rPr>
        <w:t>displays</w:t>
      </w:r>
      <w:r>
        <w:rPr>
          <w:rFonts w:ascii="Cambria" w:eastAsiaTheme="minorEastAsia" w:hAnsi="Cambria"/>
        </w:rPr>
        <w:t xml:space="preserve"> the average MAE of one-step </w:t>
      </w:r>
      <w:commentRangeEnd w:id="90"/>
      <w:r w:rsidR="006520F9">
        <w:rPr>
          <w:rStyle w:val="CommentReference"/>
        </w:rPr>
        <w:commentReference w:id="90"/>
      </w:r>
      <w:r>
        <w:rPr>
          <w:rFonts w:ascii="Cambria" w:eastAsiaTheme="minorEastAsia" w:hAnsi="Cambria"/>
        </w:rPr>
        <w:t>ahead point forecasts across all models</w:t>
      </w:r>
      <w:r w:rsidR="000A3652">
        <w:rPr>
          <w:rFonts w:ascii="Cambria" w:eastAsiaTheme="minorEastAsia" w:hAnsi="Cambria"/>
        </w:rPr>
        <w:t xml:space="preserve"> and series</w:t>
      </w:r>
      <w:r>
        <w:rPr>
          <w:rFonts w:ascii="Cambria" w:eastAsiaTheme="minorEastAsia" w:hAnsi="Cambria"/>
        </w:rPr>
        <w:t xml:space="preserve">, the identification disclosure metric </w:t>
      </w:r>
      <m:oMath>
        <m:acc>
          <m:accPr>
            <m:chr m:val="̅"/>
            <m:ctrlPr>
              <w:rPr>
                <w:rFonts w:ascii="Cambria Math" w:eastAsiaTheme="minorEastAsia" w:hAnsi="Cambria Math"/>
              </w:rPr>
            </m:ctrlPr>
          </m:accPr>
          <m:e>
            <m:r>
              <w:rPr>
                <w:rFonts w:ascii="Cambria Math" w:eastAsiaTheme="minorEastAsia" w:hAnsi="Cambria Math"/>
              </w:rPr>
              <m:t>P</m:t>
            </m:r>
          </m:e>
        </m:acc>
      </m:oMath>
      <w:r>
        <w:rPr>
          <w:rFonts w:ascii="Cambria" w:eastAsiaTheme="minorEastAsia" w:hAnsi="Cambria"/>
        </w:rPr>
        <w:t>,</w:t>
      </w:r>
      <w:r w:rsidR="00775F97">
        <w:rPr>
          <w:rFonts w:ascii="Cambria" w:eastAsiaTheme="minorEastAsia" w:hAnsi="Cambria"/>
        </w:rPr>
        <w:t xml:space="preserve"> and the average performance gap across all series</w:t>
      </w:r>
      <w:r>
        <w:rPr>
          <w:rFonts w:ascii="Cambria" w:eastAsiaTheme="minorEastAsia" w:hAnsi="Cambria"/>
        </w:rPr>
        <w:t>.</w:t>
      </w:r>
      <w:r w:rsidR="00E57D47">
        <w:rPr>
          <w:rFonts w:ascii="Cambria" w:eastAsiaTheme="minorEastAsia" w:hAnsi="Cambria"/>
        </w:rPr>
        <w:t xml:space="preserve"> The percentages</w:t>
      </w:r>
      <w:r w:rsidR="0009107F">
        <w:rPr>
          <w:rFonts w:ascii="Cambria" w:eastAsiaTheme="minorEastAsia" w:hAnsi="Cambria"/>
        </w:rPr>
        <w:t xml:space="preserve"> </w:t>
      </w:r>
      <w:r w:rsidR="000A3652">
        <w:rPr>
          <w:rFonts w:ascii="Cambria" w:eastAsiaTheme="minorEastAsia" w:hAnsi="Cambria"/>
        </w:rPr>
        <w:t xml:space="preserve">in parentheses </w:t>
      </w:r>
      <w:r w:rsidR="00E57D47">
        <w:rPr>
          <w:rFonts w:ascii="Cambria" w:eastAsiaTheme="minorEastAsia" w:hAnsi="Cambria"/>
        </w:rPr>
        <w:t>are the increase in average MAE relative to the average MAE from the original data. The average across models for additive noise and differential privacy excludes the VAR model error for AN (s = 1) and DP (</w:t>
      </w:r>
      <m:oMath>
        <m:r>
          <m:rPr>
            <m:sty m:val="p"/>
          </m:rPr>
          <w:rPr>
            <w:rFonts w:ascii="Cambria Math" w:eastAsiaTheme="minorEastAsia" w:hAnsi="Cambria Math"/>
          </w:rPr>
          <m:t>ϵ</m:t>
        </m:r>
        <m:r>
          <w:rPr>
            <w:rFonts w:ascii="Cambria Math" w:eastAsiaTheme="minorEastAsia" w:hAnsi="Cambria Math"/>
          </w:rPr>
          <m:t>= 0.1</m:t>
        </m:r>
      </m:oMath>
      <w:r w:rsidR="00E57D47">
        <w:rPr>
          <w:rFonts w:ascii="Cambria" w:eastAsiaTheme="minorEastAsia" w:hAnsi="Cambria"/>
        </w:rPr>
        <w:t>)</w:t>
      </w:r>
      <w:r w:rsidR="0009107F">
        <w:rPr>
          <w:rFonts w:ascii="Cambria" w:eastAsiaTheme="minorEastAsia" w:hAnsi="Cambria"/>
        </w:rPr>
        <w:t>,</w:t>
      </w:r>
      <w:r w:rsidR="00E57D47">
        <w:rPr>
          <w:rFonts w:ascii="Cambria" w:eastAsiaTheme="minorEastAsia" w:hAnsi="Cambria"/>
        </w:rPr>
        <w:t xml:space="preserve"> as the errors in these cases were over 1000% larger than the error of any other model. </w:t>
      </w:r>
      <w:r w:rsidR="0009107F">
        <w:rPr>
          <w:rFonts w:ascii="Cambria" w:eastAsiaTheme="minorEastAsia" w:hAnsi="Cambria"/>
        </w:rPr>
        <w:t>These errors are</w:t>
      </w:r>
      <w:r w:rsidR="00E57D47">
        <w:rPr>
          <w:rFonts w:ascii="Cambria" w:eastAsiaTheme="minorEastAsia" w:hAnsi="Cambria"/>
        </w:rPr>
        <w:t xml:space="preserve"> due </w:t>
      </w:r>
      <w:r w:rsidR="0009107F">
        <w:rPr>
          <w:rFonts w:ascii="Cambria" w:eastAsiaTheme="minorEastAsia" w:hAnsi="Cambria"/>
        </w:rPr>
        <w:t xml:space="preserve">to noisy values at or near the </w:t>
      </w:r>
      <w:r w:rsidR="0009107F">
        <w:rPr>
          <w:rFonts w:ascii="Cambria" w:eastAsiaTheme="minorEastAsia" w:hAnsi="Cambria"/>
        </w:rPr>
        <w:lastRenderedPageBreak/>
        <w:t xml:space="preserve">forecast origin </w:t>
      </w:r>
      <w:r w:rsidR="00E57D47">
        <w:rPr>
          <w:rFonts w:ascii="Cambria" w:eastAsiaTheme="minorEastAsia" w:hAnsi="Cambria"/>
        </w:rPr>
        <w:t xml:space="preserve">of some time series, causing the </w:t>
      </w:r>
      <w:commentRangeStart w:id="91"/>
      <w:r w:rsidR="00E57D47">
        <w:rPr>
          <w:rFonts w:ascii="Cambria" w:eastAsiaTheme="minorEastAsia" w:hAnsi="Cambria"/>
        </w:rPr>
        <w:t>VAR forecasts to explode</w:t>
      </w:r>
      <w:commentRangeEnd w:id="91"/>
      <w:r w:rsidR="006520F9">
        <w:rPr>
          <w:rStyle w:val="CommentReference"/>
        </w:rPr>
        <w:commentReference w:id="91"/>
      </w:r>
      <w:r w:rsidR="00E57D47">
        <w:rPr>
          <w:rFonts w:ascii="Cambria" w:eastAsiaTheme="minorEastAsia" w:hAnsi="Cambria"/>
        </w:rPr>
        <w:t>.</w:t>
      </w:r>
      <w:r w:rsidR="00152FED">
        <w:rPr>
          <w:rFonts w:ascii="Cambria" w:eastAsiaTheme="minorEastAsia" w:hAnsi="Cambria"/>
        </w:rPr>
        <w:t xml:space="preserve"> This problem did not occur for the other </w:t>
      </w:r>
      <w:r w:rsidR="001E6903">
        <w:rPr>
          <w:rFonts w:ascii="Cambria" w:eastAsiaTheme="minorEastAsia" w:hAnsi="Cambria"/>
        </w:rPr>
        <w:t>forecasting models</w:t>
      </w:r>
      <w:r w:rsidR="0009107F">
        <w:rPr>
          <w:rFonts w:ascii="Cambria" w:eastAsiaTheme="minorEastAsia" w:hAnsi="Cambria"/>
        </w:rPr>
        <w:t>,</w:t>
      </w:r>
      <w:r w:rsidR="001E6903">
        <w:rPr>
          <w:rFonts w:ascii="Cambria" w:eastAsiaTheme="minorEastAsia" w:hAnsi="Cambria"/>
        </w:rPr>
        <w:t xml:space="preserve"> which did a better job smoothing out the random noise.</w:t>
      </w:r>
      <w:r w:rsidR="00DF2C8E">
        <w:rPr>
          <w:rFonts w:ascii="Cambria" w:eastAsiaTheme="minorEastAsia" w:hAnsi="Cambria"/>
        </w:rPr>
        <w:t xml:space="preserve"> </w:t>
      </w:r>
    </w:p>
    <w:p w14:paraId="69E92947" w14:textId="77777777" w:rsidR="004B1281" w:rsidRDefault="004B1281" w:rsidP="00E57D47">
      <w:pPr>
        <w:rPr>
          <w:rFonts w:ascii="Cambria" w:eastAsiaTheme="minorEastAsia" w:hAnsi="Cambria"/>
        </w:rPr>
      </w:pPr>
    </w:p>
    <w:p w14:paraId="372A227A" w14:textId="34A4F749" w:rsidR="004B1281" w:rsidRDefault="001F7934" w:rsidP="00490610">
      <w:pPr>
        <w:rPr>
          <w:rFonts w:ascii="Cambria" w:eastAsiaTheme="minorEastAsia" w:hAnsi="Cambria"/>
        </w:rPr>
      </w:pPr>
      <w:r>
        <w:rPr>
          <w:rFonts w:ascii="Cambria" w:eastAsiaTheme="minorEastAsia" w:hAnsi="Cambria"/>
        </w:rPr>
        <w:t xml:space="preserve">For </w:t>
      </w:r>
      <w:commentRangeStart w:id="92"/>
      <w:r w:rsidR="004B1281">
        <w:rPr>
          <w:rFonts w:ascii="Cambria" w:eastAsiaTheme="minorEastAsia" w:hAnsi="Cambria"/>
        </w:rPr>
        <w:t>identification disclosure risk</w:t>
      </w:r>
      <w:commentRangeEnd w:id="92"/>
      <w:r w:rsidR="004B1281">
        <w:rPr>
          <w:rStyle w:val="CommentReference"/>
        </w:rPr>
        <w:commentReference w:id="92"/>
      </w:r>
      <w:r>
        <w:rPr>
          <w:rFonts w:ascii="Cambria" w:eastAsiaTheme="minorEastAsia" w:hAnsi="Cambria"/>
        </w:rPr>
        <w:t>, w</w:t>
      </w:r>
      <w:r w:rsidRPr="00682A30">
        <w:rPr>
          <w:rFonts w:ascii="Cambria" w:eastAsiaTheme="minorEastAsia" w:hAnsi="Cambria"/>
        </w:rPr>
        <w:t>e</w:t>
      </w:r>
      <w:r w:rsidR="004B1281">
        <w:rPr>
          <w:rFonts w:ascii="Cambria" w:eastAsiaTheme="minorEastAsia" w:hAnsi="Cambria"/>
        </w:rPr>
        <w:t xml:space="preserve"> use</w:t>
      </w:r>
      <w:r w:rsidR="000A3652">
        <w:rPr>
          <w:rFonts w:ascii="Cambria" w:eastAsiaTheme="minorEastAsia" w:hAnsi="Cambria"/>
        </w:rPr>
        <w:t>d</w:t>
      </w:r>
      <w:r w:rsidRPr="00682A30">
        <w:rPr>
          <w:rFonts w:ascii="Cambria" w:eastAsiaTheme="minorEastAsia" w:hAnsi="Cambria"/>
        </w:rPr>
        <w:t xml:space="preserve"> </w:t>
      </w:r>
      <m:oMath>
        <m:r>
          <w:rPr>
            <w:rFonts w:ascii="Cambria Math" w:eastAsiaTheme="minorEastAsia" w:hAnsi="Cambria Math"/>
          </w:rPr>
          <m:t>S = 20</m:t>
        </m:r>
      </m:oMath>
      <w:r w:rsidRPr="00682A30">
        <w:rPr>
          <w:rFonts w:ascii="Cambria" w:eastAsiaTheme="minorEastAsia" w:hAnsi="Cambria"/>
        </w:rPr>
        <w:t xml:space="preserve"> random samples of external data </w:t>
      </w:r>
      <w:r w:rsidR="004B1281">
        <w:rPr>
          <w:rFonts w:ascii="Cambria" w:eastAsiaTheme="minorEastAsia" w:hAnsi="Cambria"/>
        </w:rPr>
        <w:t>with</w:t>
      </w:r>
      <w:r w:rsidR="004B1281" w:rsidRPr="00682A30">
        <w:rPr>
          <w:rFonts w:ascii="Cambria" w:eastAsiaTheme="minorEastAsia" w:hAnsi="Cambria"/>
        </w:rPr>
        <w:t xml:space="preserve"> </w:t>
      </w:r>
      <w:r w:rsidRPr="00682A30">
        <w:rPr>
          <w:rFonts w:ascii="Cambria" w:eastAsiaTheme="minorEastAsia" w:hAnsi="Cambria"/>
        </w:rPr>
        <w:t>ten values from each time series.</w:t>
      </w:r>
      <w:r w:rsidR="004B1281">
        <w:rPr>
          <w:rFonts w:ascii="Cambria" w:eastAsiaTheme="minorEastAsia" w:hAnsi="Cambria"/>
        </w:rPr>
        <w:t xml:space="preserve"> </w:t>
      </w:r>
      <w:r w:rsidR="00346491">
        <w:rPr>
          <w:rFonts w:ascii="Cambria" w:eastAsiaTheme="minorEastAsia" w:hAnsi="Cambria"/>
        </w:rPr>
        <w:t>The results show</w:t>
      </w:r>
      <w:r w:rsidR="00490610" w:rsidRPr="00682A30">
        <w:rPr>
          <w:rFonts w:ascii="Cambria" w:eastAsiaTheme="minorEastAsia" w:hAnsi="Cambria"/>
        </w:rPr>
        <w:t xml:space="preserve"> a</w:t>
      </w:r>
      <w:r w:rsidR="004B1281">
        <w:rPr>
          <w:rFonts w:ascii="Cambria" w:eastAsiaTheme="minorEastAsia" w:hAnsi="Cambria"/>
        </w:rPr>
        <w:t xml:space="preserve">n inverse </w:t>
      </w:r>
      <w:r w:rsidR="00490610" w:rsidRPr="00682A30">
        <w:rPr>
          <w:rFonts w:ascii="Cambria" w:eastAsiaTheme="minorEastAsia" w:hAnsi="Cambria"/>
        </w:rPr>
        <w:t>relationship between forecast accuracy and the strength of privacy protection. While strong differential privacy provides the lowest risk of identification</w:t>
      </w:r>
      <w:r w:rsidR="004B1281">
        <w:rPr>
          <w:rFonts w:ascii="Cambria" w:eastAsiaTheme="minorEastAsia" w:hAnsi="Cambria"/>
        </w:rPr>
        <w:t xml:space="preserve"> </w:t>
      </w:r>
      <w:commentRangeStart w:id="93"/>
      <w:r w:rsidR="004B1281">
        <w:rPr>
          <w:rFonts w:ascii="Cambria" w:eastAsiaTheme="minorEastAsia" w:hAnsi="Cambria"/>
        </w:rPr>
        <w:t>(</w:t>
      </w:r>
      <w:r w:rsidR="004D0579">
        <w:rPr>
          <w:rFonts w:ascii="Cambria" w:eastAsiaTheme="minorEastAsia" w:hAnsi="Cambria"/>
        </w:rPr>
        <w:t>1.85%),</w:t>
      </w:r>
      <w:r w:rsidR="00490610" w:rsidRPr="00682A30">
        <w:rPr>
          <w:rFonts w:ascii="Cambria" w:eastAsiaTheme="minorEastAsia" w:hAnsi="Cambria"/>
        </w:rPr>
        <w:t xml:space="preserve"> </w:t>
      </w:r>
      <w:commentRangeEnd w:id="93"/>
      <w:r w:rsidR="0085203D">
        <w:rPr>
          <w:rStyle w:val="CommentReference"/>
        </w:rPr>
        <w:commentReference w:id="93"/>
      </w:r>
      <w:r w:rsidR="00490610" w:rsidRPr="00682A30">
        <w:rPr>
          <w:rFonts w:ascii="Cambria" w:eastAsiaTheme="minorEastAsia" w:hAnsi="Cambria"/>
        </w:rPr>
        <w:t xml:space="preserve">it </w:t>
      </w:r>
      <w:r w:rsidR="004D0579">
        <w:rPr>
          <w:rFonts w:ascii="Cambria" w:eastAsiaTheme="minorEastAsia" w:hAnsi="Cambria"/>
        </w:rPr>
        <w:t>nearly quadruples (+383%)</w:t>
      </w:r>
      <w:r w:rsidR="00490610" w:rsidRPr="00682A30">
        <w:rPr>
          <w:rFonts w:ascii="Cambria" w:eastAsiaTheme="minorEastAsia" w:hAnsi="Cambria"/>
        </w:rPr>
        <w:t xml:space="preserve"> the average forecast </w:t>
      </w:r>
      <w:r>
        <w:rPr>
          <w:rFonts w:ascii="Cambria" w:eastAsiaTheme="minorEastAsia" w:hAnsi="Cambria"/>
        </w:rPr>
        <w:t>error</w:t>
      </w:r>
      <w:r w:rsidR="00490610" w:rsidRPr="00682A30">
        <w:rPr>
          <w:rFonts w:ascii="Cambria" w:eastAsiaTheme="minorEastAsia" w:hAnsi="Cambria"/>
        </w:rPr>
        <w:t xml:space="preserve"> relative to the original data</w:t>
      </w:r>
      <w:r w:rsidR="004B1281">
        <w:rPr>
          <w:rFonts w:ascii="Cambria" w:eastAsiaTheme="minorEastAsia" w:hAnsi="Cambria"/>
        </w:rPr>
        <w:t xml:space="preserve"> resulting in u</w:t>
      </w:r>
      <w:r w:rsidR="00490610">
        <w:rPr>
          <w:rFonts w:ascii="Cambria" w:eastAsiaTheme="minorEastAsia" w:hAnsi="Cambria"/>
        </w:rPr>
        <w:t>nusable forecasts</w:t>
      </w:r>
      <w:r w:rsidR="004D0579">
        <w:rPr>
          <w:rFonts w:ascii="Cambria" w:eastAsiaTheme="minorEastAsia" w:hAnsi="Cambria"/>
        </w:rPr>
        <w:t>.</w:t>
      </w:r>
      <w:r w:rsidR="00490610">
        <w:rPr>
          <w:rFonts w:ascii="Cambria" w:eastAsiaTheme="minorEastAsia" w:hAnsi="Cambria"/>
        </w:rPr>
        <w:t xml:space="preserve"> </w:t>
      </w:r>
      <w:r w:rsidR="004B1281">
        <w:rPr>
          <w:rFonts w:ascii="Cambria" w:eastAsiaTheme="minorEastAsia" w:hAnsi="Cambria"/>
        </w:rPr>
        <w:t>Under weak</w:t>
      </w:r>
      <w:r w:rsidR="00490610">
        <w:rPr>
          <w:rFonts w:ascii="Cambria" w:eastAsiaTheme="minorEastAsia" w:hAnsi="Cambria"/>
        </w:rPr>
        <w:t xml:space="preserve"> differential privacy with </w:t>
      </w:r>
      <m:oMath>
        <m:r>
          <m:rPr>
            <m:sty m:val="p"/>
          </m:rPr>
          <w:rPr>
            <w:rFonts w:ascii="Cambria Math" w:eastAsiaTheme="minorEastAsia" w:hAnsi="Cambria Math"/>
          </w:rPr>
          <m:t>ϵ</m:t>
        </m:r>
        <m:r>
          <w:rPr>
            <w:rFonts w:ascii="Cambria Math" w:eastAsiaTheme="minorEastAsia" w:hAnsi="Cambria Math"/>
          </w:rPr>
          <m:t>= 10</m:t>
        </m:r>
      </m:oMath>
      <w:r w:rsidR="00490610">
        <w:rPr>
          <w:rFonts w:ascii="Cambria" w:eastAsiaTheme="minorEastAsia" w:hAnsi="Cambria"/>
        </w:rPr>
        <w:t xml:space="preserve">, </w:t>
      </w:r>
      <w:r w:rsidR="006519E1">
        <w:rPr>
          <w:rFonts w:ascii="Cambria" w:eastAsiaTheme="minorEastAsia" w:hAnsi="Cambria"/>
        </w:rPr>
        <w:t xml:space="preserve">over </w:t>
      </w:r>
      <w:r w:rsidR="006D42C7">
        <w:rPr>
          <w:rFonts w:ascii="Cambria" w:eastAsiaTheme="minorEastAsia" w:hAnsi="Cambria"/>
        </w:rPr>
        <w:t>49</w:t>
      </w:r>
      <w:r w:rsidR="00490610">
        <w:rPr>
          <w:rFonts w:ascii="Cambria" w:eastAsiaTheme="minorEastAsia" w:hAnsi="Cambria"/>
        </w:rPr>
        <w:t>% of series are identified correctly on average</w:t>
      </w:r>
      <w:r w:rsidR="004B1281">
        <w:rPr>
          <w:rFonts w:ascii="Cambria" w:eastAsiaTheme="minorEastAsia" w:hAnsi="Cambria"/>
        </w:rPr>
        <w:t xml:space="preserve">, which </w:t>
      </w:r>
      <w:r w:rsidR="006D42C7">
        <w:rPr>
          <w:rFonts w:ascii="Cambria" w:eastAsiaTheme="minorEastAsia" w:hAnsi="Cambria"/>
        </w:rPr>
        <w:t xml:space="preserve">is </w:t>
      </w:r>
      <w:r w:rsidR="006519E1">
        <w:rPr>
          <w:rFonts w:ascii="Cambria" w:eastAsiaTheme="minorEastAsia" w:hAnsi="Cambria"/>
        </w:rPr>
        <w:t>poor identification disclosure risk</w:t>
      </w:r>
      <w:r w:rsidR="004B1281">
        <w:rPr>
          <w:rFonts w:ascii="Cambria" w:eastAsiaTheme="minorEastAsia" w:hAnsi="Cambria"/>
        </w:rPr>
        <w:t>.</w:t>
      </w:r>
      <w:r w:rsidR="006519E1">
        <w:rPr>
          <w:rFonts w:ascii="Cambria" w:eastAsiaTheme="minorEastAsia" w:hAnsi="Cambria"/>
        </w:rPr>
        <w:t xml:space="preserve"> </w:t>
      </w:r>
    </w:p>
    <w:p w14:paraId="2FC39376" w14:textId="389FDE7A" w:rsidR="006519E1" w:rsidRDefault="00490610" w:rsidP="00490610">
      <w:pPr>
        <w:rPr>
          <w:rFonts w:ascii="Cambria" w:eastAsiaTheme="minorEastAsia" w:hAnsi="Cambria"/>
        </w:rPr>
      </w:pPr>
      <w:r>
        <w:rPr>
          <w:rFonts w:ascii="Cambria" w:eastAsiaTheme="minorEastAsia" w:hAnsi="Cambria"/>
        </w:rPr>
        <w:t xml:space="preserve">Protection against identification disclosure is better under additive noise with </w:t>
      </w:r>
      <m:oMath>
        <m:r>
          <w:rPr>
            <w:rFonts w:ascii="Cambria Math" w:eastAsiaTheme="minorEastAsia" w:hAnsi="Cambria Math"/>
          </w:rPr>
          <m:t>s = 1</m:t>
        </m:r>
      </m:oMath>
      <w:r>
        <w:rPr>
          <w:rFonts w:ascii="Cambria" w:eastAsiaTheme="minorEastAsia" w:hAnsi="Cambria"/>
        </w:rPr>
        <w:t xml:space="preserve"> </w:t>
      </w:r>
      <w:r w:rsidR="004B1281">
        <w:rPr>
          <w:rFonts w:ascii="Cambria" w:eastAsiaTheme="minorEastAsia" w:hAnsi="Cambria"/>
        </w:rPr>
        <w:t xml:space="preserve">where </w:t>
      </w:r>
      <w:r>
        <w:rPr>
          <w:rFonts w:ascii="Cambria" w:eastAsiaTheme="minorEastAsia" w:hAnsi="Cambria"/>
        </w:rPr>
        <w:t>22</w:t>
      </w:r>
      <w:r w:rsidR="006519E1">
        <w:rPr>
          <w:rFonts w:ascii="Cambria" w:eastAsiaTheme="minorEastAsia" w:hAnsi="Cambria"/>
        </w:rPr>
        <w:t>.5</w:t>
      </w:r>
      <w:r>
        <w:rPr>
          <w:rFonts w:ascii="Cambria" w:eastAsiaTheme="minorEastAsia" w:hAnsi="Cambria"/>
        </w:rPr>
        <w:t xml:space="preserve">% of series are correctly identified on average. </w:t>
      </w:r>
      <w:r w:rsidR="00D7648E">
        <w:rPr>
          <w:rFonts w:ascii="Cambria" w:eastAsiaTheme="minorEastAsia" w:hAnsi="Cambria"/>
        </w:rPr>
        <w:t>However</w:t>
      </w:r>
      <w:r>
        <w:rPr>
          <w:rFonts w:ascii="Cambria" w:eastAsiaTheme="minorEastAsia" w:hAnsi="Cambria"/>
        </w:rPr>
        <w:t xml:space="preserve">, this comes at </w:t>
      </w:r>
      <w:r w:rsidR="00D7648E">
        <w:rPr>
          <w:rFonts w:ascii="Cambria" w:eastAsiaTheme="minorEastAsia" w:hAnsi="Cambria"/>
        </w:rPr>
        <w:t>a</w:t>
      </w:r>
      <w:r>
        <w:rPr>
          <w:rFonts w:ascii="Cambria" w:eastAsiaTheme="minorEastAsia" w:hAnsi="Cambria"/>
        </w:rPr>
        <w:t xml:space="preserve"> cost </w:t>
      </w:r>
      <w:proofErr w:type="gramStart"/>
      <w:r>
        <w:rPr>
          <w:rFonts w:ascii="Cambria" w:eastAsiaTheme="minorEastAsia" w:hAnsi="Cambria"/>
        </w:rPr>
        <w:t>to</w:t>
      </w:r>
      <w:proofErr w:type="gramEnd"/>
      <w:r>
        <w:rPr>
          <w:rFonts w:ascii="Cambria" w:eastAsiaTheme="minorEastAsia" w:hAnsi="Cambria"/>
        </w:rPr>
        <w:t xml:space="preserve"> forecast accuracy, which </w:t>
      </w:r>
      <w:r w:rsidR="006519E1">
        <w:rPr>
          <w:rFonts w:ascii="Cambria" w:eastAsiaTheme="minorEastAsia" w:hAnsi="Cambria"/>
        </w:rPr>
        <w:t>degrades</w:t>
      </w:r>
      <w:r w:rsidR="004B1281">
        <w:rPr>
          <w:rFonts w:ascii="Cambria" w:eastAsiaTheme="minorEastAsia" w:hAnsi="Cambria"/>
        </w:rPr>
        <w:t xml:space="preserve"> by</w:t>
      </w:r>
      <w:r>
        <w:rPr>
          <w:rFonts w:ascii="Cambria" w:eastAsiaTheme="minorEastAsia" w:hAnsi="Cambria"/>
        </w:rPr>
        <w:t xml:space="preserve"> nearly 45%. </w:t>
      </w:r>
    </w:p>
    <w:p w14:paraId="7BDE158D" w14:textId="77777777" w:rsidR="006519E1" w:rsidRDefault="006519E1" w:rsidP="00490610">
      <w:pPr>
        <w:rPr>
          <w:rFonts w:ascii="Cambria" w:eastAsiaTheme="minorEastAsia" w:hAnsi="Cambria"/>
        </w:rPr>
      </w:pPr>
    </w:p>
    <w:p w14:paraId="0AA27044" w14:textId="0663DE27" w:rsidR="009846A6" w:rsidRDefault="00490610" w:rsidP="00490610">
      <w:pPr>
        <w:rPr>
          <w:rFonts w:ascii="Cambria" w:eastAsiaTheme="minorEastAsia" w:hAnsi="Cambria"/>
        </w:rPr>
      </w:pPr>
      <w:r>
        <w:rPr>
          <w:rFonts w:ascii="Cambria" w:eastAsiaTheme="minorEastAsia" w:hAnsi="Cambria"/>
        </w:rPr>
        <w:t xml:space="preserve">Standard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with </w:t>
      </w:r>
      <w:r>
        <w:rPr>
          <w:rFonts w:ascii="Cambria" w:eastAsiaTheme="minorEastAsia" w:hAnsi="Cambria"/>
          <w:i/>
          <w:iCs/>
        </w:rPr>
        <w:t>k</w:t>
      </w:r>
      <w:r>
        <w:rPr>
          <w:rFonts w:ascii="Cambria" w:eastAsiaTheme="minorEastAsia" w:hAnsi="Cambria"/>
        </w:rPr>
        <w:t xml:space="preserve"> = 3 offers</w:t>
      </w:r>
      <w:r w:rsidR="00D7648E">
        <w:rPr>
          <w:rFonts w:ascii="Cambria" w:eastAsiaTheme="minorEastAsia" w:hAnsi="Cambria"/>
        </w:rPr>
        <w:t xml:space="preserve"> </w:t>
      </w:r>
      <w:r w:rsidR="004B1281">
        <w:rPr>
          <w:rFonts w:ascii="Cambria" w:eastAsiaTheme="minorEastAsia" w:hAnsi="Cambria"/>
        </w:rPr>
        <w:t>a</w:t>
      </w:r>
      <w:r w:rsidR="006519E1">
        <w:rPr>
          <w:rFonts w:ascii="Cambria" w:eastAsiaTheme="minorEastAsia" w:hAnsi="Cambria"/>
        </w:rPr>
        <w:t xml:space="preserve"> good</w:t>
      </w:r>
      <w:r w:rsidR="004B1281">
        <w:rPr>
          <w:rFonts w:ascii="Cambria" w:eastAsiaTheme="minorEastAsia" w:hAnsi="Cambria"/>
        </w:rPr>
        <w:t xml:space="preserve"> identification disclosure risk</w:t>
      </w:r>
      <w:r w:rsidR="00D7648E">
        <w:rPr>
          <w:rFonts w:ascii="Cambria" w:eastAsiaTheme="minorEastAsia" w:hAnsi="Cambria"/>
        </w:rPr>
        <w:t xml:space="preserve"> </w:t>
      </w:r>
      <w:r w:rsidR="006519E1">
        <w:rPr>
          <w:rFonts w:ascii="Cambria" w:eastAsiaTheme="minorEastAsia" w:hAnsi="Cambria"/>
        </w:rPr>
        <w:t>of 2.1%, but forecast accuracy degrades to 39.6%</w:t>
      </w:r>
      <w:r w:rsidR="00D7648E">
        <w:rPr>
          <w:rFonts w:ascii="Cambria" w:eastAsiaTheme="minorEastAsia" w:hAnsi="Cambria"/>
        </w:rPr>
        <w:t xml:space="preserve">. </w:t>
      </w:r>
      <w:r w:rsidR="00BA3E30">
        <w:rPr>
          <w:rFonts w:ascii="Cambria" w:eastAsiaTheme="minorEastAsia" w:hAnsi="Cambria"/>
        </w:rPr>
        <w:t>Our</w:t>
      </w:r>
      <w:r w:rsidR="004B1281">
        <w:rPr>
          <w:rFonts w:ascii="Cambria" w:eastAsiaTheme="minorEastAsia" w:hAnsi="Cambria"/>
        </w:rPr>
        <w:t xml:space="preserve"> proposed method of </w:t>
      </w:r>
      <w:r w:rsidR="0087426B">
        <w:rPr>
          <w:rFonts w:ascii="Cambria" w:eastAsiaTheme="minorEastAsia" w:hAnsi="Cambria"/>
          <w:i/>
          <w:iCs/>
        </w:rPr>
        <w:t>k-</w:t>
      </w:r>
      <w:proofErr w:type="spellStart"/>
      <w:r w:rsidR="0087426B">
        <w:rPr>
          <w:rFonts w:ascii="Cambria" w:eastAsiaTheme="minorEastAsia" w:hAnsi="Cambria"/>
        </w:rPr>
        <w:t>nTS</w:t>
      </w:r>
      <w:proofErr w:type="spellEnd"/>
      <w:r w:rsidR="0087426B">
        <w:rPr>
          <w:rFonts w:ascii="Cambria" w:eastAsiaTheme="minorEastAsia" w:hAnsi="Cambria"/>
        </w:rPr>
        <w:t xml:space="preserve">+ </w:t>
      </w:r>
      <w:r w:rsidR="004B1281">
        <w:rPr>
          <w:rFonts w:ascii="Cambria" w:eastAsiaTheme="minorEastAsia" w:hAnsi="Cambria"/>
        </w:rPr>
        <w:t xml:space="preserve">swapping </w:t>
      </w:r>
      <w:r w:rsidR="0087426B">
        <w:rPr>
          <w:rFonts w:ascii="Cambria" w:eastAsiaTheme="minorEastAsia" w:hAnsi="Cambria"/>
        </w:rPr>
        <w:t xml:space="preserve">with </w:t>
      </w:r>
      <m:oMath>
        <m:r>
          <w:rPr>
            <w:rFonts w:ascii="Cambria Math" w:eastAsiaTheme="minorEastAsia" w:hAnsi="Cambria Math"/>
          </w:rPr>
          <m:t>k = 3</m:t>
        </m:r>
      </m:oMath>
      <w:r w:rsidR="0087426B">
        <w:rPr>
          <w:rFonts w:ascii="Cambria" w:eastAsiaTheme="minorEastAsia" w:hAnsi="Cambria"/>
        </w:rPr>
        <w:t xml:space="preserve"> offers similar levels of protection against reidentification (3.</w:t>
      </w:r>
      <w:r w:rsidR="00BA3E30">
        <w:rPr>
          <w:rFonts w:ascii="Cambria" w:eastAsiaTheme="minorEastAsia" w:hAnsi="Cambria"/>
        </w:rPr>
        <w:t>3</w:t>
      </w:r>
      <w:r w:rsidR="0087426B">
        <w:rPr>
          <w:rFonts w:ascii="Cambria" w:eastAsiaTheme="minorEastAsia" w:hAnsi="Cambria"/>
        </w:rPr>
        <w:t>%) with a reduction in forecast accuracy of only 1</w:t>
      </w:r>
      <w:r w:rsidR="00BA3E30">
        <w:rPr>
          <w:rFonts w:ascii="Cambria" w:eastAsiaTheme="minorEastAsia" w:hAnsi="Cambria"/>
        </w:rPr>
        <w:t xml:space="preserve">3.9%. Part of this improvement in forecast accuracy at a minimal tradeoff to identification disclosure risk is due to the incorporation of the accuracy feedback loop for time series features. </w:t>
      </w:r>
      <w:r w:rsidR="004B1281">
        <w:rPr>
          <w:rFonts w:ascii="Cambria" w:eastAsiaTheme="minorEastAsia" w:hAnsi="Cambria"/>
        </w:rPr>
        <w:t xml:space="preserve"> Thus, we recommend </w:t>
      </w:r>
      <w:commentRangeStart w:id="94"/>
      <w:r w:rsidR="004B1281">
        <w:rPr>
          <w:rFonts w:ascii="Cambria" w:eastAsiaTheme="minorEastAsia" w:hAnsi="Cambria"/>
        </w:rPr>
        <w:t xml:space="preserve">data owners </w:t>
      </w:r>
      <w:commentRangeEnd w:id="94"/>
      <w:r w:rsidR="004B1281">
        <w:rPr>
          <w:rStyle w:val="CommentReference"/>
        </w:rPr>
        <w:commentReference w:id="94"/>
      </w:r>
      <w:r w:rsidR="004B1281">
        <w:rPr>
          <w:rFonts w:ascii="Cambria" w:eastAsiaTheme="minorEastAsia" w:hAnsi="Cambria"/>
        </w:rPr>
        <w:t>to use our k-</w:t>
      </w:r>
      <w:proofErr w:type="spellStart"/>
      <w:r w:rsidR="004B1281">
        <w:rPr>
          <w:rFonts w:ascii="Cambria" w:eastAsiaTheme="minorEastAsia" w:hAnsi="Cambria"/>
        </w:rPr>
        <w:t>nTS</w:t>
      </w:r>
      <w:proofErr w:type="spellEnd"/>
      <w:r w:rsidR="004B1281">
        <w:rPr>
          <w:rFonts w:ascii="Cambria" w:eastAsiaTheme="minorEastAsia" w:hAnsi="Cambria"/>
        </w:rPr>
        <w:t xml:space="preserve">+ swapping method </w:t>
      </w:r>
      <w:r w:rsidR="00BA3E30">
        <w:rPr>
          <w:rFonts w:ascii="Cambria" w:eastAsiaTheme="minorEastAsia" w:hAnsi="Cambria"/>
        </w:rPr>
        <w:t xml:space="preserve">(k=3) </w:t>
      </w:r>
      <w:r w:rsidR="004B1281">
        <w:rPr>
          <w:rFonts w:ascii="Cambria" w:eastAsiaTheme="minorEastAsia" w:hAnsi="Cambria"/>
        </w:rPr>
        <w:t xml:space="preserve">with the relevant time series features to balance the tradeoff between privacy and </w:t>
      </w:r>
      <w:proofErr w:type="spellStart"/>
      <w:r w:rsidR="004B1281">
        <w:rPr>
          <w:rFonts w:ascii="Cambria" w:eastAsiaTheme="minorEastAsia" w:hAnsi="Cambria"/>
        </w:rPr>
        <w:t>and</w:t>
      </w:r>
      <w:proofErr w:type="spellEnd"/>
      <w:r w:rsidR="004B1281">
        <w:rPr>
          <w:rFonts w:ascii="Cambria" w:eastAsiaTheme="minorEastAsia" w:hAnsi="Cambria"/>
        </w:rPr>
        <w:t xml:space="preserve"> forecast accuracy.</w:t>
      </w:r>
    </w:p>
    <w:p w14:paraId="793163AE" w14:textId="7FB97596" w:rsidR="00402BB6" w:rsidRDefault="00402BB6" w:rsidP="00D76DF4">
      <w:pPr>
        <w:rPr>
          <w:rFonts w:ascii="Cambria" w:eastAsiaTheme="minorEastAsia" w:hAnsi="Cambria"/>
        </w:rPr>
      </w:pPr>
    </w:p>
    <w:p w14:paraId="6A595F24" w14:textId="77777777" w:rsidR="00490610" w:rsidRPr="00490610" w:rsidRDefault="00490610" w:rsidP="00490610">
      <w:pPr>
        <w:rPr>
          <w:rFonts w:ascii="Cambria" w:eastAsiaTheme="minorEastAsia" w:hAnsi="Cambria"/>
        </w:rPr>
      </w:pPr>
    </w:p>
    <w:tbl>
      <w:tblPr>
        <w:tblStyle w:val="TableGrid"/>
        <w:tblpPr w:leftFromText="180" w:rightFromText="180" w:vertAnchor="page" w:horzAnchor="margin" w:tblpY="1441"/>
        <w:tblW w:w="5640" w:type="dxa"/>
        <w:tblLook w:val="04A0" w:firstRow="1" w:lastRow="0" w:firstColumn="1" w:lastColumn="0" w:noHBand="0" w:noVBand="1"/>
      </w:tblPr>
      <w:tblGrid>
        <w:gridCol w:w="940"/>
        <w:gridCol w:w="940"/>
        <w:gridCol w:w="940"/>
        <w:gridCol w:w="940"/>
        <w:gridCol w:w="940"/>
        <w:gridCol w:w="940"/>
      </w:tblGrid>
      <w:tr w:rsidR="003346BC" w:rsidRPr="0053699F" w14:paraId="7DD1DB41" w14:textId="3A66CA93" w:rsidTr="00463B45">
        <w:trPr>
          <w:cantSplit/>
          <w:trHeight w:val="980"/>
        </w:trPr>
        <w:tc>
          <w:tcPr>
            <w:tcW w:w="940" w:type="dxa"/>
            <w:vMerge w:val="restart"/>
            <w:textDirection w:val="btLr"/>
          </w:tcPr>
          <w:p w14:paraId="2B8DD19A" w14:textId="77777777" w:rsidR="003346BC" w:rsidRPr="007977DF" w:rsidRDefault="003346BC" w:rsidP="00F675C9">
            <w:pPr>
              <w:ind w:left="113" w:right="113"/>
              <w:jc w:val="center"/>
              <w:rPr>
                <w:rFonts w:ascii="Cambria" w:eastAsiaTheme="minorEastAsia" w:hAnsi="Cambria"/>
                <w:b/>
                <w:bCs/>
                <w:sz w:val="16"/>
                <w:szCs w:val="16"/>
              </w:rPr>
            </w:pPr>
            <w:commentRangeStart w:id="95"/>
            <w:r w:rsidRPr="007977DF">
              <w:rPr>
                <w:rFonts w:ascii="Cambria" w:eastAsiaTheme="minorEastAsia" w:hAnsi="Cambria"/>
                <w:b/>
                <w:bCs/>
                <w:sz w:val="16"/>
                <w:szCs w:val="16"/>
              </w:rPr>
              <w:lastRenderedPageBreak/>
              <w:t>Privacy Method</w:t>
            </w:r>
          </w:p>
        </w:tc>
        <w:tc>
          <w:tcPr>
            <w:tcW w:w="940" w:type="dxa"/>
            <w:vMerge w:val="restart"/>
            <w:textDirection w:val="btLr"/>
          </w:tcPr>
          <w:p w14:paraId="7AAECBA5" w14:textId="77777777" w:rsidR="003346BC" w:rsidRPr="00BD5A1B" w:rsidRDefault="003346BC" w:rsidP="00F675C9">
            <w:pPr>
              <w:ind w:left="113" w:right="113"/>
              <w:jc w:val="center"/>
              <w:rPr>
                <w:rFonts w:ascii="Cambria" w:eastAsiaTheme="minorEastAsia" w:hAnsi="Cambria"/>
                <w:b/>
                <w:bCs/>
                <w:sz w:val="16"/>
                <w:szCs w:val="16"/>
              </w:rPr>
            </w:pPr>
            <w:r>
              <w:rPr>
                <w:rFonts w:ascii="Cambria" w:eastAsiaTheme="minorEastAsia" w:hAnsi="Cambria"/>
                <w:b/>
                <w:bCs/>
                <w:i/>
                <w:iCs/>
                <w:sz w:val="16"/>
                <w:szCs w:val="16"/>
              </w:rPr>
              <w:t>k</w:t>
            </w:r>
            <w:r>
              <w:rPr>
                <w:rFonts w:ascii="Cambria" w:eastAsiaTheme="minorEastAsia" w:hAnsi="Cambria"/>
                <w:b/>
                <w:bCs/>
                <w:sz w:val="16"/>
                <w:szCs w:val="16"/>
              </w:rPr>
              <w:t>-</w:t>
            </w:r>
            <w:proofErr w:type="spellStart"/>
            <w:r>
              <w:rPr>
                <w:rFonts w:ascii="Cambria" w:eastAsiaTheme="minorEastAsia" w:hAnsi="Cambria"/>
                <w:b/>
                <w:bCs/>
                <w:sz w:val="16"/>
                <w:szCs w:val="16"/>
              </w:rPr>
              <w:t>nTS</w:t>
            </w:r>
            <w:proofErr w:type="spellEnd"/>
            <w:r>
              <w:rPr>
                <w:rFonts w:ascii="Cambria" w:eastAsiaTheme="minorEastAsia" w:hAnsi="Cambria"/>
                <w:b/>
                <w:bCs/>
                <w:sz w:val="16"/>
                <w:szCs w:val="16"/>
              </w:rPr>
              <w:t>+</w:t>
            </w:r>
          </w:p>
        </w:tc>
        <w:tc>
          <w:tcPr>
            <w:tcW w:w="940" w:type="dxa"/>
            <w:textDirection w:val="btLr"/>
          </w:tcPr>
          <w:p w14:paraId="1EC77CD1"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15</w:t>
            </w:r>
          </w:p>
        </w:tc>
        <w:tc>
          <w:tcPr>
            <w:tcW w:w="940" w:type="dxa"/>
            <w:textDirection w:val="btLr"/>
          </w:tcPr>
          <w:p w14:paraId="660C2BC6" w14:textId="086905D7" w:rsidR="003346BC" w:rsidRPr="007977DF" w:rsidRDefault="007C182C" w:rsidP="00F675C9">
            <w:pPr>
              <w:ind w:left="113" w:right="113"/>
              <w:rPr>
                <w:rFonts w:ascii="Cambria" w:eastAsiaTheme="minorEastAsia" w:hAnsi="Cambria"/>
                <w:sz w:val="16"/>
                <w:szCs w:val="16"/>
              </w:rPr>
            </w:pPr>
            <w:r>
              <w:rPr>
                <w:rFonts w:ascii="Cambria" w:eastAsiaTheme="minorEastAsia" w:hAnsi="Cambria"/>
                <w:sz w:val="16"/>
                <w:szCs w:val="16"/>
              </w:rPr>
              <w:t>2.73</w:t>
            </w:r>
            <w:r w:rsidR="006E5EF1">
              <w:rPr>
                <w:rFonts w:ascii="Cambria" w:eastAsiaTheme="minorEastAsia" w:hAnsi="Cambria"/>
                <w:sz w:val="16"/>
                <w:szCs w:val="16"/>
              </w:rPr>
              <w:t>%</w:t>
            </w:r>
          </w:p>
        </w:tc>
        <w:tc>
          <w:tcPr>
            <w:tcW w:w="940" w:type="dxa"/>
            <w:textDirection w:val="btLr"/>
          </w:tcPr>
          <w:p w14:paraId="282460F1"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8</w:t>
            </w:r>
            <w:r w:rsidR="00B86163">
              <w:rPr>
                <w:rFonts w:ascii="Cambria" w:eastAsiaTheme="minorEastAsia" w:hAnsi="Cambria"/>
                <w:sz w:val="16"/>
                <w:szCs w:val="16"/>
              </w:rPr>
              <w:t>39.78</w:t>
            </w:r>
          </w:p>
          <w:p w14:paraId="7BF84090" w14:textId="1CFEA8DE" w:rsidR="00463B45" w:rsidRPr="007977DF" w:rsidRDefault="00463B45" w:rsidP="00F675C9">
            <w:pPr>
              <w:ind w:left="113" w:right="113"/>
              <w:rPr>
                <w:rFonts w:ascii="Cambria" w:eastAsiaTheme="minorEastAsia" w:hAnsi="Cambria"/>
                <w:sz w:val="16"/>
                <w:szCs w:val="16"/>
              </w:rPr>
            </w:pPr>
            <w:r>
              <w:rPr>
                <w:rFonts w:ascii="Cambria" w:eastAsiaTheme="minorEastAsia" w:hAnsi="Cambria"/>
                <w:sz w:val="16"/>
                <w:szCs w:val="16"/>
              </w:rPr>
              <w:t>(+22.47%)</w:t>
            </w:r>
          </w:p>
        </w:tc>
        <w:tc>
          <w:tcPr>
            <w:tcW w:w="940" w:type="dxa"/>
            <w:textDirection w:val="btLr"/>
          </w:tcPr>
          <w:p w14:paraId="14763AA1" w14:textId="0630BD02" w:rsidR="003346BC" w:rsidRDefault="00A95D10" w:rsidP="00F675C9">
            <w:pPr>
              <w:ind w:left="113" w:right="113"/>
              <w:rPr>
                <w:rFonts w:ascii="Cambria" w:eastAsiaTheme="minorEastAsia" w:hAnsi="Cambria"/>
                <w:sz w:val="16"/>
                <w:szCs w:val="16"/>
              </w:rPr>
            </w:pPr>
            <w:r>
              <w:rPr>
                <w:rFonts w:ascii="Cambria" w:eastAsiaTheme="minorEastAsia" w:hAnsi="Cambria"/>
                <w:sz w:val="16"/>
                <w:szCs w:val="16"/>
              </w:rPr>
              <w:t>90</w:t>
            </w:r>
          </w:p>
        </w:tc>
      </w:tr>
      <w:tr w:rsidR="003346BC" w:rsidRPr="0053699F" w14:paraId="10756B69" w14:textId="16B3E212" w:rsidTr="00463B45">
        <w:trPr>
          <w:cantSplit/>
          <w:trHeight w:val="1025"/>
        </w:trPr>
        <w:tc>
          <w:tcPr>
            <w:tcW w:w="940" w:type="dxa"/>
            <w:vMerge/>
            <w:textDirection w:val="btLr"/>
          </w:tcPr>
          <w:p w14:paraId="76D5520F" w14:textId="77777777" w:rsidR="003346BC" w:rsidRPr="007977DF" w:rsidRDefault="003346BC" w:rsidP="00F675C9">
            <w:pPr>
              <w:ind w:left="113" w:right="113"/>
              <w:jc w:val="center"/>
              <w:rPr>
                <w:rFonts w:ascii="Cambria" w:eastAsiaTheme="minorEastAsia" w:hAnsi="Cambria"/>
                <w:b/>
                <w:bCs/>
                <w:sz w:val="16"/>
                <w:szCs w:val="16"/>
              </w:rPr>
            </w:pPr>
          </w:p>
        </w:tc>
        <w:tc>
          <w:tcPr>
            <w:tcW w:w="940" w:type="dxa"/>
            <w:vMerge/>
            <w:textDirection w:val="btLr"/>
          </w:tcPr>
          <w:p w14:paraId="70B9F69E" w14:textId="77777777" w:rsidR="003346BC" w:rsidRPr="007977DF" w:rsidRDefault="003346BC" w:rsidP="00F675C9">
            <w:pPr>
              <w:ind w:left="113" w:right="113"/>
              <w:jc w:val="center"/>
              <w:rPr>
                <w:rFonts w:ascii="Cambria" w:eastAsiaTheme="minorEastAsia" w:hAnsi="Cambria"/>
                <w:b/>
                <w:bCs/>
                <w:i/>
                <w:iCs/>
                <w:sz w:val="16"/>
                <w:szCs w:val="16"/>
              </w:rPr>
            </w:pPr>
          </w:p>
        </w:tc>
        <w:tc>
          <w:tcPr>
            <w:tcW w:w="940" w:type="dxa"/>
            <w:textDirection w:val="btLr"/>
          </w:tcPr>
          <w:p w14:paraId="2936FE44"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7</w:t>
            </w:r>
          </w:p>
        </w:tc>
        <w:tc>
          <w:tcPr>
            <w:tcW w:w="940" w:type="dxa"/>
            <w:textDirection w:val="btLr"/>
          </w:tcPr>
          <w:p w14:paraId="3DC53BB6" w14:textId="6FC8E0E8" w:rsidR="003346BC" w:rsidRPr="007977DF" w:rsidRDefault="003346BC" w:rsidP="00F675C9">
            <w:pPr>
              <w:ind w:left="113" w:right="113"/>
              <w:rPr>
                <w:rFonts w:ascii="Cambria" w:eastAsiaTheme="minorEastAsia" w:hAnsi="Cambria"/>
                <w:sz w:val="16"/>
                <w:szCs w:val="16"/>
              </w:rPr>
            </w:pPr>
            <w:r>
              <w:rPr>
                <w:rFonts w:ascii="Cambria" w:eastAsiaTheme="minorEastAsia" w:hAnsi="Cambria"/>
                <w:sz w:val="16"/>
                <w:szCs w:val="16"/>
              </w:rPr>
              <w:t>3.5</w:t>
            </w:r>
            <w:r w:rsidR="007C182C">
              <w:rPr>
                <w:rFonts w:ascii="Cambria" w:eastAsiaTheme="minorEastAsia" w:hAnsi="Cambria"/>
                <w:sz w:val="16"/>
                <w:szCs w:val="16"/>
              </w:rPr>
              <w:t>0</w:t>
            </w:r>
            <w:r w:rsidR="006E5EF1">
              <w:rPr>
                <w:rFonts w:ascii="Cambria" w:eastAsiaTheme="minorEastAsia" w:hAnsi="Cambria"/>
                <w:sz w:val="16"/>
                <w:szCs w:val="16"/>
              </w:rPr>
              <w:t>%</w:t>
            </w:r>
          </w:p>
        </w:tc>
        <w:tc>
          <w:tcPr>
            <w:tcW w:w="940" w:type="dxa"/>
            <w:textDirection w:val="btLr"/>
          </w:tcPr>
          <w:p w14:paraId="2A0C4318" w14:textId="77777777" w:rsidR="003346BC" w:rsidRDefault="00B86163" w:rsidP="00F675C9">
            <w:pPr>
              <w:ind w:left="113" w:right="113"/>
              <w:rPr>
                <w:rFonts w:ascii="Cambria" w:eastAsiaTheme="minorEastAsia" w:hAnsi="Cambria"/>
                <w:sz w:val="16"/>
                <w:szCs w:val="16"/>
              </w:rPr>
            </w:pPr>
            <w:r>
              <w:rPr>
                <w:rFonts w:ascii="Cambria" w:eastAsiaTheme="minorEastAsia" w:hAnsi="Cambria"/>
                <w:sz w:val="16"/>
                <w:szCs w:val="16"/>
              </w:rPr>
              <w:t>822.26</w:t>
            </w:r>
          </w:p>
          <w:p w14:paraId="52909A1F" w14:textId="2464866E" w:rsidR="00463B45" w:rsidRPr="007977DF" w:rsidRDefault="00463B45" w:rsidP="00F675C9">
            <w:pPr>
              <w:ind w:left="113" w:right="113"/>
              <w:rPr>
                <w:rFonts w:ascii="Cambria" w:eastAsiaTheme="minorEastAsia" w:hAnsi="Cambria"/>
                <w:sz w:val="16"/>
                <w:szCs w:val="16"/>
              </w:rPr>
            </w:pPr>
            <w:r>
              <w:rPr>
                <w:rFonts w:ascii="Cambria" w:eastAsiaTheme="minorEastAsia" w:hAnsi="Cambria"/>
                <w:sz w:val="16"/>
                <w:szCs w:val="16"/>
              </w:rPr>
              <w:t>(+19.91%)</w:t>
            </w:r>
          </w:p>
        </w:tc>
        <w:tc>
          <w:tcPr>
            <w:tcW w:w="940" w:type="dxa"/>
            <w:textDirection w:val="btLr"/>
          </w:tcPr>
          <w:p w14:paraId="0DF48D21" w14:textId="6A49D245" w:rsidR="003346BC" w:rsidRDefault="00A95D10" w:rsidP="00F675C9">
            <w:pPr>
              <w:ind w:left="113" w:right="113"/>
              <w:rPr>
                <w:rFonts w:ascii="Cambria" w:eastAsiaTheme="minorEastAsia" w:hAnsi="Cambria"/>
                <w:sz w:val="16"/>
                <w:szCs w:val="16"/>
              </w:rPr>
            </w:pPr>
            <w:r>
              <w:rPr>
                <w:rFonts w:ascii="Cambria" w:eastAsiaTheme="minorEastAsia" w:hAnsi="Cambria"/>
                <w:sz w:val="16"/>
                <w:szCs w:val="16"/>
              </w:rPr>
              <w:t>82</w:t>
            </w:r>
          </w:p>
        </w:tc>
      </w:tr>
      <w:tr w:rsidR="003346BC" w:rsidRPr="0053699F" w14:paraId="23892833" w14:textId="79D6F47D" w:rsidTr="00463B45">
        <w:trPr>
          <w:cantSplit/>
          <w:trHeight w:val="971"/>
        </w:trPr>
        <w:tc>
          <w:tcPr>
            <w:tcW w:w="940" w:type="dxa"/>
            <w:vMerge/>
            <w:textDirection w:val="btLr"/>
          </w:tcPr>
          <w:p w14:paraId="03A64DF3" w14:textId="77777777" w:rsidR="003346BC" w:rsidRPr="007977DF" w:rsidRDefault="003346BC" w:rsidP="00F675C9">
            <w:pPr>
              <w:ind w:left="113" w:right="113"/>
              <w:jc w:val="center"/>
              <w:rPr>
                <w:rFonts w:ascii="Cambria" w:eastAsiaTheme="minorEastAsia" w:hAnsi="Cambria"/>
                <w:b/>
                <w:bCs/>
                <w:sz w:val="16"/>
                <w:szCs w:val="16"/>
              </w:rPr>
            </w:pPr>
          </w:p>
        </w:tc>
        <w:tc>
          <w:tcPr>
            <w:tcW w:w="940" w:type="dxa"/>
            <w:vMerge/>
            <w:textDirection w:val="btLr"/>
          </w:tcPr>
          <w:p w14:paraId="1E091C9A" w14:textId="77777777" w:rsidR="003346BC" w:rsidRPr="007977DF" w:rsidRDefault="003346BC" w:rsidP="00F675C9">
            <w:pPr>
              <w:ind w:left="113" w:right="113"/>
              <w:jc w:val="center"/>
              <w:rPr>
                <w:rFonts w:ascii="Cambria" w:eastAsiaTheme="minorEastAsia" w:hAnsi="Cambria"/>
                <w:b/>
                <w:bCs/>
                <w:i/>
                <w:iCs/>
                <w:sz w:val="16"/>
                <w:szCs w:val="16"/>
              </w:rPr>
            </w:pPr>
          </w:p>
        </w:tc>
        <w:tc>
          <w:tcPr>
            <w:tcW w:w="940" w:type="dxa"/>
            <w:textDirection w:val="btLr"/>
          </w:tcPr>
          <w:p w14:paraId="5E9AF1B2"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3</w:t>
            </w:r>
          </w:p>
        </w:tc>
        <w:tc>
          <w:tcPr>
            <w:tcW w:w="940" w:type="dxa"/>
            <w:textDirection w:val="btLr"/>
          </w:tcPr>
          <w:p w14:paraId="79372AE1" w14:textId="41B8F62D" w:rsidR="003346BC" w:rsidRPr="007977DF" w:rsidRDefault="007C182C" w:rsidP="00F675C9">
            <w:pPr>
              <w:ind w:left="113" w:right="113"/>
              <w:rPr>
                <w:rFonts w:ascii="Cambria" w:eastAsiaTheme="minorEastAsia" w:hAnsi="Cambria"/>
                <w:sz w:val="16"/>
                <w:szCs w:val="16"/>
              </w:rPr>
            </w:pPr>
            <w:r>
              <w:rPr>
                <w:rFonts w:ascii="Cambria" w:eastAsiaTheme="minorEastAsia" w:hAnsi="Cambria"/>
                <w:sz w:val="16"/>
                <w:szCs w:val="16"/>
              </w:rPr>
              <w:t>3.26</w:t>
            </w:r>
            <w:r w:rsidR="006E5EF1">
              <w:rPr>
                <w:rFonts w:ascii="Cambria" w:eastAsiaTheme="minorEastAsia" w:hAnsi="Cambria"/>
                <w:sz w:val="16"/>
                <w:szCs w:val="16"/>
              </w:rPr>
              <w:t>%</w:t>
            </w:r>
          </w:p>
        </w:tc>
        <w:tc>
          <w:tcPr>
            <w:tcW w:w="940" w:type="dxa"/>
            <w:textDirection w:val="btLr"/>
          </w:tcPr>
          <w:p w14:paraId="1884109F"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7</w:t>
            </w:r>
            <w:r w:rsidR="00B86163">
              <w:rPr>
                <w:rFonts w:ascii="Cambria" w:eastAsiaTheme="minorEastAsia" w:hAnsi="Cambria"/>
                <w:sz w:val="16"/>
                <w:szCs w:val="16"/>
              </w:rPr>
              <w:t>81.02</w:t>
            </w:r>
          </w:p>
          <w:p w14:paraId="5474E52F" w14:textId="507C8649" w:rsidR="00463B45" w:rsidRPr="007977DF" w:rsidRDefault="00463B45" w:rsidP="00F675C9">
            <w:pPr>
              <w:ind w:left="113" w:right="113"/>
              <w:rPr>
                <w:rFonts w:ascii="Cambria" w:eastAsiaTheme="minorEastAsia" w:hAnsi="Cambria"/>
                <w:sz w:val="16"/>
                <w:szCs w:val="16"/>
              </w:rPr>
            </w:pPr>
            <w:r>
              <w:rPr>
                <w:rFonts w:ascii="Cambria" w:eastAsiaTheme="minorEastAsia" w:hAnsi="Cambria"/>
                <w:sz w:val="16"/>
                <w:szCs w:val="16"/>
              </w:rPr>
              <w:t>(+13.90%)</w:t>
            </w:r>
          </w:p>
        </w:tc>
        <w:tc>
          <w:tcPr>
            <w:tcW w:w="940" w:type="dxa"/>
            <w:textDirection w:val="btLr"/>
          </w:tcPr>
          <w:p w14:paraId="466E66E1" w14:textId="72E64F3B" w:rsidR="003346BC" w:rsidRDefault="00A95D10" w:rsidP="00F675C9">
            <w:pPr>
              <w:ind w:left="113" w:right="113"/>
              <w:rPr>
                <w:rFonts w:ascii="Cambria" w:eastAsiaTheme="minorEastAsia" w:hAnsi="Cambria"/>
                <w:sz w:val="16"/>
                <w:szCs w:val="16"/>
              </w:rPr>
            </w:pPr>
            <w:r>
              <w:rPr>
                <w:rFonts w:ascii="Cambria" w:eastAsiaTheme="minorEastAsia" w:hAnsi="Cambria"/>
                <w:sz w:val="16"/>
                <w:szCs w:val="16"/>
              </w:rPr>
              <w:t>77</w:t>
            </w:r>
          </w:p>
        </w:tc>
      </w:tr>
      <w:tr w:rsidR="003346BC" w:rsidRPr="0053699F" w14:paraId="305D71C9" w14:textId="146DAF2A" w:rsidTr="00B0740F">
        <w:trPr>
          <w:cantSplit/>
          <w:trHeight w:val="1025"/>
        </w:trPr>
        <w:tc>
          <w:tcPr>
            <w:tcW w:w="940" w:type="dxa"/>
            <w:vMerge/>
            <w:textDirection w:val="btLr"/>
          </w:tcPr>
          <w:p w14:paraId="5FD7E41F" w14:textId="77777777" w:rsidR="003346BC" w:rsidRPr="007977DF" w:rsidRDefault="003346BC" w:rsidP="00F675C9">
            <w:pPr>
              <w:ind w:left="113" w:right="113"/>
              <w:jc w:val="center"/>
              <w:rPr>
                <w:rFonts w:ascii="Cambria" w:eastAsiaTheme="minorEastAsia" w:hAnsi="Cambria"/>
                <w:b/>
                <w:bCs/>
                <w:sz w:val="16"/>
                <w:szCs w:val="16"/>
              </w:rPr>
            </w:pPr>
          </w:p>
        </w:tc>
        <w:tc>
          <w:tcPr>
            <w:tcW w:w="940" w:type="dxa"/>
            <w:vMerge w:val="restart"/>
            <w:textDirection w:val="btLr"/>
          </w:tcPr>
          <w:p w14:paraId="785770EB" w14:textId="77777777" w:rsidR="003346BC" w:rsidRPr="007977DF" w:rsidRDefault="003346BC" w:rsidP="00F675C9">
            <w:pPr>
              <w:ind w:left="113" w:right="113"/>
              <w:jc w:val="center"/>
              <w:rPr>
                <w:rFonts w:ascii="Cambria" w:eastAsiaTheme="minorEastAsia" w:hAnsi="Cambria"/>
                <w:b/>
                <w:bCs/>
                <w:sz w:val="16"/>
                <w:szCs w:val="16"/>
              </w:rPr>
            </w:pPr>
            <w:r w:rsidRPr="007977DF">
              <w:rPr>
                <w:rFonts w:ascii="Cambria" w:eastAsiaTheme="minorEastAsia" w:hAnsi="Cambria"/>
                <w:b/>
                <w:bCs/>
                <w:i/>
                <w:iCs/>
                <w:sz w:val="16"/>
                <w:szCs w:val="16"/>
              </w:rPr>
              <w:t>k</w:t>
            </w:r>
            <w:r w:rsidRPr="007977DF">
              <w:rPr>
                <w:rFonts w:ascii="Cambria" w:eastAsiaTheme="minorEastAsia" w:hAnsi="Cambria"/>
                <w:b/>
                <w:bCs/>
                <w:sz w:val="16"/>
                <w:szCs w:val="16"/>
              </w:rPr>
              <w:t>-</w:t>
            </w:r>
            <w:proofErr w:type="spellStart"/>
            <w:r w:rsidRPr="007977DF">
              <w:rPr>
                <w:rFonts w:ascii="Cambria" w:eastAsiaTheme="minorEastAsia" w:hAnsi="Cambria"/>
                <w:b/>
                <w:bCs/>
                <w:sz w:val="16"/>
                <w:szCs w:val="16"/>
              </w:rPr>
              <w:t>nTS</w:t>
            </w:r>
            <w:proofErr w:type="spellEnd"/>
          </w:p>
        </w:tc>
        <w:tc>
          <w:tcPr>
            <w:tcW w:w="940" w:type="dxa"/>
            <w:textDirection w:val="btLr"/>
          </w:tcPr>
          <w:p w14:paraId="4D93EAA5" w14:textId="77777777" w:rsidR="003346BC" w:rsidRPr="007977DF" w:rsidRDefault="003346BC" w:rsidP="00F675C9">
            <w:pPr>
              <w:ind w:left="113" w:right="113"/>
              <w:rPr>
                <w:rFonts w:ascii="Cambria" w:eastAsiaTheme="minorEastAsia" w:hAnsi="Cambria"/>
                <w:b/>
                <w:bCs/>
                <w:sz w:val="16"/>
                <w:szCs w:val="16"/>
              </w:rPr>
            </w:pPr>
            <w:r w:rsidRPr="007977DF">
              <w:rPr>
                <w:rFonts w:ascii="Cambria" w:eastAsiaTheme="minorEastAsia" w:hAnsi="Cambria"/>
                <w:b/>
                <w:bCs/>
                <w:sz w:val="16"/>
                <w:szCs w:val="16"/>
              </w:rPr>
              <w:t>15</w:t>
            </w:r>
          </w:p>
        </w:tc>
        <w:tc>
          <w:tcPr>
            <w:tcW w:w="940" w:type="dxa"/>
            <w:textDirection w:val="btLr"/>
          </w:tcPr>
          <w:p w14:paraId="3E9D9EC6" w14:textId="5717A8F0" w:rsidR="003346BC" w:rsidRPr="007977DF" w:rsidRDefault="003346BC" w:rsidP="00F675C9">
            <w:pPr>
              <w:ind w:left="113" w:right="113"/>
              <w:rPr>
                <w:rFonts w:ascii="Cambria" w:eastAsiaTheme="minorEastAsia" w:hAnsi="Cambria"/>
                <w:sz w:val="16"/>
                <w:szCs w:val="16"/>
              </w:rPr>
            </w:pPr>
            <w:r w:rsidRPr="007977DF">
              <w:rPr>
                <w:rFonts w:ascii="Cambria" w:eastAsiaTheme="minorEastAsia" w:hAnsi="Cambria"/>
                <w:sz w:val="16"/>
                <w:szCs w:val="16"/>
              </w:rPr>
              <w:t>1.</w:t>
            </w:r>
            <w:r w:rsidR="007C182C">
              <w:rPr>
                <w:rFonts w:ascii="Cambria" w:eastAsiaTheme="minorEastAsia" w:hAnsi="Cambria"/>
                <w:sz w:val="16"/>
                <w:szCs w:val="16"/>
              </w:rPr>
              <w:t>57</w:t>
            </w:r>
            <w:r w:rsidR="006E5EF1">
              <w:rPr>
                <w:rFonts w:ascii="Cambria" w:eastAsiaTheme="minorEastAsia" w:hAnsi="Cambria"/>
                <w:sz w:val="16"/>
                <w:szCs w:val="16"/>
              </w:rPr>
              <w:t>%</w:t>
            </w:r>
          </w:p>
        </w:tc>
        <w:tc>
          <w:tcPr>
            <w:tcW w:w="940" w:type="dxa"/>
            <w:textDirection w:val="btLr"/>
          </w:tcPr>
          <w:p w14:paraId="1C79ABF3"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1066.16</w:t>
            </w:r>
          </w:p>
          <w:p w14:paraId="3FE0DBCF" w14:textId="24C1DC33" w:rsidR="00B0740F" w:rsidRPr="007977DF" w:rsidRDefault="00B0740F"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55.48</w:t>
            </w:r>
            <w:r>
              <w:rPr>
                <w:rFonts w:ascii="Cambria" w:eastAsiaTheme="minorEastAsia" w:hAnsi="Cambria"/>
                <w:sz w:val="16"/>
                <w:szCs w:val="16"/>
              </w:rPr>
              <w:t>%)</w:t>
            </w:r>
          </w:p>
        </w:tc>
        <w:tc>
          <w:tcPr>
            <w:tcW w:w="940" w:type="dxa"/>
            <w:textDirection w:val="btLr"/>
          </w:tcPr>
          <w:p w14:paraId="20835127" w14:textId="77777777" w:rsidR="003346BC" w:rsidRDefault="00136A24" w:rsidP="00F675C9">
            <w:pPr>
              <w:ind w:left="113" w:right="113"/>
              <w:rPr>
                <w:rFonts w:ascii="Cambria" w:eastAsiaTheme="minorEastAsia" w:hAnsi="Cambria"/>
                <w:sz w:val="16"/>
                <w:szCs w:val="16"/>
              </w:rPr>
            </w:pPr>
            <w:r>
              <w:rPr>
                <w:rFonts w:ascii="Cambria" w:eastAsiaTheme="minorEastAsia" w:hAnsi="Cambria"/>
                <w:sz w:val="16"/>
                <w:szCs w:val="16"/>
              </w:rPr>
              <w:t>127</w:t>
            </w:r>
          </w:p>
          <w:p w14:paraId="4EE5A789" w14:textId="14A53231" w:rsidR="00B0740F" w:rsidRDefault="00B0740F" w:rsidP="00F675C9">
            <w:pPr>
              <w:ind w:left="113" w:right="113"/>
              <w:rPr>
                <w:rFonts w:ascii="Cambria" w:eastAsiaTheme="minorEastAsia" w:hAnsi="Cambria"/>
                <w:sz w:val="16"/>
                <w:szCs w:val="16"/>
              </w:rPr>
            </w:pPr>
          </w:p>
        </w:tc>
      </w:tr>
      <w:tr w:rsidR="003346BC" w:rsidRPr="0053699F" w14:paraId="7B9A6EF1" w14:textId="5B592555" w:rsidTr="00B0740F">
        <w:trPr>
          <w:cantSplit/>
          <w:trHeight w:val="980"/>
        </w:trPr>
        <w:tc>
          <w:tcPr>
            <w:tcW w:w="940" w:type="dxa"/>
            <w:vMerge/>
            <w:textDirection w:val="btLr"/>
          </w:tcPr>
          <w:p w14:paraId="0BE300D8"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1EA40343"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151DDBF0" w14:textId="77777777" w:rsidR="003346BC" w:rsidRPr="007977DF" w:rsidRDefault="003346BC" w:rsidP="00F675C9">
            <w:pPr>
              <w:ind w:left="113" w:right="113"/>
              <w:rPr>
                <w:rFonts w:ascii="Cambria" w:eastAsiaTheme="minorEastAsia" w:hAnsi="Cambria"/>
                <w:b/>
                <w:bCs/>
                <w:sz w:val="16"/>
                <w:szCs w:val="16"/>
              </w:rPr>
            </w:pPr>
            <w:r w:rsidRPr="007977DF">
              <w:rPr>
                <w:rFonts w:ascii="Cambria" w:eastAsiaTheme="minorEastAsia" w:hAnsi="Cambria"/>
                <w:b/>
                <w:bCs/>
                <w:sz w:val="16"/>
                <w:szCs w:val="16"/>
              </w:rPr>
              <w:t>7</w:t>
            </w:r>
          </w:p>
        </w:tc>
        <w:tc>
          <w:tcPr>
            <w:tcW w:w="940" w:type="dxa"/>
            <w:textDirection w:val="btLr"/>
          </w:tcPr>
          <w:p w14:paraId="358B3B50" w14:textId="52B078D0" w:rsidR="003346BC" w:rsidRPr="007977DF" w:rsidRDefault="007C182C" w:rsidP="00F675C9">
            <w:pPr>
              <w:ind w:left="113" w:right="113"/>
              <w:rPr>
                <w:rFonts w:ascii="Cambria" w:eastAsiaTheme="minorEastAsia" w:hAnsi="Cambria"/>
                <w:sz w:val="16"/>
                <w:szCs w:val="16"/>
              </w:rPr>
            </w:pPr>
            <w:r>
              <w:rPr>
                <w:rFonts w:ascii="Cambria" w:eastAsiaTheme="minorEastAsia" w:hAnsi="Cambria"/>
                <w:sz w:val="16"/>
                <w:szCs w:val="16"/>
              </w:rPr>
              <w:t>2.12</w:t>
            </w:r>
            <w:r w:rsidR="006E5EF1">
              <w:rPr>
                <w:rFonts w:ascii="Cambria" w:eastAsiaTheme="minorEastAsia" w:hAnsi="Cambria"/>
                <w:sz w:val="16"/>
                <w:szCs w:val="16"/>
              </w:rPr>
              <w:t>%</w:t>
            </w:r>
          </w:p>
        </w:tc>
        <w:tc>
          <w:tcPr>
            <w:tcW w:w="940" w:type="dxa"/>
            <w:textDirection w:val="btLr"/>
          </w:tcPr>
          <w:p w14:paraId="14F65140"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987.04</w:t>
            </w:r>
          </w:p>
          <w:p w14:paraId="396F3D96" w14:textId="6B91C5FD" w:rsidR="00B0740F" w:rsidRPr="007977DF" w:rsidRDefault="00B0740F"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43.94</w:t>
            </w:r>
            <w:r>
              <w:rPr>
                <w:rFonts w:ascii="Cambria" w:eastAsiaTheme="minorEastAsia" w:hAnsi="Cambria"/>
                <w:sz w:val="16"/>
                <w:szCs w:val="16"/>
              </w:rPr>
              <w:t>%)</w:t>
            </w:r>
          </w:p>
        </w:tc>
        <w:tc>
          <w:tcPr>
            <w:tcW w:w="940" w:type="dxa"/>
            <w:textDirection w:val="btLr"/>
          </w:tcPr>
          <w:p w14:paraId="05FA23AC" w14:textId="65D687A9" w:rsidR="003346BC" w:rsidRDefault="00136A24" w:rsidP="00F675C9">
            <w:pPr>
              <w:ind w:left="113" w:right="113"/>
              <w:rPr>
                <w:rFonts w:ascii="Cambria" w:eastAsiaTheme="minorEastAsia" w:hAnsi="Cambria"/>
                <w:sz w:val="16"/>
                <w:szCs w:val="16"/>
              </w:rPr>
            </w:pPr>
            <w:r>
              <w:rPr>
                <w:rFonts w:ascii="Cambria" w:eastAsiaTheme="minorEastAsia" w:hAnsi="Cambria"/>
                <w:sz w:val="16"/>
                <w:szCs w:val="16"/>
              </w:rPr>
              <w:t>120</w:t>
            </w:r>
          </w:p>
        </w:tc>
      </w:tr>
      <w:tr w:rsidR="003346BC" w:rsidRPr="0053699F" w14:paraId="5DE536D4" w14:textId="68371F46" w:rsidTr="00B0740F">
        <w:trPr>
          <w:cantSplit/>
          <w:trHeight w:val="971"/>
        </w:trPr>
        <w:tc>
          <w:tcPr>
            <w:tcW w:w="940" w:type="dxa"/>
            <w:vMerge/>
            <w:textDirection w:val="btLr"/>
          </w:tcPr>
          <w:p w14:paraId="6E9F1061"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67444AC1"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41F4AF25" w14:textId="77777777" w:rsidR="003346BC" w:rsidRPr="007977DF" w:rsidRDefault="003346BC" w:rsidP="00F675C9">
            <w:pPr>
              <w:ind w:left="113" w:right="113"/>
              <w:rPr>
                <w:rFonts w:ascii="Cambria" w:eastAsiaTheme="minorEastAsia" w:hAnsi="Cambria"/>
                <w:b/>
                <w:bCs/>
                <w:sz w:val="16"/>
                <w:szCs w:val="16"/>
              </w:rPr>
            </w:pPr>
            <w:r w:rsidRPr="007977DF">
              <w:rPr>
                <w:rFonts w:ascii="Cambria" w:eastAsiaTheme="minorEastAsia" w:hAnsi="Cambria"/>
                <w:b/>
                <w:bCs/>
                <w:sz w:val="16"/>
                <w:szCs w:val="16"/>
              </w:rPr>
              <w:t>3</w:t>
            </w:r>
          </w:p>
        </w:tc>
        <w:tc>
          <w:tcPr>
            <w:tcW w:w="940" w:type="dxa"/>
            <w:textDirection w:val="btLr"/>
          </w:tcPr>
          <w:p w14:paraId="62F000E5" w14:textId="7099ADE1" w:rsidR="003346BC" w:rsidRPr="007977DF" w:rsidRDefault="007C182C" w:rsidP="00F675C9">
            <w:pPr>
              <w:ind w:left="113" w:right="113"/>
              <w:rPr>
                <w:rFonts w:ascii="Cambria" w:eastAsiaTheme="minorEastAsia" w:hAnsi="Cambria"/>
                <w:sz w:val="16"/>
                <w:szCs w:val="16"/>
              </w:rPr>
            </w:pPr>
            <w:r>
              <w:rPr>
                <w:rFonts w:ascii="Cambria" w:eastAsiaTheme="minorEastAsia" w:hAnsi="Cambria"/>
                <w:sz w:val="16"/>
                <w:szCs w:val="16"/>
              </w:rPr>
              <w:t>2.05</w:t>
            </w:r>
            <w:r w:rsidR="006E5EF1">
              <w:rPr>
                <w:rFonts w:ascii="Cambria" w:eastAsiaTheme="minorEastAsia" w:hAnsi="Cambria"/>
                <w:sz w:val="16"/>
                <w:szCs w:val="16"/>
              </w:rPr>
              <w:t>%</w:t>
            </w:r>
          </w:p>
        </w:tc>
        <w:tc>
          <w:tcPr>
            <w:tcW w:w="940" w:type="dxa"/>
            <w:textDirection w:val="btLr"/>
          </w:tcPr>
          <w:p w14:paraId="25ED38BA"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956.89</w:t>
            </w:r>
          </w:p>
          <w:p w14:paraId="2C5F44F5" w14:textId="17767A42" w:rsidR="00B0740F" w:rsidRPr="007977DF" w:rsidRDefault="00B0740F"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39.55</w:t>
            </w:r>
            <w:r>
              <w:rPr>
                <w:rFonts w:ascii="Cambria" w:eastAsiaTheme="minorEastAsia" w:hAnsi="Cambria"/>
                <w:sz w:val="16"/>
                <w:szCs w:val="16"/>
              </w:rPr>
              <w:t>%)</w:t>
            </w:r>
          </w:p>
        </w:tc>
        <w:tc>
          <w:tcPr>
            <w:tcW w:w="940" w:type="dxa"/>
            <w:textDirection w:val="btLr"/>
          </w:tcPr>
          <w:p w14:paraId="25B7BD90" w14:textId="4828EF52" w:rsidR="003346BC" w:rsidRDefault="00136A24" w:rsidP="00F675C9">
            <w:pPr>
              <w:ind w:left="113" w:right="113"/>
              <w:rPr>
                <w:rFonts w:ascii="Cambria" w:eastAsiaTheme="minorEastAsia" w:hAnsi="Cambria"/>
                <w:sz w:val="16"/>
                <w:szCs w:val="16"/>
              </w:rPr>
            </w:pPr>
            <w:r>
              <w:rPr>
                <w:rFonts w:ascii="Cambria" w:eastAsiaTheme="minorEastAsia" w:hAnsi="Cambria"/>
                <w:sz w:val="16"/>
                <w:szCs w:val="16"/>
              </w:rPr>
              <w:t>112</w:t>
            </w:r>
          </w:p>
        </w:tc>
      </w:tr>
      <w:tr w:rsidR="003346BC" w:rsidRPr="0053699F" w14:paraId="1B35E489" w14:textId="14EFFDD4" w:rsidTr="00463B45">
        <w:trPr>
          <w:cantSplit/>
          <w:trHeight w:val="1079"/>
        </w:trPr>
        <w:tc>
          <w:tcPr>
            <w:tcW w:w="940" w:type="dxa"/>
            <w:vMerge/>
            <w:textDirection w:val="btLr"/>
          </w:tcPr>
          <w:p w14:paraId="3D755C53" w14:textId="77777777" w:rsidR="003346BC" w:rsidRPr="007977DF" w:rsidRDefault="003346BC" w:rsidP="00F675C9">
            <w:pPr>
              <w:ind w:left="113" w:right="113"/>
              <w:rPr>
                <w:rFonts w:ascii="Cambria" w:eastAsiaTheme="minorEastAsia" w:hAnsi="Cambria"/>
                <w:b/>
                <w:bCs/>
                <w:sz w:val="16"/>
                <w:szCs w:val="16"/>
              </w:rPr>
            </w:pPr>
          </w:p>
        </w:tc>
        <w:tc>
          <w:tcPr>
            <w:tcW w:w="940" w:type="dxa"/>
            <w:vMerge w:val="restart"/>
            <w:textDirection w:val="btLr"/>
          </w:tcPr>
          <w:p w14:paraId="5A63B8EA" w14:textId="77777777" w:rsidR="003346BC" w:rsidRPr="007977DF" w:rsidRDefault="003346BC" w:rsidP="00F675C9">
            <w:pPr>
              <w:ind w:left="113" w:right="113"/>
              <w:jc w:val="center"/>
              <w:rPr>
                <w:rFonts w:ascii="Cambria" w:eastAsiaTheme="minorEastAsia" w:hAnsi="Cambria"/>
                <w:b/>
                <w:bCs/>
                <w:sz w:val="16"/>
                <w:szCs w:val="16"/>
              </w:rPr>
            </w:pPr>
            <w:r w:rsidRPr="007977DF">
              <w:rPr>
                <w:rFonts w:ascii="Cambria" w:eastAsiaTheme="minorEastAsia" w:hAnsi="Cambria"/>
                <w:b/>
                <w:bCs/>
                <w:sz w:val="16"/>
                <w:szCs w:val="16"/>
              </w:rPr>
              <w:t>Differential Privacy</w:t>
            </w:r>
          </w:p>
        </w:tc>
        <w:tc>
          <w:tcPr>
            <w:tcW w:w="940" w:type="dxa"/>
            <w:textDirection w:val="btLr"/>
          </w:tcPr>
          <w:p w14:paraId="3EB9BDE7"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1.0</w:t>
            </w:r>
          </w:p>
        </w:tc>
        <w:tc>
          <w:tcPr>
            <w:tcW w:w="940" w:type="dxa"/>
            <w:textDirection w:val="btLr"/>
          </w:tcPr>
          <w:p w14:paraId="76B71909" w14:textId="7C7005C1" w:rsidR="003346BC" w:rsidRPr="007977DF" w:rsidRDefault="003346BC" w:rsidP="00F675C9">
            <w:pPr>
              <w:ind w:left="113" w:right="113"/>
              <w:rPr>
                <w:rFonts w:ascii="Cambria" w:eastAsiaTheme="minorEastAsia" w:hAnsi="Cambria"/>
                <w:sz w:val="16"/>
                <w:szCs w:val="16"/>
              </w:rPr>
            </w:pPr>
            <w:r>
              <w:rPr>
                <w:rFonts w:ascii="Cambria" w:eastAsiaTheme="minorEastAsia" w:hAnsi="Cambria"/>
                <w:sz w:val="16"/>
                <w:szCs w:val="16"/>
              </w:rPr>
              <w:t>1.</w:t>
            </w:r>
            <w:r w:rsidR="007C182C">
              <w:rPr>
                <w:rFonts w:ascii="Cambria" w:eastAsiaTheme="minorEastAsia" w:hAnsi="Cambria"/>
                <w:sz w:val="16"/>
                <w:szCs w:val="16"/>
              </w:rPr>
              <w:t>85</w:t>
            </w:r>
            <w:r w:rsidR="006E5EF1">
              <w:rPr>
                <w:rFonts w:ascii="Cambria" w:eastAsiaTheme="minorEastAsia" w:hAnsi="Cambria"/>
                <w:sz w:val="16"/>
                <w:szCs w:val="16"/>
              </w:rPr>
              <w:t>%</w:t>
            </w:r>
          </w:p>
        </w:tc>
        <w:tc>
          <w:tcPr>
            <w:tcW w:w="940" w:type="dxa"/>
            <w:textDirection w:val="btLr"/>
          </w:tcPr>
          <w:p w14:paraId="6F04BDDB"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3310.34</w:t>
            </w:r>
          </w:p>
          <w:p w14:paraId="69487177" w14:textId="0F9C77B4" w:rsidR="006E5EF1" w:rsidRPr="007977DF" w:rsidRDefault="006E5EF1"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382.76</w:t>
            </w:r>
            <w:r>
              <w:rPr>
                <w:rFonts w:ascii="Cambria" w:eastAsiaTheme="minorEastAsia" w:hAnsi="Cambria"/>
                <w:sz w:val="16"/>
                <w:szCs w:val="16"/>
              </w:rPr>
              <w:t>%)</w:t>
            </w:r>
          </w:p>
        </w:tc>
        <w:tc>
          <w:tcPr>
            <w:tcW w:w="940" w:type="dxa"/>
            <w:textDirection w:val="btLr"/>
          </w:tcPr>
          <w:p w14:paraId="55E9708D" w14:textId="4C359543" w:rsidR="003346BC" w:rsidRDefault="00136A24" w:rsidP="00F675C9">
            <w:pPr>
              <w:ind w:left="113" w:right="113"/>
              <w:rPr>
                <w:rFonts w:ascii="Cambria" w:eastAsiaTheme="minorEastAsia" w:hAnsi="Cambria"/>
                <w:sz w:val="16"/>
                <w:szCs w:val="16"/>
              </w:rPr>
            </w:pPr>
            <w:r>
              <w:rPr>
                <w:rFonts w:ascii="Cambria" w:eastAsiaTheme="minorEastAsia" w:hAnsi="Cambria"/>
                <w:sz w:val="16"/>
                <w:szCs w:val="16"/>
              </w:rPr>
              <w:t>1,930,653</w:t>
            </w:r>
          </w:p>
        </w:tc>
      </w:tr>
      <w:tr w:rsidR="003346BC" w:rsidRPr="0053699F" w14:paraId="2D4CA99D" w14:textId="778FB673" w:rsidTr="00463B45">
        <w:trPr>
          <w:cantSplit/>
          <w:trHeight w:val="1151"/>
        </w:trPr>
        <w:tc>
          <w:tcPr>
            <w:tcW w:w="940" w:type="dxa"/>
            <w:vMerge/>
            <w:textDirection w:val="btLr"/>
          </w:tcPr>
          <w:p w14:paraId="7D8D0A5F"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26D3DDF7"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28F72586"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4.6</w:t>
            </w:r>
          </w:p>
        </w:tc>
        <w:tc>
          <w:tcPr>
            <w:tcW w:w="940" w:type="dxa"/>
            <w:textDirection w:val="btLr"/>
          </w:tcPr>
          <w:p w14:paraId="2C674286" w14:textId="48799C5A" w:rsidR="003346BC" w:rsidRPr="007977DF" w:rsidRDefault="003346BC" w:rsidP="00F675C9">
            <w:pPr>
              <w:ind w:left="113" w:right="113"/>
              <w:rPr>
                <w:rFonts w:ascii="Cambria" w:eastAsiaTheme="minorEastAsia" w:hAnsi="Cambria"/>
                <w:sz w:val="16"/>
                <w:szCs w:val="16"/>
              </w:rPr>
            </w:pPr>
            <w:r>
              <w:rPr>
                <w:rFonts w:ascii="Cambria" w:eastAsiaTheme="minorEastAsia" w:hAnsi="Cambria"/>
                <w:sz w:val="16"/>
                <w:szCs w:val="16"/>
              </w:rPr>
              <w:t>1</w:t>
            </w:r>
            <w:r w:rsidR="008E1148">
              <w:rPr>
                <w:rFonts w:ascii="Cambria" w:eastAsiaTheme="minorEastAsia" w:hAnsi="Cambria"/>
                <w:sz w:val="16"/>
                <w:szCs w:val="16"/>
              </w:rPr>
              <w:t>3.55</w:t>
            </w:r>
            <w:r w:rsidR="006E5EF1">
              <w:rPr>
                <w:rFonts w:ascii="Cambria" w:eastAsiaTheme="minorEastAsia" w:hAnsi="Cambria"/>
                <w:sz w:val="16"/>
                <w:szCs w:val="16"/>
              </w:rPr>
              <w:t>%</w:t>
            </w:r>
          </w:p>
        </w:tc>
        <w:tc>
          <w:tcPr>
            <w:tcW w:w="940" w:type="dxa"/>
            <w:textDirection w:val="btLr"/>
          </w:tcPr>
          <w:p w14:paraId="0400EE4F"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1400.95</w:t>
            </w:r>
          </w:p>
          <w:p w14:paraId="106FD50A" w14:textId="62D31642" w:rsidR="006E5EF1" w:rsidRPr="007977DF" w:rsidRDefault="006E5EF1"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104.31</w:t>
            </w:r>
            <w:r>
              <w:rPr>
                <w:rFonts w:ascii="Cambria" w:eastAsiaTheme="minorEastAsia" w:hAnsi="Cambria"/>
                <w:sz w:val="16"/>
                <w:szCs w:val="16"/>
              </w:rPr>
              <w:t>%)</w:t>
            </w:r>
          </w:p>
        </w:tc>
        <w:tc>
          <w:tcPr>
            <w:tcW w:w="940" w:type="dxa"/>
            <w:textDirection w:val="btLr"/>
          </w:tcPr>
          <w:p w14:paraId="5F5742D3" w14:textId="0C3C476A" w:rsidR="003346BC" w:rsidRDefault="009D3D12" w:rsidP="00F675C9">
            <w:pPr>
              <w:ind w:left="113" w:right="113"/>
              <w:rPr>
                <w:rFonts w:ascii="Cambria" w:eastAsiaTheme="minorEastAsia" w:hAnsi="Cambria"/>
                <w:sz w:val="16"/>
                <w:szCs w:val="16"/>
              </w:rPr>
            </w:pPr>
            <w:r>
              <w:rPr>
                <w:rFonts w:ascii="Cambria" w:eastAsiaTheme="minorEastAsia" w:hAnsi="Cambria"/>
                <w:sz w:val="16"/>
                <w:szCs w:val="16"/>
              </w:rPr>
              <w:t>305,396</w:t>
            </w:r>
          </w:p>
        </w:tc>
      </w:tr>
      <w:tr w:rsidR="003346BC" w:rsidRPr="0053699F" w14:paraId="0F73AB50" w14:textId="31AB8BF8" w:rsidTr="006E5EF1">
        <w:trPr>
          <w:cantSplit/>
          <w:trHeight w:val="998"/>
        </w:trPr>
        <w:tc>
          <w:tcPr>
            <w:tcW w:w="940" w:type="dxa"/>
            <w:vMerge/>
            <w:textDirection w:val="btLr"/>
          </w:tcPr>
          <w:p w14:paraId="7113C2B9"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1E22397B"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2203EA58"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10</w:t>
            </w:r>
          </w:p>
        </w:tc>
        <w:tc>
          <w:tcPr>
            <w:tcW w:w="940" w:type="dxa"/>
            <w:textDirection w:val="btLr"/>
          </w:tcPr>
          <w:p w14:paraId="0B41F076" w14:textId="2C0B4C44" w:rsidR="003346BC" w:rsidRPr="007977DF" w:rsidRDefault="003346BC" w:rsidP="00F675C9">
            <w:pPr>
              <w:ind w:left="113" w:right="113"/>
              <w:rPr>
                <w:rFonts w:ascii="Cambria" w:eastAsiaTheme="minorEastAsia" w:hAnsi="Cambria"/>
                <w:sz w:val="16"/>
                <w:szCs w:val="16"/>
              </w:rPr>
            </w:pPr>
            <w:r>
              <w:rPr>
                <w:rFonts w:ascii="Cambria" w:eastAsiaTheme="minorEastAsia" w:hAnsi="Cambria"/>
                <w:sz w:val="16"/>
                <w:szCs w:val="16"/>
              </w:rPr>
              <w:t>4</w:t>
            </w:r>
            <w:r w:rsidR="008E1148">
              <w:rPr>
                <w:rFonts w:ascii="Cambria" w:eastAsiaTheme="minorEastAsia" w:hAnsi="Cambria"/>
                <w:sz w:val="16"/>
                <w:szCs w:val="16"/>
              </w:rPr>
              <w:t>9.03</w:t>
            </w:r>
            <w:r w:rsidR="006E5EF1">
              <w:rPr>
                <w:rFonts w:ascii="Cambria" w:eastAsiaTheme="minorEastAsia" w:hAnsi="Cambria"/>
                <w:sz w:val="16"/>
                <w:szCs w:val="16"/>
              </w:rPr>
              <w:t>%</w:t>
            </w:r>
          </w:p>
        </w:tc>
        <w:tc>
          <w:tcPr>
            <w:tcW w:w="940" w:type="dxa"/>
            <w:textDirection w:val="btLr"/>
          </w:tcPr>
          <w:p w14:paraId="05320DE4"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899.38</w:t>
            </w:r>
          </w:p>
          <w:p w14:paraId="7BB2A512" w14:textId="004B52F3" w:rsidR="006E5EF1" w:rsidRPr="007977DF" w:rsidRDefault="006E5EF1"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31.16</w:t>
            </w:r>
            <w:r>
              <w:rPr>
                <w:rFonts w:ascii="Cambria" w:eastAsiaTheme="minorEastAsia" w:hAnsi="Cambria"/>
                <w:sz w:val="16"/>
                <w:szCs w:val="16"/>
              </w:rPr>
              <w:t>%)</w:t>
            </w:r>
          </w:p>
        </w:tc>
        <w:tc>
          <w:tcPr>
            <w:tcW w:w="940" w:type="dxa"/>
            <w:textDirection w:val="btLr"/>
          </w:tcPr>
          <w:p w14:paraId="1D25717A" w14:textId="275E022D" w:rsidR="003346BC" w:rsidRDefault="009D3D12" w:rsidP="00F675C9">
            <w:pPr>
              <w:ind w:left="113" w:right="113"/>
              <w:rPr>
                <w:rFonts w:ascii="Cambria" w:eastAsiaTheme="minorEastAsia" w:hAnsi="Cambria"/>
                <w:sz w:val="16"/>
                <w:szCs w:val="16"/>
              </w:rPr>
            </w:pPr>
            <w:r>
              <w:rPr>
                <w:rFonts w:ascii="Cambria" w:eastAsiaTheme="minorEastAsia" w:hAnsi="Cambria"/>
                <w:sz w:val="16"/>
                <w:szCs w:val="16"/>
              </w:rPr>
              <w:t>73,803</w:t>
            </w:r>
          </w:p>
        </w:tc>
      </w:tr>
      <w:tr w:rsidR="003346BC" w:rsidRPr="0053699F" w14:paraId="3823773A" w14:textId="407F1AA1" w:rsidTr="00463B45">
        <w:trPr>
          <w:cantSplit/>
          <w:trHeight w:val="1160"/>
        </w:trPr>
        <w:tc>
          <w:tcPr>
            <w:tcW w:w="940" w:type="dxa"/>
            <w:vMerge/>
            <w:textDirection w:val="btLr"/>
          </w:tcPr>
          <w:p w14:paraId="637FD4A2" w14:textId="77777777" w:rsidR="003346BC" w:rsidRPr="007977DF" w:rsidRDefault="003346BC" w:rsidP="00F675C9">
            <w:pPr>
              <w:ind w:left="113" w:right="113"/>
              <w:rPr>
                <w:rFonts w:ascii="Cambria" w:eastAsiaTheme="minorEastAsia" w:hAnsi="Cambria"/>
                <w:b/>
                <w:bCs/>
                <w:sz w:val="16"/>
                <w:szCs w:val="16"/>
              </w:rPr>
            </w:pPr>
          </w:p>
        </w:tc>
        <w:tc>
          <w:tcPr>
            <w:tcW w:w="940" w:type="dxa"/>
            <w:vMerge w:val="restart"/>
            <w:textDirection w:val="btLr"/>
          </w:tcPr>
          <w:p w14:paraId="3A0D2A03" w14:textId="77777777" w:rsidR="003346BC" w:rsidRPr="00A55910" w:rsidRDefault="003346BC" w:rsidP="00F675C9">
            <w:pPr>
              <w:ind w:left="113" w:right="113"/>
              <w:jc w:val="center"/>
              <w:rPr>
                <w:rFonts w:ascii="Cambria" w:eastAsiaTheme="minorEastAsia" w:hAnsi="Cambria"/>
                <w:b/>
                <w:bCs/>
                <w:sz w:val="16"/>
                <w:szCs w:val="16"/>
              </w:rPr>
            </w:pPr>
            <w:r w:rsidRPr="007977DF">
              <w:rPr>
                <w:rFonts w:ascii="Cambria" w:eastAsiaTheme="minorEastAsia" w:hAnsi="Cambria"/>
                <w:b/>
                <w:bCs/>
                <w:sz w:val="16"/>
                <w:szCs w:val="16"/>
              </w:rPr>
              <w:t>Additive Noise</w:t>
            </w:r>
          </w:p>
          <w:p w14:paraId="261182CB"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08D36716" w14:textId="77777777" w:rsidR="003346BC" w:rsidRPr="007977DF" w:rsidRDefault="003346BC" w:rsidP="00F675C9">
            <w:pPr>
              <w:ind w:left="113" w:right="113"/>
              <w:rPr>
                <w:rFonts w:ascii="Cambria" w:eastAsiaTheme="minorEastAsia" w:hAnsi="Cambria"/>
                <w:b/>
                <w:bCs/>
                <w:sz w:val="16"/>
                <w:szCs w:val="16"/>
              </w:rPr>
            </w:pPr>
            <w:r w:rsidRPr="007977DF">
              <w:rPr>
                <w:rFonts w:ascii="Cambria" w:eastAsiaTheme="minorEastAsia" w:hAnsi="Cambria"/>
                <w:b/>
                <w:bCs/>
                <w:sz w:val="16"/>
                <w:szCs w:val="16"/>
              </w:rPr>
              <w:t>2.0</w:t>
            </w:r>
          </w:p>
        </w:tc>
        <w:tc>
          <w:tcPr>
            <w:tcW w:w="940" w:type="dxa"/>
            <w:textDirection w:val="btLr"/>
          </w:tcPr>
          <w:p w14:paraId="31267974" w14:textId="7C82412D" w:rsidR="003346BC" w:rsidRPr="007977DF" w:rsidRDefault="003346BC" w:rsidP="00F675C9">
            <w:pPr>
              <w:ind w:left="113" w:right="113"/>
              <w:rPr>
                <w:rFonts w:ascii="Cambria" w:eastAsiaTheme="minorEastAsia" w:hAnsi="Cambria"/>
                <w:sz w:val="16"/>
                <w:szCs w:val="16"/>
              </w:rPr>
            </w:pPr>
            <w:r w:rsidRPr="007977DF">
              <w:rPr>
                <w:rFonts w:ascii="Cambria" w:eastAsiaTheme="minorEastAsia" w:hAnsi="Cambria"/>
                <w:sz w:val="16"/>
                <w:szCs w:val="16"/>
              </w:rPr>
              <w:t>5.</w:t>
            </w:r>
            <w:r w:rsidR="008E1148">
              <w:rPr>
                <w:rFonts w:ascii="Cambria" w:eastAsiaTheme="minorEastAsia" w:hAnsi="Cambria"/>
                <w:sz w:val="16"/>
                <w:szCs w:val="16"/>
              </w:rPr>
              <w:t>84</w:t>
            </w:r>
            <w:r w:rsidR="006E5EF1">
              <w:rPr>
                <w:rFonts w:ascii="Cambria" w:eastAsiaTheme="minorEastAsia" w:hAnsi="Cambria"/>
                <w:sz w:val="16"/>
                <w:szCs w:val="16"/>
              </w:rPr>
              <w:t>%</w:t>
            </w:r>
          </w:p>
        </w:tc>
        <w:tc>
          <w:tcPr>
            <w:tcW w:w="940" w:type="dxa"/>
            <w:textDirection w:val="btLr"/>
          </w:tcPr>
          <w:p w14:paraId="4BFE014F"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1821.38</w:t>
            </w:r>
          </w:p>
          <w:p w14:paraId="2C0E3567" w14:textId="592FD3B6" w:rsidR="006E5EF1" w:rsidRPr="007977DF" w:rsidRDefault="006E5EF1"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165.62</w:t>
            </w:r>
            <w:r>
              <w:rPr>
                <w:rFonts w:ascii="Cambria" w:eastAsiaTheme="minorEastAsia" w:hAnsi="Cambria"/>
                <w:sz w:val="16"/>
                <w:szCs w:val="16"/>
              </w:rPr>
              <w:t>%)</w:t>
            </w:r>
          </w:p>
        </w:tc>
        <w:tc>
          <w:tcPr>
            <w:tcW w:w="940" w:type="dxa"/>
            <w:textDirection w:val="btLr"/>
          </w:tcPr>
          <w:p w14:paraId="672D6D00" w14:textId="560E0DBD" w:rsidR="003346BC" w:rsidRDefault="009D3D12" w:rsidP="00F675C9">
            <w:pPr>
              <w:ind w:left="113" w:right="113"/>
              <w:rPr>
                <w:rFonts w:ascii="Cambria" w:eastAsiaTheme="minorEastAsia" w:hAnsi="Cambria"/>
                <w:sz w:val="16"/>
                <w:szCs w:val="16"/>
              </w:rPr>
            </w:pPr>
            <w:r>
              <w:rPr>
                <w:rFonts w:ascii="Cambria" w:eastAsiaTheme="minorEastAsia" w:hAnsi="Cambria"/>
                <w:sz w:val="16"/>
                <w:szCs w:val="16"/>
              </w:rPr>
              <w:t>489,8</w:t>
            </w:r>
            <w:r w:rsidR="00A95D10">
              <w:rPr>
                <w:rFonts w:ascii="Cambria" w:eastAsiaTheme="minorEastAsia" w:hAnsi="Cambria"/>
                <w:sz w:val="16"/>
                <w:szCs w:val="16"/>
              </w:rPr>
              <w:t>40</w:t>
            </w:r>
          </w:p>
        </w:tc>
      </w:tr>
      <w:tr w:rsidR="003346BC" w:rsidRPr="0053699F" w14:paraId="55576154" w14:textId="54BB8306" w:rsidTr="006E5EF1">
        <w:trPr>
          <w:cantSplit/>
          <w:trHeight w:val="971"/>
        </w:trPr>
        <w:tc>
          <w:tcPr>
            <w:tcW w:w="940" w:type="dxa"/>
            <w:vMerge/>
            <w:textDirection w:val="btLr"/>
          </w:tcPr>
          <w:p w14:paraId="43A1B87F"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2E2FC478"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7990EB62"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1.5</w:t>
            </w:r>
          </w:p>
        </w:tc>
        <w:tc>
          <w:tcPr>
            <w:tcW w:w="940" w:type="dxa"/>
            <w:textDirection w:val="btLr"/>
          </w:tcPr>
          <w:p w14:paraId="47A30CDB" w14:textId="784EA7A4" w:rsidR="003346BC" w:rsidRPr="007977DF" w:rsidRDefault="008E1148" w:rsidP="00F675C9">
            <w:pPr>
              <w:ind w:left="113" w:right="113"/>
              <w:rPr>
                <w:rFonts w:ascii="Cambria" w:eastAsiaTheme="minorEastAsia" w:hAnsi="Cambria"/>
                <w:sz w:val="16"/>
                <w:szCs w:val="16"/>
              </w:rPr>
            </w:pPr>
            <w:r>
              <w:rPr>
                <w:rFonts w:ascii="Cambria" w:eastAsiaTheme="minorEastAsia" w:hAnsi="Cambria"/>
                <w:sz w:val="16"/>
                <w:szCs w:val="16"/>
              </w:rPr>
              <w:t>10.35</w:t>
            </w:r>
            <w:r w:rsidR="006E5EF1">
              <w:rPr>
                <w:rFonts w:ascii="Cambria" w:eastAsiaTheme="minorEastAsia" w:hAnsi="Cambria"/>
                <w:sz w:val="16"/>
                <w:szCs w:val="16"/>
              </w:rPr>
              <w:t>%</w:t>
            </w:r>
          </w:p>
        </w:tc>
        <w:tc>
          <w:tcPr>
            <w:tcW w:w="940" w:type="dxa"/>
            <w:textDirection w:val="btLr"/>
          </w:tcPr>
          <w:p w14:paraId="30A0A53F"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1343.29</w:t>
            </w:r>
          </w:p>
          <w:p w14:paraId="553109F2" w14:textId="1CEF740A" w:rsidR="00F66134" w:rsidRPr="007977DF" w:rsidRDefault="00F66134"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95.90</w:t>
            </w:r>
            <w:r w:rsidR="006E5EF1">
              <w:rPr>
                <w:rFonts w:ascii="Cambria" w:eastAsiaTheme="minorEastAsia" w:hAnsi="Cambria"/>
                <w:sz w:val="16"/>
                <w:szCs w:val="16"/>
              </w:rPr>
              <w:t>%)</w:t>
            </w:r>
          </w:p>
        </w:tc>
        <w:tc>
          <w:tcPr>
            <w:tcW w:w="940" w:type="dxa"/>
            <w:textDirection w:val="btLr"/>
          </w:tcPr>
          <w:p w14:paraId="389E57D8" w14:textId="351DB4D3" w:rsidR="003346BC" w:rsidRDefault="009D3D12" w:rsidP="00F675C9">
            <w:pPr>
              <w:ind w:left="113" w:right="113"/>
              <w:rPr>
                <w:rFonts w:ascii="Cambria" w:eastAsiaTheme="minorEastAsia" w:hAnsi="Cambria"/>
                <w:sz w:val="16"/>
                <w:szCs w:val="16"/>
              </w:rPr>
            </w:pPr>
            <w:r>
              <w:rPr>
                <w:rFonts w:ascii="Cambria" w:eastAsiaTheme="minorEastAsia" w:hAnsi="Cambria"/>
                <w:sz w:val="16"/>
                <w:szCs w:val="16"/>
              </w:rPr>
              <w:t>304,482</w:t>
            </w:r>
          </w:p>
        </w:tc>
      </w:tr>
      <w:tr w:rsidR="003346BC" w:rsidRPr="0053699F" w14:paraId="79533A28" w14:textId="2D9CCB11" w:rsidTr="00F66134">
        <w:trPr>
          <w:cantSplit/>
          <w:trHeight w:val="1043"/>
        </w:trPr>
        <w:tc>
          <w:tcPr>
            <w:tcW w:w="940" w:type="dxa"/>
            <w:vMerge/>
            <w:textDirection w:val="btLr"/>
          </w:tcPr>
          <w:p w14:paraId="143DBA3F"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1F1EB77D"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7871FD84"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1.0</w:t>
            </w:r>
          </w:p>
        </w:tc>
        <w:tc>
          <w:tcPr>
            <w:tcW w:w="940" w:type="dxa"/>
            <w:textDirection w:val="btLr"/>
          </w:tcPr>
          <w:p w14:paraId="48179941" w14:textId="75A28ED6" w:rsidR="003346BC" w:rsidRPr="007977DF" w:rsidRDefault="003346BC" w:rsidP="00F675C9">
            <w:pPr>
              <w:ind w:left="113" w:right="113"/>
              <w:rPr>
                <w:rFonts w:ascii="Cambria" w:eastAsiaTheme="minorEastAsia" w:hAnsi="Cambria"/>
                <w:sz w:val="16"/>
                <w:szCs w:val="16"/>
              </w:rPr>
            </w:pPr>
            <w:r>
              <w:rPr>
                <w:rFonts w:ascii="Cambria" w:eastAsiaTheme="minorEastAsia" w:hAnsi="Cambria"/>
                <w:sz w:val="16"/>
                <w:szCs w:val="16"/>
              </w:rPr>
              <w:t>22.</w:t>
            </w:r>
            <w:r w:rsidR="008E1148">
              <w:rPr>
                <w:rFonts w:ascii="Cambria" w:eastAsiaTheme="minorEastAsia" w:hAnsi="Cambria"/>
                <w:sz w:val="16"/>
                <w:szCs w:val="16"/>
              </w:rPr>
              <w:t>51</w:t>
            </w:r>
            <w:r w:rsidR="006E5EF1">
              <w:rPr>
                <w:rFonts w:ascii="Cambria" w:eastAsiaTheme="minorEastAsia" w:hAnsi="Cambria"/>
                <w:sz w:val="16"/>
                <w:szCs w:val="16"/>
              </w:rPr>
              <w:t>%</w:t>
            </w:r>
          </w:p>
        </w:tc>
        <w:tc>
          <w:tcPr>
            <w:tcW w:w="940" w:type="dxa"/>
            <w:textDirection w:val="btLr"/>
          </w:tcPr>
          <w:p w14:paraId="329B6484"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993.95</w:t>
            </w:r>
          </w:p>
          <w:p w14:paraId="4C5F2675" w14:textId="6E214A5C" w:rsidR="00D92527" w:rsidRPr="007977DF" w:rsidRDefault="00D92527" w:rsidP="00F675C9">
            <w:pPr>
              <w:ind w:left="113" w:right="113"/>
              <w:rPr>
                <w:rFonts w:ascii="Cambria" w:eastAsiaTheme="minorEastAsia" w:hAnsi="Cambria"/>
                <w:sz w:val="16"/>
                <w:szCs w:val="16"/>
              </w:rPr>
            </w:pPr>
            <w:r>
              <w:rPr>
                <w:rFonts w:ascii="Cambria" w:eastAsiaTheme="minorEastAsia" w:hAnsi="Cambria"/>
                <w:sz w:val="16"/>
                <w:szCs w:val="16"/>
              </w:rPr>
              <w:t>(+44.95%)</w:t>
            </w:r>
          </w:p>
        </w:tc>
        <w:tc>
          <w:tcPr>
            <w:tcW w:w="940" w:type="dxa"/>
            <w:textDirection w:val="btLr"/>
          </w:tcPr>
          <w:p w14:paraId="73271D98" w14:textId="20C471C2" w:rsidR="003346BC" w:rsidRDefault="009D3D12" w:rsidP="00F675C9">
            <w:pPr>
              <w:ind w:left="113" w:right="113"/>
              <w:rPr>
                <w:rFonts w:ascii="Cambria" w:eastAsiaTheme="minorEastAsia" w:hAnsi="Cambria"/>
                <w:sz w:val="16"/>
                <w:szCs w:val="16"/>
              </w:rPr>
            </w:pPr>
            <w:r>
              <w:rPr>
                <w:rFonts w:ascii="Cambria" w:eastAsiaTheme="minorEastAsia" w:hAnsi="Cambria"/>
                <w:sz w:val="16"/>
                <w:szCs w:val="16"/>
              </w:rPr>
              <w:t>142,095</w:t>
            </w:r>
          </w:p>
        </w:tc>
      </w:tr>
      <w:tr w:rsidR="00D92527" w:rsidRPr="0053699F" w14:paraId="5F250886" w14:textId="77777777" w:rsidTr="00D92527">
        <w:trPr>
          <w:cantSplit/>
          <w:trHeight w:val="1637"/>
        </w:trPr>
        <w:tc>
          <w:tcPr>
            <w:tcW w:w="940" w:type="dxa"/>
            <w:textDirection w:val="btLr"/>
          </w:tcPr>
          <w:p w14:paraId="419815B6" w14:textId="77777777" w:rsidR="00D92527" w:rsidRPr="007977DF" w:rsidRDefault="00D92527" w:rsidP="00F675C9">
            <w:pPr>
              <w:ind w:left="113" w:right="113"/>
              <w:rPr>
                <w:rFonts w:ascii="Cambria" w:eastAsiaTheme="minorEastAsia" w:hAnsi="Cambria"/>
                <w:b/>
                <w:bCs/>
                <w:sz w:val="16"/>
                <w:szCs w:val="16"/>
              </w:rPr>
            </w:pPr>
          </w:p>
        </w:tc>
        <w:tc>
          <w:tcPr>
            <w:tcW w:w="940" w:type="dxa"/>
            <w:textDirection w:val="btLr"/>
          </w:tcPr>
          <w:p w14:paraId="0285D005" w14:textId="77777777" w:rsidR="00D92527" w:rsidRPr="007977DF" w:rsidRDefault="00D92527" w:rsidP="00F675C9">
            <w:pPr>
              <w:ind w:left="113" w:right="113"/>
              <w:rPr>
                <w:rFonts w:ascii="Cambria" w:eastAsiaTheme="minorEastAsia" w:hAnsi="Cambria"/>
                <w:b/>
                <w:bCs/>
                <w:sz w:val="16"/>
                <w:szCs w:val="16"/>
              </w:rPr>
            </w:pPr>
          </w:p>
        </w:tc>
        <w:tc>
          <w:tcPr>
            <w:tcW w:w="940" w:type="dxa"/>
            <w:textDirection w:val="btLr"/>
          </w:tcPr>
          <w:p w14:paraId="628A0EAE" w14:textId="2B5CD6A7" w:rsidR="00D92527" w:rsidRPr="007977DF" w:rsidRDefault="00D92527" w:rsidP="00F675C9">
            <w:pPr>
              <w:ind w:left="113" w:right="113"/>
              <w:rPr>
                <w:rFonts w:ascii="Cambria" w:eastAsiaTheme="minorEastAsia" w:hAnsi="Cambria"/>
                <w:b/>
                <w:bCs/>
                <w:sz w:val="16"/>
                <w:szCs w:val="16"/>
              </w:rPr>
            </w:pPr>
            <w:r>
              <w:rPr>
                <w:rFonts w:ascii="Cambria" w:eastAsiaTheme="minorEastAsia" w:hAnsi="Cambria"/>
                <w:b/>
                <w:bCs/>
                <w:sz w:val="16"/>
                <w:szCs w:val="16"/>
              </w:rPr>
              <w:t>Type</w:t>
            </w:r>
          </w:p>
        </w:tc>
        <w:tc>
          <w:tcPr>
            <w:tcW w:w="940" w:type="dxa"/>
            <w:textDirection w:val="btLr"/>
          </w:tcPr>
          <w:p w14:paraId="65621243" w14:textId="23EE7580" w:rsidR="00D92527" w:rsidRPr="00D92527" w:rsidRDefault="00D92527" w:rsidP="00F675C9">
            <w:pPr>
              <w:ind w:left="113" w:right="113"/>
              <w:rPr>
                <w:rFonts w:ascii="Cambria" w:eastAsiaTheme="minorEastAsia" w:hAnsi="Cambria"/>
                <w:sz w:val="16"/>
                <w:szCs w:val="16"/>
              </w:rPr>
            </w:pPr>
            <w:r>
              <w:rPr>
                <w:rFonts w:ascii="Cambria" w:eastAsiaTheme="minorEastAsia" w:hAnsi="Cambria"/>
                <w:sz w:val="16"/>
                <w:szCs w:val="16"/>
              </w:rPr>
              <w:t>Privacy</w:t>
            </w:r>
            <w:r w:rsidR="00F66134">
              <w:rPr>
                <w:rFonts w:ascii="Cambria" w:eastAsiaTheme="minorEastAsia" w:hAnsi="Cambria"/>
                <w:sz w:val="16"/>
                <w:szCs w:val="16"/>
              </w:rPr>
              <w:t xml:space="preserve"> (Average Proportion of Identified Series)</w:t>
            </w:r>
          </w:p>
        </w:tc>
        <w:tc>
          <w:tcPr>
            <w:tcW w:w="940" w:type="dxa"/>
            <w:textDirection w:val="btLr"/>
          </w:tcPr>
          <w:p w14:paraId="7E637824" w14:textId="4157EB4F" w:rsidR="00D92527" w:rsidRPr="00D92527" w:rsidRDefault="00D92527" w:rsidP="00F675C9">
            <w:pPr>
              <w:ind w:left="113" w:right="113"/>
              <w:rPr>
                <w:rFonts w:ascii="Cambria" w:eastAsiaTheme="minorEastAsia" w:hAnsi="Cambria"/>
                <w:sz w:val="16"/>
                <w:szCs w:val="16"/>
              </w:rPr>
            </w:pPr>
            <w:r>
              <w:rPr>
                <w:rFonts w:ascii="Cambria" w:eastAsiaTheme="minorEastAsia" w:hAnsi="Cambria"/>
                <w:sz w:val="16"/>
                <w:szCs w:val="16"/>
              </w:rPr>
              <w:t>Accuracy</w:t>
            </w:r>
            <w:r w:rsidR="00F66134">
              <w:rPr>
                <w:rFonts w:ascii="Cambria" w:eastAsiaTheme="minorEastAsia" w:hAnsi="Cambria"/>
                <w:sz w:val="16"/>
                <w:szCs w:val="16"/>
              </w:rPr>
              <w:t xml:space="preserve"> (Average MAE)</w:t>
            </w:r>
          </w:p>
        </w:tc>
        <w:tc>
          <w:tcPr>
            <w:tcW w:w="940" w:type="dxa"/>
            <w:textDirection w:val="btLr"/>
          </w:tcPr>
          <w:p w14:paraId="4904FB2F" w14:textId="40296FB2" w:rsidR="00D92527" w:rsidRDefault="00D92527" w:rsidP="00F675C9">
            <w:pPr>
              <w:ind w:left="113" w:right="113"/>
              <w:rPr>
                <w:rFonts w:ascii="Cambria" w:eastAsiaTheme="minorEastAsia" w:hAnsi="Cambria"/>
                <w:sz w:val="16"/>
                <w:szCs w:val="16"/>
              </w:rPr>
            </w:pPr>
            <w:r>
              <w:rPr>
                <w:rFonts w:ascii="Cambria" w:eastAsiaTheme="minorEastAsia" w:hAnsi="Cambria"/>
                <w:sz w:val="16"/>
                <w:szCs w:val="16"/>
              </w:rPr>
              <w:t>Representativeness</w:t>
            </w:r>
            <w:r w:rsidR="00F66134">
              <w:rPr>
                <w:rFonts w:ascii="Cambria" w:eastAsiaTheme="minorEastAsia" w:hAnsi="Cambria"/>
                <w:sz w:val="16"/>
                <w:szCs w:val="16"/>
              </w:rPr>
              <w:t xml:space="preserve"> (Average Performance Gap)</w:t>
            </w:r>
            <w:commentRangeEnd w:id="95"/>
            <w:r w:rsidR="004D0579">
              <w:rPr>
                <w:rStyle w:val="CommentReference"/>
              </w:rPr>
              <w:commentReference w:id="95"/>
            </w:r>
          </w:p>
        </w:tc>
      </w:tr>
    </w:tbl>
    <w:p w14:paraId="0FBAC354" w14:textId="77777777" w:rsidR="00402BB6" w:rsidRDefault="00402BB6" w:rsidP="00402BB6">
      <w:pPr>
        <w:rPr>
          <w:rFonts w:ascii="Cambria" w:eastAsiaTheme="minorEastAsia" w:hAnsi="Cambria"/>
          <w:b/>
          <w:bCs/>
        </w:rPr>
      </w:pPr>
    </w:p>
    <w:p w14:paraId="0AE437D9" w14:textId="77777777" w:rsidR="00402BB6" w:rsidRDefault="00402BB6" w:rsidP="00402BB6">
      <w:pPr>
        <w:rPr>
          <w:rFonts w:ascii="Cambria" w:eastAsiaTheme="minorEastAsia" w:hAnsi="Cambria"/>
          <w:b/>
          <w:bCs/>
        </w:rPr>
      </w:pPr>
    </w:p>
    <w:p w14:paraId="703F3A80" w14:textId="77777777" w:rsidR="00402BB6" w:rsidRDefault="00402BB6" w:rsidP="00402BB6">
      <w:pPr>
        <w:rPr>
          <w:rFonts w:ascii="Cambria" w:eastAsiaTheme="minorEastAsia" w:hAnsi="Cambria"/>
          <w:b/>
          <w:bCs/>
        </w:rPr>
      </w:pPr>
    </w:p>
    <w:p w14:paraId="44B422F5" w14:textId="77777777" w:rsidR="00402BB6" w:rsidRDefault="00402BB6" w:rsidP="00402BB6">
      <w:pPr>
        <w:rPr>
          <w:rFonts w:ascii="Cambria" w:eastAsiaTheme="minorEastAsia" w:hAnsi="Cambria"/>
          <w:b/>
          <w:bCs/>
        </w:rPr>
      </w:pPr>
    </w:p>
    <w:p w14:paraId="4DADDE8E" w14:textId="77777777" w:rsidR="00402BB6" w:rsidRDefault="00402BB6" w:rsidP="00402BB6">
      <w:pPr>
        <w:rPr>
          <w:rFonts w:ascii="Cambria" w:eastAsiaTheme="minorEastAsia" w:hAnsi="Cambria"/>
          <w:b/>
          <w:bCs/>
        </w:rPr>
      </w:pPr>
    </w:p>
    <w:p w14:paraId="223FC75A" w14:textId="77777777" w:rsidR="00402BB6" w:rsidRDefault="00402BB6" w:rsidP="00402BB6">
      <w:pPr>
        <w:rPr>
          <w:rFonts w:ascii="Cambria" w:eastAsiaTheme="minorEastAsia" w:hAnsi="Cambria"/>
        </w:rPr>
      </w:pPr>
    </w:p>
    <w:p w14:paraId="03CF9267" w14:textId="77777777" w:rsidR="00402BB6" w:rsidRDefault="00402BB6" w:rsidP="00402BB6">
      <w:pPr>
        <w:rPr>
          <w:rFonts w:ascii="Cambria" w:eastAsiaTheme="minorEastAsia" w:hAnsi="Cambria"/>
        </w:rPr>
      </w:pPr>
    </w:p>
    <w:p w14:paraId="4D303091" w14:textId="77777777" w:rsidR="00402BB6" w:rsidRDefault="00402BB6" w:rsidP="00402BB6">
      <w:pPr>
        <w:rPr>
          <w:rFonts w:ascii="Cambria" w:eastAsiaTheme="minorEastAsia" w:hAnsi="Cambria"/>
        </w:rPr>
      </w:pPr>
    </w:p>
    <w:p w14:paraId="72251B9C" w14:textId="585829BD" w:rsidR="004B1281" w:rsidRPr="0057540F" w:rsidRDefault="0085203D" w:rsidP="004B1281">
      <w:pPr>
        <w:rPr>
          <w:rFonts w:ascii="Cambria" w:eastAsiaTheme="minorEastAsia" w:hAnsi="Cambria"/>
        </w:rPr>
      </w:pPr>
      <w:r>
        <w:rPr>
          <w:rFonts w:ascii="Cambria" w:eastAsiaTheme="minorEastAsia" w:hAnsi="Cambria"/>
        </w:rPr>
        <w:t>F</w:t>
      </w:r>
      <w:commentRangeStart w:id="96"/>
      <w:r w:rsidR="004B1281" w:rsidRPr="0057540F">
        <w:rPr>
          <w:rFonts w:ascii="Cambria" w:eastAsiaTheme="minorEastAsia" w:hAnsi="Cambria"/>
        </w:rPr>
        <w:t xml:space="preserve">orecasters </w:t>
      </w:r>
      <w:r w:rsidR="004B1281">
        <w:rPr>
          <w:rFonts w:ascii="Cambria" w:eastAsiaTheme="minorEastAsia" w:hAnsi="Cambria"/>
        </w:rPr>
        <w:t xml:space="preserve">also </w:t>
      </w:r>
      <w:r w:rsidR="004B1281" w:rsidRPr="0057540F">
        <w:rPr>
          <w:rFonts w:ascii="Cambria" w:eastAsiaTheme="minorEastAsia" w:hAnsi="Cambria"/>
        </w:rPr>
        <w:t xml:space="preserve">prefer </w:t>
      </w:r>
      <w:r w:rsidR="004B1281">
        <w:rPr>
          <w:rFonts w:ascii="Cambria" w:eastAsiaTheme="minorEastAsia" w:hAnsi="Cambria"/>
        </w:rPr>
        <w:t>representative forecasts</w:t>
      </w:r>
      <w:r w:rsidR="00D95B70">
        <w:rPr>
          <w:rFonts w:ascii="Cambria" w:eastAsiaTheme="minorEastAsia" w:hAnsi="Cambria"/>
        </w:rPr>
        <w:t xml:space="preserve"> that look like the time series</w:t>
      </w:r>
      <w:r w:rsidR="004B1281" w:rsidRPr="0057540F">
        <w:rPr>
          <w:rFonts w:ascii="Cambria" w:eastAsiaTheme="minorEastAsia" w:hAnsi="Cambria"/>
        </w:rPr>
        <w:t xml:space="preserve"> used to produce the forec</w:t>
      </w:r>
      <w:r w:rsidR="004B1281">
        <w:rPr>
          <w:rFonts w:ascii="Cambria" w:eastAsiaTheme="minorEastAsia" w:hAnsi="Cambria"/>
        </w:rPr>
        <w:t>ast</w:t>
      </w:r>
      <w:r w:rsidR="00D95B70">
        <w:rPr>
          <w:rFonts w:ascii="Cambria" w:eastAsiaTheme="minorEastAsia" w:hAnsi="Cambria"/>
        </w:rPr>
        <w:t>s</w:t>
      </w:r>
      <w:r w:rsidR="004B1281">
        <w:rPr>
          <w:rFonts w:ascii="Cambria" w:eastAsiaTheme="minorEastAsia" w:hAnsi="Cambria"/>
        </w:rPr>
        <w:t xml:space="preserve"> (Petropoulos </w:t>
      </w:r>
      <w:commentRangeEnd w:id="96"/>
      <w:r w:rsidR="004B1281">
        <w:rPr>
          <w:rStyle w:val="CommentReference"/>
        </w:rPr>
        <w:commentReference w:id="96"/>
      </w:r>
      <w:r w:rsidR="004B1281">
        <w:rPr>
          <w:rFonts w:ascii="Cambria" w:eastAsiaTheme="minorEastAsia" w:hAnsi="Cambria"/>
        </w:rPr>
        <w:t xml:space="preserve">&amp; </w:t>
      </w:r>
      <w:proofErr w:type="spellStart"/>
      <w:r w:rsidR="004B1281">
        <w:rPr>
          <w:rFonts w:ascii="Cambria" w:eastAsiaTheme="minorEastAsia" w:hAnsi="Cambria"/>
        </w:rPr>
        <w:t>Siemsen</w:t>
      </w:r>
      <w:proofErr w:type="spellEnd"/>
      <w:r w:rsidR="004B1281">
        <w:rPr>
          <w:rFonts w:ascii="Cambria" w:eastAsiaTheme="minorEastAsia" w:hAnsi="Cambria"/>
        </w:rPr>
        <w:t>, 2022).</w:t>
      </w:r>
      <w:r w:rsidR="004B1281" w:rsidRPr="0057540F">
        <w:rPr>
          <w:rFonts w:ascii="Cambria" w:eastAsiaTheme="minorEastAsia" w:hAnsi="Cambria"/>
        </w:rPr>
        <w:t xml:space="preserve"> </w:t>
      </w:r>
      <w:r>
        <w:rPr>
          <w:rFonts w:ascii="Cambria" w:eastAsiaTheme="minorEastAsia" w:hAnsi="Cambria"/>
        </w:rPr>
        <w:t>Representativeness</w:t>
      </w:r>
      <w:r w:rsidR="0031039D">
        <w:rPr>
          <w:rFonts w:ascii="Cambria" w:eastAsiaTheme="minorEastAsia" w:hAnsi="Cambria"/>
        </w:rPr>
        <w:t xml:space="preserve"> improves trust between data owners and </w:t>
      </w:r>
      <w:proofErr w:type="gramStart"/>
      <w:r w:rsidR="0031039D">
        <w:rPr>
          <w:rFonts w:ascii="Cambria" w:eastAsiaTheme="minorEastAsia" w:hAnsi="Cambria"/>
        </w:rPr>
        <w:t>forecasters, and</w:t>
      </w:r>
      <w:proofErr w:type="gramEnd"/>
      <w:r w:rsidR="0031039D">
        <w:rPr>
          <w:rFonts w:ascii="Cambria" w:eastAsiaTheme="minorEastAsia" w:hAnsi="Cambria"/>
        </w:rPr>
        <w:t xml:space="preserve"> makes it more likely for data owners to use protected data if it’s representative.  </w:t>
      </w:r>
      <w:r w:rsidR="004B1281" w:rsidRPr="0057540F">
        <w:rPr>
          <w:rFonts w:ascii="Cambria" w:eastAsiaTheme="minorEastAsia" w:hAnsi="Cambria"/>
        </w:rPr>
        <w:t xml:space="preserve">We use the </w:t>
      </w:r>
      <w:r w:rsidR="004B1281" w:rsidRPr="0057540F">
        <w:rPr>
          <w:rFonts w:ascii="Cambria" w:eastAsiaTheme="minorEastAsia" w:hAnsi="Cambria"/>
          <w:i/>
          <w:iCs/>
        </w:rPr>
        <w:t>performance gap</w:t>
      </w:r>
      <w:r w:rsidR="004B1281" w:rsidRPr="0057540F">
        <w:rPr>
          <w:rFonts w:ascii="Cambria" w:eastAsiaTheme="minorEastAsia" w:hAnsi="Cambria"/>
        </w:rPr>
        <w:t xml:space="preserve"> portion of the </w:t>
      </w:r>
      <w:commentRangeStart w:id="97"/>
      <w:r w:rsidR="004B1281" w:rsidRPr="0057540F">
        <w:rPr>
          <w:rFonts w:ascii="Cambria" w:eastAsiaTheme="minorEastAsia" w:hAnsi="Cambria"/>
        </w:rPr>
        <w:t>REP metric</w:t>
      </w:r>
      <w:r w:rsidR="004B1281">
        <w:rPr>
          <w:rFonts w:ascii="Cambria" w:eastAsiaTheme="minorEastAsia" w:hAnsi="Cambria"/>
        </w:rPr>
        <w:t xml:space="preserve"> </w:t>
      </w:r>
      <w:commentRangeEnd w:id="97"/>
      <w:r>
        <w:rPr>
          <w:rStyle w:val="CommentReference"/>
        </w:rPr>
        <w:commentReference w:id="97"/>
      </w:r>
      <w:r w:rsidR="004B1281">
        <w:rPr>
          <w:rFonts w:ascii="Cambria" w:eastAsiaTheme="minorEastAsia" w:hAnsi="Cambria"/>
        </w:rPr>
        <w:t xml:space="preserve">of Petropoulos &amp; </w:t>
      </w:r>
      <w:proofErr w:type="spellStart"/>
      <w:r w:rsidR="004B1281">
        <w:rPr>
          <w:rFonts w:ascii="Cambria" w:eastAsiaTheme="minorEastAsia" w:hAnsi="Cambria"/>
        </w:rPr>
        <w:t>Siemsen</w:t>
      </w:r>
      <w:proofErr w:type="spellEnd"/>
      <w:r w:rsidR="004B1281">
        <w:rPr>
          <w:rFonts w:ascii="Cambria" w:eastAsiaTheme="minorEastAsia" w:hAnsi="Cambria"/>
        </w:rPr>
        <w:t xml:space="preserve"> (2022)</w:t>
      </w:r>
      <w:r w:rsidR="004B1281" w:rsidRPr="0057540F">
        <w:rPr>
          <w:rFonts w:ascii="Cambria" w:eastAsiaTheme="minorEastAsia" w:hAnsi="Cambria"/>
        </w:rPr>
        <w:t xml:space="preserve"> to measure the distance between the protected and original time series values,</w:t>
      </w:r>
    </w:p>
    <w:p w14:paraId="14A1143B" w14:textId="77777777" w:rsidR="004B1281" w:rsidRDefault="004B1281" w:rsidP="004B1281">
      <w:pPr>
        <w:jc w:val="center"/>
        <w:rPr>
          <w:rFonts w:ascii="Cambria" w:eastAsiaTheme="minorEastAsia" w:hAnsi="Cambria"/>
        </w:rPr>
      </w:pPr>
    </w:p>
    <w:p w14:paraId="0291C5EC" w14:textId="77777777" w:rsidR="004B1281" w:rsidRDefault="004B1281" w:rsidP="004B1281">
      <w:pPr>
        <w:jc w:val="center"/>
        <w:rPr>
          <w:rFonts w:ascii="Cambria" w:eastAsiaTheme="minorEastAsia" w:hAnsi="Cambria"/>
        </w:rPr>
      </w:pPr>
      <w:r>
        <w:rPr>
          <w:rFonts w:ascii="Cambria" w:eastAsiaTheme="minorEastAsia" w:hAnsi="Cambria"/>
        </w:rPr>
        <w:t xml:space="preserve">Performance gap =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 </m:t>
                    </m:r>
                    <m:sSubSup>
                      <m:sSubSupPr>
                        <m:ctrlPr>
                          <w:rPr>
                            <w:rFonts w:ascii="Cambria Math" w:eastAsiaTheme="minorEastAsia" w:hAnsi="Cambria Math"/>
                            <w:i/>
                          </w:rPr>
                        </m:ctrlPr>
                      </m:sSubSupPr>
                      <m:e>
                        <m:r>
                          <m:rPr>
                            <m:sty m:val="bi"/>
                          </m:rP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m:t>
                        </m:r>
                      </m:sup>
                    </m:sSubSup>
                  </m:e>
                </m:d>
              </m:e>
            </m:d>
          </m:e>
          <m:sub>
            <m:r>
              <w:rPr>
                <w:rFonts w:ascii="Cambria Math" w:eastAsiaTheme="minorEastAsia" w:hAnsi="Cambria Math"/>
              </w:rPr>
              <m:t>1</m:t>
            </m:r>
          </m:sub>
        </m:sSub>
      </m:oMath>
      <w:r>
        <w:rPr>
          <w:rFonts w:ascii="Cambria" w:eastAsiaTheme="minorEastAsia" w:hAnsi="Cambria"/>
        </w:rPr>
        <w:t>,</w:t>
      </w:r>
    </w:p>
    <w:p w14:paraId="2D62A1D6" w14:textId="77777777" w:rsidR="004B1281" w:rsidRDefault="004B1281" w:rsidP="004B1281">
      <w:pPr>
        <w:jc w:val="center"/>
        <w:rPr>
          <w:rFonts w:ascii="Cambria" w:eastAsiaTheme="minorEastAsia" w:hAnsi="Cambria"/>
        </w:rPr>
      </w:pPr>
    </w:p>
    <w:p w14:paraId="36F1CCD3" w14:textId="0C52361D" w:rsidR="004B1281" w:rsidRDefault="004B1281" w:rsidP="004B1281">
      <w:pPr>
        <w:rPr>
          <w:rFonts w:ascii="Cambria" w:eastAsiaTheme="minorEastAsia" w:hAnsi="Cambria"/>
        </w:rPr>
      </w:pPr>
      <w:r>
        <w:rPr>
          <w:rFonts w:ascii="Cambria" w:eastAsiaTheme="minorEastAsia" w:hAnsi="Cambria"/>
        </w:rPr>
        <w:t xml:space="preserve">which is calculated after applying a </w:t>
      </w:r>
      <w:r w:rsidR="0031039D">
        <w:rPr>
          <w:rFonts w:ascii="Cambria" w:eastAsiaTheme="minorEastAsia" w:hAnsi="Cambria"/>
        </w:rPr>
        <w:t>B</w:t>
      </w:r>
      <w:r>
        <w:rPr>
          <w:rFonts w:ascii="Cambria" w:eastAsiaTheme="minorEastAsia" w:hAnsi="Cambria"/>
        </w:rPr>
        <w:t>ox-</w:t>
      </w:r>
      <w:r w:rsidR="0031039D">
        <w:rPr>
          <w:rFonts w:ascii="Cambria" w:eastAsiaTheme="minorEastAsia" w:hAnsi="Cambria"/>
        </w:rPr>
        <w:t>C</w:t>
      </w:r>
      <w:r>
        <w:rPr>
          <w:rFonts w:ascii="Cambria" w:eastAsiaTheme="minorEastAsia" w:hAnsi="Cambria"/>
        </w:rPr>
        <w:t>ox transform</w:t>
      </w:r>
      <w:r w:rsidR="0031039D">
        <w:rPr>
          <w:rFonts w:ascii="Cambria" w:eastAsiaTheme="minorEastAsia" w:hAnsi="Cambria"/>
        </w:rPr>
        <w:t>ation</w:t>
      </w:r>
      <w:r>
        <w:rPr>
          <w:rFonts w:ascii="Cambria" w:eastAsiaTheme="minorEastAsia" w:hAnsi="Cambria"/>
        </w:rPr>
        <w:t xml:space="preserve"> and scaling the original and protected series.</w:t>
      </w:r>
      <w:r w:rsidR="0031039D">
        <w:rPr>
          <w:rFonts w:ascii="Cambria" w:eastAsiaTheme="minorEastAsia" w:hAnsi="Cambria"/>
        </w:rPr>
        <w:t xml:space="preserve"> </w:t>
      </w:r>
      <w:r>
        <w:rPr>
          <w:rFonts w:ascii="Cambria" w:eastAsiaTheme="minorEastAsia" w:hAnsi="Cambria"/>
        </w:rPr>
        <w:t xml:space="preserve">The performance gap values in Petropoulos &amp; </w:t>
      </w:r>
      <w:proofErr w:type="spellStart"/>
      <w:r>
        <w:rPr>
          <w:rFonts w:ascii="Cambria" w:eastAsiaTheme="minorEastAsia" w:hAnsi="Cambria"/>
        </w:rPr>
        <w:t>Siemsen</w:t>
      </w:r>
      <w:proofErr w:type="spellEnd"/>
      <w:r>
        <w:rPr>
          <w:rFonts w:ascii="Cambria" w:eastAsiaTheme="minorEastAsia" w:hAnsi="Cambria"/>
        </w:rPr>
        <w:t xml:space="preserve"> (2022) are calculated using the fitted values of forecasting models relative to the training data. </w:t>
      </w:r>
      <w:r w:rsidR="00E551BB">
        <w:rPr>
          <w:rFonts w:ascii="Cambria" w:eastAsiaTheme="minorEastAsia" w:hAnsi="Cambria"/>
        </w:rPr>
        <w:t>Compared to alternative privacy methods, the</w:t>
      </w:r>
      <w:r>
        <w:rPr>
          <w:rFonts w:ascii="Cambria" w:eastAsiaTheme="minorEastAsia" w:hAnsi="Cambria"/>
        </w:rPr>
        <w:t xml:space="preserve"> results show that k-</w:t>
      </w:r>
      <w:proofErr w:type="spellStart"/>
      <w:r>
        <w:rPr>
          <w:rFonts w:ascii="Cambria" w:eastAsiaTheme="minorEastAsia" w:hAnsi="Cambria"/>
        </w:rPr>
        <w:t>nts</w:t>
      </w:r>
      <w:proofErr w:type="spellEnd"/>
      <w:r>
        <w:rPr>
          <w:rFonts w:ascii="Cambria" w:eastAsiaTheme="minorEastAsia" w:hAnsi="Cambria"/>
        </w:rPr>
        <w:t xml:space="preserve">+ and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produce protected time series with the smallest performance gaps by a large margin. Organizations need to trust privacy methods before implementing them </w:t>
      </w:r>
      <w:r w:rsidR="00E551BB">
        <w:rPr>
          <w:rFonts w:ascii="Cambria" w:eastAsiaTheme="minorEastAsia" w:hAnsi="Cambria"/>
        </w:rPr>
        <w:t xml:space="preserve">and </w:t>
      </w:r>
      <w:r>
        <w:rPr>
          <w:rFonts w:ascii="Cambria" w:eastAsiaTheme="minorEastAsia" w:hAnsi="Cambria"/>
        </w:rPr>
        <w:t>k-</w:t>
      </w:r>
      <w:proofErr w:type="spellStart"/>
      <w:r>
        <w:rPr>
          <w:rFonts w:ascii="Cambria" w:eastAsiaTheme="minorEastAsia" w:hAnsi="Cambria"/>
        </w:rPr>
        <w:t>n</w:t>
      </w:r>
      <w:r w:rsidR="00E551BB">
        <w:rPr>
          <w:rFonts w:ascii="Cambria" w:eastAsiaTheme="minorEastAsia" w:hAnsi="Cambria"/>
        </w:rPr>
        <w:t>TS</w:t>
      </w:r>
      <w:proofErr w:type="spellEnd"/>
      <w:r>
        <w:rPr>
          <w:rFonts w:ascii="Cambria" w:eastAsiaTheme="minorEastAsia" w:hAnsi="Cambria"/>
        </w:rPr>
        <w:t xml:space="preserve">+ produces </w:t>
      </w:r>
      <w:r w:rsidR="00E551BB">
        <w:rPr>
          <w:rFonts w:ascii="Cambria" w:eastAsiaTheme="minorEastAsia" w:hAnsi="Cambria"/>
        </w:rPr>
        <w:t xml:space="preserve">more </w:t>
      </w:r>
      <w:r>
        <w:rPr>
          <w:rFonts w:ascii="Cambria" w:eastAsiaTheme="minorEastAsia" w:hAnsi="Cambria"/>
        </w:rPr>
        <w:t>plausible time series</w:t>
      </w:r>
      <w:r w:rsidR="00E551BB">
        <w:rPr>
          <w:rFonts w:ascii="Cambria" w:eastAsiaTheme="minorEastAsia" w:hAnsi="Cambria"/>
        </w:rPr>
        <w:t xml:space="preserve"> than </w:t>
      </w:r>
      <w:proofErr w:type="spellStart"/>
      <w:r w:rsidR="00E551BB">
        <w:rPr>
          <w:rFonts w:ascii="Cambria" w:eastAsiaTheme="minorEastAsia" w:hAnsi="Cambria"/>
        </w:rPr>
        <w:t>competiting</w:t>
      </w:r>
      <w:proofErr w:type="spellEnd"/>
      <w:r w:rsidR="00E551BB">
        <w:rPr>
          <w:rFonts w:ascii="Cambria" w:eastAsiaTheme="minorEastAsia" w:hAnsi="Cambria"/>
        </w:rPr>
        <w:t xml:space="preserve"> privacy methods. However, we note that these performance gap values are significantly smaller than the fitted values from a forecasting model. </w:t>
      </w:r>
      <w:r>
        <w:rPr>
          <w:rFonts w:ascii="Cambria" w:eastAsiaTheme="minorEastAsia" w:hAnsi="Cambria"/>
        </w:rPr>
        <w:t xml:space="preserve"> </w:t>
      </w:r>
    </w:p>
    <w:p w14:paraId="598B5E02" w14:textId="77777777" w:rsidR="00402BB6" w:rsidRDefault="00402BB6" w:rsidP="00402BB6">
      <w:pPr>
        <w:rPr>
          <w:rFonts w:ascii="Cambria" w:eastAsiaTheme="minorEastAsia" w:hAnsi="Cambria"/>
        </w:rPr>
      </w:pPr>
    </w:p>
    <w:p w14:paraId="4A5863C9" w14:textId="39C99591" w:rsidR="003E5CCF" w:rsidRDefault="002C6290" w:rsidP="001978A9">
      <w:pPr>
        <w:tabs>
          <w:tab w:val="left" w:pos="1152"/>
        </w:tabs>
        <w:rPr>
          <w:rFonts w:ascii="Cambria" w:eastAsiaTheme="minorEastAsia" w:hAnsi="Cambria"/>
        </w:rPr>
      </w:pPr>
      <w:r>
        <w:rPr>
          <w:rFonts w:ascii="Cambria" w:hAnsi="Cambria"/>
        </w:rPr>
        <w:t xml:space="preserve">Past research </w:t>
      </w:r>
      <w:r w:rsidR="00E551BB">
        <w:rPr>
          <w:rFonts w:ascii="Cambria" w:hAnsi="Cambria"/>
        </w:rPr>
        <w:t xml:space="preserve">on the M3 competition </w:t>
      </w:r>
      <w:r w:rsidR="0085203D">
        <w:rPr>
          <w:rFonts w:ascii="Cambria" w:hAnsi="Cambria"/>
        </w:rPr>
        <w:t xml:space="preserve">also </w:t>
      </w:r>
      <w:r>
        <w:rPr>
          <w:rFonts w:ascii="Cambria" w:hAnsi="Cambria"/>
        </w:rPr>
        <w:t>found that complex</w:t>
      </w:r>
      <w:r w:rsidRPr="00D76DF4">
        <w:rPr>
          <w:rFonts w:ascii="Cambria" w:hAnsi="Cambria"/>
        </w:rPr>
        <w:t xml:space="preserve"> forecasting models</w:t>
      </w:r>
      <w:r>
        <w:rPr>
          <w:rFonts w:ascii="Cambria" w:hAnsi="Cambria"/>
        </w:rPr>
        <w:t xml:space="preserve"> </w:t>
      </w:r>
      <w:r w:rsidR="00E551BB">
        <w:rPr>
          <w:rFonts w:ascii="Cambria" w:hAnsi="Cambria"/>
        </w:rPr>
        <w:t>forecast</w:t>
      </w:r>
      <w:r w:rsidRPr="00D76DF4">
        <w:rPr>
          <w:rFonts w:ascii="Cambria" w:hAnsi="Cambria"/>
        </w:rPr>
        <w:t xml:space="preserve"> more accurately than simple models using the monthly micro data </w:t>
      </w:r>
      <w:r>
        <w:rPr>
          <w:rFonts w:ascii="Cambria" w:hAnsi="Cambria"/>
        </w:rPr>
        <w:fldChar w:fldCharType="begin"/>
      </w:r>
      <w:r>
        <w:rPr>
          <w:rFonts w:ascii="Cambria" w:hAnsi="Cambria"/>
        </w:rPr>
        <w:instrText xml:space="preserve"> ADDIN ZOTERO_ITEM CSL_CITATION {"citationID":"6qGem1Am","properties":{"formattedCitation":"(Koning et al., 2005)","plainCitation":"(Koning et al., 2005)","noteIndex":0},"citationItems":[{"id":153,"uris":["http://zotero.org/users/8556523/items/GGSW9ND7"],"itemData":{"id":153,"type":"article-journal","abstract":"The main conclusions of the M3 competition were derived from the analyses of descriptive statistics with no formal statistical testing. One of the commentaries noted that the results had not been tested for statistical significance. This paper undertakes such an analysis by examining the primary findings of that competition. We introduce a new methodology that has not previously been used to evaluate economic forecasts: multiple comparisons. We use this technique to compare each method against the best and against the mean. We conclude that the accuracy of the various methods does differ significantly, and that some methods are significantly better than others. We confirm that there is no relationship between complexity and accuracy but also show that there is a significant relationship among the various measures of accuracy. Finally, we find that the M3 conclusion that a combination of methods is better than that of the methods being combined was not proven.","container-title":"International Journal of Forecasting","DOI":"10.1016/j.ijforecast.2004.10.003","ISSN":"01692070","issue":"3","journalAbbreviation":"International Journal of Forecasting","language":"en","page":"397-409","source":"DOI.org (Crossref)","title":"The M3 competition: Statistical tests of the results","title-short":"The M3 competition","volume":"21","author":[{"family":"Koning","given":"Alex J."},{"family":"Franses","given":"Philip Hans"},{"family":"Hibon","given":"Michèle"},{"family":"Stekler","given":"H.O."}],"issued":{"date-parts":[["2005",7]]}}}],"schema":"https://github.com/citation-style-language/schema/raw/master/csl-citation.json"} </w:instrText>
      </w:r>
      <w:r>
        <w:rPr>
          <w:rFonts w:ascii="Cambria" w:hAnsi="Cambria"/>
        </w:rPr>
        <w:fldChar w:fldCharType="separate"/>
      </w:r>
      <w:r w:rsidRPr="00D76DF4">
        <w:rPr>
          <w:rFonts w:ascii="Cambria" w:hAnsi="Cambria"/>
        </w:rPr>
        <w:t>(Koning et al., 2005)</w:t>
      </w:r>
      <w:r>
        <w:rPr>
          <w:rFonts w:ascii="Cambria" w:hAnsi="Cambria"/>
        </w:rPr>
        <w:fldChar w:fldCharType="end"/>
      </w:r>
      <w:r w:rsidR="00E551BB">
        <w:rPr>
          <w:rFonts w:ascii="Cambria" w:hAnsi="Cambria"/>
        </w:rPr>
        <w:t xml:space="preserve">.  </w:t>
      </w:r>
      <w:r w:rsidR="002B4C7D" w:rsidRPr="001978A9">
        <w:rPr>
          <w:rFonts w:ascii="Cambria" w:eastAsiaTheme="minorEastAsia" w:hAnsi="Cambria"/>
        </w:rPr>
        <w:t xml:space="preserve">Table </w:t>
      </w:r>
      <w:r w:rsidR="00412D3F" w:rsidRPr="001978A9">
        <w:rPr>
          <w:rFonts w:ascii="Cambria" w:eastAsiaTheme="minorEastAsia" w:hAnsi="Cambria"/>
        </w:rPr>
        <w:t>5</w:t>
      </w:r>
      <w:r w:rsidR="00E551BB" w:rsidRPr="001978A9">
        <w:rPr>
          <w:rFonts w:ascii="Cambria" w:eastAsiaTheme="minorEastAsia" w:hAnsi="Cambria"/>
        </w:rPr>
        <w:t xml:space="preserve"> displays</w:t>
      </w:r>
      <w:r w:rsidR="002B4C7D">
        <w:rPr>
          <w:rFonts w:ascii="Cambria" w:eastAsiaTheme="minorEastAsia" w:hAnsi="Cambria"/>
          <w:b/>
          <w:bCs/>
        </w:rPr>
        <w:t xml:space="preserve"> </w:t>
      </w:r>
      <w:r w:rsidR="00E551BB">
        <w:rPr>
          <w:rFonts w:ascii="Cambria" w:eastAsiaTheme="minorEastAsia" w:hAnsi="Cambria"/>
        </w:rPr>
        <w:t>the</w:t>
      </w:r>
      <w:r w:rsidR="002B4C7D">
        <w:rPr>
          <w:rFonts w:ascii="Cambria" w:eastAsiaTheme="minorEastAsia" w:hAnsi="Cambria"/>
        </w:rPr>
        <w:t xml:space="preserve"> rank</w:t>
      </w:r>
      <w:r w:rsidR="00E551BB">
        <w:rPr>
          <w:rFonts w:ascii="Cambria" w:eastAsiaTheme="minorEastAsia" w:hAnsi="Cambria"/>
        </w:rPr>
        <w:t xml:space="preserve">s of the </w:t>
      </w:r>
      <w:r w:rsidR="002B4C7D">
        <w:rPr>
          <w:rFonts w:ascii="Cambria" w:eastAsiaTheme="minorEastAsia" w:hAnsi="Cambria"/>
        </w:rPr>
        <w:t>MAE</w:t>
      </w:r>
      <w:r w:rsidR="00E551BB">
        <w:rPr>
          <w:rFonts w:ascii="Cambria" w:eastAsiaTheme="minorEastAsia" w:hAnsi="Cambria"/>
        </w:rPr>
        <w:t xml:space="preserve">, forecast error </w:t>
      </w:r>
      <w:proofErr w:type="spellStart"/>
      <w:r w:rsidR="00E551BB">
        <w:rPr>
          <w:rFonts w:ascii="Cambria" w:eastAsiaTheme="minorEastAsia" w:hAnsi="Cambria"/>
        </w:rPr>
        <w:t>varance</w:t>
      </w:r>
      <w:proofErr w:type="spellEnd"/>
      <w:r w:rsidR="00E551BB">
        <w:rPr>
          <w:rFonts w:ascii="Cambria" w:eastAsiaTheme="minorEastAsia" w:hAnsi="Cambria"/>
        </w:rPr>
        <w:t>, and average rank across all forecasting models using k-</w:t>
      </w:r>
      <w:proofErr w:type="spellStart"/>
      <w:r w:rsidR="00E551BB">
        <w:rPr>
          <w:rFonts w:ascii="Cambria" w:eastAsiaTheme="minorEastAsia" w:hAnsi="Cambria"/>
        </w:rPr>
        <w:t>nTS</w:t>
      </w:r>
      <w:proofErr w:type="spellEnd"/>
      <w:r w:rsidR="00E551BB">
        <w:rPr>
          <w:rFonts w:ascii="Cambria" w:eastAsiaTheme="minorEastAsia" w:hAnsi="Cambria"/>
        </w:rPr>
        <w:t>+ swapping.</w:t>
      </w:r>
      <w:r w:rsidR="003E5CCF">
        <w:rPr>
          <w:rFonts w:ascii="Cambria" w:eastAsiaTheme="minorEastAsia" w:hAnsi="Cambria"/>
        </w:rPr>
        <w:t xml:space="preserve"> </w:t>
      </w:r>
      <w:r w:rsidR="002B4C7D">
        <w:rPr>
          <w:rFonts w:ascii="Cambria" w:eastAsiaTheme="minorEastAsia" w:hAnsi="Cambria"/>
        </w:rPr>
        <w:t>T</w:t>
      </w:r>
      <w:r w:rsidR="00584B43">
        <w:rPr>
          <w:rFonts w:ascii="Cambria" w:eastAsiaTheme="minorEastAsia" w:hAnsi="Cambria"/>
        </w:rPr>
        <w:t xml:space="preserve">he results </w:t>
      </w:r>
      <w:r w:rsidR="00E551BB">
        <w:rPr>
          <w:rFonts w:ascii="Cambria" w:eastAsiaTheme="minorEastAsia" w:hAnsi="Cambria"/>
        </w:rPr>
        <w:t>show that k-</w:t>
      </w:r>
      <w:proofErr w:type="spellStart"/>
      <w:r w:rsidR="00E551BB">
        <w:rPr>
          <w:rFonts w:ascii="Cambria" w:eastAsiaTheme="minorEastAsia" w:hAnsi="Cambria"/>
        </w:rPr>
        <w:t>nTS</w:t>
      </w:r>
      <w:proofErr w:type="spellEnd"/>
      <w:r w:rsidR="00E551BB">
        <w:rPr>
          <w:rFonts w:ascii="Cambria" w:eastAsiaTheme="minorEastAsia" w:hAnsi="Cambria"/>
        </w:rPr>
        <w:t>+</w:t>
      </w:r>
      <w:r w:rsidR="00584B43">
        <w:rPr>
          <w:rFonts w:ascii="Cambria" w:eastAsiaTheme="minorEastAsia" w:hAnsi="Cambria"/>
        </w:rPr>
        <w:t xml:space="preserve"> preserve</w:t>
      </w:r>
      <w:r w:rsidR="00E551BB">
        <w:rPr>
          <w:rFonts w:ascii="Cambria" w:eastAsiaTheme="minorEastAsia" w:hAnsi="Cambria"/>
        </w:rPr>
        <w:t>s</w:t>
      </w:r>
      <w:r w:rsidR="00584B43">
        <w:rPr>
          <w:rFonts w:ascii="Cambria" w:eastAsiaTheme="minorEastAsia" w:hAnsi="Cambria"/>
        </w:rPr>
        <w:t xml:space="preserve"> the ranking of the best and worst models on MAE</w:t>
      </w:r>
      <w:r w:rsidR="00E551BB">
        <w:rPr>
          <w:rFonts w:ascii="Cambria" w:eastAsiaTheme="minorEastAsia" w:hAnsi="Cambria"/>
        </w:rPr>
        <w:t xml:space="preserve"> for the monthly micro data in the M3 </w:t>
      </w:r>
      <w:proofErr w:type="spellStart"/>
      <w:r w:rsidR="00E551BB">
        <w:rPr>
          <w:rFonts w:ascii="Cambria" w:eastAsiaTheme="minorEastAsia" w:hAnsi="Cambria"/>
        </w:rPr>
        <w:t>Comeptition</w:t>
      </w:r>
      <w:proofErr w:type="spellEnd"/>
      <w:r w:rsidR="00E551BB">
        <w:rPr>
          <w:rFonts w:ascii="Cambria" w:eastAsiaTheme="minorEastAsia" w:hAnsi="Cambria"/>
        </w:rPr>
        <w:t xml:space="preserve">.  </w:t>
      </w:r>
      <w:proofErr w:type="spellStart"/>
      <w:r w:rsidR="00E551BB">
        <w:rPr>
          <w:rFonts w:ascii="Cambria" w:eastAsiaTheme="minorEastAsia" w:hAnsi="Cambria"/>
        </w:rPr>
        <w:t>Univarite</w:t>
      </w:r>
      <w:proofErr w:type="spellEnd"/>
      <w:r w:rsidR="00584B43">
        <w:rPr>
          <w:rFonts w:ascii="Cambria" w:eastAsiaTheme="minorEastAsia" w:hAnsi="Cambria"/>
        </w:rPr>
        <w:t xml:space="preserve"> models (SES and DES) moved up in the ranking and more complex models (Auto-ARIMA and RNN) moved down. </w:t>
      </w:r>
    </w:p>
    <w:p w14:paraId="7F95471E" w14:textId="77777777" w:rsidR="002B4C7D" w:rsidRDefault="002B4C7D" w:rsidP="00402BB6">
      <w:pPr>
        <w:rPr>
          <w:rFonts w:ascii="Cambria" w:eastAsiaTheme="minorEastAsia" w:hAnsi="Cambria"/>
        </w:rPr>
      </w:pPr>
    </w:p>
    <w:p w14:paraId="03881857" w14:textId="67B83505" w:rsidR="00203B27" w:rsidRPr="00B14387" w:rsidRDefault="00203B27" w:rsidP="00203B27">
      <w:pPr>
        <w:rPr>
          <w:rFonts w:ascii="Cambria" w:eastAsiaTheme="minorEastAsia" w:hAnsi="Cambria"/>
        </w:rPr>
      </w:pPr>
      <w:r>
        <w:rPr>
          <w:rFonts w:ascii="Cambria" w:eastAsiaTheme="minorEastAsia" w:hAnsi="Cambria"/>
          <w:b/>
          <w:bCs/>
        </w:rPr>
        <w:t xml:space="preserve">Table </w:t>
      </w:r>
      <w:r w:rsidR="00412D3F">
        <w:rPr>
          <w:rFonts w:ascii="Cambria" w:eastAsiaTheme="minorEastAsia" w:hAnsi="Cambria"/>
          <w:b/>
          <w:bCs/>
        </w:rPr>
        <w:t>5</w:t>
      </w:r>
      <w:r>
        <w:rPr>
          <w:rFonts w:ascii="Cambria" w:eastAsiaTheme="minorEastAsia" w:hAnsi="Cambria"/>
          <w:b/>
          <w:bCs/>
        </w:rPr>
        <w:t xml:space="preserve">: </w:t>
      </w:r>
      <w:r w:rsidR="0085203D">
        <w:rPr>
          <w:rFonts w:ascii="Cambria" w:eastAsiaTheme="minorEastAsia" w:hAnsi="Cambria"/>
        </w:rPr>
        <w:t>Ranks</w:t>
      </w:r>
      <w:r>
        <w:rPr>
          <w:rFonts w:ascii="Cambria" w:eastAsiaTheme="minorEastAsia" w:hAnsi="Cambria"/>
        </w:rPr>
        <w:t xml:space="preserve"> of MAE</w:t>
      </w:r>
      <w:r w:rsidR="0085203D">
        <w:rPr>
          <w:rFonts w:ascii="Cambria" w:eastAsiaTheme="minorEastAsia" w:hAnsi="Cambria"/>
        </w:rPr>
        <w:t>,</w:t>
      </w:r>
      <w:r>
        <w:rPr>
          <w:rFonts w:ascii="Cambria" w:eastAsiaTheme="minorEastAsia" w:hAnsi="Cambria"/>
        </w:rPr>
        <w:t xml:space="preserve"> forecast error variance </w:t>
      </w:r>
      <w:r w:rsidR="0085203D">
        <w:rPr>
          <w:rFonts w:ascii="Cambria" w:eastAsiaTheme="minorEastAsia" w:hAnsi="Cambria"/>
        </w:rPr>
        <w:t>for</w:t>
      </w:r>
      <w:r>
        <w:rPr>
          <w:rFonts w:ascii="Cambria" w:eastAsiaTheme="minorEastAsia" w:hAnsi="Cambria"/>
        </w:rPr>
        <w:t xml:space="preserve"> the original data </w:t>
      </w:r>
      <w:r w:rsidR="0085203D">
        <w:rPr>
          <w:rFonts w:ascii="Cambria" w:eastAsiaTheme="minorEastAsia" w:hAnsi="Cambria"/>
        </w:rPr>
        <w:t>and</w:t>
      </w:r>
      <w:r>
        <w:rPr>
          <w:rFonts w:ascii="Cambria" w:eastAsiaTheme="minorEastAsia" w:hAnsi="Cambria"/>
        </w:rPr>
        <w:t xml:space="preserve"> the </w:t>
      </w:r>
      <w:r w:rsidR="0023020A">
        <w:rPr>
          <w:rFonts w:ascii="Cambria" w:eastAsiaTheme="minorEastAsia" w:hAnsi="Cambria"/>
        </w:rPr>
        <w:t>k</w:t>
      </w:r>
      <w:r w:rsidR="0085203D">
        <w:rPr>
          <w:rFonts w:ascii="Cambria" w:eastAsiaTheme="minorEastAsia" w:hAnsi="Cambria"/>
        </w:rPr>
        <w:t>-</w:t>
      </w:r>
      <w:proofErr w:type="spellStart"/>
      <w:r w:rsidR="0023020A">
        <w:rPr>
          <w:rFonts w:ascii="Cambria" w:eastAsiaTheme="minorEastAsia" w:hAnsi="Cambria"/>
        </w:rPr>
        <w:t>n</w:t>
      </w:r>
      <w:r w:rsidR="0085203D">
        <w:rPr>
          <w:rFonts w:ascii="Cambria" w:eastAsiaTheme="minorEastAsia" w:hAnsi="Cambria"/>
        </w:rPr>
        <w:t>TS</w:t>
      </w:r>
      <w:proofErr w:type="spellEnd"/>
      <w:r w:rsidR="0023020A">
        <w:rPr>
          <w:rFonts w:ascii="Cambria" w:eastAsiaTheme="minorEastAsia" w:hAnsi="Cambria"/>
        </w:rPr>
        <w:t xml:space="preserve">+ </w:t>
      </w:r>
      <w:r w:rsidR="0085203D">
        <w:rPr>
          <w:rFonts w:ascii="Cambria" w:eastAsiaTheme="minorEastAsia" w:hAnsi="Cambria"/>
        </w:rPr>
        <w:t xml:space="preserve">swapping </w:t>
      </w:r>
      <w:r w:rsidR="0023020A">
        <w:rPr>
          <w:rFonts w:ascii="Cambria" w:eastAsiaTheme="minorEastAsia" w:hAnsi="Cambria"/>
        </w:rPr>
        <w:t>(</w:t>
      </w:r>
      <w:r w:rsidR="0023020A">
        <w:rPr>
          <w:rFonts w:ascii="Cambria" w:eastAsiaTheme="minorEastAsia" w:hAnsi="Cambria"/>
          <w:i/>
          <w:iCs/>
        </w:rPr>
        <w:t>k</w:t>
      </w:r>
      <w:r w:rsidR="0023020A">
        <w:rPr>
          <w:rFonts w:ascii="Cambria" w:eastAsiaTheme="minorEastAsia" w:hAnsi="Cambria"/>
        </w:rPr>
        <w:t>=3) data</w:t>
      </w:r>
      <w:r>
        <w:rPr>
          <w:rFonts w:ascii="Cambria" w:eastAsiaTheme="minorEastAsia" w:hAnsi="Cambria"/>
        </w:rPr>
        <w:t xml:space="preserve">. </w:t>
      </w:r>
    </w:p>
    <w:tbl>
      <w:tblPr>
        <w:tblStyle w:val="TableGrid"/>
        <w:tblW w:w="0" w:type="auto"/>
        <w:tblLook w:val="04A0" w:firstRow="1" w:lastRow="0" w:firstColumn="1" w:lastColumn="0" w:noHBand="0" w:noVBand="1"/>
      </w:tblPr>
      <w:tblGrid>
        <w:gridCol w:w="1557"/>
        <w:gridCol w:w="1558"/>
        <w:gridCol w:w="1558"/>
        <w:gridCol w:w="1559"/>
        <w:gridCol w:w="1559"/>
      </w:tblGrid>
      <w:tr w:rsidR="0085203D" w14:paraId="38487085" w14:textId="77777777" w:rsidTr="00F675C9">
        <w:tc>
          <w:tcPr>
            <w:tcW w:w="1557" w:type="dxa"/>
          </w:tcPr>
          <w:p w14:paraId="171A7AB4" w14:textId="77777777" w:rsidR="0085203D" w:rsidRDefault="0085203D" w:rsidP="00F675C9">
            <w:pPr>
              <w:jc w:val="center"/>
              <w:rPr>
                <w:rFonts w:ascii="Cambria" w:eastAsiaTheme="minorEastAsia" w:hAnsi="Cambria"/>
              </w:rPr>
            </w:pPr>
          </w:p>
        </w:tc>
        <w:tc>
          <w:tcPr>
            <w:tcW w:w="3116" w:type="dxa"/>
            <w:gridSpan w:val="2"/>
          </w:tcPr>
          <w:p w14:paraId="6DE20E99" w14:textId="77777777" w:rsidR="0085203D" w:rsidRDefault="0085203D" w:rsidP="00F675C9">
            <w:pPr>
              <w:jc w:val="center"/>
              <w:rPr>
                <w:rFonts w:ascii="Cambria" w:eastAsiaTheme="minorEastAsia" w:hAnsi="Cambria"/>
              </w:rPr>
            </w:pPr>
            <w:r>
              <w:rPr>
                <w:rFonts w:ascii="Cambria" w:eastAsiaTheme="minorEastAsia" w:hAnsi="Cambria"/>
              </w:rPr>
              <w:t>MAE Ranks</w:t>
            </w:r>
          </w:p>
        </w:tc>
        <w:tc>
          <w:tcPr>
            <w:tcW w:w="3118" w:type="dxa"/>
            <w:gridSpan w:val="2"/>
          </w:tcPr>
          <w:p w14:paraId="1457012A" w14:textId="77777777" w:rsidR="0085203D" w:rsidRDefault="0085203D" w:rsidP="00F675C9">
            <w:pPr>
              <w:jc w:val="center"/>
              <w:rPr>
                <w:rFonts w:ascii="Cambria" w:eastAsiaTheme="minorEastAsia" w:hAnsi="Cambria"/>
              </w:rPr>
            </w:pPr>
            <w:commentRangeStart w:id="98"/>
            <w:commentRangeStart w:id="99"/>
            <w:r>
              <w:rPr>
                <w:rFonts w:ascii="Cambria" w:eastAsiaTheme="minorEastAsia" w:hAnsi="Cambria"/>
              </w:rPr>
              <w:t>Forecast Error Variance Ranks</w:t>
            </w:r>
            <w:commentRangeEnd w:id="98"/>
            <w:r>
              <w:rPr>
                <w:rStyle w:val="CommentReference"/>
              </w:rPr>
              <w:commentReference w:id="98"/>
            </w:r>
            <w:commentRangeEnd w:id="99"/>
            <w:r>
              <w:rPr>
                <w:rStyle w:val="CommentReference"/>
              </w:rPr>
              <w:commentReference w:id="99"/>
            </w:r>
          </w:p>
        </w:tc>
      </w:tr>
      <w:tr w:rsidR="0085203D" w14:paraId="2130912F" w14:textId="77777777" w:rsidTr="00F675C9">
        <w:tc>
          <w:tcPr>
            <w:tcW w:w="1557" w:type="dxa"/>
          </w:tcPr>
          <w:p w14:paraId="4E115F6E" w14:textId="77777777" w:rsidR="0085203D" w:rsidRDefault="0085203D" w:rsidP="00F675C9">
            <w:pPr>
              <w:rPr>
                <w:rFonts w:ascii="Cambria" w:eastAsiaTheme="minorEastAsia" w:hAnsi="Cambria"/>
              </w:rPr>
            </w:pPr>
            <w:r>
              <w:rPr>
                <w:rFonts w:ascii="Cambria" w:eastAsiaTheme="minorEastAsia" w:hAnsi="Cambria"/>
              </w:rPr>
              <w:t>Model</w:t>
            </w:r>
          </w:p>
        </w:tc>
        <w:tc>
          <w:tcPr>
            <w:tcW w:w="1558" w:type="dxa"/>
          </w:tcPr>
          <w:p w14:paraId="0B86D2E2" w14:textId="77777777" w:rsidR="0085203D" w:rsidRDefault="0085203D" w:rsidP="00F675C9">
            <w:pPr>
              <w:rPr>
                <w:rFonts w:ascii="Cambria" w:eastAsiaTheme="minorEastAsia" w:hAnsi="Cambria"/>
              </w:rPr>
            </w:pPr>
            <w:r>
              <w:rPr>
                <w:rFonts w:ascii="Cambria" w:eastAsiaTheme="minorEastAsia" w:hAnsi="Cambria"/>
              </w:rPr>
              <w:t>Original</w:t>
            </w:r>
          </w:p>
        </w:tc>
        <w:tc>
          <w:tcPr>
            <w:tcW w:w="1558" w:type="dxa"/>
          </w:tcPr>
          <w:p w14:paraId="4E54EC5C" w14:textId="77777777" w:rsidR="0085203D" w:rsidRDefault="0085203D" w:rsidP="00F675C9">
            <w:pPr>
              <w:rPr>
                <w:rFonts w:ascii="Cambria" w:eastAsiaTheme="minorEastAsia" w:hAnsi="Cambria"/>
              </w:rPr>
            </w:pPr>
            <w:r>
              <w:rPr>
                <w:rFonts w:ascii="Cambria" w:eastAsiaTheme="minorEastAsia" w:hAnsi="Cambria"/>
              </w:rPr>
              <w:t>Protected</w:t>
            </w:r>
          </w:p>
        </w:tc>
        <w:tc>
          <w:tcPr>
            <w:tcW w:w="1559" w:type="dxa"/>
          </w:tcPr>
          <w:p w14:paraId="2AFC7178" w14:textId="77777777" w:rsidR="0085203D" w:rsidRDefault="0085203D" w:rsidP="00F675C9">
            <w:pPr>
              <w:rPr>
                <w:rFonts w:ascii="Cambria" w:eastAsiaTheme="minorEastAsia" w:hAnsi="Cambria"/>
              </w:rPr>
            </w:pPr>
            <w:r>
              <w:rPr>
                <w:rFonts w:ascii="Cambria" w:eastAsiaTheme="minorEastAsia" w:hAnsi="Cambria"/>
              </w:rPr>
              <w:t>Original</w:t>
            </w:r>
          </w:p>
        </w:tc>
        <w:tc>
          <w:tcPr>
            <w:tcW w:w="1559" w:type="dxa"/>
          </w:tcPr>
          <w:p w14:paraId="3199DF96" w14:textId="77777777" w:rsidR="0085203D" w:rsidRDefault="0085203D" w:rsidP="00F675C9">
            <w:pPr>
              <w:rPr>
                <w:rFonts w:ascii="Cambria" w:eastAsiaTheme="minorEastAsia" w:hAnsi="Cambria"/>
              </w:rPr>
            </w:pPr>
            <w:r>
              <w:rPr>
                <w:rFonts w:ascii="Cambria" w:eastAsiaTheme="minorEastAsia" w:hAnsi="Cambria"/>
              </w:rPr>
              <w:t>Protected</w:t>
            </w:r>
          </w:p>
        </w:tc>
      </w:tr>
      <w:tr w:rsidR="0085203D" w14:paraId="3579832B" w14:textId="77777777" w:rsidTr="00F675C9">
        <w:tc>
          <w:tcPr>
            <w:tcW w:w="1557" w:type="dxa"/>
          </w:tcPr>
          <w:p w14:paraId="5F3E7823" w14:textId="77777777" w:rsidR="0085203D" w:rsidRDefault="0085203D" w:rsidP="00F675C9">
            <w:pPr>
              <w:rPr>
                <w:rFonts w:ascii="Cambria" w:eastAsiaTheme="minorEastAsia" w:hAnsi="Cambria"/>
              </w:rPr>
            </w:pPr>
            <w:r>
              <w:rPr>
                <w:rFonts w:ascii="Cambria" w:eastAsiaTheme="minorEastAsia" w:hAnsi="Cambria"/>
              </w:rPr>
              <w:t>TES</w:t>
            </w:r>
          </w:p>
        </w:tc>
        <w:tc>
          <w:tcPr>
            <w:tcW w:w="1558" w:type="dxa"/>
          </w:tcPr>
          <w:p w14:paraId="7A93BC2A" w14:textId="77777777" w:rsidR="0085203D" w:rsidRDefault="0085203D" w:rsidP="00F675C9">
            <w:pPr>
              <w:rPr>
                <w:rFonts w:ascii="Cambria" w:eastAsiaTheme="minorEastAsia" w:hAnsi="Cambria"/>
              </w:rPr>
            </w:pPr>
            <w:r>
              <w:rPr>
                <w:rFonts w:ascii="Cambria" w:eastAsiaTheme="minorEastAsia" w:hAnsi="Cambria"/>
              </w:rPr>
              <w:t>1</w:t>
            </w:r>
          </w:p>
        </w:tc>
        <w:tc>
          <w:tcPr>
            <w:tcW w:w="1558" w:type="dxa"/>
          </w:tcPr>
          <w:p w14:paraId="10A69537" w14:textId="13680C58" w:rsidR="0085203D" w:rsidRDefault="0085203D" w:rsidP="00F675C9">
            <w:pPr>
              <w:rPr>
                <w:rFonts w:ascii="Cambria" w:eastAsiaTheme="minorEastAsia" w:hAnsi="Cambria"/>
              </w:rPr>
            </w:pPr>
            <w:r>
              <w:rPr>
                <w:rFonts w:ascii="Cambria" w:eastAsiaTheme="minorEastAsia" w:hAnsi="Cambria"/>
              </w:rPr>
              <w:t>1</w:t>
            </w:r>
          </w:p>
        </w:tc>
        <w:tc>
          <w:tcPr>
            <w:tcW w:w="1559" w:type="dxa"/>
          </w:tcPr>
          <w:p w14:paraId="61B71F7E" w14:textId="77777777" w:rsidR="0085203D" w:rsidRDefault="0085203D" w:rsidP="00F675C9">
            <w:pPr>
              <w:rPr>
                <w:rFonts w:ascii="Cambria" w:eastAsiaTheme="minorEastAsia" w:hAnsi="Cambria"/>
              </w:rPr>
            </w:pPr>
            <w:r>
              <w:rPr>
                <w:rFonts w:ascii="Cambria" w:eastAsiaTheme="minorEastAsia" w:hAnsi="Cambria"/>
              </w:rPr>
              <w:t>2</w:t>
            </w:r>
          </w:p>
        </w:tc>
        <w:tc>
          <w:tcPr>
            <w:tcW w:w="1559" w:type="dxa"/>
          </w:tcPr>
          <w:p w14:paraId="49400DAC" w14:textId="50BE5C4E" w:rsidR="0085203D" w:rsidRDefault="0085203D" w:rsidP="00F675C9">
            <w:pPr>
              <w:rPr>
                <w:rFonts w:ascii="Cambria" w:eastAsiaTheme="minorEastAsia" w:hAnsi="Cambria"/>
              </w:rPr>
            </w:pPr>
            <w:r>
              <w:rPr>
                <w:rFonts w:ascii="Cambria" w:eastAsiaTheme="minorEastAsia" w:hAnsi="Cambria"/>
              </w:rPr>
              <w:t>4</w:t>
            </w:r>
          </w:p>
        </w:tc>
      </w:tr>
      <w:tr w:rsidR="0085203D" w14:paraId="512A3ED3" w14:textId="77777777" w:rsidTr="00F675C9">
        <w:tc>
          <w:tcPr>
            <w:tcW w:w="1557" w:type="dxa"/>
          </w:tcPr>
          <w:p w14:paraId="11A9D56D" w14:textId="77777777" w:rsidR="0085203D" w:rsidRDefault="0085203D" w:rsidP="00F675C9">
            <w:pPr>
              <w:rPr>
                <w:rFonts w:ascii="Cambria" w:eastAsiaTheme="minorEastAsia" w:hAnsi="Cambria"/>
              </w:rPr>
            </w:pPr>
            <w:r>
              <w:rPr>
                <w:rFonts w:ascii="Cambria" w:eastAsiaTheme="minorEastAsia" w:hAnsi="Cambria"/>
              </w:rPr>
              <w:t>ARIMA</w:t>
            </w:r>
          </w:p>
        </w:tc>
        <w:tc>
          <w:tcPr>
            <w:tcW w:w="1558" w:type="dxa"/>
          </w:tcPr>
          <w:p w14:paraId="3B6D710B" w14:textId="77777777" w:rsidR="0085203D" w:rsidRDefault="0085203D" w:rsidP="00F675C9">
            <w:pPr>
              <w:rPr>
                <w:rFonts w:ascii="Cambria" w:eastAsiaTheme="minorEastAsia" w:hAnsi="Cambria"/>
              </w:rPr>
            </w:pPr>
            <w:r>
              <w:rPr>
                <w:rFonts w:ascii="Cambria" w:eastAsiaTheme="minorEastAsia" w:hAnsi="Cambria"/>
              </w:rPr>
              <w:t>2</w:t>
            </w:r>
          </w:p>
        </w:tc>
        <w:tc>
          <w:tcPr>
            <w:tcW w:w="1558" w:type="dxa"/>
          </w:tcPr>
          <w:p w14:paraId="7096808B" w14:textId="2AA2709C" w:rsidR="0085203D" w:rsidRDefault="0085203D" w:rsidP="00F675C9">
            <w:pPr>
              <w:rPr>
                <w:rFonts w:ascii="Cambria" w:eastAsiaTheme="minorEastAsia" w:hAnsi="Cambria"/>
              </w:rPr>
            </w:pPr>
            <w:r>
              <w:rPr>
                <w:rFonts w:ascii="Cambria" w:eastAsiaTheme="minorEastAsia" w:hAnsi="Cambria"/>
              </w:rPr>
              <w:t>4</w:t>
            </w:r>
          </w:p>
        </w:tc>
        <w:tc>
          <w:tcPr>
            <w:tcW w:w="1559" w:type="dxa"/>
          </w:tcPr>
          <w:p w14:paraId="58CE549F" w14:textId="77777777" w:rsidR="0085203D" w:rsidRDefault="0085203D" w:rsidP="00F675C9">
            <w:pPr>
              <w:rPr>
                <w:rFonts w:ascii="Cambria" w:eastAsiaTheme="minorEastAsia" w:hAnsi="Cambria"/>
              </w:rPr>
            </w:pPr>
            <w:r>
              <w:rPr>
                <w:rFonts w:ascii="Cambria" w:eastAsiaTheme="minorEastAsia" w:hAnsi="Cambria"/>
              </w:rPr>
              <w:t>1</w:t>
            </w:r>
          </w:p>
        </w:tc>
        <w:tc>
          <w:tcPr>
            <w:tcW w:w="1559" w:type="dxa"/>
          </w:tcPr>
          <w:p w14:paraId="7E9148FA" w14:textId="34C6C965" w:rsidR="0085203D" w:rsidRDefault="0085203D" w:rsidP="00F675C9">
            <w:pPr>
              <w:rPr>
                <w:rFonts w:ascii="Cambria" w:eastAsiaTheme="minorEastAsia" w:hAnsi="Cambria"/>
              </w:rPr>
            </w:pPr>
            <w:r>
              <w:rPr>
                <w:rFonts w:ascii="Cambria" w:eastAsiaTheme="minorEastAsia" w:hAnsi="Cambria"/>
              </w:rPr>
              <w:t>1</w:t>
            </w:r>
          </w:p>
        </w:tc>
      </w:tr>
      <w:tr w:rsidR="0085203D" w14:paraId="19958B0C" w14:textId="77777777" w:rsidTr="00F675C9">
        <w:tc>
          <w:tcPr>
            <w:tcW w:w="1557" w:type="dxa"/>
          </w:tcPr>
          <w:p w14:paraId="5CB9029C" w14:textId="77777777" w:rsidR="0085203D" w:rsidRDefault="0085203D" w:rsidP="00F675C9">
            <w:pPr>
              <w:rPr>
                <w:rFonts w:ascii="Cambria" w:eastAsiaTheme="minorEastAsia" w:hAnsi="Cambria"/>
              </w:rPr>
            </w:pPr>
            <w:r>
              <w:rPr>
                <w:rFonts w:ascii="Cambria" w:eastAsiaTheme="minorEastAsia" w:hAnsi="Cambria"/>
              </w:rPr>
              <w:t>RNN</w:t>
            </w:r>
          </w:p>
        </w:tc>
        <w:tc>
          <w:tcPr>
            <w:tcW w:w="1558" w:type="dxa"/>
          </w:tcPr>
          <w:p w14:paraId="40A61255" w14:textId="77777777" w:rsidR="0085203D" w:rsidRDefault="0085203D" w:rsidP="00F675C9">
            <w:pPr>
              <w:rPr>
                <w:rFonts w:ascii="Cambria" w:eastAsiaTheme="minorEastAsia" w:hAnsi="Cambria"/>
              </w:rPr>
            </w:pPr>
            <w:r>
              <w:rPr>
                <w:rFonts w:ascii="Cambria" w:eastAsiaTheme="minorEastAsia" w:hAnsi="Cambria"/>
              </w:rPr>
              <w:t>3</w:t>
            </w:r>
          </w:p>
        </w:tc>
        <w:tc>
          <w:tcPr>
            <w:tcW w:w="1558" w:type="dxa"/>
          </w:tcPr>
          <w:p w14:paraId="3E1A23CA" w14:textId="424F910E" w:rsidR="0085203D" w:rsidRDefault="0085203D" w:rsidP="00F675C9">
            <w:pPr>
              <w:rPr>
                <w:rFonts w:ascii="Cambria" w:eastAsiaTheme="minorEastAsia" w:hAnsi="Cambria"/>
              </w:rPr>
            </w:pPr>
            <w:r>
              <w:rPr>
                <w:rFonts w:ascii="Cambria" w:eastAsiaTheme="minorEastAsia" w:hAnsi="Cambria"/>
              </w:rPr>
              <w:t>5</w:t>
            </w:r>
          </w:p>
        </w:tc>
        <w:tc>
          <w:tcPr>
            <w:tcW w:w="1559" w:type="dxa"/>
          </w:tcPr>
          <w:p w14:paraId="0BDBDF37" w14:textId="77777777" w:rsidR="0085203D" w:rsidRDefault="0085203D" w:rsidP="00F675C9">
            <w:pPr>
              <w:rPr>
                <w:rFonts w:ascii="Cambria" w:eastAsiaTheme="minorEastAsia" w:hAnsi="Cambria"/>
              </w:rPr>
            </w:pPr>
            <w:r>
              <w:rPr>
                <w:rFonts w:ascii="Cambria" w:eastAsiaTheme="minorEastAsia" w:hAnsi="Cambria"/>
              </w:rPr>
              <w:t>5</w:t>
            </w:r>
          </w:p>
        </w:tc>
        <w:tc>
          <w:tcPr>
            <w:tcW w:w="1559" w:type="dxa"/>
          </w:tcPr>
          <w:p w14:paraId="0D0F0ADD" w14:textId="27409F8E" w:rsidR="0085203D" w:rsidRDefault="0085203D" w:rsidP="00F675C9">
            <w:pPr>
              <w:rPr>
                <w:rFonts w:ascii="Cambria" w:eastAsiaTheme="minorEastAsia" w:hAnsi="Cambria"/>
              </w:rPr>
            </w:pPr>
            <w:r>
              <w:rPr>
                <w:rFonts w:ascii="Cambria" w:eastAsiaTheme="minorEastAsia" w:hAnsi="Cambria"/>
              </w:rPr>
              <w:t>5</w:t>
            </w:r>
          </w:p>
        </w:tc>
      </w:tr>
      <w:tr w:rsidR="0085203D" w14:paraId="370FFBF4" w14:textId="77777777" w:rsidTr="00F675C9">
        <w:tc>
          <w:tcPr>
            <w:tcW w:w="1557" w:type="dxa"/>
          </w:tcPr>
          <w:p w14:paraId="19041684" w14:textId="77777777" w:rsidR="0085203D" w:rsidRDefault="0085203D" w:rsidP="00F675C9">
            <w:pPr>
              <w:rPr>
                <w:rFonts w:ascii="Cambria" w:eastAsiaTheme="minorEastAsia" w:hAnsi="Cambria"/>
              </w:rPr>
            </w:pPr>
            <w:r>
              <w:rPr>
                <w:rFonts w:ascii="Cambria" w:eastAsiaTheme="minorEastAsia" w:hAnsi="Cambria"/>
              </w:rPr>
              <w:t>DES</w:t>
            </w:r>
          </w:p>
        </w:tc>
        <w:tc>
          <w:tcPr>
            <w:tcW w:w="1558" w:type="dxa"/>
          </w:tcPr>
          <w:p w14:paraId="4CE0808C" w14:textId="77777777" w:rsidR="0085203D" w:rsidRDefault="0085203D" w:rsidP="00F675C9">
            <w:pPr>
              <w:rPr>
                <w:rFonts w:ascii="Cambria" w:eastAsiaTheme="minorEastAsia" w:hAnsi="Cambria"/>
              </w:rPr>
            </w:pPr>
            <w:r>
              <w:rPr>
                <w:rFonts w:ascii="Cambria" w:eastAsiaTheme="minorEastAsia" w:hAnsi="Cambria"/>
              </w:rPr>
              <w:t>4</w:t>
            </w:r>
          </w:p>
        </w:tc>
        <w:tc>
          <w:tcPr>
            <w:tcW w:w="1558" w:type="dxa"/>
          </w:tcPr>
          <w:p w14:paraId="5BB05658" w14:textId="35C88367" w:rsidR="0085203D" w:rsidRDefault="0085203D" w:rsidP="00F675C9">
            <w:pPr>
              <w:rPr>
                <w:rFonts w:ascii="Cambria" w:eastAsiaTheme="minorEastAsia" w:hAnsi="Cambria"/>
              </w:rPr>
            </w:pPr>
            <w:r>
              <w:rPr>
                <w:rFonts w:ascii="Cambria" w:eastAsiaTheme="minorEastAsia" w:hAnsi="Cambria"/>
              </w:rPr>
              <w:t>2</w:t>
            </w:r>
          </w:p>
        </w:tc>
        <w:tc>
          <w:tcPr>
            <w:tcW w:w="1559" w:type="dxa"/>
          </w:tcPr>
          <w:p w14:paraId="16ED65DB" w14:textId="77777777" w:rsidR="0085203D" w:rsidRDefault="0085203D" w:rsidP="00F675C9">
            <w:pPr>
              <w:rPr>
                <w:rFonts w:ascii="Cambria" w:eastAsiaTheme="minorEastAsia" w:hAnsi="Cambria"/>
              </w:rPr>
            </w:pPr>
            <w:r>
              <w:rPr>
                <w:rFonts w:ascii="Cambria" w:eastAsiaTheme="minorEastAsia" w:hAnsi="Cambria"/>
              </w:rPr>
              <w:t>3</w:t>
            </w:r>
          </w:p>
        </w:tc>
        <w:tc>
          <w:tcPr>
            <w:tcW w:w="1559" w:type="dxa"/>
          </w:tcPr>
          <w:p w14:paraId="2C694E03" w14:textId="7F147C76" w:rsidR="0085203D" w:rsidRDefault="0085203D" w:rsidP="00F675C9">
            <w:pPr>
              <w:rPr>
                <w:rFonts w:ascii="Cambria" w:eastAsiaTheme="minorEastAsia" w:hAnsi="Cambria"/>
              </w:rPr>
            </w:pPr>
            <w:r>
              <w:rPr>
                <w:rFonts w:ascii="Cambria" w:eastAsiaTheme="minorEastAsia" w:hAnsi="Cambria"/>
              </w:rPr>
              <w:t>2</w:t>
            </w:r>
          </w:p>
        </w:tc>
      </w:tr>
      <w:tr w:rsidR="0085203D" w14:paraId="09167E93" w14:textId="77777777" w:rsidTr="00F675C9">
        <w:tc>
          <w:tcPr>
            <w:tcW w:w="1557" w:type="dxa"/>
          </w:tcPr>
          <w:p w14:paraId="7B4192A8" w14:textId="77777777" w:rsidR="0085203D" w:rsidRDefault="0085203D" w:rsidP="00F675C9">
            <w:pPr>
              <w:rPr>
                <w:rFonts w:ascii="Cambria" w:eastAsiaTheme="minorEastAsia" w:hAnsi="Cambria"/>
              </w:rPr>
            </w:pPr>
            <w:r>
              <w:rPr>
                <w:rFonts w:ascii="Cambria" w:eastAsiaTheme="minorEastAsia" w:hAnsi="Cambria"/>
              </w:rPr>
              <w:t>SES</w:t>
            </w:r>
          </w:p>
        </w:tc>
        <w:tc>
          <w:tcPr>
            <w:tcW w:w="1558" w:type="dxa"/>
          </w:tcPr>
          <w:p w14:paraId="1DA44120" w14:textId="77777777" w:rsidR="0085203D" w:rsidRDefault="0085203D" w:rsidP="00F675C9">
            <w:pPr>
              <w:rPr>
                <w:rFonts w:ascii="Cambria" w:eastAsiaTheme="minorEastAsia" w:hAnsi="Cambria"/>
              </w:rPr>
            </w:pPr>
            <w:r>
              <w:rPr>
                <w:rFonts w:ascii="Cambria" w:eastAsiaTheme="minorEastAsia" w:hAnsi="Cambria"/>
              </w:rPr>
              <w:t>5</w:t>
            </w:r>
          </w:p>
        </w:tc>
        <w:tc>
          <w:tcPr>
            <w:tcW w:w="1558" w:type="dxa"/>
          </w:tcPr>
          <w:p w14:paraId="41633979" w14:textId="4557C24C" w:rsidR="0085203D" w:rsidRDefault="0085203D" w:rsidP="00F675C9">
            <w:pPr>
              <w:rPr>
                <w:rFonts w:ascii="Cambria" w:eastAsiaTheme="minorEastAsia" w:hAnsi="Cambria"/>
              </w:rPr>
            </w:pPr>
            <w:r>
              <w:rPr>
                <w:rFonts w:ascii="Cambria" w:eastAsiaTheme="minorEastAsia" w:hAnsi="Cambria"/>
              </w:rPr>
              <w:t>3</w:t>
            </w:r>
          </w:p>
        </w:tc>
        <w:tc>
          <w:tcPr>
            <w:tcW w:w="1559" w:type="dxa"/>
          </w:tcPr>
          <w:p w14:paraId="16A0B06D" w14:textId="77777777" w:rsidR="0085203D" w:rsidRDefault="0085203D" w:rsidP="00F675C9">
            <w:pPr>
              <w:rPr>
                <w:rFonts w:ascii="Cambria" w:eastAsiaTheme="minorEastAsia" w:hAnsi="Cambria"/>
              </w:rPr>
            </w:pPr>
            <w:r>
              <w:rPr>
                <w:rFonts w:ascii="Cambria" w:eastAsiaTheme="minorEastAsia" w:hAnsi="Cambria"/>
              </w:rPr>
              <w:t>4</w:t>
            </w:r>
          </w:p>
        </w:tc>
        <w:tc>
          <w:tcPr>
            <w:tcW w:w="1559" w:type="dxa"/>
          </w:tcPr>
          <w:p w14:paraId="2D9CF46E" w14:textId="06D3802D" w:rsidR="0085203D" w:rsidRDefault="0085203D" w:rsidP="00F675C9">
            <w:pPr>
              <w:rPr>
                <w:rFonts w:ascii="Cambria" w:eastAsiaTheme="minorEastAsia" w:hAnsi="Cambria"/>
              </w:rPr>
            </w:pPr>
            <w:r>
              <w:rPr>
                <w:rFonts w:ascii="Cambria" w:eastAsiaTheme="minorEastAsia" w:hAnsi="Cambria"/>
              </w:rPr>
              <w:t>3</w:t>
            </w:r>
          </w:p>
        </w:tc>
      </w:tr>
      <w:tr w:rsidR="0085203D" w14:paraId="309175C9" w14:textId="77777777" w:rsidTr="00F675C9">
        <w:tc>
          <w:tcPr>
            <w:tcW w:w="1557" w:type="dxa"/>
          </w:tcPr>
          <w:p w14:paraId="3F02847A" w14:textId="77777777" w:rsidR="0085203D" w:rsidRDefault="0085203D" w:rsidP="00F675C9">
            <w:pPr>
              <w:rPr>
                <w:rFonts w:ascii="Cambria" w:eastAsiaTheme="minorEastAsia" w:hAnsi="Cambria"/>
              </w:rPr>
            </w:pPr>
            <w:r>
              <w:rPr>
                <w:rFonts w:ascii="Cambria" w:eastAsiaTheme="minorEastAsia" w:hAnsi="Cambria"/>
              </w:rPr>
              <w:t>LGBM</w:t>
            </w:r>
          </w:p>
        </w:tc>
        <w:tc>
          <w:tcPr>
            <w:tcW w:w="1558" w:type="dxa"/>
          </w:tcPr>
          <w:p w14:paraId="5EA10333" w14:textId="77777777" w:rsidR="0085203D" w:rsidRDefault="0085203D" w:rsidP="00F675C9">
            <w:pPr>
              <w:rPr>
                <w:rFonts w:ascii="Cambria" w:eastAsiaTheme="minorEastAsia" w:hAnsi="Cambria"/>
              </w:rPr>
            </w:pPr>
            <w:r>
              <w:rPr>
                <w:rFonts w:ascii="Cambria" w:eastAsiaTheme="minorEastAsia" w:hAnsi="Cambria"/>
              </w:rPr>
              <w:t>6</w:t>
            </w:r>
          </w:p>
        </w:tc>
        <w:tc>
          <w:tcPr>
            <w:tcW w:w="1558" w:type="dxa"/>
          </w:tcPr>
          <w:p w14:paraId="6204B549" w14:textId="5638B5D2" w:rsidR="0085203D" w:rsidRDefault="0085203D" w:rsidP="00F675C9">
            <w:pPr>
              <w:rPr>
                <w:rFonts w:ascii="Cambria" w:eastAsiaTheme="minorEastAsia" w:hAnsi="Cambria"/>
              </w:rPr>
            </w:pPr>
            <w:r>
              <w:rPr>
                <w:rFonts w:ascii="Cambria" w:eastAsiaTheme="minorEastAsia" w:hAnsi="Cambria"/>
              </w:rPr>
              <w:t>6</w:t>
            </w:r>
          </w:p>
        </w:tc>
        <w:tc>
          <w:tcPr>
            <w:tcW w:w="1559" w:type="dxa"/>
          </w:tcPr>
          <w:p w14:paraId="69AB91BA" w14:textId="77777777" w:rsidR="0085203D" w:rsidRDefault="0085203D" w:rsidP="00F675C9">
            <w:pPr>
              <w:rPr>
                <w:rFonts w:ascii="Cambria" w:eastAsiaTheme="minorEastAsia" w:hAnsi="Cambria"/>
              </w:rPr>
            </w:pPr>
            <w:r>
              <w:rPr>
                <w:rFonts w:ascii="Cambria" w:eastAsiaTheme="minorEastAsia" w:hAnsi="Cambria"/>
              </w:rPr>
              <w:t>7</w:t>
            </w:r>
          </w:p>
        </w:tc>
        <w:tc>
          <w:tcPr>
            <w:tcW w:w="1559" w:type="dxa"/>
          </w:tcPr>
          <w:p w14:paraId="76026F19" w14:textId="58A43033" w:rsidR="0085203D" w:rsidRDefault="0085203D" w:rsidP="00F675C9">
            <w:pPr>
              <w:rPr>
                <w:rFonts w:ascii="Cambria" w:eastAsiaTheme="minorEastAsia" w:hAnsi="Cambria"/>
              </w:rPr>
            </w:pPr>
            <w:r>
              <w:rPr>
                <w:rFonts w:ascii="Cambria" w:eastAsiaTheme="minorEastAsia" w:hAnsi="Cambria"/>
              </w:rPr>
              <w:t>6</w:t>
            </w:r>
          </w:p>
        </w:tc>
      </w:tr>
      <w:tr w:rsidR="0085203D" w14:paraId="145A18D5" w14:textId="77777777" w:rsidTr="00F675C9">
        <w:tc>
          <w:tcPr>
            <w:tcW w:w="1557" w:type="dxa"/>
          </w:tcPr>
          <w:p w14:paraId="57605AE9" w14:textId="77777777" w:rsidR="0085203D" w:rsidRDefault="0085203D" w:rsidP="00F675C9">
            <w:pPr>
              <w:rPr>
                <w:rFonts w:ascii="Cambria" w:eastAsiaTheme="minorEastAsia" w:hAnsi="Cambria"/>
              </w:rPr>
            </w:pPr>
            <w:r>
              <w:rPr>
                <w:rFonts w:ascii="Cambria" w:eastAsiaTheme="minorEastAsia" w:hAnsi="Cambria"/>
              </w:rPr>
              <w:t>VAR</w:t>
            </w:r>
          </w:p>
        </w:tc>
        <w:tc>
          <w:tcPr>
            <w:tcW w:w="1558" w:type="dxa"/>
          </w:tcPr>
          <w:p w14:paraId="268C9402" w14:textId="77777777" w:rsidR="0085203D" w:rsidRDefault="0085203D" w:rsidP="00F675C9">
            <w:pPr>
              <w:rPr>
                <w:rFonts w:ascii="Cambria" w:eastAsiaTheme="minorEastAsia" w:hAnsi="Cambria"/>
              </w:rPr>
            </w:pPr>
            <w:r>
              <w:rPr>
                <w:rFonts w:ascii="Cambria" w:eastAsiaTheme="minorEastAsia" w:hAnsi="Cambria"/>
              </w:rPr>
              <w:t>7</w:t>
            </w:r>
          </w:p>
        </w:tc>
        <w:tc>
          <w:tcPr>
            <w:tcW w:w="1558" w:type="dxa"/>
          </w:tcPr>
          <w:p w14:paraId="7A16D1C3" w14:textId="102FF1EC" w:rsidR="0085203D" w:rsidRDefault="0085203D" w:rsidP="00F675C9">
            <w:pPr>
              <w:rPr>
                <w:rFonts w:ascii="Cambria" w:eastAsiaTheme="minorEastAsia" w:hAnsi="Cambria"/>
              </w:rPr>
            </w:pPr>
            <w:r>
              <w:rPr>
                <w:rFonts w:ascii="Cambria" w:eastAsiaTheme="minorEastAsia" w:hAnsi="Cambria"/>
              </w:rPr>
              <w:t>7</w:t>
            </w:r>
          </w:p>
        </w:tc>
        <w:tc>
          <w:tcPr>
            <w:tcW w:w="1559" w:type="dxa"/>
          </w:tcPr>
          <w:p w14:paraId="587A1927" w14:textId="77777777" w:rsidR="0085203D" w:rsidRDefault="0085203D" w:rsidP="00F675C9">
            <w:pPr>
              <w:rPr>
                <w:rFonts w:ascii="Cambria" w:eastAsiaTheme="minorEastAsia" w:hAnsi="Cambria"/>
              </w:rPr>
            </w:pPr>
            <w:r>
              <w:rPr>
                <w:rFonts w:ascii="Cambria" w:eastAsiaTheme="minorEastAsia" w:hAnsi="Cambria"/>
              </w:rPr>
              <w:t>6</w:t>
            </w:r>
          </w:p>
        </w:tc>
        <w:tc>
          <w:tcPr>
            <w:tcW w:w="1559" w:type="dxa"/>
          </w:tcPr>
          <w:p w14:paraId="5F23DBFC" w14:textId="37E8BDC4" w:rsidR="0085203D" w:rsidRDefault="0085203D" w:rsidP="00F675C9">
            <w:pPr>
              <w:rPr>
                <w:rFonts w:ascii="Cambria" w:eastAsiaTheme="minorEastAsia" w:hAnsi="Cambria"/>
              </w:rPr>
            </w:pPr>
            <w:r>
              <w:rPr>
                <w:rFonts w:ascii="Cambria" w:eastAsiaTheme="minorEastAsia" w:hAnsi="Cambria"/>
              </w:rPr>
              <w:t>7</w:t>
            </w:r>
          </w:p>
        </w:tc>
      </w:tr>
    </w:tbl>
    <w:p w14:paraId="260B92E5" w14:textId="77777777" w:rsidR="00203B27" w:rsidRDefault="00203B27" w:rsidP="00203B27">
      <w:pPr>
        <w:rPr>
          <w:rFonts w:ascii="Cambria" w:eastAsiaTheme="minorEastAsia" w:hAnsi="Cambria"/>
        </w:rPr>
      </w:pPr>
    </w:p>
    <w:p w14:paraId="43ACCC82" w14:textId="22DEFF77" w:rsidR="00C71EB9" w:rsidRDefault="00C71EB9" w:rsidP="002610ED">
      <w:pPr>
        <w:rPr>
          <w:rFonts w:ascii="Cambria" w:eastAsiaTheme="minorEastAsia" w:hAnsi="Cambria"/>
        </w:rPr>
      </w:pPr>
    </w:p>
    <w:p w14:paraId="71B07999" w14:textId="77777777" w:rsidR="00E00F04" w:rsidRDefault="00E00F04" w:rsidP="002610ED">
      <w:pPr>
        <w:rPr>
          <w:rFonts w:ascii="Cambria" w:eastAsiaTheme="minorEastAsia" w:hAnsi="Cambria"/>
        </w:rPr>
      </w:pPr>
    </w:p>
    <w:p w14:paraId="36612168" w14:textId="4F307E8F" w:rsidR="00C71EB9" w:rsidRDefault="003F4AF4" w:rsidP="00134519">
      <w:pPr>
        <w:pStyle w:val="ListParagraph"/>
        <w:numPr>
          <w:ilvl w:val="1"/>
          <w:numId w:val="1"/>
        </w:numPr>
        <w:rPr>
          <w:rFonts w:ascii="Cambria" w:eastAsiaTheme="minorEastAsia" w:hAnsi="Cambria"/>
          <w:i/>
          <w:iCs/>
        </w:rPr>
      </w:pPr>
      <w:r>
        <w:rPr>
          <w:rFonts w:ascii="Cambria" w:eastAsiaTheme="minorEastAsia" w:hAnsi="Cambria"/>
          <w:i/>
          <w:iCs/>
        </w:rPr>
        <w:t>Analysis of</w:t>
      </w:r>
      <w:r w:rsidR="00C71EB9">
        <w:rPr>
          <w:rFonts w:ascii="Cambria" w:eastAsiaTheme="minorEastAsia" w:hAnsi="Cambria"/>
          <w:i/>
          <w:iCs/>
        </w:rPr>
        <w:t xml:space="preserve"> Time Series Features</w:t>
      </w:r>
    </w:p>
    <w:p w14:paraId="07C1F302" w14:textId="77777777" w:rsidR="00A737E2" w:rsidRPr="00134519" w:rsidRDefault="00A737E2" w:rsidP="00251DAA">
      <w:pPr>
        <w:pStyle w:val="ListParagraph"/>
        <w:ind w:left="792"/>
        <w:rPr>
          <w:rFonts w:ascii="Cambria" w:eastAsiaTheme="minorEastAsia" w:hAnsi="Cambria"/>
          <w:i/>
          <w:iCs/>
        </w:rPr>
      </w:pPr>
    </w:p>
    <w:p w14:paraId="735566D0" w14:textId="32BF588E" w:rsidR="00327D52" w:rsidRDefault="00667380" w:rsidP="00327D52">
      <w:pPr>
        <w:tabs>
          <w:tab w:val="left" w:pos="1027"/>
        </w:tabs>
        <w:rPr>
          <w:rFonts w:ascii="Cambria" w:eastAsiaTheme="minorEastAsia" w:hAnsi="Cambria"/>
        </w:rPr>
      </w:pPr>
      <w:r>
        <w:rPr>
          <w:rFonts w:ascii="Cambria" w:eastAsiaTheme="minorEastAsia" w:hAnsi="Cambria"/>
        </w:rPr>
        <w:lastRenderedPageBreak/>
        <w:t>For k-</w:t>
      </w:r>
      <w:proofErr w:type="spellStart"/>
      <w:r>
        <w:rPr>
          <w:rFonts w:ascii="Cambria" w:eastAsiaTheme="minorEastAsia" w:hAnsi="Cambria"/>
        </w:rPr>
        <w:t>nTS</w:t>
      </w:r>
      <w:proofErr w:type="spellEnd"/>
      <w:r>
        <w:rPr>
          <w:rFonts w:ascii="Cambria" w:eastAsiaTheme="minorEastAsia" w:hAnsi="Cambria"/>
        </w:rPr>
        <w:t xml:space="preserve">+ (k=3) </w:t>
      </w:r>
      <w:r w:rsidR="00C10E05">
        <w:rPr>
          <w:rFonts w:ascii="Cambria" w:eastAsiaTheme="minorEastAsia" w:hAnsi="Cambria"/>
        </w:rPr>
        <w:t>swapping which balanced the tradeoff between identification disclosure risk and forecast accuracy well</w:t>
      </w:r>
      <w:r>
        <w:rPr>
          <w:rFonts w:ascii="Cambria" w:eastAsiaTheme="minorEastAsia" w:hAnsi="Cambria"/>
        </w:rPr>
        <w:t>, w</w:t>
      </w:r>
      <w:r w:rsidR="00327D52">
        <w:rPr>
          <w:rFonts w:ascii="Cambria" w:eastAsiaTheme="minorEastAsia" w:hAnsi="Cambria"/>
        </w:rPr>
        <w:t>e compute</w:t>
      </w:r>
      <w:r>
        <w:rPr>
          <w:rFonts w:ascii="Cambria" w:eastAsiaTheme="minorEastAsia" w:hAnsi="Cambria"/>
        </w:rPr>
        <w:t>d</w:t>
      </w:r>
      <w:r w:rsidR="00327D52">
        <w:rPr>
          <w:rFonts w:ascii="Cambria" w:eastAsiaTheme="minorEastAsia" w:hAnsi="Cambria"/>
        </w:rPr>
        <w:t xml:space="preserve"> 39 time series features using the </w:t>
      </w:r>
      <w:proofErr w:type="spellStart"/>
      <w:r w:rsidR="00327D52">
        <w:rPr>
          <w:rFonts w:ascii="Cambria" w:eastAsiaTheme="minorEastAsia" w:hAnsi="Cambria"/>
        </w:rPr>
        <w:t>tsfeatures</w:t>
      </w:r>
      <w:proofErr w:type="spellEnd"/>
      <w:r w:rsidR="00327D52">
        <w:rPr>
          <w:rFonts w:ascii="Cambria" w:eastAsiaTheme="minorEastAsia" w:hAnsi="Cambria"/>
        </w:rPr>
        <w:t xml:space="preserve"> package in R, including the nine features in Table 1</w:t>
      </w:r>
      <w:r>
        <w:rPr>
          <w:rFonts w:ascii="Cambria" w:eastAsiaTheme="minorEastAsia" w:hAnsi="Cambria"/>
        </w:rPr>
        <w:t>. We used</w:t>
      </w:r>
      <w:r w:rsidR="00327D52">
        <w:rPr>
          <w:rFonts w:ascii="Cambria" w:eastAsiaTheme="minorEastAsia" w:hAnsi="Cambria"/>
        </w:rPr>
        <w:t xml:space="preserve"> </w:t>
      </w:r>
      <w:proofErr w:type="spellStart"/>
      <w:r w:rsidR="00327D52">
        <w:rPr>
          <w:rFonts w:ascii="Cambria" w:eastAsiaTheme="minorEastAsia" w:hAnsi="Cambria"/>
        </w:rPr>
        <w:t>RReliefF</w:t>
      </w:r>
      <w:proofErr w:type="spellEnd"/>
      <w:r w:rsidR="00327D52">
        <w:rPr>
          <w:rFonts w:ascii="Cambria" w:eastAsiaTheme="minorEastAsia" w:hAnsi="Cambria"/>
        </w:rPr>
        <w:t xml:space="preserve"> to predict the absolute forecast errors for each model for each series across the original and protected data sets. Figure 4 shows the </w:t>
      </w:r>
      <w:proofErr w:type="spellStart"/>
      <w:r w:rsidR="00327D52">
        <w:rPr>
          <w:rFonts w:ascii="Cambria" w:eastAsiaTheme="minorEastAsia" w:hAnsi="Cambria"/>
        </w:rPr>
        <w:t>RReliefF</w:t>
      </w:r>
      <w:proofErr w:type="spellEnd"/>
      <w:r w:rsidR="00327D52">
        <w:rPr>
          <w:rFonts w:ascii="Cambria" w:eastAsiaTheme="minorEastAsia" w:hAnsi="Cambria"/>
        </w:rPr>
        <w:t xml:space="preserve"> weights for each of the 39 features averaged across forecasting models.</w:t>
      </w:r>
      <w:r>
        <w:rPr>
          <w:rFonts w:ascii="Cambria" w:eastAsiaTheme="minorEastAsia" w:hAnsi="Cambria"/>
        </w:rPr>
        <w:t xml:space="preserve">  </w:t>
      </w:r>
      <w:commentRangeStart w:id="100"/>
      <w:commentRangeStart w:id="101"/>
      <w:r>
        <w:rPr>
          <w:rFonts w:ascii="Cambria" w:eastAsiaTheme="minorEastAsia" w:hAnsi="Cambria"/>
        </w:rPr>
        <w:t xml:space="preserve">Surprisingly, the hurst parameter and spectral entropy had negative weights which implied they were not useful </w:t>
      </w:r>
      <w:r w:rsidR="00C10E05">
        <w:rPr>
          <w:rFonts w:ascii="Cambria" w:eastAsiaTheme="minorEastAsia" w:hAnsi="Cambria"/>
        </w:rPr>
        <w:t xml:space="preserve">to improve forecast accuracy </w:t>
      </w:r>
      <w:r>
        <w:rPr>
          <w:rFonts w:ascii="Cambria" w:eastAsiaTheme="minorEastAsia" w:hAnsi="Cambria"/>
        </w:rPr>
        <w:t xml:space="preserve">for swapping in the protected data. </w:t>
      </w:r>
      <w:commentRangeEnd w:id="100"/>
      <w:r>
        <w:rPr>
          <w:rStyle w:val="CommentReference"/>
        </w:rPr>
        <w:commentReference w:id="100"/>
      </w:r>
      <w:commentRangeEnd w:id="101"/>
      <w:r w:rsidR="00642B92">
        <w:rPr>
          <w:rStyle w:val="CommentReference"/>
        </w:rPr>
        <w:commentReference w:id="101"/>
      </w:r>
      <w:r w:rsidR="00642B92">
        <w:rPr>
          <w:rFonts w:ascii="Cambria" w:eastAsiaTheme="minorEastAsia" w:hAnsi="Cambria"/>
        </w:rPr>
        <w:t xml:space="preserve"> On the other hand, the variance and </w:t>
      </w:r>
      <w:proofErr w:type="spellStart"/>
      <w:r w:rsidR="00642B92">
        <w:rPr>
          <w:rFonts w:ascii="Cambria" w:eastAsiaTheme="minorEastAsia" w:hAnsi="Cambria"/>
        </w:rPr>
        <w:t>E_acf</w:t>
      </w:r>
      <w:proofErr w:type="spellEnd"/>
      <w:r w:rsidR="00642B92">
        <w:rPr>
          <w:rFonts w:ascii="Cambria" w:eastAsiaTheme="minorEastAsia" w:hAnsi="Cambria"/>
        </w:rPr>
        <w:t xml:space="preserve"> were very important to </w:t>
      </w:r>
      <w:r w:rsidR="00C10E05">
        <w:rPr>
          <w:rFonts w:ascii="Cambria" w:eastAsiaTheme="minorEastAsia" w:hAnsi="Cambria"/>
        </w:rPr>
        <w:t>improve</w:t>
      </w:r>
      <w:r w:rsidR="00642B92">
        <w:rPr>
          <w:rFonts w:ascii="Cambria" w:eastAsiaTheme="minorEastAsia" w:hAnsi="Cambria"/>
        </w:rPr>
        <w:t xml:space="preserve"> forecast accuracy.</w:t>
      </w:r>
    </w:p>
    <w:p w14:paraId="2E563B1D" w14:textId="77777777" w:rsidR="00327D52" w:rsidRDefault="00327D52" w:rsidP="00327D52">
      <w:pPr>
        <w:tabs>
          <w:tab w:val="left" w:pos="1027"/>
        </w:tabs>
        <w:rPr>
          <w:rFonts w:ascii="Cambria" w:eastAsiaTheme="minorEastAsia" w:hAnsi="Cambria"/>
        </w:rPr>
      </w:pPr>
    </w:p>
    <w:p w14:paraId="3D26A39F" w14:textId="77777777" w:rsidR="00327D52" w:rsidRPr="007B77A0" w:rsidRDefault="00327D52" w:rsidP="00327D52">
      <w:pPr>
        <w:tabs>
          <w:tab w:val="left" w:pos="1027"/>
        </w:tabs>
        <w:rPr>
          <w:rFonts w:ascii="Cambria" w:eastAsiaTheme="minorEastAsia" w:hAnsi="Cambria"/>
          <w:b/>
          <w:bCs/>
        </w:rPr>
      </w:pPr>
      <w:r>
        <w:rPr>
          <w:rFonts w:ascii="Cambria" w:eastAsiaTheme="minorEastAsia" w:hAnsi="Cambria"/>
          <w:b/>
          <w:bCs/>
        </w:rPr>
        <w:t xml:space="preserve">Figure 4: Average </w:t>
      </w:r>
      <w:proofErr w:type="spellStart"/>
      <w:r>
        <w:rPr>
          <w:rFonts w:ascii="Cambria" w:eastAsiaTheme="minorEastAsia" w:hAnsi="Cambria"/>
          <w:b/>
          <w:bCs/>
        </w:rPr>
        <w:t>RReliefF</w:t>
      </w:r>
      <w:proofErr w:type="spellEnd"/>
      <w:r>
        <w:rPr>
          <w:rFonts w:ascii="Cambria" w:eastAsiaTheme="minorEastAsia" w:hAnsi="Cambria"/>
          <w:b/>
          <w:bCs/>
        </w:rPr>
        <w:t xml:space="preserve"> </w:t>
      </w:r>
      <w:proofErr w:type="gramStart"/>
      <w:r>
        <w:rPr>
          <w:rFonts w:ascii="Cambria" w:eastAsiaTheme="minorEastAsia" w:hAnsi="Cambria"/>
          <w:b/>
          <w:bCs/>
        </w:rPr>
        <w:t>weights</w:t>
      </w:r>
      <w:proofErr w:type="gramEnd"/>
      <w:r>
        <w:rPr>
          <w:rFonts w:ascii="Cambria" w:eastAsiaTheme="minorEastAsia" w:hAnsi="Cambria"/>
          <w:b/>
          <w:bCs/>
        </w:rPr>
        <w:t xml:space="preserve"> across the results for each forecasting model.</w:t>
      </w:r>
    </w:p>
    <w:p w14:paraId="0E5FEDAC" w14:textId="77777777" w:rsidR="00327D52" w:rsidRDefault="00327D52" w:rsidP="00327D52">
      <w:pPr>
        <w:tabs>
          <w:tab w:val="left" w:pos="1027"/>
        </w:tabs>
        <w:rPr>
          <w:rFonts w:ascii="Cambria" w:eastAsiaTheme="minorEastAsia" w:hAnsi="Cambria"/>
          <w:b/>
          <w:bCs/>
        </w:rPr>
      </w:pPr>
      <w:commentRangeStart w:id="102"/>
      <w:commentRangeStart w:id="103"/>
      <w:r>
        <w:rPr>
          <w:rFonts w:ascii="Cambria" w:eastAsiaTheme="minorEastAsia" w:hAnsi="Cambria"/>
          <w:b/>
          <w:bCs/>
          <w:noProof/>
        </w:rPr>
        <w:drawing>
          <wp:anchor distT="0" distB="0" distL="114300" distR="114300" simplePos="0" relativeHeight="251710464" behindDoc="0" locked="0" layoutInCell="1" allowOverlap="1" wp14:anchorId="7B3AD9BF" wp14:editId="1BC075CA">
            <wp:simplePos x="0" y="0"/>
            <wp:positionH relativeFrom="margin">
              <wp:align>center</wp:align>
            </wp:positionH>
            <wp:positionV relativeFrom="paragraph">
              <wp:posOffset>68580</wp:posOffset>
            </wp:positionV>
            <wp:extent cx="4450080" cy="3780155"/>
            <wp:effectExtent l="0" t="0" r="7620" b="0"/>
            <wp:wrapNone/>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0080" cy="378015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02"/>
      <w:r w:rsidR="00642B92">
        <w:rPr>
          <w:rStyle w:val="CommentReference"/>
        </w:rPr>
        <w:commentReference w:id="102"/>
      </w:r>
      <w:commentRangeEnd w:id="103"/>
      <w:r w:rsidR="00642B92">
        <w:rPr>
          <w:rStyle w:val="CommentReference"/>
        </w:rPr>
        <w:commentReference w:id="103"/>
      </w:r>
    </w:p>
    <w:p w14:paraId="112D89F9" w14:textId="77777777" w:rsidR="00327D52" w:rsidRDefault="00327D52" w:rsidP="00327D52">
      <w:pPr>
        <w:tabs>
          <w:tab w:val="left" w:pos="1027"/>
        </w:tabs>
        <w:rPr>
          <w:rFonts w:ascii="Cambria" w:eastAsiaTheme="minorEastAsia" w:hAnsi="Cambria"/>
          <w:b/>
          <w:bCs/>
        </w:rPr>
      </w:pPr>
    </w:p>
    <w:p w14:paraId="1B12C890" w14:textId="77777777" w:rsidR="00327D52" w:rsidRDefault="00327D52" w:rsidP="00327D52">
      <w:pPr>
        <w:tabs>
          <w:tab w:val="left" w:pos="1027"/>
        </w:tabs>
        <w:rPr>
          <w:rFonts w:ascii="Cambria" w:eastAsiaTheme="minorEastAsia" w:hAnsi="Cambria"/>
          <w:b/>
          <w:bCs/>
        </w:rPr>
      </w:pPr>
    </w:p>
    <w:p w14:paraId="3AA4EB25" w14:textId="77777777" w:rsidR="00327D52" w:rsidRDefault="00327D52" w:rsidP="00327D52">
      <w:pPr>
        <w:tabs>
          <w:tab w:val="left" w:pos="1027"/>
        </w:tabs>
        <w:rPr>
          <w:rFonts w:ascii="Cambria" w:eastAsiaTheme="minorEastAsia" w:hAnsi="Cambria"/>
          <w:b/>
          <w:bCs/>
        </w:rPr>
      </w:pPr>
    </w:p>
    <w:p w14:paraId="63DDB212" w14:textId="77777777" w:rsidR="00327D52" w:rsidRDefault="00327D52" w:rsidP="00327D52">
      <w:pPr>
        <w:tabs>
          <w:tab w:val="left" w:pos="1027"/>
        </w:tabs>
        <w:rPr>
          <w:rFonts w:ascii="Cambria" w:eastAsiaTheme="minorEastAsia" w:hAnsi="Cambria"/>
          <w:b/>
          <w:bCs/>
        </w:rPr>
      </w:pPr>
    </w:p>
    <w:p w14:paraId="4B054F41" w14:textId="77777777" w:rsidR="00327D52" w:rsidRDefault="00327D52" w:rsidP="00327D52">
      <w:pPr>
        <w:tabs>
          <w:tab w:val="left" w:pos="1027"/>
        </w:tabs>
        <w:rPr>
          <w:rFonts w:ascii="Cambria" w:eastAsiaTheme="minorEastAsia" w:hAnsi="Cambria"/>
          <w:b/>
          <w:bCs/>
        </w:rPr>
      </w:pPr>
    </w:p>
    <w:p w14:paraId="25BE4DFA" w14:textId="77777777" w:rsidR="00327D52" w:rsidRDefault="00327D52" w:rsidP="00327D52">
      <w:pPr>
        <w:tabs>
          <w:tab w:val="left" w:pos="1027"/>
        </w:tabs>
        <w:rPr>
          <w:rFonts w:ascii="Cambria" w:eastAsiaTheme="minorEastAsia" w:hAnsi="Cambria"/>
          <w:b/>
          <w:bCs/>
        </w:rPr>
      </w:pPr>
    </w:p>
    <w:p w14:paraId="10C22FBD" w14:textId="77777777" w:rsidR="00327D52" w:rsidRDefault="00327D52" w:rsidP="00327D52">
      <w:pPr>
        <w:tabs>
          <w:tab w:val="left" w:pos="1027"/>
        </w:tabs>
        <w:rPr>
          <w:rFonts w:ascii="Cambria" w:eastAsiaTheme="minorEastAsia" w:hAnsi="Cambria"/>
          <w:b/>
          <w:bCs/>
        </w:rPr>
      </w:pPr>
    </w:p>
    <w:p w14:paraId="04AE16D1" w14:textId="77777777" w:rsidR="00327D52" w:rsidRDefault="00327D52" w:rsidP="00327D52">
      <w:pPr>
        <w:tabs>
          <w:tab w:val="left" w:pos="1027"/>
        </w:tabs>
        <w:rPr>
          <w:rFonts w:ascii="Cambria" w:eastAsiaTheme="minorEastAsia" w:hAnsi="Cambria"/>
          <w:b/>
          <w:bCs/>
        </w:rPr>
      </w:pPr>
    </w:p>
    <w:p w14:paraId="25AE0966" w14:textId="77777777" w:rsidR="00327D52" w:rsidRDefault="00327D52" w:rsidP="00327D52">
      <w:pPr>
        <w:tabs>
          <w:tab w:val="left" w:pos="1027"/>
        </w:tabs>
        <w:rPr>
          <w:rFonts w:ascii="Cambria" w:eastAsiaTheme="minorEastAsia" w:hAnsi="Cambria"/>
          <w:b/>
          <w:bCs/>
        </w:rPr>
      </w:pPr>
    </w:p>
    <w:p w14:paraId="20AB4DBF" w14:textId="77777777" w:rsidR="00327D52" w:rsidRDefault="00327D52" w:rsidP="00327D52">
      <w:pPr>
        <w:tabs>
          <w:tab w:val="left" w:pos="1027"/>
        </w:tabs>
        <w:rPr>
          <w:rFonts w:ascii="Cambria" w:eastAsiaTheme="minorEastAsia" w:hAnsi="Cambria"/>
          <w:b/>
          <w:bCs/>
        </w:rPr>
      </w:pPr>
    </w:p>
    <w:p w14:paraId="66D25AFF" w14:textId="77777777" w:rsidR="00327D52" w:rsidRDefault="00327D52" w:rsidP="00327D52">
      <w:pPr>
        <w:tabs>
          <w:tab w:val="left" w:pos="1027"/>
        </w:tabs>
        <w:rPr>
          <w:rFonts w:ascii="Cambria" w:eastAsiaTheme="minorEastAsia" w:hAnsi="Cambria"/>
          <w:b/>
          <w:bCs/>
        </w:rPr>
      </w:pPr>
    </w:p>
    <w:p w14:paraId="2EF9D4D6" w14:textId="77777777" w:rsidR="00327D52" w:rsidRDefault="00327D52" w:rsidP="00327D52">
      <w:pPr>
        <w:tabs>
          <w:tab w:val="left" w:pos="1027"/>
        </w:tabs>
        <w:rPr>
          <w:rFonts w:ascii="Cambria" w:eastAsiaTheme="minorEastAsia" w:hAnsi="Cambria"/>
          <w:b/>
          <w:bCs/>
        </w:rPr>
      </w:pPr>
    </w:p>
    <w:p w14:paraId="4166D44F" w14:textId="77777777" w:rsidR="00327D52" w:rsidRDefault="00327D52" w:rsidP="00327D52">
      <w:pPr>
        <w:tabs>
          <w:tab w:val="left" w:pos="1027"/>
        </w:tabs>
        <w:rPr>
          <w:rFonts w:ascii="Cambria" w:eastAsiaTheme="minorEastAsia" w:hAnsi="Cambria"/>
          <w:b/>
          <w:bCs/>
        </w:rPr>
      </w:pPr>
    </w:p>
    <w:p w14:paraId="20EBA7E1" w14:textId="77777777" w:rsidR="00327D52" w:rsidRDefault="00327D52" w:rsidP="00327D52">
      <w:pPr>
        <w:tabs>
          <w:tab w:val="left" w:pos="1027"/>
        </w:tabs>
        <w:rPr>
          <w:rFonts w:ascii="Cambria" w:eastAsiaTheme="minorEastAsia" w:hAnsi="Cambria"/>
          <w:b/>
          <w:bCs/>
        </w:rPr>
      </w:pPr>
    </w:p>
    <w:p w14:paraId="0B9419AA" w14:textId="77777777" w:rsidR="00327D52" w:rsidRDefault="00327D52" w:rsidP="00327D52">
      <w:pPr>
        <w:tabs>
          <w:tab w:val="left" w:pos="1027"/>
        </w:tabs>
        <w:rPr>
          <w:rFonts w:ascii="Cambria" w:eastAsiaTheme="minorEastAsia" w:hAnsi="Cambria"/>
          <w:b/>
          <w:bCs/>
        </w:rPr>
      </w:pPr>
    </w:p>
    <w:p w14:paraId="4BA947B4" w14:textId="77777777" w:rsidR="00327D52" w:rsidRDefault="00327D52" w:rsidP="00327D52">
      <w:pPr>
        <w:tabs>
          <w:tab w:val="left" w:pos="1027"/>
        </w:tabs>
        <w:rPr>
          <w:rFonts w:ascii="Cambria" w:eastAsiaTheme="minorEastAsia" w:hAnsi="Cambria"/>
          <w:b/>
          <w:bCs/>
        </w:rPr>
      </w:pPr>
    </w:p>
    <w:p w14:paraId="3830A007" w14:textId="77777777" w:rsidR="00327D52" w:rsidRDefault="00327D52" w:rsidP="00327D52">
      <w:pPr>
        <w:tabs>
          <w:tab w:val="left" w:pos="1027"/>
        </w:tabs>
        <w:rPr>
          <w:rFonts w:ascii="Cambria" w:eastAsiaTheme="minorEastAsia" w:hAnsi="Cambria"/>
          <w:b/>
          <w:bCs/>
        </w:rPr>
      </w:pPr>
    </w:p>
    <w:p w14:paraId="3C780C01" w14:textId="77777777" w:rsidR="00327D52" w:rsidRDefault="00327D52" w:rsidP="00327D52">
      <w:pPr>
        <w:tabs>
          <w:tab w:val="left" w:pos="1027"/>
        </w:tabs>
        <w:rPr>
          <w:rFonts w:ascii="Cambria" w:eastAsiaTheme="minorEastAsia" w:hAnsi="Cambria"/>
          <w:b/>
          <w:bCs/>
        </w:rPr>
      </w:pPr>
    </w:p>
    <w:p w14:paraId="72A1BF47" w14:textId="77777777" w:rsidR="00667380" w:rsidRDefault="00667380" w:rsidP="00327D52">
      <w:pPr>
        <w:tabs>
          <w:tab w:val="left" w:pos="1027"/>
        </w:tabs>
        <w:rPr>
          <w:rFonts w:ascii="Cambria" w:eastAsiaTheme="minorEastAsia" w:hAnsi="Cambria"/>
        </w:rPr>
      </w:pPr>
    </w:p>
    <w:p w14:paraId="41C6EE97" w14:textId="77777777" w:rsidR="00667380" w:rsidRDefault="00667380" w:rsidP="00327D52">
      <w:pPr>
        <w:tabs>
          <w:tab w:val="left" w:pos="1027"/>
        </w:tabs>
        <w:rPr>
          <w:rFonts w:ascii="Cambria" w:eastAsiaTheme="minorEastAsia" w:hAnsi="Cambria"/>
        </w:rPr>
      </w:pPr>
    </w:p>
    <w:p w14:paraId="4A8B32BD" w14:textId="77777777" w:rsidR="00667380" w:rsidRDefault="00667380" w:rsidP="00327D52">
      <w:pPr>
        <w:tabs>
          <w:tab w:val="left" w:pos="1027"/>
        </w:tabs>
        <w:rPr>
          <w:rFonts w:ascii="Cambria" w:eastAsiaTheme="minorEastAsia" w:hAnsi="Cambria"/>
        </w:rPr>
      </w:pPr>
    </w:p>
    <w:p w14:paraId="7567B69B" w14:textId="77777777" w:rsidR="00667380" w:rsidRDefault="00667380" w:rsidP="00327D52">
      <w:pPr>
        <w:tabs>
          <w:tab w:val="left" w:pos="1027"/>
        </w:tabs>
        <w:rPr>
          <w:rFonts w:ascii="Cambria" w:eastAsiaTheme="minorEastAsia" w:hAnsi="Cambria"/>
        </w:rPr>
      </w:pPr>
    </w:p>
    <w:p w14:paraId="63CFDE93" w14:textId="77777777" w:rsidR="00667380" w:rsidRDefault="00667380" w:rsidP="00327D52">
      <w:pPr>
        <w:tabs>
          <w:tab w:val="left" w:pos="1027"/>
        </w:tabs>
        <w:rPr>
          <w:rFonts w:ascii="Cambria" w:eastAsiaTheme="minorEastAsia" w:hAnsi="Cambria"/>
        </w:rPr>
      </w:pPr>
    </w:p>
    <w:p w14:paraId="64714592" w14:textId="62079C70" w:rsidR="00327D52" w:rsidRDefault="00327D52" w:rsidP="00327D52">
      <w:pPr>
        <w:tabs>
          <w:tab w:val="left" w:pos="1027"/>
        </w:tabs>
        <w:rPr>
          <w:rFonts w:ascii="Cambria" w:eastAsiaTheme="minorEastAsia" w:hAnsi="Cambria"/>
        </w:rPr>
      </w:pPr>
      <w:r>
        <w:rPr>
          <w:rFonts w:ascii="Cambria" w:eastAsiaTheme="minorEastAsia" w:hAnsi="Cambria"/>
        </w:rPr>
        <w:t xml:space="preserve">The average </w:t>
      </w:r>
      <w:r w:rsidR="00642B92">
        <w:rPr>
          <w:rFonts w:ascii="Cambria" w:eastAsiaTheme="minorEastAsia" w:hAnsi="Cambria"/>
        </w:rPr>
        <w:t>Out-of-Bag (</w:t>
      </w:r>
      <w:r>
        <w:rPr>
          <w:rFonts w:ascii="Cambria" w:eastAsiaTheme="minorEastAsia" w:hAnsi="Cambria"/>
        </w:rPr>
        <w:t>OOB</w:t>
      </w:r>
      <w:r w:rsidR="00642B92">
        <w:rPr>
          <w:rFonts w:ascii="Cambria" w:eastAsiaTheme="minorEastAsia" w:hAnsi="Cambria"/>
        </w:rPr>
        <w:t>)</w:t>
      </w:r>
      <w:r>
        <w:rPr>
          <w:rFonts w:ascii="Cambria" w:eastAsiaTheme="minorEastAsia" w:hAnsi="Cambria"/>
        </w:rPr>
        <w:t xml:space="preserve"> </w:t>
      </w:r>
      <w:r w:rsidR="00642B92">
        <w:rPr>
          <w:rFonts w:ascii="Cambria" w:eastAsiaTheme="minorEastAsia" w:hAnsi="Cambria"/>
        </w:rPr>
        <w:t>Mean Square Error (</w:t>
      </w:r>
      <w:r>
        <w:rPr>
          <w:rFonts w:ascii="Cambria" w:eastAsiaTheme="minorEastAsia" w:hAnsi="Cambria"/>
        </w:rPr>
        <w:t>MSE</w:t>
      </w:r>
      <w:r w:rsidR="00642B92">
        <w:rPr>
          <w:rFonts w:ascii="Cambria" w:eastAsiaTheme="minorEastAsia" w:hAnsi="Cambria"/>
        </w:rPr>
        <w:t>)</w:t>
      </w:r>
      <w:r>
        <w:rPr>
          <w:rFonts w:ascii="Cambria" w:eastAsiaTheme="minorEastAsia" w:hAnsi="Cambria"/>
        </w:rPr>
        <w:t xml:space="preserve"> across feature subset sizes and models is shown in Figure 5.  We eliminate</w:t>
      </w:r>
      <w:r w:rsidR="00642B92">
        <w:rPr>
          <w:rFonts w:ascii="Cambria" w:eastAsiaTheme="minorEastAsia" w:hAnsi="Cambria"/>
        </w:rPr>
        <w:t>d</w:t>
      </w:r>
      <w:r>
        <w:rPr>
          <w:rFonts w:ascii="Cambria" w:eastAsiaTheme="minorEastAsia" w:hAnsi="Cambria"/>
        </w:rPr>
        <w:t xml:space="preserve"> features with negative weights since these are poor predictors of forecast error. We appl</w:t>
      </w:r>
      <w:r w:rsidR="00642B92">
        <w:rPr>
          <w:rFonts w:ascii="Cambria" w:eastAsiaTheme="minorEastAsia" w:hAnsi="Cambria"/>
        </w:rPr>
        <w:t>ied</w:t>
      </w:r>
      <w:r>
        <w:rPr>
          <w:rFonts w:ascii="Cambria" w:eastAsiaTheme="minorEastAsia" w:hAnsi="Cambria"/>
        </w:rPr>
        <w:t xml:space="preserve"> the RFE algorithm for each forecasting model for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r>
          <w:rPr>
            <w:rFonts w:ascii="Cambria Math" w:eastAsiaTheme="minorEastAsia" w:hAnsi="Cambria Math"/>
          </w:rPr>
          <m:t>=50</m:t>
        </m:r>
      </m:oMath>
      <w:r>
        <w:rPr>
          <w:rFonts w:ascii="Cambria" w:eastAsiaTheme="minorEastAsia" w:hAnsi="Cambria"/>
        </w:rPr>
        <w:t xml:space="preserve"> iterations. We find that most of the reduction in OOB MSE occurs using five or fewer features</w:t>
      </w:r>
      <w:r w:rsidDel="0084026D">
        <w:rPr>
          <w:rFonts w:ascii="Cambria" w:eastAsiaTheme="minorEastAsia" w:hAnsi="Cambria"/>
        </w:rPr>
        <w:t xml:space="preserve"> </w:t>
      </w:r>
      <w:r>
        <w:rPr>
          <w:rFonts w:ascii="Cambria" w:eastAsiaTheme="minorEastAsia" w:hAnsi="Cambria"/>
        </w:rPr>
        <w:t>for all forecasting models.</w:t>
      </w:r>
    </w:p>
    <w:p w14:paraId="6886EF9E" w14:textId="77777777" w:rsidR="00327D52" w:rsidRDefault="00327D52" w:rsidP="00327D52">
      <w:pPr>
        <w:tabs>
          <w:tab w:val="left" w:pos="1027"/>
        </w:tabs>
        <w:rPr>
          <w:rFonts w:ascii="Cambria" w:eastAsiaTheme="minorEastAsia" w:hAnsi="Cambria"/>
        </w:rPr>
      </w:pPr>
    </w:p>
    <w:p w14:paraId="1BA36AB9" w14:textId="77777777" w:rsidR="00327D52" w:rsidRDefault="00327D52" w:rsidP="00327D52">
      <w:pPr>
        <w:tabs>
          <w:tab w:val="left" w:pos="1027"/>
        </w:tabs>
        <w:rPr>
          <w:rFonts w:ascii="Cambria" w:eastAsiaTheme="minorEastAsia" w:hAnsi="Cambria"/>
          <w:b/>
          <w:bCs/>
        </w:rPr>
      </w:pPr>
      <w:r>
        <w:rPr>
          <w:rFonts w:ascii="Cambria" w:eastAsiaTheme="minorEastAsia" w:hAnsi="Cambria"/>
          <w:b/>
          <w:bCs/>
        </w:rPr>
        <w:t>Fig. 5: Average OOB MSE across feature subset sizes when predicting the MAE of each forecasting model.</w:t>
      </w:r>
    </w:p>
    <w:p w14:paraId="67420B61" w14:textId="77777777" w:rsidR="00327D52" w:rsidRPr="00251DAA" w:rsidRDefault="00327D52" w:rsidP="00327D52">
      <w:pPr>
        <w:tabs>
          <w:tab w:val="left" w:pos="1027"/>
        </w:tabs>
        <w:rPr>
          <w:rFonts w:ascii="Cambria" w:eastAsiaTheme="minorEastAsia" w:hAnsi="Cambria"/>
          <w:b/>
          <w:bCs/>
        </w:rPr>
      </w:pPr>
    </w:p>
    <w:p w14:paraId="6BBB6FB6" w14:textId="77777777" w:rsidR="00327D52" w:rsidRDefault="00327D52" w:rsidP="00327D52">
      <w:pPr>
        <w:tabs>
          <w:tab w:val="left" w:pos="1027"/>
        </w:tabs>
        <w:rPr>
          <w:rFonts w:ascii="Cambria" w:eastAsiaTheme="minorEastAsia" w:hAnsi="Cambria"/>
        </w:rPr>
      </w:pPr>
      <w:commentRangeStart w:id="104"/>
      <w:r>
        <w:rPr>
          <w:rFonts w:ascii="Cambria" w:eastAsiaTheme="minorEastAsia" w:hAnsi="Cambria"/>
          <w:noProof/>
        </w:rPr>
        <w:drawing>
          <wp:anchor distT="0" distB="0" distL="114300" distR="114300" simplePos="0" relativeHeight="251711488" behindDoc="0" locked="0" layoutInCell="1" allowOverlap="1" wp14:anchorId="41739489" wp14:editId="0A16108F">
            <wp:simplePos x="0" y="0"/>
            <wp:positionH relativeFrom="margin">
              <wp:align>center</wp:align>
            </wp:positionH>
            <wp:positionV relativeFrom="paragraph">
              <wp:posOffset>5773</wp:posOffset>
            </wp:positionV>
            <wp:extent cx="4828310" cy="3588672"/>
            <wp:effectExtent l="0" t="0" r="0" b="0"/>
            <wp:wrapNone/>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8310" cy="3588672"/>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04"/>
      <w:r w:rsidR="00C10E05">
        <w:rPr>
          <w:rStyle w:val="CommentReference"/>
        </w:rPr>
        <w:commentReference w:id="104"/>
      </w:r>
    </w:p>
    <w:p w14:paraId="10B99367" w14:textId="77777777" w:rsidR="00327D52" w:rsidRDefault="00327D52" w:rsidP="00327D52">
      <w:pPr>
        <w:tabs>
          <w:tab w:val="left" w:pos="1027"/>
        </w:tabs>
        <w:rPr>
          <w:rFonts w:ascii="Cambria" w:eastAsiaTheme="minorEastAsia" w:hAnsi="Cambria"/>
        </w:rPr>
      </w:pPr>
    </w:p>
    <w:p w14:paraId="3A589AAE" w14:textId="77777777" w:rsidR="00327D52" w:rsidRDefault="00327D52" w:rsidP="00327D52">
      <w:pPr>
        <w:tabs>
          <w:tab w:val="left" w:pos="1027"/>
        </w:tabs>
        <w:rPr>
          <w:rFonts w:ascii="Cambria" w:eastAsiaTheme="minorEastAsia" w:hAnsi="Cambria"/>
        </w:rPr>
      </w:pPr>
    </w:p>
    <w:p w14:paraId="7432CAE4" w14:textId="77777777" w:rsidR="00327D52" w:rsidRDefault="00327D52" w:rsidP="00327D52">
      <w:pPr>
        <w:tabs>
          <w:tab w:val="left" w:pos="1027"/>
        </w:tabs>
        <w:rPr>
          <w:rFonts w:ascii="Cambria" w:eastAsiaTheme="minorEastAsia" w:hAnsi="Cambria"/>
        </w:rPr>
      </w:pPr>
    </w:p>
    <w:p w14:paraId="5B9E8A2F" w14:textId="77777777" w:rsidR="00327D52" w:rsidRDefault="00327D52" w:rsidP="00327D52">
      <w:pPr>
        <w:tabs>
          <w:tab w:val="left" w:pos="1027"/>
        </w:tabs>
        <w:rPr>
          <w:rFonts w:ascii="Cambria" w:eastAsiaTheme="minorEastAsia" w:hAnsi="Cambria"/>
        </w:rPr>
      </w:pPr>
    </w:p>
    <w:p w14:paraId="3539859C" w14:textId="77777777" w:rsidR="00C10E05" w:rsidRDefault="00C10E05" w:rsidP="00327D52">
      <w:pPr>
        <w:tabs>
          <w:tab w:val="left" w:pos="1027"/>
        </w:tabs>
        <w:rPr>
          <w:rFonts w:ascii="Cambria" w:eastAsiaTheme="minorEastAsia" w:hAnsi="Cambria"/>
        </w:rPr>
      </w:pPr>
    </w:p>
    <w:p w14:paraId="5556C5B7" w14:textId="77777777" w:rsidR="00C10E05" w:rsidRDefault="00C10E05" w:rsidP="00327D52">
      <w:pPr>
        <w:tabs>
          <w:tab w:val="left" w:pos="1027"/>
        </w:tabs>
        <w:rPr>
          <w:rFonts w:ascii="Cambria" w:eastAsiaTheme="minorEastAsia" w:hAnsi="Cambria"/>
        </w:rPr>
      </w:pPr>
    </w:p>
    <w:p w14:paraId="01F790B4" w14:textId="77777777" w:rsidR="00C10E05" w:rsidRDefault="00C10E05" w:rsidP="00327D52">
      <w:pPr>
        <w:tabs>
          <w:tab w:val="left" w:pos="1027"/>
        </w:tabs>
        <w:rPr>
          <w:rFonts w:ascii="Cambria" w:eastAsiaTheme="minorEastAsia" w:hAnsi="Cambria"/>
        </w:rPr>
      </w:pPr>
    </w:p>
    <w:p w14:paraId="003DED4E" w14:textId="77777777" w:rsidR="00C10E05" w:rsidRDefault="00C10E05" w:rsidP="00327D52">
      <w:pPr>
        <w:tabs>
          <w:tab w:val="left" w:pos="1027"/>
        </w:tabs>
        <w:rPr>
          <w:rFonts w:ascii="Cambria" w:eastAsiaTheme="minorEastAsia" w:hAnsi="Cambria"/>
        </w:rPr>
      </w:pPr>
    </w:p>
    <w:p w14:paraId="1D33EBF0" w14:textId="2FC3A92D" w:rsidR="00327D52" w:rsidRPr="00251DAA" w:rsidRDefault="00327D52" w:rsidP="00327D52">
      <w:pPr>
        <w:tabs>
          <w:tab w:val="left" w:pos="1027"/>
        </w:tabs>
      </w:pPr>
      <w:r>
        <w:rPr>
          <w:rFonts w:ascii="Cambria" w:eastAsiaTheme="minorEastAsia" w:hAnsi="Cambria"/>
        </w:rPr>
        <w:t xml:space="preserve">Figure 6 shows the </w:t>
      </w:r>
      <w:commentRangeStart w:id="105"/>
      <w:r>
        <w:rPr>
          <w:rFonts w:ascii="Cambria" w:eastAsiaTheme="minorEastAsia" w:hAnsi="Cambria"/>
        </w:rPr>
        <w:t xml:space="preserve">permutation-based importance values for each forecasting model's eight most highly ranked features. </w:t>
      </w:r>
      <w:commentRangeEnd w:id="105"/>
      <w:r w:rsidR="00642B92">
        <w:rPr>
          <w:rStyle w:val="CommentReference"/>
        </w:rPr>
        <w:commentReference w:id="105"/>
      </w:r>
      <w:r>
        <w:rPr>
          <w:rFonts w:ascii="Cambria" w:eastAsiaTheme="minorEastAsia" w:hAnsi="Cambria"/>
        </w:rPr>
        <w:t xml:space="preserve">Some features, such as </w:t>
      </w:r>
      <w:commentRangeStart w:id="106"/>
      <w:r>
        <w:rPr>
          <w:rFonts w:ascii="Cambria" w:eastAsiaTheme="minorEastAsia" w:hAnsi="Cambria"/>
          <w:i/>
          <w:iCs/>
        </w:rPr>
        <w:t>spike,</w:t>
      </w:r>
      <w:r>
        <w:rPr>
          <w:rFonts w:ascii="Cambria" w:eastAsiaTheme="minorEastAsia" w:hAnsi="Cambria"/>
        </w:rPr>
        <w:t xml:space="preserve"> </w:t>
      </w:r>
      <w:proofErr w:type="spellStart"/>
      <w:r>
        <w:rPr>
          <w:rFonts w:ascii="Cambria" w:eastAsiaTheme="minorEastAsia" w:hAnsi="Cambria"/>
          <w:i/>
          <w:iCs/>
        </w:rPr>
        <w:t>max_var_shift</w:t>
      </w:r>
      <w:proofErr w:type="spellEnd"/>
      <w:r>
        <w:rPr>
          <w:rFonts w:ascii="Cambria" w:eastAsiaTheme="minorEastAsia" w:hAnsi="Cambria"/>
          <w:i/>
          <w:iCs/>
        </w:rPr>
        <w:t xml:space="preserve">, </w:t>
      </w:r>
      <w:proofErr w:type="spellStart"/>
      <w:r>
        <w:rPr>
          <w:rFonts w:ascii="Cambria" w:eastAsiaTheme="minorEastAsia" w:hAnsi="Cambria"/>
          <w:i/>
          <w:iCs/>
        </w:rPr>
        <w:t>max_level_shift</w:t>
      </w:r>
      <w:proofErr w:type="spellEnd"/>
      <w:r>
        <w:rPr>
          <w:rFonts w:ascii="Cambria" w:eastAsiaTheme="minorEastAsia" w:hAnsi="Cambria"/>
          <w:i/>
          <w:iCs/>
        </w:rPr>
        <w:t xml:space="preserve">, </w:t>
      </w:r>
      <w:proofErr w:type="spellStart"/>
      <w:r>
        <w:rPr>
          <w:rFonts w:ascii="Cambria" w:eastAsiaTheme="minorEastAsia" w:hAnsi="Cambria"/>
          <w:i/>
          <w:iCs/>
        </w:rPr>
        <w:t>series_mean</w:t>
      </w:r>
      <w:proofErr w:type="spellEnd"/>
      <w:r>
        <w:rPr>
          <w:rFonts w:ascii="Cambria" w:eastAsiaTheme="minorEastAsia" w:hAnsi="Cambria"/>
          <w:i/>
          <w:iCs/>
        </w:rPr>
        <w:t xml:space="preserve">, </w:t>
      </w:r>
      <w:r>
        <w:rPr>
          <w:rFonts w:ascii="Cambria" w:eastAsiaTheme="minorEastAsia" w:hAnsi="Cambria"/>
        </w:rPr>
        <w:t xml:space="preserve">and </w:t>
      </w:r>
      <w:proofErr w:type="spellStart"/>
      <w:r>
        <w:rPr>
          <w:rFonts w:ascii="Cambria" w:eastAsiaTheme="minorEastAsia" w:hAnsi="Cambria"/>
          <w:i/>
          <w:iCs/>
        </w:rPr>
        <w:t>series_variance</w:t>
      </w:r>
      <w:proofErr w:type="spellEnd"/>
      <w:r>
        <w:rPr>
          <w:rFonts w:ascii="Cambria" w:eastAsiaTheme="minorEastAsia" w:hAnsi="Cambria"/>
          <w:i/>
          <w:iCs/>
        </w:rPr>
        <w:t xml:space="preserve">, </w:t>
      </w:r>
      <w:commentRangeEnd w:id="106"/>
      <w:r w:rsidR="00642B92">
        <w:rPr>
          <w:rStyle w:val="CommentReference"/>
        </w:rPr>
        <w:commentReference w:id="106"/>
      </w:r>
      <w:r>
        <w:rPr>
          <w:rFonts w:ascii="Cambria" w:eastAsiaTheme="minorEastAsia" w:hAnsi="Cambria"/>
        </w:rPr>
        <w:t xml:space="preserve">are </w:t>
      </w:r>
      <w:commentRangeStart w:id="107"/>
      <w:r>
        <w:rPr>
          <w:rFonts w:ascii="Cambria" w:eastAsiaTheme="minorEastAsia" w:hAnsi="Cambria"/>
        </w:rPr>
        <w:t>highly ranked across most or all forecasting models. Other features appear to be highly important only for specific models</w:t>
      </w:r>
      <w:commentRangeEnd w:id="107"/>
      <w:r>
        <w:rPr>
          <w:rStyle w:val="CommentReference"/>
        </w:rPr>
        <w:commentReference w:id="107"/>
      </w:r>
      <w:r>
        <w:rPr>
          <w:rFonts w:ascii="Cambria" w:eastAsiaTheme="minorEastAsia" w:hAnsi="Cambria"/>
        </w:rPr>
        <w:t xml:space="preserve">. Examples include </w:t>
      </w:r>
      <w:r>
        <w:rPr>
          <w:rFonts w:ascii="Cambria" w:eastAsiaTheme="minorEastAsia" w:hAnsi="Cambria"/>
          <w:i/>
          <w:iCs/>
        </w:rPr>
        <w:t>trend</w:t>
      </w:r>
      <w:r>
        <w:rPr>
          <w:rFonts w:ascii="Cambria" w:eastAsiaTheme="minorEastAsia" w:hAnsi="Cambria"/>
        </w:rPr>
        <w:t xml:space="preserve">, which is </w:t>
      </w:r>
      <w:commentRangeStart w:id="108"/>
      <w:r>
        <w:rPr>
          <w:rFonts w:ascii="Cambria" w:eastAsiaTheme="minorEastAsia" w:hAnsi="Cambria"/>
        </w:rPr>
        <w:t xml:space="preserve">highly important </w:t>
      </w:r>
      <w:commentRangeEnd w:id="108"/>
      <w:r w:rsidR="00642B92">
        <w:rPr>
          <w:rStyle w:val="CommentReference"/>
        </w:rPr>
        <w:commentReference w:id="108"/>
      </w:r>
      <w:r>
        <w:rPr>
          <w:rFonts w:ascii="Cambria" w:eastAsiaTheme="minorEastAsia" w:hAnsi="Cambria"/>
        </w:rPr>
        <w:t xml:space="preserve">for DES and TES, </w:t>
      </w:r>
      <w:proofErr w:type="spellStart"/>
      <w:r>
        <w:rPr>
          <w:rFonts w:ascii="Cambria" w:eastAsiaTheme="minorEastAsia" w:hAnsi="Cambria"/>
          <w:i/>
          <w:iCs/>
        </w:rPr>
        <w:t>seasonal_strength</w:t>
      </w:r>
      <w:proofErr w:type="spellEnd"/>
      <w:r>
        <w:rPr>
          <w:rFonts w:ascii="Cambria" w:eastAsiaTheme="minorEastAsia" w:hAnsi="Cambria"/>
        </w:rPr>
        <w:t xml:space="preserve">, which is highly important for TES, and </w:t>
      </w:r>
      <w:proofErr w:type="spellStart"/>
      <w:r>
        <w:rPr>
          <w:rFonts w:ascii="Cambria" w:eastAsiaTheme="minorEastAsia" w:hAnsi="Cambria"/>
          <w:i/>
          <w:iCs/>
        </w:rPr>
        <w:t>unitroot_pp</w:t>
      </w:r>
      <w:proofErr w:type="spellEnd"/>
      <w:r>
        <w:rPr>
          <w:rFonts w:ascii="Cambria" w:eastAsiaTheme="minorEastAsia" w:hAnsi="Cambria"/>
          <w:i/>
          <w:iCs/>
        </w:rPr>
        <w:t xml:space="preserve">, </w:t>
      </w:r>
      <w:r>
        <w:rPr>
          <w:rFonts w:ascii="Cambria" w:eastAsiaTheme="minorEastAsia" w:hAnsi="Cambria"/>
        </w:rPr>
        <w:t>which is important for Auto-ARIMA and SES.</w:t>
      </w:r>
    </w:p>
    <w:p w14:paraId="11FE2ED2" w14:textId="77777777" w:rsidR="00327D52" w:rsidRDefault="00327D52" w:rsidP="00327D52">
      <w:pPr>
        <w:tabs>
          <w:tab w:val="left" w:pos="1027"/>
        </w:tabs>
        <w:rPr>
          <w:rFonts w:ascii="Cambria" w:eastAsiaTheme="minorEastAsia" w:hAnsi="Cambria"/>
        </w:rPr>
      </w:pPr>
    </w:p>
    <w:p w14:paraId="5F56F672" w14:textId="77777777" w:rsidR="00327D52" w:rsidRDefault="00327D52" w:rsidP="00327D52">
      <w:pPr>
        <w:tabs>
          <w:tab w:val="left" w:pos="1027"/>
        </w:tabs>
        <w:rPr>
          <w:rFonts w:ascii="Cambria" w:eastAsiaTheme="minorEastAsia" w:hAnsi="Cambria"/>
        </w:rPr>
      </w:pPr>
    </w:p>
    <w:p w14:paraId="26394A2F" w14:textId="77777777" w:rsidR="00327D52" w:rsidRPr="00251DAA" w:rsidRDefault="00327D52" w:rsidP="00327D52">
      <w:pPr>
        <w:tabs>
          <w:tab w:val="left" w:pos="1027"/>
        </w:tabs>
        <w:rPr>
          <w:rFonts w:ascii="Cambria" w:eastAsiaTheme="minorEastAsia" w:hAnsi="Cambria"/>
          <w:b/>
          <w:bCs/>
        </w:rPr>
      </w:pPr>
      <w:r>
        <w:rPr>
          <w:rFonts w:ascii="Cambria" w:eastAsiaTheme="minorEastAsia" w:hAnsi="Cambria"/>
          <w:b/>
          <w:bCs/>
        </w:rPr>
        <w:t>Fig 6: Permutation importance for each model's eight most important features (based on RFE elimination rank).</w:t>
      </w:r>
    </w:p>
    <w:p w14:paraId="7EDFAD95" w14:textId="77777777" w:rsidR="00327D52" w:rsidRDefault="00327D52" w:rsidP="00327D52">
      <w:pPr>
        <w:tabs>
          <w:tab w:val="left" w:pos="1027"/>
        </w:tabs>
        <w:rPr>
          <w:rFonts w:ascii="Cambria" w:eastAsiaTheme="minorEastAsia" w:hAnsi="Cambria"/>
        </w:rPr>
      </w:pPr>
    </w:p>
    <w:p w14:paraId="66133C64" w14:textId="77777777" w:rsidR="00327D52" w:rsidRDefault="00327D52" w:rsidP="00327D52">
      <w:pPr>
        <w:tabs>
          <w:tab w:val="left" w:pos="1027"/>
        </w:tabs>
        <w:rPr>
          <w:rFonts w:ascii="Cambria" w:eastAsiaTheme="minorEastAsia" w:hAnsi="Cambria"/>
        </w:rPr>
      </w:pPr>
    </w:p>
    <w:p w14:paraId="0B00AD8F" w14:textId="77777777" w:rsidR="00327D52" w:rsidRDefault="00327D52" w:rsidP="00327D52">
      <w:pPr>
        <w:tabs>
          <w:tab w:val="left" w:pos="1027"/>
        </w:tabs>
        <w:rPr>
          <w:rFonts w:ascii="Cambria" w:eastAsiaTheme="minorEastAsia" w:hAnsi="Cambria"/>
        </w:rPr>
      </w:pPr>
    </w:p>
    <w:p w14:paraId="340F09A3" w14:textId="77777777" w:rsidR="00327D52" w:rsidRDefault="00327D52" w:rsidP="00327D52">
      <w:pPr>
        <w:tabs>
          <w:tab w:val="left" w:pos="1027"/>
        </w:tabs>
        <w:rPr>
          <w:rFonts w:ascii="Cambria" w:eastAsiaTheme="minorEastAsia" w:hAnsi="Cambria"/>
        </w:rPr>
      </w:pPr>
    </w:p>
    <w:p w14:paraId="3FF17F04" w14:textId="77777777" w:rsidR="00327D52" w:rsidRDefault="00327D52" w:rsidP="00327D52">
      <w:pPr>
        <w:tabs>
          <w:tab w:val="left" w:pos="1027"/>
        </w:tabs>
        <w:rPr>
          <w:rFonts w:ascii="Cambria" w:eastAsiaTheme="minorEastAsia" w:hAnsi="Cambria"/>
        </w:rPr>
      </w:pPr>
    </w:p>
    <w:p w14:paraId="2EA29D43" w14:textId="77777777" w:rsidR="00327D52" w:rsidRDefault="00327D52" w:rsidP="00327D52">
      <w:pPr>
        <w:tabs>
          <w:tab w:val="left" w:pos="1027"/>
        </w:tabs>
        <w:rPr>
          <w:rFonts w:ascii="Cambria" w:eastAsiaTheme="minorEastAsia" w:hAnsi="Cambria"/>
        </w:rPr>
      </w:pPr>
    </w:p>
    <w:p w14:paraId="2F77E0E4" w14:textId="77777777" w:rsidR="00327D52" w:rsidRDefault="00327D52" w:rsidP="00327D52">
      <w:pPr>
        <w:tabs>
          <w:tab w:val="left" w:pos="1027"/>
        </w:tabs>
        <w:rPr>
          <w:rFonts w:ascii="Cambria" w:eastAsiaTheme="minorEastAsia" w:hAnsi="Cambria"/>
        </w:rPr>
      </w:pPr>
    </w:p>
    <w:p w14:paraId="24FB6498" w14:textId="77777777" w:rsidR="00327D52" w:rsidRDefault="00327D52" w:rsidP="00327D52">
      <w:pPr>
        <w:tabs>
          <w:tab w:val="left" w:pos="1027"/>
        </w:tabs>
        <w:rPr>
          <w:rFonts w:ascii="Cambria" w:eastAsiaTheme="minorEastAsia" w:hAnsi="Cambria"/>
        </w:rPr>
      </w:pPr>
    </w:p>
    <w:p w14:paraId="5B4EE5EC" w14:textId="77777777" w:rsidR="00327D52" w:rsidRDefault="00327D52" w:rsidP="00327D52">
      <w:pPr>
        <w:tabs>
          <w:tab w:val="left" w:pos="1027"/>
        </w:tabs>
        <w:rPr>
          <w:rFonts w:ascii="Cambria" w:eastAsiaTheme="minorEastAsia" w:hAnsi="Cambria"/>
        </w:rPr>
      </w:pPr>
    </w:p>
    <w:p w14:paraId="7CD76C3E" w14:textId="77777777" w:rsidR="00327D52" w:rsidRDefault="00327D52" w:rsidP="00327D52">
      <w:pPr>
        <w:tabs>
          <w:tab w:val="left" w:pos="1027"/>
        </w:tabs>
        <w:rPr>
          <w:rFonts w:ascii="Cambria" w:eastAsiaTheme="minorEastAsia" w:hAnsi="Cambria"/>
        </w:rPr>
      </w:pPr>
    </w:p>
    <w:p w14:paraId="6F607ABC" w14:textId="77777777" w:rsidR="00327D52" w:rsidRDefault="00327D52" w:rsidP="00327D52">
      <w:pPr>
        <w:tabs>
          <w:tab w:val="left" w:pos="1027"/>
        </w:tabs>
        <w:rPr>
          <w:rFonts w:ascii="Cambria" w:eastAsiaTheme="minorEastAsia" w:hAnsi="Cambria"/>
        </w:rPr>
      </w:pPr>
    </w:p>
    <w:p w14:paraId="63517402" w14:textId="77777777" w:rsidR="00327D52" w:rsidRDefault="00327D52" w:rsidP="00327D52">
      <w:pPr>
        <w:tabs>
          <w:tab w:val="left" w:pos="1027"/>
        </w:tabs>
        <w:rPr>
          <w:rFonts w:ascii="Cambria" w:eastAsiaTheme="minorEastAsia" w:hAnsi="Cambria"/>
        </w:rPr>
      </w:pPr>
      <w:commentRangeStart w:id="109"/>
      <w:r>
        <w:rPr>
          <w:rFonts w:ascii="Cambria" w:eastAsiaTheme="minorEastAsia" w:hAnsi="Cambria"/>
          <w:noProof/>
        </w:rPr>
        <w:drawing>
          <wp:anchor distT="0" distB="0" distL="114300" distR="114300" simplePos="0" relativeHeight="251712512" behindDoc="0" locked="0" layoutInCell="1" allowOverlap="1" wp14:anchorId="0B85E7B0" wp14:editId="2B160515">
            <wp:simplePos x="0" y="0"/>
            <wp:positionH relativeFrom="margin">
              <wp:align>center</wp:align>
            </wp:positionH>
            <wp:positionV relativeFrom="paragraph">
              <wp:posOffset>232151</wp:posOffset>
            </wp:positionV>
            <wp:extent cx="8523931" cy="4495829"/>
            <wp:effectExtent l="0" t="5397" r="5397" b="5398"/>
            <wp:wrapNone/>
            <wp:docPr id="20" name="Picture 2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8523931" cy="4495829"/>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09"/>
      <w:r w:rsidR="00403A03">
        <w:rPr>
          <w:rStyle w:val="CommentReference"/>
        </w:rPr>
        <w:commentReference w:id="109"/>
      </w:r>
    </w:p>
    <w:p w14:paraId="46DC585A" w14:textId="77777777" w:rsidR="00327D52" w:rsidRDefault="00327D52" w:rsidP="00327D52">
      <w:pPr>
        <w:tabs>
          <w:tab w:val="left" w:pos="1027"/>
        </w:tabs>
        <w:rPr>
          <w:rFonts w:ascii="Cambria" w:eastAsiaTheme="minorEastAsia" w:hAnsi="Cambria"/>
        </w:rPr>
      </w:pPr>
    </w:p>
    <w:p w14:paraId="0E36568E" w14:textId="77777777" w:rsidR="00327D52" w:rsidRDefault="00327D52" w:rsidP="00327D52">
      <w:pPr>
        <w:tabs>
          <w:tab w:val="left" w:pos="1027"/>
        </w:tabs>
        <w:rPr>
          <w:rFonts w:ascii="Cambria" w:eastAsiaTheme="minorEastAsia" w:hAnsi="Cambria"/>
        </w:rPr>
      </w:pPr>
    </w:p>
    <w:p w14:paraId="55A3419A" w14:textId="77777777" w:rsidR="00327D52" w:rsidRDefault="00327D52" w:rsidP="00327D52">
      <w:pPr>
        <w:tabs>
          <w:tab w:val="left" w:pos="1027"/>
        </w:tabs>
        <w:rPr>
          <w:rFonts w:ascii="Cambria" w:eastAsiaTheme="minorEastAsia" w:hAnsi="Cambria"/>
        </w:rPr>
      </w:pPr>
    </w:p>
    <w:p w14:paraId="73189DBD" w14:textId="77777777" w:rsidR="00327D52" w:rsidRDefault="00327D52" w:rsidP="00327D52">
      <w:pPr>
        <w:tabs>
          <w:tab w:val="left" w:pos="1027"/>
        </w:tabs>
        <w:rPr>
          <w:rFonts w:ascii="Cambria" w:eastAsiaTheme="minorEastAsia" w:hAnsi="Cambria"/>
        </w:rPr>
      </w:pPr>
    </w:p>
    <w:p w14:paraId="126851FA" w14:textId="77777777" w:rsidR="00327D52" w:rsidRDefault="00327D52" w:rsidP="00327D52">
      <w:pPr>
        <w:tabs>
          <w:tab w:val="left" w:pos="1027"/>
        </w:tabs>
        <w:rPr>
          <w:rFonts w:ascii="Cambria" w:eastAsiaTheme="minorEastAsia" w:hAnsi="Cambria"/>
        </w:rPr>
      </w:pPr>
    </w:p>
    <w:p w14:paraId="471D901A" w14:textId="77777777" w:rsidR="00327D52" w:rsidRDefault="00327D52" w:rsidP="00327D52">
      <w:pPr>
        <w:tabs>
          <w:tab w:val="left" w:pos="1027"/>
        </w:tabs>
        <w:rPr>
          <w:rFonts w:ascii="Cambria" w:eastAsiaTheme="minorEastAsia" w:hAnsi="Cambria"/>
        </w:rPr>
      </w:pPr>
    </w:p>
    <w:p w14:paraId="542E1CB2" w14:textId="77777777" w:rsidR="00327D52" w:rsidRDefault="00327D52" w:rsidP="00327D52">
      <w:pPr>
        <w:tabs>
          <w:tab w:val="left" w:pos="1027"/>
        </w:tabs>
        <w:rPr>
          <w:rFonts w:ascii="Cambria" w:eastAsiaTheme="minorEastAsia" w:hAnsi="Cambria"/>
        </w:rPr>
      </w:pPr>
    </w:p>
    <w:p w14:paraId="080FBE0C" w14:textId="77777777" w:rsidR="00327D52" w:rsidRDefault="00327D52" w:rsidP="00327D52">
      <w:pPr>
        <w:tabs>
          <w:tab w:val="left" w:pos="1027"/>
        </w:tabs>
        <w:rPr>
          <w:rFonts w:ascii="Cambria" w:eastAsiaTheme="minorEastAsia" w:hAnsi="Cambria"/>
        </w:rPr>
      </w:pPr>
    </w:p>
    <w:p w14:paraId="5EFA7C9E" w14:textId="77777777" w:rsidR="00327D52" w:rsidRDefault="00327D52" w:rsidP="00327D52">
      <w:pPr>
        <w:tabs>
          <w:tab w:val="left" w:pos="1027"/>
        </w:tabs>
        <w:rPr>
          <w:rFonts w:ascii="Cambria" w:eastAsiaTheme="minorEastAsia" w:hAnsi="Cambria"/>
        </w:rPr>
      </w:pPr>
    </w:p>
    <w:p w14:paraId="4A8BA452" w14:textId="77777777" w:rsidR="00327D52" w:rsidRDefault="00327D52" w:rsidP="00327D52">
      <w:pPr>
        <w:tabs>
          <w:tab w:val="left" w:pos="1027"/>
        </w:tabs>
        <w:rPr>
          <w:rFonts w:ascii="Cambria" w:eastAsiaTheme="minorEastAsia" w:hAnsi="Cambria"/>
        </w:rPr>
      </w:pPr>
    </w:p>
    <w:p w14:paraId="6A2BBF58" w14:textId="77777777" w:rsidR="00327D52" w:rsidRPr="00251DAA" w:rsidRDefault="00327D52" w:rsidP="00327D52">
      <w:pPr>
        <w:tabs>
          <w:tab w:val="left" w:pos="1027"/>
        </w:tabs>
        <w:rPr>
          <w:rFonts w:ascii="Cambria" w:eastAsiaTheme="minorEastAsia" w:hAnsi="Cambria"/>
        </w:rPr>
      </w:pPr>
    </w:p>
    <w:p w14:paraId="2B587FD7" w14:textId="77777777" w:rsidR="00327D52" w:rsidRPr="00251DAA" w:rsidRDefault="00327D52" w:rsidP="00327D52">
      <w:pPr>
        <w:tabs>
          <w:tab w:val="left" w:pos="1027"/>
        </w:tabs>
        <w:rPr>
          <w:rFonts w:ascii="Cambria" w:eastAsiaTheme="minorEastAsia" w:hAnsi="Cambria"/>
        </w:rPr>
      </w:pPr>
    </w:p>
    <w:p w14:paraId="7D2D3205" w14:textId="77777777" w:rsidR="00327D52" w:rsidRPr="00251DAA" w:rsidRDefault="00327D52" w:rsidP="00327D52">
      <w:pPr>
        <w:tabs>
          <w:tab w:val="left" w:pos="1027"/>
        </w:tabs>
        <w:rPr>
          <w:rFonts w:ascii="Cambria" w:eastAsiaTheme="minorEastAsia" w:hAnsi="Cambria"/>
        </w:rPr>
      </w:pPr>
    </w:p>
    <w:p w14:paraId="49E4DEA1" w14:textId="77777777" w:rsidR="00327D52" w:rsidRDefault="00327D52" w:rsidP="00327D52">
      <w:pPr>
        <w:tabs>
          <w:tab w:val="left" w:pos="1027"/>
        </w:tabs>
        <w:rPr>
          <w:rFonts w:ascii="Cambria" w:eastAsiaTheme="minorEastAsia" w:hAnsi="Cambria"/>
          <w:b/>
          <w:bCs/>
        </w:rPr>
      </w:pPr>
    </w:p>
    <w:p w14:paraId="6C3DA738" w14:textId="77777777" w:rsidR="00327D52" w:rsidRDefault="00327D52" w:rsidP="00327D52">
      <w:pPr>
        <w:tabs>
          <w:tab w:val="left" w:pos="1027"/>
        </w:tabs>
        <w:rPr>
          <w:rFonts w:ascii="Cambria" w:eastAsiaTheme="minorEastAsia" w:hAnsi="Cambria"/>
          <w:b/>
          <w:bCs/>
        </w:rPr>
      </w:pPr>
    </w:p>
    <w:p w14:paraId="1444FC4B" w14:textId="77777777" w:rsidR="00327D52" w:rsidRDefault="00327D52" w:rsidP="00327D52">
      <w:pPr>
        <w:tabs>
          <w:tab w:val="left" w:pos="1027"/>
        </w:tabs>
        <w:rPr>
          <w:rFonts w:ascii="Cambria" w:eastAsiaTheme="minorEastAsia" w:hAnsi="Cambria"/>
          <w:b/>
          <w:bCs/>
        </w:rPr>
      </w:pPr>
    </w:p>
    <w:p w14:paraId="358F80EB" w14:textId="77777777" w:rsidR="00327D52" w:rsidRDefault="00327D52" w:rsidP="00327D52">
      <w:pPr>
        <w:tabs>
          <w:tab w:val="left" w:pos="1027"/>
        </w:tabs>
        <w:rPr>
          <w:rFonts w:ascii="Cambria" w:eastAsiaTheme="minorEastAsia" w:hAnsi="Cambria"/>
          <w:b/>
          <w:bCs/>
        </w:rPr>
      </w:pPr>
    </w:p>
    <w:p w14:paraId="5D518FA3" w14:textId="77777777" w:rsidR="00327D52" w:rsidRDefault="00327D52" w:rsidP="00327D52">
      <w:pPr>
        <w:tabs>
          <w:tab w:val="left" w:pos="1027"/>
        </w:tabs>
        <w:rPr>
          <w:rFonts w:ascii="Cambria" w:eastAsiaTheme="minorEastAsia" w:hAnsi="Cambria"/>
          <w:b/>
          <w:bCs/>
        </w:rPr>
      </w:pPr>
    </w:p>
    <w:p w14:paraId="1D003902" w14:textId="77777777" w:rsidR="00327D52" w:rsidRDefault="00327D52" w:rsidP="00327D52">
      <w:pPr>
        <w:tabs>
          <w:tab w:val="left" w:pos="1027"/>
        </w:tabs>
        <w:rPr>
          <w:rFonts w:ascii="Cambria" w:eastAsiaTheme="minorEastAsia" w:hAnsi="Cambria"/>
          <w:b/>
          <w:bCs/>
        </w:rPr>
      </w:pPr>
    </w:p>
    <w:p w14:paraId="2C97BE92" w14:textId="77777777" w:rsidR="00327D52" w:rsidRDefault="00327D52" w:rsidP="00327D52">
      <w:pPr>
        <w:tabs>
          <w:tab w:val="left" w:pos="1027"/>
        </w:tabs>
        <w:rPr>
          <w:rFonts w:ascii="Cambria" w:eastAsiaTheme="minorEastAsia" w:hAnsi="Cambria"/>
          <w:b/>
          <w:bCs/>
        </w:rPr>
      </w:pPr>
    </w:p>
    <w:p w14:paraId="5476AD65" w14:textId="77777777" w:rsidR="00327D52" w:rsidRDefault="00327D52" w:rsidP="00327D52">
      <w:pPr>
        <w:tabs>
          <w:tab w:val="left" w:pos="1027"/>
        </w:tabs>
        <w:rPr>
          <w:rFonts w:ascii="Cambria" w:eastAsiaTheme="minorEastAsia" w:hAnsi="Cambria"/>
          <w:b/>
          <w:bCs/>
        </w:rPr>
      </w:pPr>
    </w:p>
    <w:p w14:paraId="67E6EB08" w14:textId="77777777" w:rsidR="00327D52" w:rsidRDefault="00327D52" w:rsidP="00327D52">
      <w:pPr>
        <w:tabs>
          <w:tab w:val="left" w:pos="1027"/>
        </w:tabs>
        <w:rPr>
          <w:rFonts w:ascii="Cambria" w:eastAsiaTheme="minorEastAsia" w:hAnsi="Cambria"/>
          <w:b/>
          <w:bCs/>
        </w:rPr>
      </w:pPr>
    </w:p>
    <w:p w14:paraId="20D38EF7" w14:textId="77777777" w:rsidR="00327D52" w:rsidRDefault="00327D52" w:rsidP="00327D52">
      <w:pPr>
        <w:tabs>
          <w:tab w:val="left" w:pos="1027"/>
        </w:tabs>
        <w:rPr>
          <w:rFonts w:ascii="Cambria" w:eastAsiaTheme="minorEastAsia" w:hAnsi="Cambria"/>
          <w:b/>
          <w:bCs/>
        </w:rPr>
      </w:pPr>
    </w:p>
    <w:p w14:paraId="6F205346" w14:textId="77777777" w:rsidR="00327D52" w:rsidRDefault="00327D52" w:rsidP="00327D52">
      <w:pPr>
        <w:tabs>
          <w:tab w:val="left" w:pos="1027"/>
        </w:tabs>
        <w:rPr>
          <w:rFonts w:ascii="Cambria" w:eastAsiaTheme="minorEastAsia" w:hAnsi="Cambria"/>
          <w:b/>
          <w:bCs/>
        </w:rPr>
      </w:pPr>
    </w:p>
    <w:p w14:paraId="46279173" w14:textId="77777777" w:rsidR="00327D52" w:rsidRDefault="00327D52" w:rsidP="00327D52">
      <w:pPr>
        <w:tabs>
          <w:tab w:val="left" w:pos="1027"/>
        </w:tabs>
        <w:rPr>
          <w:rFonts w:ascii="Cambria" w:eastAsiaTheme="minorEastAsia" w:hAnsi="Cambria"/>
          <w:b/>
          <w:bCs/>
        </w:rPr>
      </w:pPr>
    </w:p>
    <w:p w14:paraId="7703CDB4" w14:textId="77777777" w:rsidR="00327D52" w:rsidRDefault="00327D52" w:rsidP="00327D52">
      <w:pPr>
        <w:tabs>
          <w:tab w:val="left" w:pos="1027"/>
        </w:tabs>
        <w:rPr>
          <w:rFonts w:ascii="Cambria" w:eastAsiaTheme="minorEastAsia" w:hAnsi="Cambria"/>
          <w:b/>
          <w:bCs/>
        </w:rPr>
      </w:pPr>
    </w:p>
    <w:p w14:paraId="67F765EE" w14:textId="77777777" w:rsidR="00327D52" w:rsidRDefault="00327D52" w:rsidP="00327D52">
      <w:pPr>
        <w:tabs>
          <w:tab w:val="left" w:pos="1027"/>
        </w:tabs>
        <w:rPr>
          <w:rFonts w:ascii="Cambria" w:eastAsiaTheme="minorEastAsia" w:hAnsi="Cambria"/>
          <w:b/>
          <w:bCs/>
        </w:rPr>
      </w:pPr>
    </w:p>
    <w:p w14:paraId="190E38E6" w14:textId="77777777" w:rsidR="00327D52" w:rsidRDefault="00327D52" w:rsidP="00327D52">
      <w:pPr>
        <w:tabs>
          <w:tab w:val="left" w:pos="1027"/>
        </w:tabs>
        <w:rPr>
          <w:rFonts w:ascii="Cambria" w:eastAsiaTheme="minorEastAsia" w:hAnsi="Cambria"/>
          <w:b/>
          <w:bCs/>
        </w:rPr>
      </w:pPr>
    </w:p>
    <w:p w14:paraId="267BA029" w14:textId="3C93A5BA" w:rsidR="00327D52" w:rsidRDefault="005D1D4F" w:rsidP="00327D52">
      <w:pPr>
        <w:rPr>
          <w:rFonts w:ascii="Cambria" w:eastAsiaTheme="minorEastAsia" w:hAnsi="Cambria"/>
        </w:rPr>
      </w:pPr>
      <w:r>
        <w:rPr>
          <w:rFonts w:ascii="Cambria" w:eastAsiaTheme="minorEastAsia" w:hAnsi="Cambria"/>
        </w:rPr>
        <w:t>Finally, we replicate</w:t>
      </w:r>
      <w:r w:rsidR="00C3588C">
        <w:rPr>
          <w:rFonts w:ascii="Cambria" w:eastAsiaTheme="minorEastAsia" w:hAnsi="Cambria"/>
        </w:rPr>
        <w:t xml:space="preserve"> the desirable and undesirable time series from Figure XXX and appl</w:t>
      </w:r>
      <w:r>
        <w:rPr>
          <w:rFonts w:ascii="Cambria" w:eastAsiaTheme="minorEastAsia" w:hAnsi="Cambria"/>
        </w:rPr>
        <w:t>y</w:t>
      </w:r>
      <w:r w:rsidR="00C3588C">
        <w:rPr>
          <w:rFonts w:ascii="Cambria" w:eastAsiaTheme="minorEastAsia" w:hAnsi="Cambria"/>
        </w:rPr>
        <w:t xml:space="preserve"> the privacy methods to the original time series. </w:t>
      </w:r>
      <w:r>
        <w:rPr>
          <w:rFonts w:ascii="Cambria" w:eastAsiaTheme="minorEastAsia" w:hAnsi="Cambria"/>
        </w:rPr>
        <w:t xml:space="preserve">  Figure 7 illustrates the results </w:t>
      </w:r>
      <w:commentRangeStart w:id="110"/>
      <w:r>
        <w:rPr>
          <w:rFonts w:ascii="Cambria" w:eastAsiaTheme="minorEastAsia" w:hAnsi="Cambria"/>
        </w:rPr>
        <w:t xml:space="preserve">and </w:t>
      </w:r>
      <w:commentRangeEnd w:id="110"/>
      <w:r>
        <w:rPr>
          <w:rStyle w:val="CommentReference"/>
        </w:rPr>
        <w:commentReference w:id="110"/>
      </w:r>
    </w:p>
    <w:p w14:paraId="6FBC1B95" w14:textId="77777777" w:rsidR="00327D52" w:rsidRDefault="00327D52" w:rsidP="00327D52">
      <w:pPr>
        <w:rPr>
          <w:rFonts w:ascii="Cambria" w:eastAsiaTheme="minorEastAsia" w:hAnsi="Cambria"/>
        </w:rPr>
      </w:pPr>
    </w:p>
    <w:p w14:paraId="1E7B2967" w14:textId="0F9ED4D3" w:rsidR="00327D52" w:rsidRDefault="00327D52" w:rsidP="00327D52">
      <w:pPr>
        <w:rPr>
          <w:rFonts w:ascii="Cambria" w:eastAsiaTheme="minorEastAsia" w:hAnsi="Cambria"/>
          <w:b/>
          <w:bCs/>
        </w:rPr>
      </w:pPr>
      <w:r>
        <w:rPr>
          <w:rFonts w:ascii="Cambria" w:eastAsiaTheme="minorEastAsia" w:hAnsi="Cambria"/>
          <w:b/>
          <w:bCs/>
        </w:rPr>
        <w:t xml:space="preserve">Figure 7: Comparison of original, AN (s = 1), and </w:t>
      </w:r>
      <w:r>
        <w:rPr>
          <w:rFonts w:ascii="Cambria" w:eastAsiaTheme="minorEastAsia" w:hAnsi="Cambria"/>
          <w:b/>
          <w:bCs/>
          <w:i/>
          <w:iCs/>
        </w:rPr>
        <w:t>k</w:t>
      </w:r>
      <w:r>
        <w:rPr>
          <w:rFonts w:ascii="Cambria" w:eastAsiaTheme="minorEastAsia" w:hAnsi="Cambria"/>
          <w:b/>
          <w:bCs/>
        </w:rPr>
        <w:t>-</w:t>
      </w:r>
      <w:proofErr w:type="spellStart"/>
      <w:r>
        <w:rPr>
          <w:rFonts w:ascii="Cambria" w:eastAsiaTheme="minorEastAsia" w:hAnsi="Cambria"/>
          <w:b/>
          <w:bCs/>
        </w:rPr>
        <w:t>nTS</w:t>
      </w:r>
      <w:proofErr w:type="spellEnd"/>
      <w:r>
        <w:rPr>
          <w:rFonts w:ascii="Cambria" w:eastAsiaTheme="minorEastAsia" w:hAnsi="Cambria"/>
          <w:b/>
          <w:bCs/>
        </w:rPr>
        <w:t>+ (</w:t>
      </w:r>
      <w:r>
        <w:rPr>
          <w:rFonts w:ascii="Cambria" w:eastAsiaTheme="minorEastAsia" w:hAnsi="Cambria"/>
          <w:b/>
          <w:bCs/>
          <w:i/>
          <w:iCs/>
        </w:rPr>
        <w:t>k</w:t>
      </w:r>
      <w:r>
        <w:rPr>
          <w:rFonts w:ascii="Cambria" w:eastAsiaTheme="minorEastAsia" w:hAnsi="Cambria"/>
          <w:b/>
          <w:bCs/>
        </w:rPr>
        <w:t xml:space="preserve"> = 7) </w:t>
      </w:r>
      <w:r w:rsidR="00C3588C">
        <w:rPr>
          <w:rFonts w:ascii="Cambria" w:eastAsiaTheme="minorEastAsia" w:hAnsi="Cambria"/>
          <w:b/>
          <w:bCs/>
        </w:rPr>
        <w:t>protected</w:t>
      </w:r>
      <w:r>
        <w:rPr>
          <w:rFonts w:ascii="Cambria" w:eastAsiaTheme="minorEastAsia" w:hAnsi="Cambria"/>
          <w:b/>
          <w:bCs/>
        </w:rPr>
        <w:t xml:space="preserve"> series with desirable and undesirable features.</w:t>
      </w:r>
    </w:p>
    <w:p w14:paraId="75F01B13" w14:textId="77777777" w:rsidR="00327D52" w:rsidRPr="00134519" w:rsidRDefault="00327D52" w:rsidP="00327D52">
      <w:pPr>
        <w:rPr>
          <w:rFonts w:ascii="Cambria" w:eastAsiaTheme="minorEastAsia" w:hAnsi="Cambria"/>
          <w:b/>
          <w:bCs/>
        </w:rPr>
      </w:pPr>
      <w:r>
        <w:rPr>
          <w:rFonts w:ascii="Cambria" w:eastAsiaTheme="minorEastAsia" w:hAnsi="Cambria"/>
          <w:noProof/>
        </w:rPr>
        <w:drawing>
          <wp:anchor distT="0" distB="0" distL="114300" distR="114300" simplePos="0" relativeHeight="251713536" behindDoc="0" locked="0" layoutInCell="1" allowOverlap="1" wp14:anchorId="06CDCEAC" wp14:editId="207E605F">
            <wp:simplePos x="0" y="0"/>
            <wp:positionH relativeFrom="margin">
              <wp:align>center</wp:align>
            </wp:positionH>
            <wp:positionV relativeFrom="paragraph">
              <wp:posOffset>108354</wp:posOffset>
            </wp:positionV>
            <wp:extent cx="6878371" cy="4419600"/>
            <wp:effectExtent l="0" t="0" r="0" b="0"/>
            <wp:wrapNone/>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78371" cy="441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4B8CC2" w14:textId="77777777" w:rsidR="00327D52" w:rsidRDefault="00327D52" w:rsidP="00327D52">
      <w:pPr>
        <w:rPr>
          <w:rFonts w:ascii="Cambria" w:eastAsiaTheme="minorEastAsia" w:hAnsi="Cambria"/>
        </w:rPr>
      </w:pPr>
    </w:p>
    <w:p w14:paraId="4863B4D6" w14:textId="77777777" w:rsidR="00327D52" w:rsidRDefault="00327D52" w:rsidP="00327D52">
      <w:pPr>
        <w:rPr>
          <w:rFonts w:ascii="Cambria" w:eastAsiaTheme="minorEastAsia" w:hAnsi="Cambria"/>
        </w:rPr>
      </w:pPr>
    </w:p>
    <w:p w14:paraId="341D3EB9" w14:textId="77777777" w:rsidR="00327D52" w:rsidRDefault="00327D52" w:rsidP="00327D52">
      <w:pPr>
        <w:rPr>
          <w:rFonts w:ascii="Cambria" w:eastAsiaTheme="minorEastAsia" w:hAnsi="Cambria"/>
        </w:rPr>
      </w:pPr>
    </w:p>
    <w:p w14:paraId="60FC15E6" w14:textId="77777777" w:rsidR="00327D52" w:rsidRDefault="00327D52" w:rsidP="00327D52">
      <w:pPr>
        <w:rPr>
          <w:rFonts w:ascii="Cambria" w:eastAsiaTheme="minorEastAsia" w:hAnsi="Cambria"/>
        </w:rPr>
      </w:pPr>
    </w:p>
    <w:p w14:paraId="41E0F877" w14:textId="77777777" w:rsidR="00327D52" w:rsidRDefault="00327D52" w:rsidP="00327D52">
      <w:pPr>
        <w:rPr>
          <w:rFonts w:ascii="Cambria" w:eastAsiaTheme="minorEastAsia" w:hAnsi="Cambria"/>
        </w:rPr>
      </w:pPr>
    </w:p>
    <w:p w14:paraId="6EA8B3E3" w14:textId="77777777" w:rsidR="00327D52" w:rsidRDefault="00327D52" w:rsidP="00327D52">
      <w:pPr>
        <w:rPr>
          <w:rFonts w:ascii="Cambria" w:eastAsiaTheme="minorEastAsia" w:hAnsi="Cambria"/>
        </w:rPr>
      </w:pPr>
    </w:p>
    <w:p w14:paraId="5909F051" w14:textId="77777777" w:rsidR="00327D52" w:rsidRDefault="00327D52" w:rsidP="00327D52">
      <w:pPr>
        <w:rPr>
          <w:rFonts w:ascii="Cambria" w:eastAsiaTheme="minorEastAsia" w:hAnsi="Cambria"/>
        </w:rPr>
      </w:pPr>
    </w:p>
    <w:p w14:paraId="6D554025" w14:textId="77777777" w:rsidR="00327D52" w:rsidRDefault="00327D52" w:rsidP="00327D52">
      <w:pPr>
        <w:rPr>
          <w:rFonts w:ascii="Cambria" w:eastAsiaTheme="minorEastAsia" w:hAnsi="Cambria"/>
        </w:rPr>
      </w:pPr>
    </w:p>
    <w:p w14:paraId="7A8ABAC8" w14:textId="77777777" w:rsidR="00327D52" w:rsidRDefault="00327D52" w:rsidP="00327D52">
      <w:pPr>
        <w:rPr>
          <w:rFonts w:ascii="Cambria" w:eastAsiaTheme="minorEastAsia" w:hAnsi="Cambria"/>
        </w:rPr>
      </w:pPr>
    </w:p>
    <w:p w14:paraId="372C87DD" w14:textId="77777777" w:rsidR="00327D52" w:rsidRDefault="00327D52" w:rsidP="00327D52">
      <w:pPr>
        <w:rPr>
          <w:rFonts w:ascii="Cambria" w:eastAsiaTheme="minorEastAsia" w:hAnsi="Cambria"/>
        </w:rPr>
      </w:pPr>
    </w:p>
    <w:p w14:paraId="4264F0D8" w14:textId="77777777" w:rsidR="00327D52" w:rsidRDefault="00327D52" w:rsidP="00327D52">
      <w:pPr>
        <w:rPr>
          <w:rFonts w:ascii="Cambria" w:eastAsiaTheme="minorEastAsia" w:hAnsi="Cambria"/>
        </w:rPr>
      </w:pPr>
    </w:p>
    <w:p w14:paraId="357853DA" w14:textId="77777777" w:rsidR="00327D52" w:rsidRDefault="00327D52" w:rsidP="00327D52">
      <w:pPr>
        <w:rPr>
          <w:rFonts w:ascii="Cambria" w:eastAsiaTheme="minorEastAsia" w:hAnsi="Cambria"/>
        </w:rPr>
      </w:pPr>
    </w:p>
    <w:p w14:paraId="6435B3AD" w14:textId="77777777" w:rsidR="00327D52" w:rsidRDefault="00327D52" w:rsidP="00327D52">
      <w:pPr>
        <w:rPr>
          <w:rFonts w:ascii="Cambria" w:eastAsiaTheme="minorEastAsia" w:hAnsi="Cambria"/>
        </w:rPr>
      </w:pPr>
    </w:p>
    <w:p w14:paraId="467B5EB9" w14:textId="77777777" w:rsidR="00327D52" w:rsidRDefault="00327D52" w:rsidP="006457AC">
      <w:pPr>
        <w:rPr>
          <w:rFonts w:ascii="Cambria" w:eastAsiaTheme="minorEastAsia" w:hAnsi="Cambria"/>
        </w:rPr>
      </w:pPr>
    </w:p>
    <w:p w14:paraId="33E796FD" w14:textId="6E01648D" w:rsidR="006457AC" w:rsidRDefault="006457AC" w:rsidP="006457AC">
      <w:pPr>
        <w:rPr>
          <w:rFonts w:ascii="Cambria" w:eastAsiaTheme="minorEastAsia" w:hAnsi="Cambria"/>
        </w:rPr>
      </w:pPr>
      <w:r>
        <w:rPr>
          <w:rFonts w:ascii="Cambria" w:eastAsiaTheme="minorEastAsia" w:hAnsi="Cambria"/>
        </w:rPr>
        <w:t xml:space="preserve">In </w:t>
      </w:r>
      <w:r w:rsidRPr="00B14387">
        <w:rPr>
          <w:rFonts w:ascii="Cambria" w:eastAsiaTheme="minorEastAsia" w:hAnsi="Cambria"/>
          <w:b/>
          <w:bCs/>
        </w:rPr>
        <w:t xml:space="preserve">Figure </w:t>
      </w:r>
      <w:r w:rsidR="00B06B2D">
        <w:rPr>
          <w:rFonts w:ascii="Cambria" w:eastAsiaTheme="minorEastAsia" w:hAnsi="Cambria"/>
          <w:b/>
          <w:bCs/>
        </w:rPr>
        <w:t>8</w:t>
      </w:r>
      <w:r>
        <w:rPr>
          <w:rFonts w:ascii="Cambria" w:eastAsiaTheme="minorEastAsia" w:hAnsi="Cambria"/>
        </w:rPr>
        <w:t>, we calculate the average feature value for each series across the protected datasets for</w:t>
      </w:r>
      <w:r w:rsidR="00C71EB9">
        <w:rPr>
          <w:rFonts w:ascii="Cambria" w:eastAsiaTheme="minorEastAsia" w:hAnsi="Cambria"/>
        </w:rPr>
        <w:t xml:space="preserve"> </w:t>
      </w:r>
      <w:r>
        <w:rPr>
          <w:rFonts w:ascii="Cambria" w:eastAsiaTheme="minorEastAsia" w:hAnsi="Cambria"/>
        </w:rPr>
        <w:t>each privacy method. We plot these distributions next to the distribution of each feature from the original data.</w:t>
      </w:r>
    </w:p>
    <w:p w14:paraId="55E0775C" w14:textId="7129C823" w:rsidR="00F33583" w:rsidRDefault="00F33583" w:rsidP="006457AC">
      <w:pPr>
        <w:rPr>
          <w:rFonts w:ascii="Cambria" w:eastAsiaTheme="minorEastAsia" w:hAnsi="Cambria"/>
        </w:rPr>
      </w:pPr>
    </w:p>
    <w:p w14:paraId="6AEFD59B" w14:textId="0DE294EC" w:rsidR="00450A18" w:rsidRDefault="00450A18" w:rsidP="006457AC">
      <w:pPr>
        <w:rPr>
          <w:rFonts w:ascii="Cambria" w:eastAsiaTheme="minorEastAsia" w:hAnsi="Cambria"/>
        </w:rPr>
      </w:pPr>
    </w:p>
    <w:p w14:paraId="4877CDB8" w14:textId="371BD739" w:rsidR="00450A18" w:rsidRDefault="00450A18" w:rsidP="006457AC">
      <w:pPr>
        <w:rPr>
          <w:rFonts w:ascii="Cambria" w:eastAsiaTheme="minorEastAsia" w:hAnsi="Cambria"/>
        </w:rPr>
      </w:pPr>
    </w:p>
    <w:p w14:paraId="421C7535" w14:textId="58C94161" w:rsidR="00450A18" w:rsidRDefault="00450A18" w:rsidP="006457AC">
      <w:pPr>
        <w:rPr>
          <w:rFonts w:ascii="Cambria" w:eastAsiaTheme="minorEastAsia" w:hAnsi="Cambria"/>
        </w:rPr>
      </w:pPr>
    </w:p>
    <w:p w14:paraId="3BDDF8E3" w14:textId="4DA1DD5A" w:rsidR="00450A18" w:rsidRDefault="00450A18" w:rsidP="006457AC">
      <w:pPr>
        <w:rPr>
          <w:rFonts w:ascii="Cambria" w:eastAsiaTheme="minorEastAsia" w:hAnsi="Cambria"/>
        </w:rPr>
      </w:pPr>
    </w:p>
    <w:p w14:paraId="55B5AB13" w14:textId="3570C887" w:rsidR="00450A18" w:rsidRDefault="00450A18" w:rsidP="006457AC">
      <w:pPr>
        <w:rPr>
          <w:rFonts w:ascii="Cambria" w:eastAsiaTheme="minorEastAsia" w:hAnsi="Cambria"/>
        </w:rPr>
      </w:pPr>
    </w:p>
    <w:p w14:paraId="42C9A79A" w14:textId="4D2FA080" w:rsidR="00450A18" w:rsidRDefault="00450A18" w:rsidP="006457AC">
      <w:pPr>
        <w:rPr>
          <w:rFonts w:ascii="Cambria" w:eastAsiaTheme="minorEastAsia" w:hAnsi="Cambria"/>
        </w:rPr>
      </w:pPr>
    </w:p>
    <w:p w14:paraId="372D3B5F" w14:textId="5D4B826D" w:rsidR="00450A18" w:rsidRDefault="00450A18" w:rsidP="006457AC">
      <w:pPr>
        <w:rPr>
          <w:rFonts w:ascii="Cambria" w:eastAsiaTheme="minorEastAsia" w:hAnsi="Cambria"/>
        </w:rPr>
      </w:pPr>
    </w:p>
    <w:p w14:paraId="34D78469" w14:textId="4AFF90CD" w:rsidR="00450A18" w:rsidRDefault="00450A18" w:rsidP="006457AC">
      <w:pPr>
        <w:rPr>
          <w:rFonts w:ascii="Cambria" w:eastAsiaTheme="minorEastAsia" w:hAnsi="Cambria"/>
        </w:rPr>
      </w:pPr>
    </w:p>
    <w:p w14:paraId="4962EE73" w14:textId="736293C8" w:rsidR="00450A18" w:rsidRDefault="00450A18" w:rsidP="006457AC">
      <w:pPr>
        <w:rPr>
          <w:rFonts w:ascii="Cambria" w:eastAsiaTheme="minorEastAsia" w:hAnsi="Cambria"/>
        </w:rPr>
      </w:pPr>
    </w:p>
    <w:p w14:paraId="27CC4FFA" w14:textId="6424E815" w:rsidR="00450A18" w:rsidRDefault="00450A18" w:rsidP="006457AC">
      <w:pPr>
        <w:rPr>
          <w:rFonts w:ascii="Cambria" w:eastAsiaTheme="minorEastAsia" w:hAnsi="Cambria"/>
        </w:rPr>
      </w:pPr>
    </w:p>
    <w:p w14:paraId="76E86BA8" w14:textId="4D76F9CD" w:rsidR="00450A18" w:rsidRDefault="00450A18" w:rsidP="006457AC">
      <w:pPr>
        <w:rPr>
          <w:rFonts w:ascii="Cambria" w:eastAsiaTheme="minorEastAsia" w:hAnsi="Cambria"/>
        </w:rPr>
      </w:pPr>
    </w:p>
    <w:p w14:paraId="0EA985BC" w14:textId="0FF828D0" w:rsidR="00562C21" w:rsidRDefault="000B68FA" w:rsidP="000B68FA">
      <w:pPr>
        <w:rPr>
          <w:rFonts w:ascii="Cambria" w:eastAsiaTheme="minorEastAsia" w:hAnsi="Cambria"/>
        </w:rPr>
      </w:pPr>
      <w:r>
        <w:rPr>
          <w:rFonts w:ascii="Cambria" w:eastAsiaTheme="minorEastAsia" w:hAnsi="Cambria"/>
        </w:rPr>
        <w:t>Figure 8 disp</w:t>
      </w:r>
      <w:r w:rsidR="00B07FAF">
        <w:rPr>
          <w:rFonts w:ascii="Cambria" w:eastAsiaTheme="minorEastAsia" w:hAnsi="Cambria"/>
        </w:rPr>
        <w:t>l</w:t>
      </w:r>
      <w:r>
        <w:rPr>
          <w:rFonts w:ascii="Cambria" w:eastAsiaTheme="minorEastAsia" w:hAnsi="Cambria"/>
        </w:rPr>
        <w:t xml:space="preserve">ays boxplots </w:t>
      </w:r>
      <w:r w:rsidR="00562C21">
        <w:rPr>
          <w:rFonts w:ascii="Cambria" w:eastAsiaTheme="minorEastAsia" w:hAnsi="Cambria"/>
        </w:rPr>
        <w:t xml:space="preserve">of the time series feature values </w:t>
      </w:r>
      <w:r>
        <w:rPr>
          <w:rFonts w:ascii="Cambria" w:eastAsiaTheme="minorEastAsia" w:hAnsi="Cambria"/>
        </w:rPr>
        <w:t xml:space="preserve">for all of the privacy methods across the </w:t>
      </w:r>
      <w:proofErr w:type="gramStart"/>
      <w:r>
        <w:rPr>
          <w:rFonts w:ascii="Cambria" w:eastAsiaTheme="minorEastAsia" w:hAnsi="Cambria"/>
        </w:rPr>
        <w:t>9 time</w:t>
      </w:r>
      <w:proofErr w:type="gramEnd"/>
      <w:r>
        <w:rPr>
          <w:rFonts w:ascii="Cambria" w:eastAsiaTheme="minorEastAsia" w:hAnsi="Cambria"/>
        </w:rPr>
        <w:t xml:space="preserve"> series features in Table 1.  Random noise protection (AN and DP) methods increase the randomness of time series</w:t>
      </w:r>
      <w:r w:rsidR="00562C21">
        <w:rPr>
          <w:rFonts w:ascii="Cambria" w:eastAsiaTheme="minorEastAsia" w:hAnsi="Cambria"/>
        </w:rPr>
        <w:t xml:space="preserve"> and</w:t>
      </w:r>
      <w:r>
        <w:rPr>
          <w:rFonts w:ascii="Cambria" w:eastAsiaTheme="minorEastAsia" w:hAnsi="Cambria"/>
        </w:rPr>
        <w:t xml:space="preserve"> significantly change distributional characteristics, leading to poor forecast accuracy. </w:t>
      </w:r>
      <w:r w:rsidR="00562C21">
        <w:rPr>
          <w:rFonts w:ascii="Cambria" w:eastAsiaTheme="minorEastAsia" w:hAnsi="Cambria"/>
        </w:rPr>
        <w:t>Random noise also</w:t>
      </w:r>
      <w:r>
        <w:rPr>
          <w:rFonts w:ascii="Cambria" w:eastAsiaTheme="minorEastAsia" w:hAnsi="Cambria"/>
        </w:rPr>
        <w:t xml:space="preserve"> produces a negative bias in the means of the protected series and significantly increases the variance. </w:t>
      </w:r>
      <w:r w:rsidRPr="000904C4">
        <w:rPr>
          <w:rFonts w:ascii="Cambria" w:eastAsiaTheme="minorEastAsia" w:hAnsi="Cambria"/>
        </w:rPr>
        <w:t xml:space="preserve">On the other hand, the </w:t>
      </w:r>
      <w:r w:rsidRPr="000904C4">
        <w:rPr>
          <w:rFonts w:ascii="Cambria" w:eastAsiaTheme="minorEastAsia" w:hAnsi="Cambria"/>
          <w:i/>
          <w:iCs/>
        </w:rPr>
        <w:t>k</w:t>
      </w:r>
      <w:r w:rsidRPr="000904C4">
        <w:rPr>
          <w:rFonts w:ascii="Cambria" w:eastAsiaTheme="minorEastAsia" w:hAnsi="Cambria"/>
        </w:rPr>
        <w:t>-</w:t>
      </w:r>
      <w:proofErr w:type="spellStart"/>
      <w:r w:rsidRPr="000904C4">
        <w:rPr>
          <w:rFonts w:ascii="Cambria" w:eastAsiaTheme="minorEastAsia" w:hAnsi="Cambria"/>
        </w:rPr>
        <w:t>nTS</w:t>
      </w:r>
      <w:proofErr w:type="spellEnd"/>
      <w:r w:rsidRPr="000904C4">
        <w:rPr>
          <w:rFonts w:ascii="Cambria" w:eastAsiaTheme="minorEastAsia" w:hAnsi="Cambria"/>
        </w:rPr>
        <w:t xml:space="preserve"> and </w:t>
      </w:r>
      <w:r w:rsidRPr="000904C4">
        <w:rPr>
          <w:rFonts w:ascii="Cambria" w:eastAsiaTheme="minorEastAsia" w:hAnsi="Cambria"/>
          <w:i/>
          <w:iCs/>
        </w:rPr>
        <w:t>k</w:t>
      </w:r>
      <w:r w:rsidRPr="000904C4">
        <w:rPr>
          <w:rFonts w:ascii="Cambria" w:eastAsiaTheme="minorEastAsia" w:hAnsi="Cambria"/>
        </w:rPr>
        <w:t>-</w:t>
      </w:r>
      <w:proofErr w:type="spellStart"/>
      <w:r w:rsidRPr="000904C4">
        <w:rPr>
          <w:rFonts w:ascii="Cambria" w:eastAsiaTheme="minorEastAsia" w:hAnsi="Cambria"/>
        </w:rPr>
        <w:t>nTS</w:t>
      </w:r>
      <w:proofErr w:type="spellEnd"/>
      <w:r w:rsidRPr="000904C4">
        <w:rPr>
          <w:rFonts w:ascii="Cambria" w:eastAsiaTheme="minorEastAsia" w:hAnsi="Cambria"/>
        </w:rPr>
        <w:t xml:space="preserve">+ methods </w:t>
      </w:r>
      <w:r>
        <w:rPr>
          <w:rFonts w:ascii="Cambria" w:eastAsiaTheme="minorEastAsia" w:hAnsi="Cambria"/>
        </w:rPr>
        <w:t>increase</w:t>
      </w:r>
      <w:r w:rsidRPr="000904C4">
        <w:rPr>
          <w:rFonts w:ascii="Cambria" w:eastAsiaTheme="minorEastAsia" w:hAnsi="Cambria"/>
        </w:rPr>
        <w:t xml:space="preserve"> t</w:t>
      </w:r>
      <w:r>
        <w:rPr>
          <w:rFonts w:ascii="Cambria" w:eastAsiaTheme="minorEastAsia" w:hAnsi="Cambria"/>
        </w:rPr>
        <w:t xml:space="preserve">he randomness of time series </w:t>
      </w:r>
      <w:r w:rsidRPr="000904C4">
        <w:rPr>
          <w:rFonts w:ascii="Cambria" w:eastAsiaTheme="minorEastAsia" w:hAnsi="Cambria"/>
        </w:rPr>
        <w:t>but</w:t>
      </w:r>
      <w:r>
        <w:rPr>
          <w:rFonts w:ascii="Cambria" w:eastAsiaTheme="minorEastAsia" w:hAnsi="Cambria"/>
        </w:rPr>
        <w:t xml:space="preserve"> better</w:t>
      </w:r>
      <w:r w:rsidRPr="000904C4">
        <w:rPr>
          <w:rFonts w:ascii="Cambria" w:eastAsiaTheme="minorEastAsia" w:hAnsi="Cambria"/>
        </w:rPr>
        <w:t xml:space="preserve"> preserve</w:t>
      </w:r>
      <w:r>
        <w:rPr>
          <w:rFonts w:ascii="Cambria" w:eastAsiaTheme="minorEastAsia" w:hAnsi="Cambria"/>
        </w:rPr>
        <w:t xml:space="preserve"> their feature distributions</w:t>
      </w:r>
      <w:r w:rsidRPr="000904C4">
        <w:rPr>
          <w:rFonts w:ascii="Cambria" w:eastAsiaTheme="minorEastAsia" w:hAnsi="Cambria"/>
        </w:rPr>
        <w:t>.</w:t>
      </w:r>
      <w:r>
        <w:rPr>
          <w:rFonts w:ascii="Cambria" w:eastAsiaTheme="minorEastAsia" w:hAnsi="Cambria"/>
        </w:rPr>
        <w:t xml:space="preserve"> </w:t>
      </w:r>
      <w:r w:rsidR="00562C21">
        <w:rPr>
          <w:rFonts w:ascii="Cambria" w:eastAsiaTheme="minorEastAsia" w:hAnsi="Cambria"/>
        </w:rPr>
        <w:t>Figure 8 shows that the</w:t>
      </w:r>
      <w:r>
        <w:rPr>
          <w:rFonts w:ascii="Cambria" w:eastAsiaTheme="minorEastAsia" w:hAnsi="Cambria"/>
        </w:rPr>
        <w:t xml:space="preserve"> feature distributions of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w:t>
      </w:r>
      <w:r w:rsidRPr="000904C4">
        <w:rPr>
          <w:rFonts w:ascii="Cambria" w:eastAsiaTheme="minorEastAsia" w:hAnsi="Cambria"/>
        </w:rPr>
        <w:t xml:space="preserve"> </w:t>
      </w:r>
      <w:r>
        <w:rPr>
          <w:rFonts w:ascii="Cambria" w:eastAsiaTheme="minorEastAsia" w:hAnsi="Cambria"/>
        </w:rPr>
        <w:t xml:space="preserve">are closer to the original distributions than for any other privacy method, which </w:t>
      </w:r>
      <w:r w:rsidR="00562C21">
        <w:rPr>
          <w:rFonts w:ascii="Cambria" w:eastAsiaTheme="minorEastAsia" w:hAnsi="Cambria"/>
        </w:rPr>
        <w:t xml:space="preserve">led to improved </w:t>
      </w:r>
      <w:r>
        <w:rPr>
          <w:rFonts w:ascii="Cambria" w:eastAsiaTheme="minorEastAsia" w:hAnsi="Cambria"/>
        </w:rPr>
        <w:t xml:space="preserve">forecast accuracy results. </w:t>
      </w:r>
    </w:p>
    <w:p w14:paraId="2A27E473" w14:textId="77777777" w:rsidR="00562C21" w:rsidRDefault="00562C21" w:rsidP="000B68FA">
      <w:pPr>
        <w:rPr>
          <w:rFonts w:ascii="Cambria" w:eastAsiaTheme="minorEastAsia" w:hAnsi="Cambria"/>
        </w:rPr>
      </w:pPr>
    </w:p>
    <w:p w14:paraId="055FE3FA" w14:textId="6B168521" w:rsidR="000B68FA" w:rsidRPr="00134519" w:rsidRDefault="000B68FA" w:rsidP="000B68FA">
      <w:pPr>
        <w:rPr>
          <w:rFonts w:ascii="Cambria" w:eastAsiaTheme="minorEastAsia" w:hAnsi="Cambria"/>
        </w:rPr>
      </w:pPr>
      <w:r>
        <w:rPr>
          <w:rFonts w:ascii="Cambria" w:eastAsiaTheme="minorEastAsia" w:hAnsi="Cambria"/>
        </w:rPr>
        <w:t xml:space="preserve">We note that while the base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method performed swapping based on the values of </w:t>
      </w:r>
      <w:proofErr w:type="spellStart"/>
      <w:r>
        <w:rPr>
          <w:rFonts w:ascii="Cambria" w:eastAsiaTheme="minorEastAsia" w:hAnsi="Cambria"/>
          <w:i/>
          <w:iCs/>
        </w:rPr>
        <w:t>SpecEntropy</w:t>
      </w:r>
      <w:proofErr w:type="spellEnd"/>
      <w:r>
        <w:rPr>
          <w:rFonts w:ascii="Cambria" w:eastAsiaTheme="minorEastAsia" w:hAnsi="Cambria"/>
          <w:i/>
          <w:iCs/>
        </w:rPr>
        <w:t>, Hurst</w:t>
      </w:r>
      <w:r>
        <w:rPr>
          <w:rFonts w:ascii="Cambria" w:eastAsiaTheme="minorEastAsia" w:hAnsi="Cambria"/>
        </w:rPr>
        <w:t xml:space="preserve">, and </w:t>
      </w:r>
      <w:r>
        <w:rPr>
          <w:rFonts w:ascii="Cambria" w:eastAsiaTheme="minorEastAsia" w:hAnsi="Cambria"/>
          <w:i/>
          <w:iCs/>
        </w:rPr>
        <w:t>Seasonality</w:t>
      </w:r>
      <w:r>
        <w:rPr>
          <w:rFonts w:ascii="Cambria" w:eastAsiaTheme="minorEastAsia" w:hAnsi="Cambria"/>
        </w:rPr>
        <w:t xml:space="preserve">, it does not perform as well as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at preserving the distributions of these features, </w:t>
      </w:r>
      <w:r w:rsidR="00562C21">
        <w:rPr>
          <w:rFonts w:ascii="Cambria" w:eastAsiaTheme="minorEastAsia" w:hAnsi="Cambria"/>
        </w:rPr>
        <w:t xml:space="preserve">leading to poorer forecast accuracy.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did not explicitly swap based on the values of these features. </w:t>
      </w:r>
      <w:r w:rsidR="00562C21">
        <w:rPr>
          <w:rFonts w:ascii="Cambria" w:eastAsiaTheme="minorEastAsia" w:hAnsi="Cambria"/>
        </w:rPr>
        <w:t xml:space="preserve">Even though they </w:t>
      </w:r>
      <w:proofErr w:type="spellStart"/>
      <w:r w:rsidR="00562C21">
        <w:rPr>
          <w:rFonts w:ascii="Cambria" w:eastAsiaTheme="minorEastAsia" w:hAnsi="Cambria"/>
        </w:rPr>
        <w:t>correlted</w:t>
      </w:r>
      <w:proofErr w:type="spellEnd"/>
      <w:r w:rsidR="00562C21">
        <w:rPr>
          <w:rFonts w:ascii="Cambria" w:eastAsiaTheme="minorEastAsia" w:hAnsi="Cambria"/>
        </w:rPr>
        <w:t xml:space="preserve"> </w:t>
      </w:r>
      <w:r>
        <w:rPr>
          <w:rFonts w:ascii="Cambria" w:eastAsiaTheme="minorEastAsia" w:hAnsi="Cambria"/>
        </w:rPr>
        <w:t xml:space="preserve">with forecast accuracy, </w:t>
      </w:r>
      <w:proofErr w:type="spellStart"/>
      <w:r>
        <w:rPr>
          <w:rFonts w:ascii="Cambria" w:eastAsiaTheme="minorEastAsia" w:hAnsi="Cambria"/>
          <w:i/>
          <w:iCs/>
        </w:rPr>
        <w:t>SpecEntropy</w:t>
      </w:r>
      <w:proofErr w:type="spellEnd"/>
      <w:r>
        <w:rPr>
          <w:rFonts w:ascii="Cambria" w:eastAsiaTheme="minorEastAsia" w:hAnsi="Cambria"/>
        </w:rPr>
        <w:t xml:space="preserve"> and </w:t>
      </w:r>
      <w:r>
        <w:rPr>
          <w:rFonts w:ascii="Cambria" w:eastAsiaTheme="minorEastAsia" w:hAnsi="Cambria"/>
          <w:i/>
          <w:iCs/>
        </w:rPr>
        <w:t xml:space="preserve">Hurst </w:t>
      </w:r>
      <w:r>
        <w:rPr>
          <w:rFonts w:ascii="Cambria" w:eastAsiaTheme="minorEastAsia" w:hAnsi="Cambria"/>
        </w:rPr>
        <w:t xml:space="preserve">were </w:t>
      </w:r>
      <w:r>
        <w:rPr>
          <w:rFonts w:ascii="Cambria" w:eastAsiaTheme="minorEastAsia" w:hAnsi="Cambria"/>
        </w:rPr>
        <w:lastRenderedPageBreak/>
        <w:t xml:space="preserve">eliminated in the first stage of the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feature selection process </w:t>
      </w:r>
      <w:commentRangeStart w:id="111"/>
      <w:commentRangeStart w:id="112"/>
      <w:r>
        <w:rPr>
          <w:rFonts w:ascii="Cambria" w:eastAsiaTheme="minorEastAsia" w:hAnsi="Cambria"/>
        </w:rPr>
        <w:t xml:space="preserve">using </w:t>
      </w:r>
      <w:proofErr w:type="spellStart"/>
      <w:r>
        <w:rPr>
          <w:rFonts w:ascii="Cambria" w:eastAsiaTheme="minorEastAsia" w:hAnsi="Cambria"/>
        </w:rPr>
        <w:t>RReliefF</w:t>
      </w:r>
      <w:proofErr w:type="spellEnd"/>
      <w:r>
        <w:rPr>
          <w:rFonts w:ascii="Cambria" w:eastAsiaTheme="minorEastAsia" w:hAnsi="Cambria"/>
        </w:rPr>
        <w:t>.</w:t>
      </w:r>
      <w:commentRangeEnd w:id="111"/>
      <w:r w:rsidR="00562C21">
        <w:rPr>
          <w:rStyle w:val="CommentReference"/>
        </w:rPr>
        <w:commentReference w:id="111"/>
      </w:r>
      <w:commentRangeEnd w:id="112"/>
      <w:r w:rsidR="00562C21">
        <w:rPr>
          <w:rStyle w:val="CommentReference"/>
        </w:rPr>
        <w:commentReference w:id="112"/>
      </w:r>
      <w:r>
        <w:rPr>
          <w:rFonts w:ascii="Cambria" w:eastAsiaTheme="minorEastAsia" w:hAnsi="Cambria"/>
        </w:rPr>
        <w:t xml:space="preserve"> Instead, </w:t>
      </w:r>
      <w:r w:rsidR="00562C21">
        <w:rPr>
          <w:rFonts w:ascii="Cambria" w:eastAsiaTheme="minorEastAsia" w:hAnsi="Cambria"/>
        </w:rPr>
        <w:t>k-</w:t>
      </w:r>
      <w:proofErr w:type="spellStart"/>
      <w:r w:rsidR="00562C21">
        <w:rPr>
          <w:rFonts w:ascii="Cambria" w:eastAsiaTheme="minorEastAsia" w:hAnsi="Cambria"/>
        </w:rPr>
        <w:t>nTS</w:t>
      </w:r>
      <w:proofErr w:type="spellEnd"/>
      <w:r w:rsidR="00562C21">
        <w:rPr>
          <w:rFonts w:ascii="Cambria" w:eastAsiaTheme="minorEastAsia" w:hAnsi="Cambria"/>
        </w:rPr>
        <w:t>+</w:t>
      </w:r>
      <w:r>
        <w:rPr>
          <w:rFonts w:ascii="Cambria" w:eastAsiaTheme="minorEastAsia" w:hAnsi="Cambria"/>
        </w:rPr>
        <w:t xml:space="preserve"> achieve</w:t>
      </w:r>
      <w:r w:rsidR="00562C21">
        <w:rPr>
          <w:rFonts w:ascii="Cambria" w:eastAsiaTheme="minorEastAsia" w:hAnsi="Cambria"/>
        </w:rPr>
        <w:t>d</w:t>
      </w:r>
      <w:r>
        <w:rPr>
          <w:rFonts w:ascii="Cambria" w:eastAsiaTheme="minorEastAsia" w:hAnsi="Cambria"/>
        </w:rPr>
        <w:t xml:space="preserve"> better feature preservation </w:t>
      </w:r>
      <w:r w:rsidR="00562C21">
        <w:rPr>
          <w:rFonts w:ascii="Cambria" w:eastAsiaTheme="minorEastAsia" w:hAnsi="Cambria"/>
        </w:rPr>
        <w:t>(</w:t>
      </w:r>
      <w:r>
        <w:rPr>
          <w:rFonts w:ascii="Cambria" w:eastAsiaTheme="minorEastAsia" w:hAnsi="Cambria"/>
        </w:rPr>
        <w:t xml:space="preserve">and forecast </w:t>
      </w:r>
      <w:proofErr w:type="gramStart"/>
      <w:r w:rsidR="00562C21">
        <w:rPr>
          <w:rFonts w:ascii="Cambria" w:eastAsiaTheme="minorEastAsia" w:hAnsi="Cambria"/>
        </w:rPr>
        <w:t>accuracy)</w:t>
      </w:r>
      <w:r>
        <w:rPr>
          <w:rFonts w:ascii="Cambria" w:eastAsiaTheme="minorEastAsia" w:hAnsi="Cambria"/>
        </w:rPr>
        <w:t>y</w:t>
      </w:r>
      <w:proofErr w:type="gramEnd"/>
      <w:r>
        <w:rPr>
          <w:rFonts w:ascii="Cambria" w:eastAsiaTheme="minorEastAsia" w:hAnsi="Cambria"/>
        </w:rPr>
        <w:t xml:space="preserve"> by swapping using the time series features which are correlated with overall measures of </w:t>
      </w:r>
      <w:proofErr w:type="spellStart"/>
      <w:r>
        <w:rPr>
          <w:rFonts w:ascii="Cambria" w:eastAsiaTheme="minorEastAsia" w:hAnsi="Cambria"/>
        </w:rPr>
        <w:t>forecastability</w:t>
      </w:r>
      <w:proofErr w:type="spellEnd"/>
      <w:r>
        <w:rPr>
          <w:rFonts w:ascii="Cambria" w:eastAsiaTheme="minorEastAsia" w:hAnsi="Cambria"/>
        </w:rPr>
        <w:t>.</w:t>
      </w:r>
    </w:p>
    <w:p w14:paraId="0374B0C9" w14:textId="2EAECB1D" w:rsidR="00450A18" w:rsidRDefault="00450A18" w:rsidP="006457AC">
      <w:pPr>
        <w:rPr>
          <w:rFonts w:ascii="Cambria" w:eastAsiaTheme="minorEastAsia" w:hAnsi="Cambria"/>
        </w:rPr>
      </w:pPr>
    </w:p>
    <w:p w14:paraId="057F4768" w14:textId="7EE307D1" w:rsidR="00450A18" w:rsidRDefault="00450A18" w:rsidP="006457AC">
      <w:pPr>
        <w:rPr>
          <w:rFonts w:ascii="Cambria" w:eastAsiaTheme="minorEastAsia" w:hAnsi="Cambria"/>
        </w:rPr>
      </w:pPr>
    </w:p>
    <w:p w14:paraId="66AFCF1D" w14:textId="77777777" w:rsidR="00450A18" w:rsidRDefault="00450A18" w:rsidP="006457AC">
      <w:pPr>
        <w:rPr>
          <w:rFonts w:ascii="Cambria" w:eastAsiaTheme="minorEastAsia" w:hAnsi="Cambria"/>
        </w:rPr>
      </w:pPr>
    </w:p>
    <w:p w14:paraId="20BA44F9" w14:textId="2207C3CB" w:rsidR="00B73045" w:rsidRPr="00251DAA" w:rsidRDefault="00B73045" w:rsidP="006457AC">
      <w:pPr>
        <w:rPr>
          <w:rFonts w:ascii="Cambria" w:eastAsiaTheme="minorEastAsia" w:hAnsi="Cambria"/>
          <w:b/>
          <w:bCs/>
        </w:rPr>
      </w:pPr>
      <w:r>
        <w:rPr>
          <w:rFonts w:ascii="Cambria" w:eastAsiaTheme="minorEastAsia" w:hAnsi="Cambria"/>
          <w:b/>
          <w:bCs/>
        </w:rPr>
        <w:t xml:space="preserve">Fig </w:t>
      </w:r>
      <w:r w:rsidR="00B06B2D">
        <w:rPr>
          <w:rFonts w:ascii="Cambria" w:eastAsiaTheme="minorEastAsia" w:hAnsi="Cambria"/>
          <w:b/>
          <w:bCs/>
        </w:rPr>
        <w:t>8</w:t>
      </w:r>
      <w:r>
        <w:rPr>
          <w:rFonts w:ascii="Cambria" w:eastAsiaTheme="minorEastAsia" w:hAnsi="Cambria"/>
          <w:b/>
          <w:bCs/>
        </w:rPr>
        <w:t xml:space="preserve">: </w:t>
      </w:r>
      <w:r w:rsidR="00562C21">
        <w:rPr>
          <w:rFonts w:ascii="Cambria" w:eastAsiaTheme="minorEastAsia" w:hAnsi="Cambria"/>
          <w:b/>
          <w:bCs/>
        </w:rPr>
        <w:t>D</w:t>
      </w:r>
      <w:r>
        <w:rPr>
          <w:rFonts w:ascii="Cambria" w:eastAsiaTheme="minorEastAsia" w:hAnsi="Cambria"/>
          <w:b/>
          <w:bCs/>
        </w:rPr>
        <w:t>istributions of time series features for each privacy method.</w:t>
      </w:r>
    </w:p>
    <w:p w14:paraId="6A294013" w14:textId="77777777" w:rsidR="00B73045" w:rsidRDefault="00B73045" w:rsidP="006457AC">
      <w:pPr>
        <w:rPr>
          <w:rFonts w:ascii="Cambria" w:eastAsiaTheme="minorEastAsia" w:hAnsi="Cambria"/>
        </w:rPr>
      </w:pPr>
    </w:p>
    <w:p w14:paraId="0196859A" w14:textId="17FD4413" w:rsidR="00F33583" w:rsidRDefault="00B73045" w:rsidP="006457AC">
      <w:pPr>
        <w:rPr>
          <w:rFonts w:ascii="Cambria" w:eastAsiaTheme="minorEastAsia" w:hAnsi="Cambria"/>
        </w:rPr>
      </w:pPr>
      <w:r>
        <w:rPr>
          <w:rFonts w:ascii="Cambria" w:eastAsiaTheme="minorEastAsia" w:hAnsi="Cambria"/>
          <w:noProof/>
        </w:rPr>
        <w:drawing>
          <wp:anchor distT="0" distB="0" distL="114300" distR="114300" simplePos="0" relativeHeight="251700224" behindDoc="0" locked="0" layoutInCell="1" allowOverlap="1" wp14:anchorId="6FEDDAFA" wp14:editId="72601B4C">
            <wp:simplePos x="0" y="0"/>
            <wp:positionH relativeFrom="margin">
              <wp:align>right</wp:align>
            </wp:positionH>
            <wp:positionV relativeFrom="paragraph">
              <wp:posOffset>-7389</wp:posOffset>
            </wp:positionV>
            <wp:extent cx="5943600" cy="3886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anchor>
        </w:drawing>
      </w:r>
    </w:p>
    <w:p w14:paraId="1DF60A51" w14:textId="386F5569" w:rsidR="00F33583" w:rsidRDefault="00F33583" w:rsidP="006457AC">
      <w:pPr>
        <w:rPr>
          <w:rFonts w:ascii="Cambria" w:eastAsiaTheme="minorEastAsia" w:hAnsi="Cambria"/>
        </w:rPr>
      </w:pPr>
    </w:p>
    <w:p w14:paraId="7F50447E" w14:textId="52F09BD1" w:rsidR="00F33583" w:rsidRDefault="00F33583" w:rsidP="006457AC">
      <w:pPr>
        <w:rPr>
          <w:rFonts w:ascii="Cambria" w:eastAsiaTheme="minorEastAsia" w:hAnsi="Cambria"/>
        </w:rPr>
      </w:pPr>
    </w:p>
    <w:p w14:paraId="22CB8793" w14:textId="751CC966" w:rsidR="00F33583" w:rsidRDefault="00F33583" w:rsidP="006457AC">
      <w:pPr>
        <w:rPr>
          <w:rFonts w:ascii="Cambria" w:eastAsiaTheme="minorEastAsia" w:hAnsi="Cambria"/>
        </w:rPr>
      </w:pPr>
    </w:p>
    <w:p w14:paraId="6C673454" w14:textId="4E4F7878" w:rsidR="00F33583" w:rsidRDefault="00F33583" w:rsidP="006457AC">
      <w:pPr>
        <w:rPr>
          <w:rFonts w:ascii="Cambria" w:eastAsiaTheme="minorEastAsia" w:hAnsi="Cambria"/>
        </w:rPr>
      </w:pPr>
    </w:p>
    <w:p w14:paraId="59CD7A78" w14:textId="3AE0367E" w:rsidR="00F33583" w:rsidRDefault="00F33583" w:rsidP="006457AC">
      <w:pPr>
        <w:rPr>
          <w:rFonts w:ascii="Cambria" w:eastAsiaTheme="minorEastAsia" w:hAnsi="Cambria"/>
        </w:rPr>
      </w:pPr>
    </w:p>
    <w:p w14:paraId="46976500" w14:textId="390A9A0D" w:rsidR="00F33583" w:rsidRDefault="00F33583" w:rsidP="006457AC">
      <w:pPr>
        <w:rPr>
          <w:rFonts w:ascii="Cambria" w:eastAsiaTheme="minorEastAsia" w:hAnsi="Cambria"/>
        </w:rPr>
      </w:pPr>
    </w:p>
    <w:p w14:paraId="66C4B186" w14:textId="22DB427D" w:rsidR="00F33583" w:rsidRDefault="00F33583" w:rsidP="006457AC">
      <w:pPr>
        <w:rPr>
          <w:rFonts w:ascii="Cambria" w:eastAsiaTheme="minorEastAsia" w:hAnsi="Cambria"/>
        </w:rPr>
      </w:pPr>
    </w:p>
    <w:p w14:paraId="509282F6" w14:textId="1FB6F122" w:rsidR="00F33583" w:rsidRDefault="00F33583" w:rsidP="006457AC">
      <w:pPr>
        <w:rPr>
          <w:rFonts w:ascii="Cambria" w:eastAsiaTheme="minorEastAsia" w:hAnsi="Cambria"/>
        </w:rPr>
      </w:pPr>
    </w:p>
    <w:p w14:paraId="484D700E" w14:textId="5DD0A698" w:rsidR="00F33583" w:rsidRDefault="00F33583" w:rsidP="006457AC">
      <w:pPr>
        <w:rPr>
          <w:rFonts w:ascii="Cambria" w:eastAsiaTheme="minorEastAsia" w:hAnsi="Cambria"/>
        </w:rPr>
      </w:pPr>
    </w:p>
    <w:p w14:paraId="2894096F" w14:textId="523AB699" w:rsidR="00F33583" w:rsidRDefault="00F33583" w:rsidP="006457AC">
      <w:pPr>
        <w:rPr>
          <w:rFonts w:ascii="Cambria" w:eastAsiaTheme="minorEastAsia" w:hAnsi="Cambria"/>
        </w:rPr>
      </w:pPr>
    </w:p>
    <w:p w14:paraId="317BEC2A" w14:textId="7A1FE643" w:rsidR="00F33583" w:rsidRDefault="00F33583" w:rsidP="006457AC">
      <w:pPr>
        <w:rPr>
          <w:rFonts w:ascii="Cambria" w:eastAsiaTheme="minorEastAsia" w:hAnsi="Cambria"/>
        </w:rPr>
      </w:pPr>
    </w:p>
    <w:p w14:paraId="34D1A4D5" w14:textId="69AD4908" w:rsidR="00F33583" w:rsidRDefault="00F33583" w:rsidP="006457AC">
      <w:pPr>
        <w:rPr>
          <w:rFonts w:ascii="Cambria" w:eastAsiaTheme="minorEastAsia" w:hAnsi="Cambria"/>
        </w:rPr>
      </w:pPr>
    </w:p>
    <w:p w14:paraId="37D7A6F3" w14:textId="672C9975" w:rsidR="00F33583" w:rsidRDefault="00F33583" w:rsidP="006457AC">
      <w:pPr>
        <w:rPr>
          <w:rFonts w:ascii="Cambria" w:eastAsiaTheme="minorEastAsia" w:hAnsi="Cambria"/>
        </w:rPr>
      </w:pPr>
    </w:p>
    <w:p w14:paraId="35080DE6" w14:textId="1563F847" w:rsidR="00F33583" w:rsidRDefault="00F33583" w:rsidP="006457AC">
      <w:pPr>
        <w:rPr>
          <w:rFonts w:ascii="Cambria" w:eastAsiaTheme="minorEastAsia" w:hAnsi="Cambria"/>
        </w:rPr>
      </w:pPr>
    </w:p>
    <w:p w14:paraId="37387F61" w14:textId="0D7B7FF0" w:rsidR="00F33583" w:rsidRDefault="00F33583" w:rsidP="006457AC">
      <w:pPr>
        <w:rPr>
          <w:rFonts w:ascii="Cambria" w:eastAsiaTheme="minorEastAsia" w:hAnsi="Cambria"/>
        </w:rPr>
      </w:pPr>
    </w:p>
    <w:p w14:paraId="55E7C98B" w14:textId="382BAB8B" w:rsidR="00F33583" w:rsidRDefault="00F33583" w:rsidP="006457AC">
      <w:pPr>
        <w:rPr>
          <w:rFonts w:ascii="Cambria" w:eastAsiaTheme="minorEastAsia" w:hAnsi="Cambria"/>
        </w:rPr>
      </w:pPr>
    </w:p>
    <w:p w14:paraId="7E60C95C" w14:textId="6219D4C4" w:rsidR="00F33583" w:rsidRDefault="00F33583" w:rsidP="006457AC">
      <w:pPr>
        <w:rPr>
          <w:rFonts w:ascii="Cambria" w:eastAsiaTheme="minorEastAsia" w:hAnsi="Cambria"/>
        </w:rPr>
      </w:pPr>
    </w:p>
    <w:p w14:paraId="14045745" w14:textId="0594B368" w:rsidR="00F33583" w:rsidRDefault="00F33583" w:rsidP="006457AC">
      <w:pPr>
        <w:rPr>
          <w:rFonts w:ascii="Cambria" w:eastAsiaTheme="minorEastAsia" w:hAnsi="Cambria"/>
        </w:rPr>
      </w:pPr>
    </w:p>
    <w:p w14:paraId="34B35F3E" w14:textId="6059ABC8" w:rsidR="00F33583" w:rsidRDefault="00F33583" w:rsidP="006457AC">
      <w:pPr>
        <w:rPr>
          <w:rFonts w:ascii="Cambria" w:eastAsiaTheme="minorEastAsia" w:hAnsi="Cambria"/>
        </w:rPr>
      </w:pPr>
    </w:p>
    <w:p w14:paraId="6B2004D3" w14:textId="46660571" w:rsidR="00F33583" w:rsidRDefault="00F33583" w:rsidP="006457AC">
      <w:pPr>
        <w:rPr>
          <w:rFonts w:ascii="Cambria" w:eastAsiaTheme="minorEastAsia" w:hAnsi="Cambria"/>
        </w:rPr>
      </w:pPr>
    </w:p>
    <w:p w14:paraId="52EBA461" w14:textId="350DFF65" w:rsidR="00F33583" w:rsidRDefault="00F33583" w:rsidP="006457AC">
      <w:pPr>
        <w:rPr>
          <w:rFonts w:ascii="Cambria" w:eastAsiaTheme="minorEastAsia" w:hAnsi="Cambria"/>
        </w:rPr>
      </w:pPr>
    </w:p>
    <w:p w14:paraId="750B9D94" w14:textId="59A93970" w:rsidR="00F33583" w:rsidRDefault="00F33583" w:rsidP="006457AC">
      <w:pPr>
        <w:rPr>
          <w:rFonts w:ascii="Cambria" w:eastAsiaTheme="minorEastAsia" w:hAnsi="Cambria"/>
        </w:rPr>
      </w:pPr>
    </w:p>
    <w:p w14:paraId="4C0D757F" w14:textId="3B6173FC" w:rsidR="00F33583" w:rsidRDefault="00F33583" w:rsidP="006457AC">
      <w:pPr>
        <w:rPr>
          <w:rFonts w:ascii="Cambria" w:eastAsiaTheme="minorEastAsia" w:hAnsi="Cambria"/>
        </w:rPr>
      </w:pPr>
    </w:p>
    <w:p w14:paraId="24AB6523" w14:textId="3578B754" w:rsidR="00F33583" w:rsidRDefault="00F33583" w:rsidP="006457AC">
      <w:pPr>
        <w:rPr>
          <w:rFonts w:ascii="Cambria" w:eastAsiaTheme="minorEastAsia" w:hAnsi="Cambria"/>
        </w:rPr>
      </w:pPr>
    </w:p>
    <w:p w14:paraId="74314303" w14:textId="77777777" w:rsidR="0048192A" w:rsidRDefault="0048192A" w:rsidP="007F5BFB">
      <w:pPr>
        <w:tabs>
          <w:tab w:val="left" w:pos="1252"/>
        </w:tabs>
        <w:rPr>
          <w:rFonts w:ascii="Cambria" w:eastAsiaTheme="minorEastAsia" w:hAnsi="Cambria"/>
        </w:rPr>
      </w:pPr>
    </w:p>
    <w:p w14:paraId="77EF38F1" w14:textId="71CBC7FB" w:rsidR="0063515F" w:rsidRDefault="0063515F" w:rsidP="00B569FE">
      <w:pPr>
        <w:pStyle w:val="ListParagraph"/>
        <w:numPr>
          <w:ilvl w:val="0"/>
          <w:numId w:val="1"/>
        </w:numPr>
        <w:tabs>
          <w:tab w:val="left" w:pos="1252"/>
        </w:tabs>
        <w:rPr>
          <w:rFonts w:ascii="Cambria" w:eastAsiaTheme="minorEastAsia" w:hAnsi="Cambria"/>
          <w:b/>
          <w:bCs/>
        </w:rPr>
      </w:pPr>
      <w:r>
        <w:rPr>
          <w:rFonts w:ascii="Cambria" w:eastAsiaTheme="minorEastAsia" w:hAnsi="Cambria"/>
          <w:b/>
          <w:bCs/>
        </w:rPr>
        <w:t>Conclusions</w:t>
      </w:r>
    </w:p>
    <w:p w14:paraId="31C3E0E5" w14:textId="6329B20C" w:rsidR="00F42FC3" w:rsidRDefault="00F42FC3" w:rsidP="00F42FC3">
      <w:pPr>
        <w:tabs>
          <w:tab w:val="left" w:pos="1252"/>
        </w:tabs>
        <w:rPr>
          <w:rFonts w:ascii="Cambria" w:eastAsiaTheme="minorEastAsia" w:hAnsi="Cambria"/>
          <w:b/>
          <w:bCs/>
        </w:rPr>
      </w:pPr>
    </w:p>
    <w:p w14:paraId="000206BC" w14:textId="190F15A2" w:rsidR="005E2AE3" w:rsidRDefault="005E2AE3" w:rsidP="00F42FC3">
      <w:pPr>
        <w:tabs>
          <w:tab w:val="left" w:pos="1252"/>
        </w:tabs>
        <w:rPr>
          <w:rFonts w:ascii="Cambria" w:eastAsiaTheme="minorEastAsia" w:hAnsi="Cambria"/>
        </w:rPr>
      </w:pPr>
      <w:r>
        <w:rPr>
          <w:rFonts w:ascii="Cambria" w:eastAsiaTheme="minorEastAsia" w:hAnsi="Cambria"/>
        </w:rPr>
        <w:t>This paper has examined forecasting using protected data. A substantial portion of the privacy literature is focused on theoretical privacy guarantees, i.e., differential privacy. Our findings agree with past research (Goncalves et al. 2021</w:t>
      </w:r>
      <w:r w:rsidR="00022630">
        <w:rPr>
          <w:rFonts w:ascii="Cambria" w:eastAsiaTheme="minorEastAsia" w:hAnsi="Cambria"/>
        </w:rPr>
        <w:t>a</w:t>
      </w:r>
      <w:r>
        <w:rPr>
          <w:rFonts w:ascii="Cambria" w:eastAsiaTheme="minorEastAsia" w:hAnsi="Cambria"/>
        </w:rPr>
        <w:t>) and show that differential privacy (and additive noise) lead forecasting models to generate unusable forecasts at meaningful levels of privacy.</w:t>
      </w:r>
      <w:r w:rsidR="00F81AED">
        <w:rPr>
          <w:rFonts w:ascii="Cambria" w:eastAsiaTheme="minorEastAsia" w:hAnsi="Cambria"/>
        </w:rPr>
        <w:t xml:space="preserve"> This undesirable privacy-utility tradeoff under differential privacy has </w:t>
      </w:r>
      <w:r w:rsidR="00584B43">
        <w:rPr>
          <w:rFonts w:ascii="Cambria" w:eastAsiaTheme="minorEastAsia" w:hAnsi="Cambria"/>
        </w:rPr>
        <w:t>also been demonstrated in other contexts</w:t>
      </w:r>
      <w:r w:rsidR="00F81AED">
        <w:rPr>
          <w:rFonts w:ascii="Cambria" w:eastAsiaTheme="minorEastAsia" w:hAnsi="Cambria"/>
        </w:rPr>
        <w:t xml:space="preserve">. A recent paper by Blanco-Justicia et al. (2022) found that much of the work on differential privacy and deep learning utilized relaxed versions of differential privacy with values of </w:t>
      </w:r>
      <m:oMath>
        <m:r>
          <m:rPr>
            <m:sty m:val="p"/>
          </m:rPr>
          <w:rPr>
            <w:rFonts w:ascii="Cambria Math" w:eastAsiaTheme="minorEastAsia" w:hAnsi="Cambria Math"/>
          </w:rPr>
          <m:t>ϵ</m:t>
        </m:r>
      </m:oMath>
      <w:r w:rsidR="00F81AED">
        <w:rPr>
          <w:rFonts w:ascii="Cambria" w:eastAsiaTheme="minorEastAsia" w:hAnsi="Cambria"/>
        </w:rPr>
        <w:t xml:space="preserve"> that theoretically do not provide meaningful levels of privacy protection. Their experiments found that model regularization (e.g., L2-</w:t>
      </w:r>
      <w:r w:rsidR="00584B43">
        <w:rPr>
          <w:rFonts w:ascii="Cambria" w:eastAsiaTheme="minorEastAsia" w:hAnsi="Cambria"/>
        </w:rPr>
        <w:t>regularization</w:t>
      </w:r>
      <w:r w:rsidR="00F81AED">
        <w:rPr>
          <w:rFonts w:ascii="Cambria" w:eastAsiaTheme="minorEastAsia" w:hAnsi="Cambria"/>
        </w:rPr>
        <w:t>) provided comparable privacy protection with better accuracy and lower model learning cost than differential privacy.</w:t>
      </w:r>
    </w:p>
    <w:p w14:paraId="5DCB8C89" w14:textId="15DDCD39" w:rsidR="00F81AED" w:rsidRDefault="00F81AED" w:rsidP="00F42FC3">
      <w:pPr>
        <w:tabs>
          <w:tab w:val="left" w:pos="1252"/>
        </w:tabs>
        <w:rPr>
          <w:rFonts w:ascii="Cambria" w:eastAsiaTheme="minorEastAsia" w:hAnsi="Cambria"/>
        </w:rPr>
      </w:pPr>
    </w:p>
    <w:p w14:paraId="599159AD" w14:textId="12568162" w:rsidR="004A553F" w:rsidRDefault="004A553F" w:rsidP="004A553F">
      <w:pPr>
        <w:tabs>
          <w:tab w:val="left" w:pos="1252"/>
        </w:tabs>
        <w:rPr>
          <w:rFonts w:ascii="Cambria" w:eastAsiaTheme="minorEastAsia" w:hAnsi="Cambria"/>
        </w:rPr>
      </w:pPr>
      <w:r>
        <w:rPr>
          <w:rFonts w:ascii="Cambria" w:eastAsiaTheme="minorEastAsia" w:hAnsi="Cambria"/>
        </w:rPr>
        <w:t xml:space="preserve">Rather than adding random noise to time series, our proposed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privacy method uses time series features </w:t>
      </w:r>
      <w:r w:rsidR="00584B43">
        <w:rPr>
          <w:rFonts w:ascii="Cambria" w:eastAsiaTheme="minorEastAsia" w:hAnsi="Cambria"/>
        </w:rPr>
        <w:t>to swap</w:t>
      </w:r>
      <w:r>
        <w:rPr>
          <w:rFonts w:ascii="Cambria" w:eastAsiaTheme="minorEastAsia" w:hAnsi="Cambria"/>
        </w:rPr>
        <w:t xml:space="preserve"> the values between time series. </w:t>
      </w:r>
      <w:r w:rsidRPr="00251DAA">
        <w:rPr>
          <w:rFonts w:ascii="Cambria" w:eastAsiaTheme="minorEastAsia" w:hAnsi="Cambria"/>
        </w:rPr>
        <w:t xml:space="preserve">We demonstrated the effectiveness of our protection approach using data from a </w:t>
      </w:r>
      <w:r w:rsidRPr="004A553F">
        <w:rPr>
          <w:rFonts w:ascii="Cambria" w:eastAsiaTheme="minorEastAsia" w:hAnsi="Cambria"/>
        </w:rPr>
        <w:t>well-known</w:t>
      </w:r>
      <w:r w:rsidRPr="00251DAA">
        <w:rPr>
          <w:rFonts w:ascii="Cambria" w:eastAsiaTheme="minorEastAsia" w:hAnsi="Cambria"/>
        </w:rPr>
        <w:t xml:space="preserve"> forecasting competition where the identities of </w:t>
      </w:r>
      <w:r w:rsidRPr="00251DAA">
        <w:rPr>
          <w:rFonts w:ascii="Cambria" w:eastAsiaTheme="minorEastAsia" w:hAnsi="Cambria"/>
        </w:rPr>
        <w:lastRenderedPageBreak/>
        <w:t>the time series needed to be kept confidential.</w:t>
      </w:r>
      <w:r>
        <w:rPr>
          <w:rFonts w:ascii="Cambria" w:eastAsiaTheme="minorEastAsia" w:hAnsi="Cambria"/>
        </w:rPr>
        <w:t xml:space="preserve"> The proposed method </w:t>
      </w:r>
      <w:r w:rsidR="00805FD7">
        <w:rPr>
          <w:rFonts w:ascii="Cambria" w:eastAsiaTheme="minorEastAsia" w:hAnsi="Cambria"/>
        </w:rPr>
        <w:t>limited the reduction in average</w:t>
      </w:r>
      <w:r>
        <w:rPr>
          <w:rFonts w:ascii="Cambria" w:eastAsiaTheme="minorEastAsia" w:hAnsi="Cambria"/>
        </w:rPr>
        <w:t xml:space="preserve"> </w:t>
      </w:r>
      <w:r w:rsidRPr="004F4F84">
        <w:rPr>
          <w:rFonts w:ascii="Cambria" w:eastAsiaTheme="minorEastAsia" w:hAnsi="Cambria"/>
        </w:rPr>
        <w:t xml:space="preserve">forecast accuracy </w:t>
      </w:r>
      <w:r w:rsidR="00805FD7">
        <w:rPr>
          <w:rFonts w:ascii="Cambria" w:eastAsiaTheme="minorEastAsia" w:hAnsi="Cambria"/>
        </w:rPr>
        <w:t>to</w:t>
      </w:r>
      <w:r w:rsidRPr="004F4F84">
        <w:rPr>
          <w:rFonts w:ascii="Cambria" w:eastAsiaTheme="minorEastAsia" w:hAnsi="Cambria"/>
        </w:rPr>
        <w:t xml:space="preserve"> 1</w:t>
      </w:r>
      <w:r w:rsidR="00805FD7">
        <w:rPr>
          <w:rFonts w:ascii="Cambria" w:eastAsiaTheme="minorEastAsia" w:hAnsi="Cambria"/>
        </w:rPr>
        <w:t>4</w:t>
      </w:r>
      <w:r w:rsidRPr="004F4F84">
        <w:rPr>
          <w:rFonts w:ascii="Cambria" w:eastAsiaTheme="minorEastAsia" w:hAnsi="Cambria"/>
        </w:rPr>
        <w:t>%</w:t>
      </w:r>
      <w:r>
        <w:rPr>
          <w:rFonts w:ascii="Cambria" w:eastAsiaTheme="minorEastAsia" w:hAnsi="Cambria"/>
        </w:rPr>
        <w:t xml:space="preserve"> of the original </w:t>
      </w:r>
      <w:r w:rsidR="00805FD7">
        <w:rPr>
          <w:rFonts w:ascii="Cambria" w:eastAsiaTheme="minorEastAsia" w:hAnsi="Cambria"/>
        </w:rPr>
        <w:t>accuracy</w:t>
      </w:r>
      <w:r w:rsidR="00584B43">
        <w:rPr>
          <w:rFonts w:ascii="Cambria" w:eastAsiaTheme="minorEastAsia" w:hAnsi="Cambria"/>
        </w:rPr>
        <w:t xml:space="preserve">. Research in other domains found that a 10-15% loss in usability is often a best-case scenario under privacy protection (Schneider et al. 2018). Our method </w:t>
      </w:r>
      <w:r w:rsidRPr="00251DAA">
        <w:rPr>
          <w:rFonts w:ascii="Cambria" w:eastAsiaTheme="minorEastAsia" w:hAnsi="Cambria"/>
        </w:rPr>
        <w:t>preserve</w:t>
      </w:r>
      <w:r>
        <w:rPr>
          <w:rFonts w:ascii="Cambria" w:eastAsiaTheme="minorEastAsia" w:hAnsi="Cambria"/>
        </w:rPr>
        <w:t>d</w:t>
      </w:r>
      <w:r w:rsidRPr="00251DAA">
        <w:rPr>
          <w:rFonts w:ascii="Cambria" w:eastAsiaTheme="minorEastAsia" w:hAnsi="Cambria"/>
        </w:rPr>
        <w:t xml:space="preserve"> the ranking of </w:t>
      </w:r>
      <w:r>
        <w:rPr>
          <w:rFonts w:ascii="Cambria" w:eastAsiaTheme="minorEastAsia" w:hAnsi="Cambria"/>
        </w:rPr>
        <w:t xml:space="preserve">the best and worst </w:t>
      </w:r>
      <w:r w:rsidRPr="00251DAA">
        <w:rPr>
          <w:rFonts w:ascii="Cambria" w:eastAsiaTheme="minorEastAsia" w:hAnsi="Cambria"/>
        </w:rPr>
        <w:t>forecasting models</w:t>
      </w:r>
      <w:r w:rsidR="00584B43">
        <w:rPr>
          <w:rFonts w:ascii="Cambria" w:eastAsiaTheme="minorEastAsia" w:hAnsi="Cambria"/>
        </w:rPr>
        <w:t xml:space="preserve"> and </w:t>
      </w:r>
      <w:r>
        <w:rPr>
          <w:rFonts w:ascii="Cambria" w:eastAsiaTheme="minorEastAsia" w:hAnsi="Cambria"/>
        </w:rPr>
        <w:t xml:space="preserve">provides comparable levels of privacy to differential privacy at meaningful levels of </w:t>
      </w:r>
      <m:oMath>
        <m:r>
          <w:rPr>
            <w:rFonts w:ascii="Cambria Math" w:eastAsiaTheme="minorEastAsia" w:hAnsi="Cambria Math"/>
          </w:rPr>
          <m:t>ϵ</m:t>
        </m:r>
      </m:oMath>
      <w:r>
        <w:rPr>
          <w:rFonts w:ascii="Cambria" w:eastAsiaTheme="minorEastAsia" w:hAnsi="Cambria"/>
        </w:rPr>
        <w:t xml:space="preserve"> while enabling models to produce usable forecasts.</w:t>
      </w:r>
    </w:p>
    <w:p w14:paraId="25D38EE1" w14:textId="77777777" w:rsidR="00584B43" w:rsidRDefault="00584B43" w:rsidP="004A553F">
      <w:pPr>
        <w:tabs>
          <w:tab w:val="left" w:pos="1252"/>
        </w:tabs>
        <w:rPr>
          <w:rFonts w:ascii="Cambria" w:eastAsiaTheme="minorEastAsia" w:hAnsi="Cambria"/>
        </w:rPr>
      </w:pPr>
    </w:p>
    <w:p w14:paraId="52117CEC" w14:textId="7332639F" w:rsidR="007114A2" w:rsidRPr="00251DAA" w:rsidRDefault="00584B43" w:rsidP="00251DAA">
      <w:pPr>
        <w:tabs>
          <w:tab w:val="left" w:pos="1252"/>
        </w:tabs>
        <w:rPr>
          <w:rFonts w:ascii="Cambria" w:eastAsiaTheme="minorEastAsia" w:hAnsi="Cambria"/>
        </w:rPr>
      </w:pPr>
      <w:r>
        <w:rPr>
          <w:rFonts w:ascii="Cambria" w:eastAsiaTheme="minorEastAsia" w:hAnsi="Cambria"/>
        </w:rPr>
        <w:t xml:space="preserve">Decentralization based methods, such as those in (Gonçalves et al., 2021a; Goncalves, </w:t>
      </w:r>
      <w:proofErr w:type="spellStart"/>
      <w:r>
        <w:rPr>
          <w:rFonts w:ascii="Cambria" w:eastAsiaTheme="minorEastAsia" w:hAnsi="Cambria"/>
        </w:rPr>
        <w:t>Bessa</w:t>
      </w:r>
      <w:proofErr w:type="spellEnd"/>
      <w:r>
        <w:rPr>
          <w:rFonts w:ascii="Cambria" w:eastAsiaTheme="minorEastAsia" w:hAnsi="Cambria"/>
        </w:rPr>
        <w:t>, et al., 2021b; Sommer et al., 2021) are effective but require a complicated decentralized framework. Our proposed k-</w:t>
      </w:r>
      <w:proofErr w:type="spellStart"/>
      <w:r>
        <w:rPr>
          <w:rFonts w:ascii="Cambria" w:eastAsiaTheme="minorEastAsia" w:hAnsi="Cambria"/>
        </w:rPr>
        <w:t>nTS</w:t>
      </w:r>
      <w:proofErr w:type="spellEnd"/>
      <w:r>
        <w:rPr>
          <w:rFonts w:ascii="Cambria" w:eastAsiaTheme="minorEastAsia" w:hAnsi="Cambria"/>
        </w:rPr>
        <w:t>+ method reduces the frictions of implementing privacy protection since organizations need only select an appropriate value for k and apply the method to their data</w:t>
      </w:r>
      <w:r w:rsidR="00FB4581">
        <w:rPr>
          <w:rFonts w:ascii="Cambria" w:hAnsi="Cambria"/>
        </w:rPr>
        <w:t>.</w:t>
      </w:r>
      <w:r w:rsidR="003D0E3C">
        <w:rPr>
          <w:rFonts w:ascii="Cambria" w:hAnsi="Cambria"/>
        </w:rPr>
        <w:t xml:space="preserve"> Further, our method enables </w:t>
      </w:r>
      <w:r>
        <w:rPr>
          <w:rFonts w:ascii="Cambria" w:hAnsi="Cambria"/>
        </w:rPr>
        <w:t>shared data sets containing protected time series</w:t>
      </w:r>
      <w:r w:rsidR="003D0E3C">
        <w:rPr>
          <w:rFonts w:ascii="Cambria" w:hAnsi="Cambria"/>
        </w:rPr>
        <w:t xml:space="preserve"> rather than just parameter estimates or forecasts.</w:t>
      </w:r>
    </w:p>
    <w:p w14:paraId="35DCF047" w14:textId="285944E0" w:rsidR="007114A2" w:rsidRDefault="007114A2" w:rsidP="00F42FC3">
      <w:pPr>
        <w:tabs>
          <w:tab w:val="left" w:pos="1252"/>
        </w:tabs>
        <w:rPr>
          <w:rFonts w:ascii="Cambria" w:eastAsiaTheme="minorEastAsia" w:hAnsi="Cambria"/>
        </w:rPr>
      </w:pPr>
    </w:p>
    <w:p w14:paraId="03B40704" w14:textId="044BE917" w:rsidR="00B73045" w:rsidRPr="002463C0" w:rsidRDefault="002463C0" w:rsidP="00F42FC3">
      <w:pPr>
        <w:tabs>
          <w:tab w:val="left" w:pos="1252"/>
        </w:tabs>
        <w:rPr>
          <w:rFonts w:ascii="Cambria" w:eastAsiaTheme="minorEastAsia" w:hAnsi="Cambria"/>
        </w:rPr>
      </w:pPr>
      <w:r>
        <w:rPr>
          <w:rFonts w:ascii="Cambria" w:eastAsiaTheme="minorEastAsia" w:hAnsi="Cambria"/>
        </w:rPr>
        <w:t xml:space="preserve">While we showed that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preserves data utility for forecasting, future work should examine the utility of protected time series for other use cases, such as classification.</w:t>
      </w:r>
      <w:r w:rsidR="009C300E">
        <w:rPr>
          <w:rFonts w:ascii="Cambria" w:eastAsiaTheme="minorEastAsia" w:hAnsi="Cambria"/>
        </w:rPr>
        <w:t xml:space="preserve"> Future work should also assess forecasting with protected data using multiple forecast horizons.</w:t>
      </w:r>
      <w:r w:rsidR="007314AA">
        <w:rPr>
          <w:rFonts w:ascii="Cambria" w:eastAsiaTheme="minorEastAsia" w:hAnsi="Cambria"/>
        </w:rPr>
        <w:t xml:space="preserve"> A theoretical examination of forecasting model performance on protected data would help us further understand which models will perform well under different conditions</w:t>
      </w:r>
      <w:r w:rsidR="00584B43">
        <w:rPr>
          <w:rFonts w:ascii="Cambria" w:eastAsiaTheme="minorEastAsia" w:hAnsi="Cambria"/>
        </w:rPr>
        <w:t xml:space="preserve"> and could </w:t>
      </w:r>
      <w:r w:rsidR="00142249">
        <w:rPr>
          <w:rFonts w:ascii="Cambria" w:eastAsiaTheme="minorEastAsia" w:hAnsi="Cambria"/>
        </w:rPr>
        <w:t>improve model selection procedures when forecasting with protected data</w:t>
      </w:r>
      <w:r w:rsidR="00584B43">
        <w:rPr>
          <w:rFonts w:ascii="Cambria" w:eastAsiaTheme="minorEastAsia" w:hAnsi="Cambria"/>
        </w:rPr>
        <w:t>.</w:t>
      </w:r>
      <w:r w:rsidR="00142249">
        <w:rPr>
          <w:rFonts w:ascii="Cambria" w:eastAsiaTheme="minorEastAsia" w:hAnsi="Cambria"/>
        </w:rPr>
        <w:t xml:space="preserve"> </w:t>
      </w:r>
      <w:r w:rsidR="007314AA">
        <w:rPr>
          <w:rFonts w:ascii="Cambria" w:eastAsiaTheme="minorEastAsia" w:hAnsi="Cambria"/>
        </w:rPr>
        <w:t>Future work should also assess whether forecast combinations, which tend to improve accuracy on unprotected data</w:t>
      </w:r>
      <w:r w:rsidR="00EA0945">
        <w:rPr>
          <w:rFonts w:ascii="Cambria" w:eastAsiaTheme="minorEastAsia" w:hAnsi="Cambria"/>
        </w:rPr>
        <w:t xml:space="preserve"> (</w:t>
      </w:r>
      <w:proofErr w:type="spellStart"/>
      <w:r w:rsidR="00EA0945">
        <w:rPr>
          <w:rFonts w:ascii="Cambria" w:eastAsiaTheme="minorEastAsia" w:hAnsi="Cambria"/>
        </w:rPr>
        <w:t>Makridakis</w:t>
      </w:r>
      <w:proofErr w:type="spellEnd"/>
      <w:r w:rsidR="00EA0945">
        <w:rPr>
          <w:rFonts w:ascii="Cambria" w:eastAsiaTheme="minorEastAsia" w:hAnsi="Cambria"/>
        </w:rPr>
        <w:t xml:space="preserve"> et al. 2018)</w:t>
      </w:r>
      <w:r w:rsidR="007314AA">
        <w:rPr>
          <w:rFonts w:ascii="Cambria" w:eastAsiaTheme="minorEastAsia" w:hAnsi="Cambria"/>
        </w:rPr>
        <w:t>, are</w:t>
      </w:r>
      <w:r w:rsidR="00584B43">
        <w:rPr>
          <w:rFonts w:ascii="Cambria" w:eastAsiaTheme="minorEastAsia" w:hAnsi="Cambria"/>
        </w:rPr>
        <w:t xml:space="preserve"> </w:t>
      </w:r>
      <w:r w:rsidR="007314AA">
        <w:rPr>
          <w:rFonts w:ascii="Cambria" w:eastAsiaTheme="minorEastAsia" w:hAnsi="Cambria"/>
        </w:rPr>
        <w:t>beneficial when forecasting with protected data.</w:t>
      </w:r>
    </w:p>
    <w:p w14:paraId="52E5FF09" w14:textId="77777777" w:rsidR="001F37B8" w:rsidRDefault="001F37B8" w:rsidP="0063515F">
      <w:pPr>
        <w:tabs>
          <w:tab w:val="left" w:pos="1252"/>
        </w:tabs>
        <w:rPr>
          <w:rFonts w:ascii="Cambria" w:eastAsiaTheme="minorEastAsia" w:hAnsi="Cambria"/>
          <w:b/>
          <w:bCs/>
        </w:rPr>
      </w:pPr>
    </w:p>
    <w:p w14:paraId="6AC65377" w14:textId="21589FB0" w:rsidR="0063515F" w:rsidRDefault="0063515F" w:rsidP="0063515F">
      <w:pPr>
        <w:tabs>
          <w:tab w:val="left" w:pos="1252"/>
        </w:tabs>
        <w:rPr>
          <w:rFonts w:ascii="Cambria" w:eastAsiaTheme="minorEastAsia" w:hAnsi="Cambria"/>
          <w:b/>
          <w:bCs/>
        </w:rPr>
      </w:pPr>
      <w:r>
        <w:rPr>
          <w:rFonts w:ascii="Cambria" w:eastAsiaTheme="minorEastAsia" w:hAnsi="Cambria"/>
          <w:b/>
          <w:bCs/>
        </w:rPr>
        <w:t>References</w:t>
      </w:r>
    </w:p>
    <w:p w14:paraId="5FF2F1D6" w14:textId="063482DA" w:rsidR="0063515F" w:rsidRDefault="0063515F" w:rsidP="0063515F">
      <w:pPr>
        <w:tabs>
          <w:tab w:val="left" w:pos="1252"/>
        </w:tabs>
        <w:rPr>
          <w:rFonts w:ascii="Cambria" w:eastAsiaTheme="minorEastAsia" w:hAnsi="Cambria"/>
          <w:b/>
          <w:bCs/>
        </w:rPr>
      </w:pPr>
    </w:p>
    <w:p w14:paraId="40D7DC9D" w14:textId="4D9B344A" w:rsidR="00DB3320" w:rsidRDefault="0063515F" w:rsidP="00DB3320">
      <w:pPr>
        <w:pStyle w:val="Bibliography"/>
        <w:rPr>
          <w:rFonts w:ascii="Cambria" w:hAnsi="Cambria"/>
        </w:rPr>
      </w:pPr>
      <w:r w:rsidRPr="000627DC">
        <w:rPr>
          <w:rFonts w:ascii="Cambria" w:eastAsiaTheme="minorEastAsia" w:hAnsi="Cambria"/>
          <w:b/>
          <w:bCs/>
        </w:rPr>
        <w:fldChar w:fldCharType="begin"/>
      </w:r>
      <w:r>
        <w:rPr>
          <w:rFonts w:ascii="Cambria" w:eastAsiaTheme="minorEastAsia" w:hAnsi="Cambria"/>
          <w:b/>
          <w:bCs/>
        </w:rPr>
        <w:instrText xml:space="preserve"> ADDIN ZOTERO_BIBL {"uncited":[],"omitted":[],"custom":[]} CSL_BIBLIOGRAPHY </w:instrText>
      </w:r>
      <w:r w:rsidRPr="000627DC">
        <w:rPr>
          <w:rFonts w:ascii="Cambria" w:eastAsiaTheme="minorEastAsia" w:hAnsi="Cambria"/>
          <w:b/>
          <w:bCs/>
        </w:rPr>
        <w:fldChar w:fldCharType="separate"/>
      </w:r>
      <w:r w:rsidR="00DB3320" w:rsidRPr="00DB3320">
        <w:rPr>
          <w:rFonts w:ascii="Cambria" w:hAnsi="Cambria"/>
        </w:rPr>
        <w:t xml:space="preserve">Bandara, K., Bergmeir, C., &amp; Smyl, S. (2018). Forecasting Across Time Series Databases using Recurrent Neural Networks on Groups of Similar Series: A Clustering Approach. </w:t>
      </w:r>
      <w:r w:rsidR="00DB3320" w:rsidRPr="00251DAA">
        <w:rPr>
          <w:rFonts w:ascii="Cambria" w:hAnsi="Cambria"/>
        </w:rPr>
        <w:t>ArXiv:1710.03222 [Cs, Econ, Stat]</w:t>
      </w:r>
      <w:r w:rsidR="00DB3320" w:rsidRPr="00DB3320">
        <w:rPr>
          <w:rFonts w:ascii="Cambria" w:hAnsi="Cambria"/>
        </w:rPr>
        <w:t>. http://arxiv.org/abs/1710.03222</w:t>
      </w:r>
    </w:p>
    <w:p w14:paraId="552FF2BC" w14:textId="5E32F294" w:rsidR="00F81AED" w:rsidRPr="00F81AED" w:rsidRDefault="00F81AED" w:rsidP="00F81AED">
      <w:pPr>
        <w:pStyle w:val="Bibliography"/>
        <w:rPr>
          <w:rFonts w:ascii="Cambria" w:hAnsi="Cambria"/>
        </w:rPr>
      </w:pPr>
      <w:r w:rsidRPr="00251DAA">
        <w:rPr>
          <w:rFonts w:ascii="Cambria" w:hAnsi="Cambria"/>
        </w:rPr>
        <w:t>Blanco-Justicia, A., Sanchez, D., Domingo-Ferrer, J., &amp; Muralidhar, K. (2022). A Critical Review on the Use (and Misuse) of Differential Privacy in Machine Learning. arXiv preprint arXiv:2206.04621.</w:t>
      </w:r>
    </w:p>
    <w:p w14:paraId="34375771" w14:textId="77777777" w:rsidR="00DB3320" w:rsidRPr="00DB3320" w:rsidRDefault="00DB3320" w:rsidP="00DB3320">
      <w:pPr>
        <w:pStyle w:val="Bibliography"/>
        <w:rPr>
          <w:rFonts w:ascii="Cambria" w:hAnsi="Cambria"/>
        </w:rPr>
      </w:pPr>
      <w:r w:rsidRPr="00DB3320">
        <w:rPr>
          <w:rFonts w:ascii="Cambria" w:hAnsi="Cambria"/>
        </w:rPr>
        <w:t xml:space="preserve">Boone, T., Ganeshan, R., Jain, A., &amp; Sanders, N. R. (2019). Forecasting sales in the supply chain: Consumer analytics in the big data era.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35</w:t>
      </w:r>
      <w:r w:rsidRPr="00DB3320">
        <w:rPr>
          <w:rFonts w:ascii="Cambria" w:hAnsi="Cambria"/>
        </w:rPr>
        <w:t>(1), 170–180. https://doi.org/10.1016/j.ijforecast.2018.09.003</w:t>
      </w:r>
    </w:p>
    <w:p w14:paraId="4A224CD0" w14:textId="77777777" w:rsidR="00DB3320" w:rsidRPr="00DB3320" w:rsidRDefault="00DB3320" w:rsidP="00DB3320">
      <w:pPr>
        <w:pStyle w:val="Bibliography"/>
        <w:rPr>
          <w:rFonts w:ascii="Cambria" w:hAnsi="Cambria"/>
        </w:rPr>
      </w:pPr>
      <w:r w:rsidRPr="00DB3320">
        <w:rPr>
          <w:rFonts w:ascii="Cambria" w:hAnsi="Cambria"/>
        </w:rPr>
        <w:t xml:space="preserve">Chen, C., &amp; Liu, L.-M. (1993). Forecasting time series with outliers. </w:t>
      </w:r>
      <w:r w:rsidRPr="00DB3320">
        <w:rPr>
          <w:rFonts w:ascii="Cambria" w:hAnsi="Cambria"/>
          <w:i/>
          <w:iCs/>
        </w:rPr>
        <w:t>Journal of Forecasting</w:t>
      </w:r>
      <w:r w:rsidRPr="00DB3320">
        <w:rPr>
          <w:rFonts w:ascii="Cambria" w:hAnsi="Cambria"/>
        </w:rPr>
        <w:t xml:space="preserve">, </w:t>
      </w:r>
      <w:r w:rsidRPr="00DB3320">
        <w:rPr>
          <w:rFonts w:ascii="Cambria" w:hAnsi="Cambria"/>
          <w:i/>
          <w:iCs/>
        </w:rPr>
        <w:t>12</w:t>
      </w:r>
      <w:r w:rsidRPr="00DB3320">
        <w:rPr>
          <w:rFonts w:ascii="Cambria" w:hAnsi="Cambria"/>
        </w:rPr>
        <w:t>(1), 13–35. https://doi.org/10.1002/for.3980120103</w:t>
      </w:r>
    </w:p>
    <w:p w14:paraId="20E99B56" w14:textId="77777777" w:rsidR="00DB3320" w:rsidRPr="00DB3320" w:rsidRDefault="00DB3320" w:rsidP="00DB3320">
      <w:pPr>
        <w:pStyle w:val="Bibliography"/>
        <w:rPr>
          <w:rFonts w:ascii="Cambria" w:hAnsi="Cambria"/>
        </w:rPr>
      </w:pPr>
      <w:r w:rsidRPr="00DB3320">
        <w:rPr>
          <w:rFonts w:ascii="Cambria" w:hAnsi="Cambria"/>
        </w:rPr>
        <w:t xml:space="preserve">Crimi, N., &amp; Eddy, W. (2014). Top-Coding and Public Use Microdata Samples from the U.S. Census Bureau. </w:t>
      </w:r>
      <w:r w:rsidRPr="00DB3320">
        <w:rPr>
          <w:rFonts w:ascii="Cambria" w:hAnsi="Cambria"/>
          <w:i/>
          <w:iCs/>
        </w:rPr>
        <w:t>Journal of Privacy and Confidentiality</w:t>
      </w:r>
      <w:r w:rsidRPr="00DB3320">
        <w:rPr>
          <w:rFonts w:ascii="Cambria" w:hAnsi="Cambria"/>
        </w:rPr>
        <w:t xml:space="preserve">, </w:t>
      </w:r>
      <w:r w:rsidRPr="00DB3320">
        <w:rPr>
          <w:rFonts w:ascii="Cambria" w:hAnsi="Cambria"/>
          <w:i/>
          <w:iCs/>
        </w:rPr>
        <w:t>6</w:t>
      </w:r>
      <w:r w:rsidRPr="00DB3320">
        <w:rPr>
          <w:rFonts w:ascii="Cambria" w:hAnsi="Cambria"/>
        </w:rPr>
        <w:t>(2). https://doi.org/10.29012/jpc.v6i2.639</w:t>
      </w:r>
    </w:p>
    <w:p w14:paraId="3CF8E891" w14:textId="77777777" w:rsidR="00DB3320" w:rsidRPr="00DB3320" w:rsidRDefault="00DB3320" w:rsidP="00DB3320">
      <w:pPr>
        <w:pStyle w:val="Bibliography"/>
        <w:rPr>
          <w:rFonts w:ascii="Cambria" w:hAnsi="Cambria"/>
        </w:rPr>
      </w:pPr>
      <w:r w:rsidRPr="00DB3320">
        <w:rPr>
          <w:rFonts w:ascii="Cambria" w:hAnsi="Cambria"/>
        </w:rPr>
        <w:lastRenderedPageBreak/>
        <w:t xml:space="preserve">Davydenko, A., &amp; Fildes, R. (2013). Measuring forecasting accuracy: The case of judgmental adjustments to SKU-level demand forecasts.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29</w:t>
      </w:r>
      <w:r w:rsidRPr="00DB3320">
        <w:rPr>
          <w:rFonts w:ascii="Cambria" w:hAnsi="Cambria"/>
        </w:rPr>
        <w:t>(3), 510–522. https://doi.org/10.1016/j.ijforecast.2012.09.002</w:t>
      </w:r>
    </w:p>
    <w:p w14:paraId="33FED09A" w14:textId="77777777" w:rsidR="00DB3320" w:rsidRPr="00DB3320" w:rsidRDefault="00DB3320" w:rsidP="00DB3320">
      <w:pPr>
        <w:pStyle w:val="Bibliography"/>
        <w:rPr>
          <w:rFonts w:ascii="Cambria" w:hAnsi="Cambria"/>
        </w:rPr>
      </w:pPr>
      <w:r w:rsidRPr="00DB3320">
        <w:rPr>
          <w:rFonts w:ascii="Cambria" w:hAnsi="Cambria"/>
        </w:rPr>
        <w:t xml:space="preserve">de Montjoye, Y.-A., Hidalgo, C. A., Verleysen, M., &amp; Blondel, V. D. (2013). Unique in the Crowd: The privacy bounds of human mobility. </w:t>
      </w:r>
      <w:r w:rsidRPr="00DB3320">
        <w:rPr>
          <w:rFonts w:ascii="Cambria" w:hAnsi="Cambria"/>
          <w:i/>
          <w:iCs/>
        </w:rPr>
        <w:t>Scientific Reports</w:t>
      </w:r>
      <w:r w:rsidRPr="00DB3320">
        <w:rPr>
          <w:rFonts w:ascii="Cambria" w:hAnsi="Cambria"/>
        </w:rPr>
        <w:t xml:space="preserve">, </w:t>
      </w:r>
      <w:r w:rsidRPr="00DB3320">
        <w:rPr>
          <w:rFonts w:ascii="Cambria" w:hAnsi="Cambria"/>
          <w:i/>
          <w:iCs/>
        </w:rPr>
        <w:t>3</w:t>
      </w:r>
      <w:r w:rsidRPr="00DB3320">
        <w:rPr>
          <w:rFonts w:ascii="Cambria" w:hAnsi="Cambria"/>
        </w:rPr>
        <w:t>(1), 1376. https://doi.org/10.1038/srep01376</w:t>
      </w:r>
    </w:p>
    <w:p w14:paraId="51957A30" w14:textId="77777777" w:rsidR="00DB3320" w:rsidRPr="00DB3320" w:rsidRDefault="00DB3320" w:rsidP="00DB3320">
      <w:pPr>
        <w:pStyle w:val="Bibliography"/>
        <w:rPr>
          <w:rFonts w:ascii="Cambria" w:hAnsi="Cambria"/>
        </w:rPr>
      </w:pPr>
      <w:r w:rsidRPr="00DB3320">
        <w:rPr>
          <w:rFonts w:ascii="Cambria" w:hAnsi="Cambria"/>
        </w:rPr>
        <w:t xml:space="preserve">Fildes, R., Goodwin, P., Lawrence, M., &amp; Nikolopoulos, K. (2009). Effective forecasting and judgmental adjustments: An empirical evaluation and strategies for improvement in supply-chain planning.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25</w:t>
      </w:r>
      <w:r w:rsidRPr="00DB3320">
        <w:rPr>
          <w:rFonts w:ascii="Cambria" w:hAnsi="Cambria"/>
        </w:rPr>
        <w:t>(1), 3–23. https://doi.org/10.1016/j.ijforecast.2008.11.010</w:t>
      </w:r>
    </w:p>
    <w:p w14:paraId="6E7D5FE6" w14:textId="77777777" w:rsidR="00DB3320" w:rsidRPr="00DB3320" w:rsidRDefault="00DB3320" w:rsidP="00DB3320">
      <w:pPr>
        <w:pStyle w:val="Bibliography"/>
        <w:rPr>
          <w:rFonts w:ascii="Cambria" w:hAnsi="Cambria"/>
        </w:rPr>
      </w:pPr>
      <w:r w:rsidRPr="00DB3320">
        <w:rPr>
          <w:rFonts w:ascii="Cambria" w:hAnsi="Cambria"/>
        </w:rPr>
        <w:t xml:space="preserve">Fildes, R., Goodwin, P., &amp; Önkal, D. (2019). Use and misuse of information in supply chain forecasting of promotion effects.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35</w:t>
      </w:r>
      <w:r w:rsidRPr="00DB3320">
        <w:rPr>
          <w:rFonts w:ascii="Cambria" w:hAnsi="Cambria"/>
        </w:rPr>
        <w:t>(1), 144–156. https://doi.org/10.1016/j.ijforecast.2017.12.006</w:t>
      </w:r>
    </w:p>
    <w:p w14:paraId="0AAA6248" w14:textId="5524BA97" w:rsidR="00075520" w:rsidRPr="00075520" w:rsidRDefault="00DB3320" w:rsidP="00075520">
      <w:pPr>
        <w:pStyle w:val="Bibliography"/>
        <w:rPr>
          <w:rFonts w:ascii="Cambria" w:hAnsi="Cambria"/>
        </w:rPr>
      </w:pPr>
      <w:r w:rsidRPr="00DB3320">
        <w:rPr>
          <w:rFonts w:ascii="Cambria" w:hAnsi="Cambria"/>
        </w:rPr>
        <w:t xml:space="preserve">Fulcher, B. D., &amp; Jones, N. S. (2014). Highly Comparative Feature-Based Time-Series Classification. </w:t>
      </w:r>
      <w:r w:rsidRPr="00DB3320">
        <w:rPr>
          <w:rFonts w:ascii="Cambria" w:hAnsi="Cambria"/>
          <w:i/>
          <w:iCs/>
        </w:rPr>
        <w:t>IEEE Transactions on Knowledge and Data Engineering</w:t>
      </w:r>
      <w:r w:rsidRPr="00DB3320">
        <w:rPr>
          <w:rFonts w:ascii="Cambria" w:hAnsi="Cambria"/>
        </w:rPr>
        <w:t xml:space="preserve">, </w:t>
      </w:r>
      <w:r w:rsidRPr="00DB3320">
        <w:rPr>
          <w:rFonts w:ascii="Cambria" w:hAnsi="Cambria"/>
          <w:i/>
          <w:iCs/>
        </w:rPr>
        <w:t>26</w:t>
      </w:r>
      <w:r w:rsidRPr="00DB3320">
        <w:rPr>
          <w:rFonts w:ascii="Cambria" w:hAnsi="Cambria"/>
        </w:rPr>
        <w:t>(12), 3026–3037. https://doi.org/10.1109/TKDE.2014.2316504</w:t>
      </w:r>
    </w:p>
    <w:p w14:paraId="3A44F207" w14:textId="3B42C99D" w:rsidR="00075520" w:rsidRPr="00075520" w:rsidRDefault="00075520" w:rsidP="00075520">
      <w:pPr>
        <w:rPr>
          <w:rFonts w:ascii="Cambria" w:hAnsi="Cambria"/>
        </w:rPr>
      </w:pPr>
      <w:r w:rsidRPr="00075520">
        <w:rPr>
          <w:rFonts w:ascii="Cambria" w:hAnsi="Cambria"/>
        </w:rPr>
        <w:t>Goerg, G. (2013). Forecastable component analysis. In </w:t>
      </w:r>
      <w:r w:rsidRPr="00075520">
        <w:rPr>
          <w:rFonts w:ascii="Cambria" w:hAnsi="Cambria"/>
          <w:i/>
          <w:iCs/>
        </w:rPr>
        <w:t>International conference on machine learning</w:t>
      </w:r>
      <w:r w:rsidRPr="00075520">
        <w:rPr>
          <w:rFonts w:ascii="Cambria" w:hAnsi="Cambria"/>
        </w:rPr>
        <w:t> (pp. 64-72). PMLR.</w:t>
      </w:r>
    </w:p>
    <w:p w14:paraId="350C6648" w14:textId="77777777" w:rsidR="00075520" w:rsidRPr="00075520" w:rsidRDefault="00075520" w:rsidP="00075520"/>
    <w:p w14:paraId="572BCFE7" w14:textId="77777777" w:rsidR="00750157" w:rsidRPr="00750157" w:rsidRDefault="00750157" w:rsidP="00DB3320">
      <w:pPr>
        <w:pStyle w:val="Bibliography"/>
        <w:rPr>
          <w:rFonts w:ascii="Cambria" w:hAnsi="Cambria"/>
        </w:rPr>
      </w:pPr>
      <w:r w:rsidRPr="00750157">
        <w:rPr>
          <w:rFonts w:ascii="Cambria" w:hAnsi="Cambria"/>
        </w:rPr>
        <w:t>Goldfarb, A., &amp; Tucker, C. (2013). Why managing consumer privacy can be an opportunity. </w:t>
      </w:r>
      <w:r w:rsidRPr="00750157">
        <w:rPr>
          <w:rFonts w:ascii="Cambria" w:hAnsi="Cambria"/>
          <w:i/>
          <w:iCs/>
        </w:rPr>
        <w:t>MIT Sloan Management Review</w:t>
      </w:r>
      <w:r w:rsidRPr="00750157">
        <w:rPr>
          <w:rFonts w:ascii="Cambria" w:hAnsi="Cambria"/>
        </w:rPr>
        <w:t>, 54(3), 10.</w:t>
      </w:r>
    </w:p>
    <w:p w14:paraId="0FD8E279" w14:textId="3ECCF04F" w:rsidR="00DB3320" w:rsidRPr="00DB3320" w:rsidRDefault="00DB3320" w:rsidP="00DB3320">
      <w:pPr>
        <w:pStyle w:val="Bibliography"/>
        <w:rPr>
          <w:rFonts w:ascii="Cambria" w:hAnsi="Cambria"/>
        </w:rPr>
      </w:pPr>
      <w:r w:rsidRPr="00DB3320">
        <w:rPr>
          <w:rFonts w:ascii="Cambria" w:hAnsi="Cambria"/>
        </w:rPr>
        <w:t xml:space="preserve">Goldfarb, A., &amp; Tucker, C. E. (2011). Privacy Regulation and Online Advertising. </w:t>
      </w:r>
      <w:r w:rsidRPr="00DB3320">
        <w:rPr>
          <w:rFonts w:ascii="Cambria" w:hAnsi="Cambria"/>
          <w:i/>
          <w:iCs/>
        </w:rPr>
        <w:t>Management Science</w:t>
      </w:r>
      <w:r w:rsidRPr="00DB3320">
        <w:rPr>
          <w:rFonts w:ascii="Cambria" w:hAnsi="Cambria"/>
        </w:rPr>
        <w:t xml:space="preserve">, </w:t>
      </w:r>
      <w:r w:rsidRPr="00DB3320">
        <w:rPr>
          <w:rFonts w:ascii="Cambria" w:hAnsi="Cambria"/>
          <w:i/>
          <w:iCs/>
        </w:rPr>
        <w:t>57</w:t>
      </w:r>
      <w:r w:rsidRPr="00DB3320">
        <w:rPr>
          <w:rFonts w:ascii="Cambria" w:hAnsi="Cambria"/>
        </w:rPr>
        <w:t>(1), 57–71. https://doi.org/10.1287/mnsc.1100.1246</w:t>
      </w:r>
    </w:p>
    <w:p w14:paraId="0E74E9AB" w14:textId="0DA3C409" w:rsidR="00DB3320" w:rsidRPr="00DB3320" w:rsidRDefault="00DB3320" w:rsidP="00DB3320">
      <w:pPr>
        <w:pStyle w:val="Bibliography"/>
        <w:rPr>
          <w:rFonts w:ascii="Cambria" w:hAnsi="Cambria"/>
        </w:rPr>
      </w:pPr>
      <w:r w:rsidRPr="00DB3320">
        <w:rPr>
          <w:rFonts w:ascii="Cambria" w:hAnsi="Cambria"/>
        </w:rPr>
        <w:t>Gonçalves, C., Bessa, R. J., &amp; Pinson, P. (2021</w:t>
      </w:r>
      <w:r w:rsidR="00082777">
        <w:rPr>
          <w:rFonts w:ascii="Cambria" w:hAnsi="Cambria"/>
        </w:rPr>
        <w:t>a</w:t>
      </w:r>
      <w:r w:rsidRPr="00DB3320">
        <w:rPr>
          <w:rFonts w:ascii="Cambria" w:hAnsi="Cambria"/>
        </w:rPr>
        <w:t xml:space="preserve">). A critical overview of privacy-preserving approaches for collaborative forecasting.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37</w:t>
      </w:r>
      <w:r w:rsidRPr="00DB3320">
        <w:rPr>
          <w:rFonts w:ascii="Cambria" w:hAnsi="Cambria"/>
        </w:rPr>
        <w:t>(1), 322–342. https://doi.org/10.1016/j.ijforecast.2020.06.003</w:t>
      </w:r>
    </w:p>
    <w:p w14:paraId="3634F0F4" w14:textId="1A2AD670" w:rsidR="00DB3320" w:rsidRPr="00DB3320" w:rsidRDefault="00DB3320" w:rsidP="00DB3320">
      <w:pPr>
        <w:pStyle w:val="Bibliography"/>
        <w:rPr>
          <w:rFonts w:ascii="Cambria" w:hAnsi="Cambria"/>
        </w:rPr>
      </w:pPr>
      <w:r w:rsidRPr="00DB3320">
        <w:rPr>
          <w:rFonts w:ascii="Cambria" w:hAnsi="Cambria"/>
        </w:rPr>
        <w:lastRenderedPageBreak/>
        <w:t>Goncalves, C., Bessa, R. J., &amp; Pinson, P. (2021</w:t>
      </w:r>
      <w:r w:rsidR="00082777">
        <w:rPr>
          <w:rFonts w:ascii="Cambria" w:hAnsi="Cambria"/>
        </w:rPr>
        <w:t>b</w:t>
      </w:r>
      <w:r w:rsidRPr="00DB3320">
        <w:rPr>
          <w:rFonts w:ascii="Cambria" w:hAnsi="Cambria"/>
        </w:rPr>
        <w:t xml:space="preserve">). Privacy-Preserving Distributed Learning for Renewable Energy Forecasting. </w:t>
      </w:r>
      <w:r w:rsidRPr="00DB3320">
        <w:rPr>
          <w:rFonts w:ascii="Cambria" w:hAnsi="Cambria"/>
          <w:i/>
          <w:iCs/>
        </w:rPr>
        <w:t>IEEE Transactions on Sustainable Energy</w:t>
      </w:r>
      <w:r w:rsidRPr="00DB3320">
        <w:rPr>
          <w:rFonts w:ascii="Cambria" w:hAnsi="Cambria"/>
        </w:rPr>
        <w:t xml:space="preserve">, </w:t>
      </w:r>
      <w:r w:rsidRPr="00DB3320">
        <w:rPr>
          <w:rFonts w:ascii="Cambria" w:hAnsi="Cambria"/>
          <w:i/>
          <w:iCs/>
        </w:rPr>
        <w:t>12</w:t>
      </w:r>
      <w:r w:rsidRPr="00DB3320">
        <w:rPr>
          <w:rFonts w:ascii="Cambria" w:hAnsi="Cambria"/>
        </w:rPr>
        <w:t>(3), 1777–1787. https://doi.org/10.1109/TSTE.2021.3065117</w:t>
      </w:r>
    </w:p>
    <w:p w14:paraId="280CA472" w14:textId="787152E3" w:rsidR="00DB3320" w:rsidRDefault="00DB3320" w:rsidP="00DB3320">
      <w:pPr>
        <w:pStyle w:val="Bibliography"/>
        <w:rPr>
          <w:rFonts w:ascii="Cambria" w:hAnsi="Cambria"/>
        </w:rPr>
      </w:pPr>
      <w:r w:rsidRPr="00DB3320">
        <w:rPr>
          <w:rFonts w:ascii="Cambria" w:hAnsi="Cambria"/>
        </w:rPr>
        <w:t>Goncalves, C., Pinson, P., &amp; Bessa, R. J. (2021</w:t>
      </w:r>
      <w:r w:rsidR="00082777">
        <w:rPr>
          <w:rFonts w:ascii="Cambria" w:hAnsi="Cambria"/>
        </w:rPr>
        <w:t>c</w:t>
      </w:r>
      <w:r w:rsidRPr="00DB3320">
        <w:rPr>
          <w:rFonts w:ascii="Cambria" w:hAnsi="Cambria"/>
        </w:rPr>
        <w:t xml:space="preserve">). Towards Data Markets in Renewable Energy Forecasting. </w:t>
      </w:r>
      <w:r w:rsidRPr="00251DAA">
        <w:rPr>
          <w:rFonts w:ascii="Cambria" w:hAnsi="Cambria"/>
        </w:rPr>
        <w:t>IEEE Transactions on Sustainable Energy</w:t>
      </w:r>
      <w:r w:rsidRPr="00DB3320">
        <w:rPr>
          <w:rFonts w:ascii="Cambria" w:hAnsi="Cambria"/>
        </w:rPr>
        <w:t xml:space="preserve">, </w:t>
      </w:r>
      <w:r w:rsidRPr="00251DAA">
        <w:rPr>
          <w:rFonts w:ascii="Cambria" w:hAnsi="Cambria"/>
        </w:rPr>
        <w:t>12</w:t>
      </w:r>
      <w:r w:rsidRPr="00DB3320">
        <w:rPr>
          <w:rFonts w:ascii="Cambria" w:hAnsi="Cambria"/>
        </w:rPr>
        <w:t>(1), 533–542. https://doi.org/10.1109/TSTE.2020.3009615</w:t>
      </w:r>
    </w:p>
    <w:p w14:paraId="6CBD7FA4" w14:textId="56AC826D" w:rsidR="00174456" w:rsidRPr="00174456" w:rsidRDefault="00174456" w:rsidP="00174456">
      <w:pPr>
        <w:pStyle w:val="Bibliography"/>
        <w:rPr>
          <w:rFonts w:ascii="Cambria" w:hAnsi="Cambria"/>
        </w:rPr>
      </w:pPr>
      <w:r w:rsidRPr="00251DAA">
        <w:rPr>
          <w:rFonts w:ascii="Cambria" w:hAnsi="Cambria"/>
        </w:rPr>
        <w:t>Gregorutti, B., Michel, B., &amp; Saint-Pierre, P. (2017). Correlation and variable importance in random forests. </w:t>
      </w:r>
      <w:r w:rsidRPr="00251DAA">
        <w:rPr>
          <w:rFonts w:ascii="Cambria" w:hAnsi="Cambria"/>
          <w:i/>
          <w:iCs/>
        </w:rPr>
        <w:t>Statistics and Computing</w:t>
      </w:r>
      <w:r w:rsidRPr="00251DAA">
        <w:rPr>
          <w:rFonts w:ascii="Cambria" w:hAnsi="Cambria"/>
        </w:rPr>
        <w:t>, 27(3), 659-678.</w:t>
      </w:r>
    </w:p>
    <w:p w14:paraId="080D8129" w14:textId="77777777" w:rsidR="00DB3320" w:rsidRPr="00DB3320" w:rsidRDefault="00DB3320" w:rsidP="00DB3320">
      <w:pPr>
        <w:pStyle w:val="Bibliography"/>
        <w:rPr>
          <w:rFonts w:ascii="Cambria" w:hAnsi="Cambria"/>
        </w:rPr>
      </w:pPr>
      <w:r w:rsidRPr="00DB3320">
        <w:rPr>
          <w:rFonts w:ascii="Cambria" w:hAnsi="Cambria"/>
        </w:rPr>
        <w:t xml:space="preserve">Hewamalage, H., Bergmeir, C., &amp; Bandara, K. (2021). Recurrent Neural Networks for Time Series Forecasting: Current status and future directions. </w:t>
      </w:r>
      <w:r w:rsidRPr="00251DAA">
        <w:rPr>
          <w:rFonts w:ascii="Cambria" w:hAnsi="Cambria"/>
        </w:rPr>
        <w:t>International Journal of Forecasting</w:t>
      </w:r>
      <w:r w:rsidRPr="00DB3320">
        <w:rPr>
          <w:rFonts w:ascii="Cambria" w:hAnsi="Cambria"/>
        </w:rPr>
        <w:t xml:space="preserve">, </w:t>
      </w:r>
      <w:r w:rsidRPr="00251DAA">
        <w:rPr>
          <w:rFonts w:ascii="Cambria" w:hAnsi="Cambria"/>
        </w:rPr>
        <w:t>37</w:t>
      </w:r>
      <w:r w:rsidRPr="00DB3320">
        <w:rPr>
          <w:rFonts w:ascii="Cambria" w:hAnsi="Cambria"/>
        </w:rPr>
        <w:t>(1), 388–427. https://doi.org/10.1016/j.ijforecast.2020.06.008</w:t>
      </w:r>
    </w:p>
    <w:p w14:paraId="0920A9E9" w14:textId="77777777" w:rsidR="00DB3320" w:rsidRPr="00DB3320" w:rsidRDefault="00DB3320" w:rsidP="00DB3320">
      <w:pPr>
        <w:pStyle w:val="Bibliography"/>
        <w:rPr>
          <w:rFonts w:ascii="Cambria" w:hAnsi="Cambria"/>
        </w:rPr>
      </w:pPr>
      <w:r w:rsidRPr="00DB3320">
        <w:rPr>
          <w:rFonts w:ascii="Cambria" w:hAnsi="Cambria"/>
        </w:rPr>
        <w:t xml:space="preserve">Hewamalage, H., Bergmeir, C., &amp; Bandara, K. (2022). Global models for time series forecasting: A Simulation study. </w:t>
      </w:r>
      <w:r w:rsidRPr="00DB3320">
        <w:rPr>
          <w:rFonts w:ascii="Cambria" w:hAnsi="Cambria"/>
          <w:i/>
          <w:iCs/>
        </w:rPr>
        <w:t>Pattern Recognition</w:t>
      </w:r>
      <w:r w:rsidRPr="00DB3320">
        <w:rPr>
          <w:rFonts w:ascii="Cambria" w:hAnsi="Cambria"/>
        </w:rPr>
        <w:t xml:space="preserve">, </w:t>
      </w:r>
      <w:r w:rsidRPr="00DB3320">
        <w:rPr>
          <w:rFonts w:ascii="Cambria" w:hAnsi="Cambria"/>
          <w:i/>
          <w:iCs/>
        </w:rPr>
        <w:t>124</w:t>
      </w:r>
      <w:r w:rsidRPr="00DB3320">
        <w:rPr>
          <w:rFonts w:ascii="Cambria" w:hAnsi="Cambria"/>
        </w:rPr>
        <w:t>, 108441. https://doi.org/10.1016/j.patcog.2021.108441</w:t>
      </w:r>
    </w:p>
    <w:p w14:paraId="452302F8" w14:textId="77777777" w:rsidR="00DB3320" w:rsidRPr="00DB3320" w:rsidRDefault="00DB3320" w:rsidP="00DB3320">
      <w:pPr>
        <w:pStyle w:val="Bibliography"/>
        <w:rPr>
          <w:rFonts w:ascii="Cambria" w:hAnsi="Cambria"/>
        </w:rPr>
      </w:pPr>
      <w:r w:rsidRPr="00DB3320">
        <w:rPr>
          <w:rFonts w:ascii="Cambria" w:hAnsi="Cambria"/>
        </w:rPr>
        <w:t xml:space="preserve">Imtiaz, S., Horchidan, S.-F., Abbas, Z., Arsalan, M., Chaudhry, H. N., &amp; Vlassov, V. (2020). Privacy Preserving Time-Series Forecasting of User Health Data Streams. </w:t>
      </w:r>
      <w:r w:rsidRPr="00DB3320">
        <w:rPr>
          <w:rFonts w:ascii="Cambria" w:hAnsi="Cambria"/>
          <w:i/>
          <w:iCs/>
        </w:rPr>
        <w:t>2020 IEEE International Conference on Big Data (Big Data)</w:t>
      </w:r>
      <w:r w:rsidRPr="00DB3320">
        <w:rPr>
          <w:rFonts w:ascii="Cambria" w:hAnsi="Cambria"/>
        </w:rPr>
        <w:t>, 3428–3437. https://doi.org/10.1109/BigData50022.2020.9378186</w:t>
      </w:r>
    </w:p>
    <w:p w14:paraId="6B35CE31" w14:textId="77777777" w:rsidR="00DB3320" w:rsidRPr="00DB3320" w:rsidRDefault="00DB3320" w:rsidP="00DB3320">
      <w:pPr>
        <w:pStyle w:val="Bibliography"/>
        <w:rPr>
          <w:rFonts w:ascii="Cambria" w:hAnsi="Cambria"/>
        </w:rPr>
      </w:pPr>
      <w:r w:rsidRPr="00DB3320">
        <w:rPr>
          <w:rFonts w:ascii="Cambria" w:hAnsi="Cambria"/>
        </w:rPr>
        <w:t xml:space="preserve">Kang, Y., Hyndman, R. J., &amp; Smith-Miles, K. (2017). Visualising forecasting algorithm performance using time series instance spaces.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33</w:t>
      </w:r>
      <w:r w:rsidRPr="00DB3320">
        <w:rPr>
          <w:rFonts w:ascii="Cambria" w:hAnsi="Cambria"/>
        </w:rPr>
        <w:t>(2), 345–358. https://doi.org/10.1016/j.ijforecast.2016.09.004</w:t>
      </w:r>
    </w:p>
    <w:p w14:paraId="0A40E2E1" w14:textId="77777777" w:rsidR="00DB3320" w:rsidRPr="00DB3320" w:rsidRDefault="00DB3320" w:rsidP="00DB3320">
      <w:pPr>
        <w:pStyle w:val="Bibliography"/>
        <w:rPr>
          <w:rFonts w:ascii="Cambria" w:hAnsi="Cambria"/>
        </w:rPr>
      </w:pPr>
      <w:r w:rsidRPr="00DB3320">
        <w:rPr>
          <w:rFonts w:ascii="Cambria" w:hAnsi="Cambria"/>
        </w:rPr>
        <w:t xml:space="preserve">Khosrowabadi, N., Hoberg, K., &amp; Imdahl, C. (2022). Evaluating human behaviour in response to AI recommendations for judgemental forecasting. </w:t>
      </w:r>
      <w:r w:rsidRPr="00DB3320">
        <w:rPr>
          <w:rFonts w:ascii="Cambria" w:hAnsi="Cambria"/>
          <w:i/>
          <w:iCs/>
        </w:rPr>
        <w:t>European Journal of Operational Research</w:t>
      </w:r>
      <w:r w:rsidRPr="00DB3320">
        <w:rPr>
          <w:rFonts w:ascii="Cambria" w:hAnsi="Cambria"/>
        </w:rPr>
        <w:t xml:space="preserve">, </w:t>
      </w:r>
      <w:r w:rsidRPr="00DB3320">
        <w:rPr>
          <w:rFonts w:ascii="Cambria" w:hAnsi="Cambria"/>
          <w:i/>
          <w:iCs/>
        </w:rPr>
        <w:t>303</w:t>
      </w:r>
      <w:r w:rsidRPr="00DB3320">
        <w:rPr>
          <w:rFonts w:ascii="Cambria" w:hAnsi="Cambria"/>
        </w:rPr>
        <w:t>(3), 1151–1167. https://doi.org/10.1016/j.ejor.2022.03.017</w:t>
      </w:r>
    </w:p>
    <w:p w14:paraId="764C8523" w14:textId="7344F71D" w:rsidR="00DB3320" w:rsidRDefault="00DB3320" w:rsidP="00DB3320">
      <w:pPr>
        <w:pStyle w:val="Bibliography"/>
        <w:rPr>
          <w:rFonts w:ascii="Cambria" w:hAnsi="Cambria"/>
        </w:rPr>
      </w:pPr>
      <w:r w:rsidRPr="00DB3320">
        <w:rPr>
          <w:rFonts w:ascii="Cambria" w:hAnsi="Cambria"/>
        </w:rPr>
        <w:lastRenderedPageBreak/>
        <w:t xml:space="preserve">Koning, A. J., Franses, P. H., Hibon, M., &amp; Stekler, H. O. (2005). The M3 competition: Statistical tests of the results. </w:t>
      </w:r>
      <w:r w:rsidRPr="00251DAA">
        <w:rPr>
          <w:rFonts w:ascii="Cambria" w:hAnsi="Cambria"/>
        </w:rPr>
        <w:t>International Journal of Forecasting</w:t>
      </w:r>
      <w:r w:rsidRPr="00DB3320">
        <w:rPr>
          <w:rFonts w:ascii="Cambria" w:hAnsi="Cambria"/>
        </w:rPr>
        <w:t xml:space="preserve">, </w:t>
      </w:r>
      <w:r w:rsidRPr="00251DAA">
        <w:rPr>
          <w:rFonts w:ascii="Cambria" w:hAnsi="Cambria"/>
        </w:rPr>
        <w:t>21</w:t>
      </w:r>
      <w:r w:rsidRPr="00DB3320">
        <w:rPr>
          <w:rFonts w:ascii="Cambria" w:hAnsi="Cambria"/>
        </w:rPr>
        <w:t>(3), 397–409. https://doi.org/10.1016/j.ijforecast.2004.10.003</w:t>
      </w:r>
    </w:p>
    <w:p w14:paraId="26B6FBC5" w14:textId="18D5030D" w:rsidR="00623715" w:rsidRPr="00341AF6" w:rsidRDefault="00623715" w:rsidP="00341AF6">
      <w:pPr>
        <w:pStyle w:val="Bibliography"/>
        <w:rPr>
          <w:rFonts w:ascii="Cambria" w:hAnsi="Cambria"/>
        </w:rPr>
      </w:pPr>
      <w:r w:rsidRPr="00251DAA">
        <w:rPr>
          <w:rFonts w:ascii="Cambria" w:hAnsi="Cambria"/>
        </w:rPr>
        <w:t>Li, N., Li, T., &amp; Venkatasubramanian, S. (2006, April). t-closeness: Privacy beyond k-anonymity and l-diversity. In 2007 IEEE 23rd international conference on data engineering (pp. 106-115). IEEE.</w:t>
      </w:r>
    </w:p>
    <w:p w14:paraId="6454584E" w14:textId="49555A33" w:rsidR="00CC35AA" w:rsidRPr="00CC35AA" w:rsidRDefault="00DB3320" w:rsidP="00CC35AA">
      <w:pPr>
        <w:pStyle w:val="Bibliography"/>
        <w:rPr>
          <w:ins w:id="113" w:author="Bale,Cameron [2]" w:date="2023-01-30T14:55:00Z"/>
          <w:rFonts w:ascii="Cambria" w:hAnsi="Cambria"/>
          <w:rPrChange w:id="114" w:author="Bale,Cameron [2]" w:date="2023-01-30T14:55:00Z">
            <w:rPr>
              <w:ins w:id="115" w:author="Bale,Cameron [2]" w:date="2023-01-30T14:55:00Z"/>
            </w:rPr>
          </w:rPrChange>
        </w:rPr>
        <w:pPrChange w:id="116" w:author="Bale,Cameron [2]" w:date="2023-01-30T14:55:00Z">
          <w:pPr/>
        </w:pPrChange>
      </w:pPr>
      <w:r w:rsidRPr="00DB3320">
        <w:rPr>
          <w:rFonts w:ascii="Cambria" w:hAnsi="Cambria"/>
        </w:rPr>
        <w:t>Li, L., Kang, Y., &amp; Li, F. (2022</w:t>
      </w:r>
      <w:ins w:id="117" w:author="Bale,Cameron [2]" w:date="2023-01-30T14:55:00Z">
        <w:r w:rsidR="00CC35AA">
          <w:rPr>
            <w:rFonts w:ascii="Cambria" w:hAnsi="Cambria"/>
          </w:rPr>
          <w:t>a</w:t>
        </w:r>
      </w:ins>
      <w:r w:rsidRPr="00DB3320">
        <w:rPr>
          <w:rFonts w:ascii="Cambria" w:hAnsi="Cambria"/>
        </w:rPr>
        <w:t xml:space="preserve">). Bayesian forecast combination using time-varying features. </w:t>
      </w:r>
      <w:r w:rsidRPr="00251DAA">
        <w:rPr>
          <w:rFonts w:ascii="Cambria" w:hAnsi="Cambria"/>
        </w:rPr>
        <w:t>International Journal of Forecasting</w:t>
      </w:r>
      <w:r w:rsidRPr="00DB3320">
        <w:rPr>
          <w:rFonts w:ascii="Cambria" w:hAnsi="Cambria"/>
        </w:rPr>
        <w:t>, S0169207022000930. https://doi.org/10.1016/j.ijforecast.2022.06.002</w:t>
      </w:r>
    </w:p>
    <w:p w14:paraId="30F431EC" w14:textId="3C1F13EB" w:rsidR="00CC35AA" w:rsidRPr="00CC35AA" w:rsidRDefault="00CC35AA" w:rsidP="00CC35AA">
      <w:pPr>
        <w:pStyle w:val="Bibliography"/>
        <w:rPr>
          <w:rFonts w:ascii="Cambria" w:hAnsi="Cambria"/>
        </w:rPr>
      </w:pPr>
      <w:ins w:id="118" w:author="Bale,Cameron [2]" w:date="2023-01-30T14:55:00Z">
        <w:r w:rsidRPr="00CC35AA">
          <w:rPr>
            <w:rFonts w:ascii="Cambria" w:hAnsi="Cambria"/>
            <w:rPrChange w:id="119" w:author="Bale,Cameron [2]" w:date="2023-01-30T14:55:00Z">
              <w:rPr>
                <w:rFonts w:ascii="Arial" w:hAnsi="Arial" w:cs="Arial"/>
                <w:color w:val="222222"/>
                <w:sz w:val="20"/>
                <w:szCs w:val="20"/>
                <w:shd w:val="clear" w:color="auto" w:fill="FFFFFF"/>
              </w:rPr>
            </w:rPrChange>
          </w:rPr>
          <w:t>Li, S., Schneider, M. J., Yu, Y., &amp; Gupta, S. (2022</w:t>
        </w:r>
        <w:r>
          <w:rPr>
            <w:rFonts w:ascii="Cambria" w:hAnsi="Cambria"/>
          </w:rPr>
          <w:t>b</w:t>
        </w:r>
        <w:r w:rsidRPr="00CC35AA">
          <w:rPr>
            <w:rFonts w:ascii="Cambria" w:hAnsi="Cambria"/>
            <w:rPrChange w:id="120" w:author="Bale,Cameron [2]" w:date="2023-01-30T14:55:00Z">
              <w:rPr>
                <w:rFonts w:ascii="Arial" w:hAnsi="Arial" w:cs="Arial"/>
                <w:color w:val="222222"/>
                <w:sz w:val="20"/>
                <w:szCs w:val="20"/>
                <w:shd w:val="clear" w:color="auto" w:fill="FFFFFF"/>
              </w:rPr>
            </w:rPrChange>
          </w:rPr>
          <w:t xml:space="preserve">). Reidentification Risk in Panel Data: </w:t>
        </w:r>
        <w:proofErr w:type="gramStart"/>
        <w:r w:rsidRPr="00CC35AA">
          <w:rPr>
            <w:rFonts w:ascii="Cambria" w:hAnsi="Cambria"/>
            <w:rPrChange w:id="121" w:author="Bale,Cameron [2]" w:date="2023-01-30T14:55:00Z">
              <w:rPr>
                <w:rFonts w:ascii="Arial" w:hAnsi="Arial" w:cs="Arial"/>
                <w:color w:val="222222"/>
                <w:sz w:val="20"/>
                <w:szCs w:val="20"/>
                <w:shd w:val="clear" w:color="auto" w:fill="FFFFFF"/>
              </w:rPr>
            </w:rPrChange>
          </w:rPr>
          <w:t>Protecting for</w:t>
        </w:r>
        <w:proofErr w:type="gramEnd"/>
        <w:r w:rsidRPr="00CC35AA">
          <w:rPr>
            <w:rFonts w:ascii="Cambria" w:hAnsi="Cambria"/>
            <w:rPrChange w:id="122" w:author="Bale,Cameron [2]" w:date="2023-01-30T14:55:00Z">
              <w:rPr>
                <w:rFonts w:ascii="Arial" w:hAnsi="Arial" w:cs="Arial"/>
                <w:color w:val="222222"/>
                <w:sz w:val="20"/>
                <w:szCs w:val="20"/>
                <w:shd w:val="clear" w:color="auto" w:fill="FFFFFF"/>
              </w:rPr>
            </w:rPrChange>
          </w:rPr>
          <w:t xml:space="preserve"> k-Anonymity. </w:t>
        </w:r>
        <w:r w:rsidRPr="00CC35AA">
          <w:rPr>
            <w:rFonts w:ascii="Cambria" w:hAnsi="Cambria"/>
            <w:rPrChange w:id="123" w:author="Bale,Cameron [2]" w:date="2023-01-30T14:55:00Z">
              <w:rPr>
                <w:rFonts w:ascii="Arial" w:hAnsi="Arial" w:cs="Arial"/>
                <w:i/>
                <w:iCs/>
                <w:color w:val="222222"/>
                <w:sz w:val="20"/>
                <w:szCs w:val="20"/>
                <w:shd w:val="clear" w:color="auto" w:fill="FFFFFF"/>
              </w:rPr>
            </w:rPrChange>
          </w:rPr>
          <w:t>Information Systems Research</w:t>
        </w:r>
        <w:r w:rsidRPr="00CC35AA">
          <w:rPr>
            <w:rFonts w:ascii="Cambria" w:hAnsi="Cambria"/>
            <w:rPrChange w:id="124" w:author="Bale,Cameron [2]" w:date="2023-01-30T14:55:00Z">
              <w:rPr>
                <w:rFonts w:ascii="Arial" w:hAnsi="Arial" w:cs="Arial"/>
                <w:color w:val="222222"/>
                <w:sz w:val="20"/>
                <w:szCs w:val="20"/>
                <w:shd w:val="clear" w:color="auto" w:fill="FFFFFF"/>
              </w:rPr>
            </w:rPrChange>
          </w:rPr>
          <w:t>.</w:t>
        </w:r>
      </w:ins>
    </w:p>
    <w:p w14:paraId="3F05563E" w14:textId="77777777" w:rsidR="00DB3320" w:rsidRPr="00DB3320" w:rsidRDefault="00DB3320" w:rsidP="00DB3320">
      <w:pPr>
        <w:pStyle w:val="Bibliography"/>
        <w:rPr>
          <w:rFonts w:ascii="Cambria" w:hAnsi="Cambria"/>
        </w:rPr>
      </w:pPr>
      <w:r w:rsidRPr="00DB3320">
        <w:rPr>
          <w:rFonts w:ascii="Cambria" w:hAnsi="Cambria"/>
        </w:rPr>
        <w:t xml:space="preserve">Liyue Fan &amp; Li Xiong. (2014). An Adaptive Approach to Real-Time Aggregate Monitoring With Differential Privacy. </w:t>
      </w:r>
      <w:r w:rsidRPr="00DB3320">
        <w:rPr>
          <w:rFonts w:ascii="Cambria" w:hAnsi="Cambria"/>
          <w:i/>
          <w:iCs/>
        </w:rPr>
        <w:t>IEEE Transactions on Knowledge and Data Engineering</w:t>
      </w:r>
      <w:r w:rsidRPr="00DB3320">
        <w:rPr>
          <w:rFonts w:ascii="Cambria" w:hAnsi="Cambria"/>
        </w:rPr>
        <w:t xml:space="preserve">, </w:t>
      </w:r>
      <w:r w:rsidRPr="00DB3320">
        <w:rPr>
          <w:rFonts w:ascii="Cambria" w:hAnsi="Cambria"/>
          <w:i/>
          <w:iCs/>
        </w:rPr>
        <w:t>26</w:t>
      </w:r>
      <w:r w:rsidRPr="00DB3320">
        <w:rPr>
          <w:rFonts w:ascii="Cambria" w:hAnsi="Cambria"/>
        </w:rPr>
        <w:t>(9), 2094–2106. https://doi.org/10.1109/TKDE.2013.96</w:t>
      </w:r>
    </w:p>
    <w:p w14:paraId="4ACA5D6B" w14:textId="77777777" w:rsidR="00DB3320" w:rsidRPr="00DB3320" w:rsidRDefault="00DB3320" w:rsidP="00DB3320">
      <w:pPr>
        <w:pStyle w:val="Bibliography"/>
        <w:rPr>
          <w:rFonts w:ascii="Cambria" w:hAnsi="Cambria"/>
        </w:rPr>
      </w:pPr>
      <w:r w:rsidRPr="00DB3320">
        <w:rPr>
          <w:rFonts w:ascii="Cambria" w:hAnsi="Cambria"/>
        </w:rPr>
        <w:t xml:space="preserve">Luo, J., Hong, T., &amp; Fang, S.-C. (2018). Benchmarking robustness of load forecasting models under data integrity attacks.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34</w:t>
      </w:r>
      <w:r w:rsidRPr="00DB3320">
        <w:rPr>
          <w:rFonts w:ascii="Cambria" w:hAnsi="Cambria"/>
        </w:rPr>
        <w:t>(1), 89–104. https://doi.org/10.1016/j.ijforecast.2017.08.004</w:t>
      </w:r>
    </w:p>
    <w:p w14:paraId="506EA3FE" w14:textId="77777777" w:rsidR="00DB3320" w:rsidRPr="00DB3320" w:rsidRDefault="00DB3320" w:rsidP="00DB3320">
      <w:pPr>
        <w:pStyle w:val="Bibliography"/>
        <w:rPr>
          <w:rFonts w:ascii="Cambria" w:hAnsi="Cambria"/>
        </w:rPr>
      </w:pPr>
      <w:r w:rsidRPr="00DB3320">
        <w:rPr>
          <w:rFonts w:ascii="Cambria" w:hAnsi="Cambria"/>
        </w:rPr>
        <w:t xml:space="preserve">Makridakis, S., &amp; Hibon, M. (2000). The M3-Competition: Results, conclusions and implications.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16</w:t>
      </w:r>
      <w:r w:rsidRPr="00DB3320">
        <w:rPr>
          <w:rFonts w:ascii="Cambria" w:hAnsi="Cambria"/>
        </w:rPr>
        <w:t>(4), 451–476. https://doi.org/10.1016/S0169-2070(00)00057-1</w:t>
      </w:r>
    </w:p>
    <w:p w14:paraId="3F96241C" w14:textId="77777777" w:rsidR="00DB3320" w:rsidRPr="00DB3320" w:rsidRDefault="00DB3320" w:rsidP="00DB3320">
      <w:pPr>
        <w:pStyle w:val="Bibliography"/>
        <w:rPr>
          <w:rFonts w:ascii="Cambria" w:hAnsi="Cambria"/>
        </w:rPr>
      </w:pPr>
      <w:r w:rsidRPr="00DB3320">
        <w:rPr>
          <w:rFonts w:ascii="Cambria" w:hAnsi="Cambria"/>
        </w:rPr>
        <w:t xml:space="preserve">Makridakis, S., Spiliotis, E., &amp; Assimakopoulos, V. (2018). The M4 Competition: Results, findings, conclusion and way forward.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34</w:t>
      </w:r>
      <w:r w:rsidRPr="00DB3320">
        <w:rPr>
          <w:rFonts w:ascii="Cambria" w:hAnsi="Cambria"/>
        </w:rPr>
        <w:t>(4), 802–808. https://doi.org/10.1016/j.ijforecast.2018.06.001</w:t>
      </w:r>
    </w:p>
    <w:p w14:paraId="7DF42208" w14:textId="77777777" w:rsidR="00DB3320" w:rsidRPr="00DB3320" w:rsidRDefault="00DB3320" w:rsidP="00DB3320">
      <w:pPr>
        <w:pStyle w:val="Bibliography"/>
        <w:rPr>
          <w:rFonts w:ascii="Cambria" w:hAnsi="Cambria"/>
        </w:rPr>
      </w:pPr>
      <w:r w:rsidRPr="00DB3320">
        <w:rPr>
          <w:rFonts w:ascii="Cambria" w:hAnsi="Cambria"/>
        </w:rPr>
        <w:lastRenderedPageBreak/>
        <w:t xml:space="preserve">Makridakis, S., Spiliotis, E., &amp; Assimakopoulos, V. (2022). M5 accuracy competition: Results, findings, and conclusions. </w:t>
      </w:r>
      <w:r w:rsidRPr="00DB3320">
        <w:rPr>
          <w:rFonts w:ascii="Cambria" w:hAnsi="Cambria"/>
          <w:i/>
          <w:iCs/>
        </w:rPr>
        <w:t>International Journal of Forecasting</w:t>
      </w:r>
      <w:r w:rsidRPr="00DB3320">
        <w:rPr>
          <w:rFonts w:ascii="Cambria" w:hAnsi="Cambria"/>
        </w:rPr>
        <w:t>, S0169207021001874. https://doi.org/10.1016/j.ijforecast.2021.11.013</w:t>
      </w:r>
    </w:p>
    <w:p w14:paraId="19CA8146" w14:textId="77777777" w:rsidR="00DB3320" w:rsidRPr="00DB3320" w:rsidRDefault="00DB3320" w:rsidP="00DB3320">
      <w:pPr>
        <w:pStyle w:val="Bibliography"/>
        <w:rPr>
          <w:rFonts w:ascii="Cambria" w:hAnsi="Cambria"/>
        </w:rPr>
      </w:pPr>
      <w:r w:rsidRPr="00DB3320">
        <w:rPr>
          <w:rFonts w:ascii="Cambria" w:hAnsi="Cambria"/>
        </w:rPr>
        <w:t xml:space="preserve">Martin, K. D., Borah, A., &amp; Palmatier, R. W. (2017). Data Privacy: Effects on Customer and Firm Performance. </w:t>
      </w:r>
      <w:r w:rsidRPr="00DB3320">
        <w:rPr>
          <w:rFonts w:ascii="Cambria" w:hAnsi="Cambria"/>
          <w:i/>
          <w:iCs/>
        </w:rPr>
        <w:t>Journal of Marketing</w:t>
      </w:r>
      <w:r w:rsidRPr="00DB3320">
        <w:rPr>
          <w:rFonts w:ascii="Cambria" w:hAnsi="Cambria"/>
        </w:rPr>
        <w:t xml:space="preserve">, </w:t>
      </w:r>
      <w:r w:rsidRPr="00DB3320">
        <w:rPr>
          <w:rFonts w:ascii="Cambria" w:hAnsi="Cambria"/>
          <w:i/>
          <w:iCs/>
        </w:rPr>
        <w:t>81</w:t>
      </w:r>
      <w:r w:rsidRPr="00DB3320">
        <w:rPr>
          <w:rFonts w:ascii="Cambria" w:hAnsi="Cambria"/>
        </w:rPr>
        <w:t>(1), 36–58. https://doi.org/10.1509/jm.15.0497</w:t>
      </w:r>
    </w:p>
    <w:p w14:paraId="647C8901" w14:textId="77777777" w:rsidR="00DB3320" w:rsidRPr="00DB3320" w:rsidRDefault="00DB3320" w:rsidP="00DB3320">
      <w:pPr>
        <w:pStyle w:val="Bibliography"/>
        <w:rPr>
          <w:rFonts w:ascii="Cambria" w:hAnsi="Cambria"/>
        </w:rPr>
      </w:pPr>
      <w:r w:rsidRPr="00DB3320">
        <w:rPr>
          <w:rFonts w:ascii="Cambria" w:hAnsi="Cambria"/>
        </w:rPr>
        <w:t xml:space="preserve">Nin, J., &amp; Torra, V. (2009). Towards the evaluation of time series protection methods. </w:t>
      </w:r>
      <w:r w:rsidRPr="00DB3320">
        <w:rPr>
          <w:rFonts w:ascii="Cambria" w:hAnsi="Cambria"/>
          <w:i/>
          <w:iCs/>
        </w:rPr>
        <w:t>Information Sciences</w:t>
      </w:r>
      <w:r w:rsidRPr="00DB3320">
        <w:rPr>
          <w:rFonts w:ascii="Cambria" w:hAnsi="Cambria"/>
        </w:rPr>
        <w:t xml:space="preserve">, </w:t>
      </w:r>
      <w:r w:rsidRPr="00DB3320">
        <w:rPr>
          <w:rFonts w:ascii="Cambria" w:hAnsi="Cambria"/>
          <w:i/>
          <w:iCs/>
        </w:rPr>
        <w:t>179</w:t>
      </w:r>
      <w:r w:rsidRPr="00DB3320">
        <w:rPr>
          <w:rFonts w:ascii="Cambria" w:hAnsi="Cambria"/>
        </w:rPr>
        <w:t>(11), 1663–1677. https://doi.org/10.1016/j.ins.2009.01.024</w:t>
      </w:r>
    </w:p>
    <w:p w14:paraId="18A0C701" w14:textId="77777777" w:rsidR="00DB3320" w:rsidRPr="00DB3320" w:rsidRDefault="00DB3320" w:rsidP="00DB3320">
      <w:pPr>
        <w:pStyle w:val="Bibliography"/>
        <w:rPr>
          <w:rFonts w:ascii="Cambria" w:hAnsi="Cambria"/>
        </w:rPr>
      </w:pPr>
      <w:r w:rsidRPr="00DB3320">
        <w:rPr>
          <w:rFonts w:ascii="Cambria" w:hAnsi="Cambria"/>
        </w:rPr>
        <w:t xml:space="preserve">Petropoulos, F., Apiletti, D., Assimakopoulos, V., Babai, M. Z., Barrow, D. K., Taieb, S. B., Bergmeir, C., Bessa, R. J., Bijak, J., Boylan, J. E., Browell, J., Carnevale, C., Castle, J. L., Cirillo, P., Clements, M. P., Cordeiro, C., Oliveira, F. L. C., Baets, S. D., Dokumentov, A., … Ziel, F. (2022). </w:t>
      </w:r>
      <w:r w:rsidRPr="00DB3320">
        <w:rPr>
          <w:rFonts w:ascii="Cambria" w:hAnsi="Cambria"/>
          <w:i/>
          <w:iCs/>
        </w:rPr>
        <w:t>Forecasting: Theory and practice</w:t>
      </w:r>
      <w:r w:rsidRPr="00DB3320">
        <w:rPr>
          <w:rFonts w:ascii="Cambria" w:hAnsi="Cambria"/>
        </w:rPr>
        <w:t>. 167.</w:t>
      </w:r>
    </w:p>
    <w:p w14:paraId="6AFF2A75" w14:textId="77777777" w:rsidR="00DB3320" w:rsidRPr="00DB3320" w:rsidRDefault="00DB3320" w:rsidP="00DB3320">
      <w:pPr>
        <w:pStyle w:val="Bibliography"/>
        <w:rPr>
          <w:rFonts w:ascii="Cambria" w:hAnsi="Cambria"/>
        </w:rPr>
      </w:pPr>
      <w:r w:rsidRPr="00DB3320">
        <w:rPr>
          <w:rFonts w:ascii="Cambria" w:hAnsi="Cambria"/>
        </w:rPr>
        <w:t xml:space="preserve">Petropoulos, F., &amp; Siemsen, E. (2022). Forecast Selection and Representativeness. </w:t>
      </w:r>
      <w:r w:rsidRPr="00DB3320">
        <w:rPr>
          <w:rFonts w:ascii="Cambria" w:hAnsi="Cambria"/>
          <w:i/>
          <w:iCs/>
        </w:rPr>
        <w:t>Management Science</w:t>
      </w:r>
      <w:r w:rsidRPr="00DB3320">
        <w:rPr>
          <w:rFonts w:ascii="Cambria" w:hAnsi="Cambria"/>
        </w:rPr>
        <w:t>, mnsc.2022.4485. https://doi.org/10.1287/mnsc.2022.4485</w:t>
      </w:r>
    </w:p>
    <w:p w14:paraId="124A41D1" w14:textId="4917F4EA" w:rsidR="00E80738" w:rsidRDefault="00DB3320" w:rsidP="00251DAA">
      <w:pPr>
        <w:pStyle w:val="Bibliography"/>
        <w:rPr>
          <w:rFonts w:ascii="Cambria" w:hAnsi="Cambria"/>
        </w:rPr>
      </w:pPr>
      <w:r w:rsidRPr="00DB3320">
        <w:rPr>
          <w:rFonts w:ascii="Cambria" w:hAnsi="Cambria"/>
        </w:rPr>
        <w:t xml:space="preserve">Qi, L., Li, X., Wang, Q., &amp; Jia, S. (2022). fETSmcs: Feature-based ETS model component selection. </w:t>
      </w:r>
      <w:r w:rsidRPr="00DB3320">
        <w:rPr>
          <w:rFonts w:ascii="Cambria" w:hAnsi="Cambria"/>
          <w:i/>
          <w:iCs/>
        </w:rPr>
        <w:t>International Journal of Forecasting</w:t>
      </w:r>
      <w:r w:rsidRPr="00DB3320">
        <w:rPr>
          <w:rFonts w:ascii="Cambria" w:hAnsi="Cambria"/>
        </w:rPr>
        <w:t>, S0169207022000954. https://doi.org/10.1016/j.ijforecast.2022.06.004</w:t>
      </w:r>
    </w:p>
    <w:p w14:paraId="7DA07000" w14:textId="77777777" w:rsidR="00E35BC7" w:rsidRDefault="00E35BC7" w:rsidP="00E35BC7">
      <w:pPr>
        <w:pStyle w:val="Bibliography"/>
        <w:ind w:left="0" w:firstLine="0"/>
        <w:rPr>
          <w:rFonts w:ascii="Cambria" w:hAnsi="Cambria"/>
        </w:rPr>
      </w:pPr>
      <w:r w:rsidRPr="00E35BC7">
        <w:rPr>
          <w:rFonts w:ascii="Cambria" w:hAnsi="Cambria"/>
        </w:rPr>
        <w:t>Rose, O. (1996). </w:t>
      </w:r>
      <w:r w:rsidRPr="00E35BC7">
        <w:rPr>
          <w:rFonts w:ascii="Cambria" w:hAnsi="Cambria"/>
          <w:i/>
          <w:iCs/>
        </w:rPr>
        <w:t>Estimation of the Hurst parameter of long-range dependent time series</w:t>
      </w:r>
      <w:r w:rsidRPr="00E35BC7">
        <w:rPr>
          <w:rFonts w:ascii="Cambria" w:hAnsi="Cambria"/>
        </w:rPr>
        <w:t> (Vol. 137).</w:t>
      </w:r>
    </w:p>
    <w:p w14:paraId="0A4B1F51" w14:textId="0EF5AB2F" w:rsidR="00E35BC7" w:rsidRPr="00E35BC7" w:rsidRDefault="00E35BC7" w:rsidP="00E35BC7">
      <w:pPr>
        <w:pStyle w:val="Bibliography"/>
        <w:ind w:left="0" w:firstLine="720"/>
        <w:rPr>
          <w:rFonts w:ascii="Cambria" w:hAnsi="Cambria"/>
        </w:rPr>
      </w:pPr>
      <w:r w:rsidRPr="00E35BC7">
        <w:rPr>
          <w:rFonts w:ascii="Cambria" w:hAnsi="Cambria"/>
        </w:rPr>
        <w:t>Report.</w:t>
      </w:r>
    </w:p>
    <w:p w14:paraId="46A0ADAC" w14:textId="4EBA6B6A" w:rsidR="00E80738" w:rsidRPr="006355E4" w:rsidRDefault="00E80738" w:rsidP="006355E4">
      <w:pPr>
        <w:pStyle w:val="Bibliography"/>
        <w:rPr>
          <w:rFonts w:ascii="Cambria" w:hAnsi="Cambria"/>
        </w:rPr>
      </w:pPr>
      <w:r w:rsidRPr="00251DAA">
        <w:rPr>
          <w:rFonts w:ascii="Cambria" w:hAnsi="Cambria"/>
        </w:rPr>
        <w:t>Schneider, M. J., Jagpal, S., Gupta, S., Li, S., &amp; Yu, Y. (2018). A flexible method for protecting marketing data: An application to point-of-sale data. Marketing Science, 37(1), 153-171.</w:t>
      </w:r>
    </w:p>
    <w:p w14:paraId="34653A8F" w14:textId="77777777" w:rsidR="00DB3320" w:rsidRPr="00DB3320" w:rsidRDefault="00DB3320" w:rsidP="00DB3320">
      <w:pPr>
        <w:pStyle w:val="Bibliography"/>
        <w:rPr>
          <w:rFonts w:ascii="Cambria" w:hAnsi="Cambria"/>
        </w:rPr>
      </w:pPr>
      <w:r w:rsidRPr="00DB3320">
        <w:rPr>
          <w:rFonts w:ascii="Cambria" w:hAnsi="Cambria"/>
        </w:rPr>
        <w:t xml:space="preserve">Smyl, S. (2020). A hybrid method of exponential smoothing and recurrent neural networks for time series forecasting.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36</w:t>
      </w:r>
      <w:r w:rsidRPr="00DB3320">
        <w:rPr>
          <w:rFonts w:ascii="Cambria" w:hAnsi="Cambria"/>
        </w:rPr>
        <w:t>(1), 75–85. https://doi.org/10.1016/j.ijforecast.2019.03.017</w:t>
      </w:r>
    </w:p>
    <w:p w14:paraId="2A844AE1" w14:textId="77777777" w:rsidR="00DB3320" w:rsidRPr="00DB3320" w:rsidRDefault="00DB3320" w:rsidP="00DB3320">
      <w:pPr>
        <w:pStyle w:val="Bibliography"/>
        <w:rPr>
          <w:rFonts w:ascii="Cambria" w:hAnsi="Cambria"/>
        </w:rPr>
      </w:pPr>
      <w:r w:rsidRPr="00DB3320">
        <w:rPr>
          <w:rFonts w:ascii="Cambria" w:hAnsi="Cambria"/>
        </w:rPr>
        <w:lastRenderedPageBreak/>
        <w:t xml:space="preserve">Sobolev, D. (2017). The effect of price volatility on judgmental forecasts: The correlated response model.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33</w:t>
      </w:r>
      <w:r w:rsidRPr="00DB3320">
        <w:rPr>
          <w:rFonts w:ascii="Cambria" w:hAnsi="Cambria"/>
        </w:rPr>
        <w:t>(3), 605–617. https://doi.org/10.1016/j.ijforecast.2017.01.009</w:t>
      </w:r>
    </w:p>
    <w:p w14:paraId="303965CB" w14:textId="77777777" w:rsidR="00DB3320" w:rsidRPr="00DB3320" w:rsidRDefault="00DB3320" w:rsidP="00DB3320">
      <w:pPr>
        <w:pStyle w:val="Bibliography"/>
        <w:rPr>
          <w:rFonts w:ascii="Cambria" w:hAnsi="Cambria"/>
        </w:rPr>
      </w:pPr>
      <w:r w:rsidRPr="00DB3320">
        <w:rPr>
          <w:rFonts w:ascii="Cambria" w:hAnsi="Cambria"/>
        </w:rPr>
        <w:t xml:space="preserve">Sommer, B., Pinson, P., Messner, J. W., &amp; Obst, D. (2021). Online distributed learning in wind power forecasting.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37</w:t>
      </w:r>
      <w:r w:rsidRPr="00DB3320">
        <w:rPr>
          <w:rFonts w:ascii="Cambria" w:hAnsi="Cambria"/>
        </w:rPr>
        <w:t>(1), 205–223. https://doi.org/10.1016/j.ijforecast.2020.04.004</w:t>
      </w:r>
    </w:p>
    <w:p w14:paraId="2502DE3C" w14:textId="77777777" w:rsidR="00DB3320" w:rsidRPr="00DB3320" w:rsidRDefault="00DB3320" w:rsidP="00DB3320">
      <w:pPr>
        <w:pStyle w:val="Bibliography"/>
        <w:rPr>
          <w:rFonts w:ascii="Cambria" w:hAnsi="Cambria"/>
        </w:rPr>
      </w:pPr>
      <w:r w:rsidRPr="00DB3320">
        <w:rPr>
          <w:rFonts w:ascii="Cambria" w:hAnsi="Cambria"/>
        </w:rPr>
        <w:t xml:space="preserve">Spiliotis, E., Kouloumos, A., Assimakopoulos, V., &amp; Makridakis, S. (2020). Are forecasting competitions data representative of the reality?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36</w:t>
      </w:r>
      <w:r w:rsidRPr="00DB3320">
        <w:rPr>
          <w:rFonts w:ascii="Cambria" w:hAnsi="Cambria"/>
        </w:rPr>
        <w:t>(1), 37–53. https://doi.org/10.1016/j.ijforecast.2018.12.007</w:t>
      </w:r>
    </w:p>
    <w:p w14:paraId="7A147431" w14:textId="77777777" w:rsidR="00DB3320" w:rsidRPr="00DB3320" w:rsidRDefault="00DB3320" w:rsidP="00DB3320">
      <w:pPr>
        <w:pStyle w:val="Bibliography"/>
        <w:rPr>
          <w:rFonts w:ascii="Cambria" w:hAnsi="Cambria"/>
        </w:rPr>
      </w:pPr>
      <w:r w:rsidRPr="00DB3320">
        <w:rPr>
          <w:rFonts w:ascii="Cambria" w:hAnsi="Cambria"/>
        </w:rPr>
        <w:t xml:space="preserve">Sweeney, L. (2002). k-ANONYMITY: A MODEL FOR PROTECTING PRIVACY. </w:t>
      </w:r>
      <w:r w:rsidRPr="00DB3320">
        <w:rPr>
          <w:rFonts w:ascii="Cambria" w:hAnsi="Cambria"/>
          <w:i/>
          <w:iCs/>
        </w:rPr>
        <w:t>International Journal of Uncertainty, Fuzziness and Knowledge-Based Systems</w:t>
      </w:r>
      <w:r w:rsidRPr="00DB3320">
        <w:rPr>
          <w:rFonts w:ascii="Cambria" w:hAnsi="Cambria"/>
        </w:rPr>
        <w:t xml:space="preserve">, </w:t>
      </w:r>
      <w:r w:rsidRPr="00DB3320">
        <w:rPr>
          <w:rFonts w:ascii="Cambria" w:hAnsi="Cambria"/>
          <w:i/>
          <w:iCs/>
        </w:rPr>
        <w:t>10</w:t>
      </w:r>
      <w:r w:rsidRPr="00DB3320">
        <w:rPr>
          <w:rFonts w:ascii="Cambria" w:hAnsi="Cambria"/>
        </w:rPr>
        <w:t>(05), 557–570. https://doi.org/10.1142/S0218488502001648</w:t>
      </w:r>
    </w:p>
    <w:p w14:paraId="7DBA782E" w14:textId="77777777" w:rsidR="00DB3320" w:rsidRPr="00DB3320" w:rsidRDefault="00DB3320" w:rsidP="00DB3320">
      <w:pPr>
        <w:pStyle w:val="Bibliography"/>
        <w:rPr>
          <w:rFonts w:ascii="Cambria" w:hAnsi="Cambria"/>
        </w:rPr>
      </w:pPr>
      <w:r w:rsidRPr="00DB3320">
        <w:rPr>
          <w:rFonts w:ascii="Cambria" w:hAnsi="Cambria"/>
        </w:rPr>
        <w:t xml:space="preserve">Talagala, T. S., Li, F., &amp; Kang, Y. (2022). FFORMPP: Feature-based forecast model performance prediction.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38</w:t>
      </w:r>
      <w:r w:rsidRPr="00DB3320">
        <w:rPr>
          <w:rFonts w:ascii="Cambria" w:hAnsi="Cambria"/>
        </w:rPr>
        <w:t>(3), 920–943. https://doi.org/10.1016/j.ijforecast.2021.07.002</w:t>
      </w:r>
    </w:p>
    <w:p w14:paraId="75A16AA1" w14:textId="77777777" w:rsidR="00DB3320" w:rsidRPr="00DB3320" w:rsidRDefault="00DB3320" w:rsidP="00DB3320">
      <w:pPr>
        <w:pStyle w:val="Bibliography"/>
        <w:rPr>
          <w:rFonts w:ascii="Cambria" w:hAnsi="Cambria"/>
        </w:rPr>
      </w:pPr>
      <w:r w:rsidRPr="00DB3320">
        <w:rPr>
          <w:rFonts w:ascii="Cambria" w:hAnsi="Cambria"/>
        </w:rPr>
        <w:t xml:space="preserve">Véliz, C., &amp; Grunewald, P. (2018). Protecting data privacy is key to a smart energy future. </w:t>
      </w:r>
      <w:r w:rsidRPr="00DB3320">
        <w:rPr>
          <w:rFonts w:ascii="Cambria" w:hAnsi="Cambria"/>
          <w:i/>
          <w:iCs/>
        </w:rPr>
        <w:t>Nature Energy</w:t>
      </w:r>
      <w:r w:rsidRPr="00DB3320">
        <w:rPr>
          <w:rFonts w:ascii="Cambria" w:hAnsi="Cambria"/>
        </w:rPr>
        <w:t xml:space="preserve">, </w:t>
      </w:r>
      <w:r w:rsidRPr="00DB3320">
        <w:rPr>
          <w:rFonts w:ascii="Cambria" w:hAnsi="Cambria"/>
          <w:i/>
          <w:iCs/>
        </w:rPr>
        <w:t>3</w:t>
      </w:r>
      <w:r w:rsidRPr="00DB3320">
        <w:rPr>
          <w:rFonts w:ascii="Cambria" w:hAnsi="Cambria"/>
        </w:rPr>
        <w:t>(9), 702–704. https://doi.org/10.1038/s41560-018-0203-3</w:t>
      </w:r>
    </w:p>
    <w:p w14:paraId="4C848E4F" w14:textId="381E6E69" w:rsidR="00DB3320" w:rsidRDefault="00DB3320" w:rsidP="00DB3320">
      <w:pPr>
        <w:pStyle w:val="Bibliography"/>
        <w:rPr>
          <w:rFonts w:ascii="Cambria" w:hAnsi="Cambria"/>
        </w:rPr>
      </w:pPr>
      <w:r w:rsidRPr="00DB3320">
        <w:rPr>
          <w:rFonts w:ascii="Cambria" w:hAnsi="Cambria"/>
        </w:rPr>
        <w:t xml:space="preserve">Wang, X., Smith, K., &amp; Hyndman, R. (2006). Characteristic-Based Clustering for Time Series Data. </w:t>
      </w:r>
      <w:r w:rsidRPr="00DB3320">
        <w:rPr>
          <w:rFonts w:ascii="Cambria" w:hAnsi="Cambria"/>
          <w:i/>
          <w:iCs/>
        </w:rPr>
        <w:t>Data Mining and Knowledge Discovery</w:t>
      </w:r>
      <w:r w:rsidRPr="00DB3320">
        <w:rPr>
          <w:rFonts w:ascii="Cambria" w:hAnsi="Cambria"/>
        </w:rPr>
        <w:t xml:space="preserve">, </w:t>
      </w:r>
      <w:r w:rsidRPr="00DB3320">
        <w:rPr>
          <w:rFonts w:ascii="Cambria" w:hAnsi="Cambria"/>
          <w:i/>
          <w:iCs/>
        </w:rPr>
        <w:t>13</w:t>
      </w:r>
      <w:r w:rsidRPr="00DB3320">
        <w:rPr>
          <w:rFonts w:ascii="Cambria" w:hAnsi="Cambria"/>
        </w:rPr>
        <w:t>(3), 335–364. https://doi.org/10.1007/s10618-005-0039-x</w:t>
      </w:r>
    </w:p>
    <w:p w14:paraId="30A8FA4D" w14:textId="77777777" w:rsidR="000627DC" w:rsidRPr="000627DC" w:rsidRDefault="000627DC" w:rsidP="000627DC"/>
    <w:p w14:paraId="7210664C" w14:textId="276046B7" w:rsidR="00E53ED2" w:rsidRPr="000627DC" w:rsidRDefault="008E7F75" w:rsidP="000627DC">
      <w:pPr>
        <w:pStyle w:val="Bibliography"/>
        <w:rPr>
          <w:rFonts w:ascii="Cambria" w:hAnsi="Cambria"/>
        </w:rPr>
      </w:pPr>
      <w:r w:rsidRPr="00FD7873">
        <w:rPr>
          <w:rFonts w:ascii="Cambria" w:hAnsi="Cambria"/>
        </w:rPr>
        <w:t>Willinger, W., Paxson, V., &amp; Taqqu, M. S. (1998). Self-similarity and heavy tails: Structural modeling of network Tra</w:t>
      </w:r>
      <w:r w:rsidR="00FD7873">
        <w:rPr>
          <w:rFonts w:ascii="Cambria" w:hAnsi="Cambria"/>
        </w:rPr>
        <w:t>ffi</w:t>
      </w:r>
      <w:r w:rsidRPr="00FD7873">
        <w:rPr>
          <w:rFonts w:ascii="Cambria" w:hAnsi="Cambria"/>
        </w:rPr>
        <w:t xml:space="preserve">c. R. Adler, R. Feldman, and MS Taqqu, editors, </w:t>
      </w:r>
      <w:r w:rsidRPr="009103B7">
        <w:rPr>
          <w:rFonts w:ascii="Cambria" w:hAnsi="Cambria"/>
          <w:i/>
          <w:iCs/>
        </w:rPr>
        <w:t>A Practical Guide to Heavy Tails: Statistical Techniques for Analyzing Heavy Tailed Distributions</w:t>
      </w:r>
      <w:r w:rsidRPr="000627DC">
        <w:rPr>
          <w:rFonts w:ascii="Cambria" w:hAnsi="Cambria"/>
        </w:rPr>
        <w:t>,</w:t>
      </w:r>
      <w:r w:rsidRPr="00FD7873">
        <w:rPr>
          <w:rFonts w:ascii="Cambria" w:hAnsi="Cambria"/>
        </w:rPr>
        <w:t xml:space="preserve"> Birkhauser Verlag, Boston.</w:t>
      </w:r>
      <w:r w:rsidR="0063515F" w:rsidRPr="000627DC">
        <w:rPr>
          <w:rFonts w:ascii="Cambria" w:hAnsi="Cambria"/>
        </w:rPr>
        <w:fldChar w:fldCharType="end"/>
      </w:r>
    </w:p>
    <w:p w14:paraId="5694828C" w14:textId="1A612A93" w:rsidR="00E53ED2" w:rsidRDefault="00E53ED2" w:rsidP="00E53ED2">
      <w:pPr>
        <w:pStyle w:val="ListParagraph"/>
        <w:tabs>
          <w:tab w:val="left" w:pos="1027"/>
        </w:tabs>
        <w:ind w:left="360"/>
      </w:pPr>
    </w:p>
    <w:p w14:paraId="06BF37D8" w14:textId="3B5B8AF0" w:rsidR="00E53ED2" w:rsidRDefault="00E53ED2" w:rsidP="005379F8">
      <w:pPr>
        <w:tabs>
          <w:tab w:val="left" w:pos="1027"/>
        </w:tabs>
      </w:pPr>
    </w:p>
    <w:p w14:paraId="41EDEF5B" w14:textId="60044B8D" w:rsidR="005379F8" w:rsidRDefault="005379F8" w:rsidP="005379F8">
      <w:pPr>
        <w:tabs>
          <w:tab w:val="left" w:pos="1027"/>
        </w:tabs>
      </w:pPr>
    </w:p>
    <w:p w14:paraId="1FD343BB" w14:textId="06DA18CE" w:rsidR="005379F8" w:rsidRDefault="005379F8" w:rsidP="005379F8">
      <w:pPr>
        <w:tabs>
          <w:tab w:val="left" w:pos="1027"/>
        </w:tabs>
      </w:pPr>
    </w:p>
    <w:p w14:paraId="77F64F54" w14:textId="3F4E4812" w:rsidR="005379F8" w:rsidRDefault="005379F8" w:rsidP="005379F8">
      <w:pPr>
        <w:tabs>
          <w:tab w:val="left" w:pos="1027"/>
        </w:tabs>
      </w:pPr>
    </w:p>
    <w:p w14:paraId="392FAC70" w14:textId="74F70C9E" w:rsidR="005379F8" w:rsidRDefault="005379F8" w:rsidP="005379F8">
      <w:pPr>
        <w:tabs>
          <w:tab w:val="left" w:pos="1027"/>
        </w:tabs>
      </w:pPr>
    </w:p>
    <w:p w14:paraId="44ABF1A0" w14:textId="13615414" w:rsidR="005379F8" w:rsidRDefault="005379F8" w:rsidP="005379F8">
      <w:pPr>
        <w:tabs>
          <w:tab w:val="left" w:pos="1027"/>
        </w:tabs>
      </w:pPr>
    </w:p>
    <w:p w14:paraId="17E34BA6" w14:textId="05D9E49E" w:rsidR="005379F8" w:rsidRDefault="005379F8" w:rsidP="005379F8">
      <w:pPr>
        <w:tabs>
          <w:tab w:val="left" w:pos="1027"/>
        </w:tabs>
      </w:pPr>
    </w:p>
    <w:p w14:paraId="1324358D" w14:textId="6F2725E1" w:rsidR="005379F8" w:rsidRDefault="005379F8" w:rsidP="005379F8">
      <w:pPr>
        <w:tabs>
          <w:tab w:val="left" w:pos="1027"/>
        </w:tabs>
      </w:pPr>
    </w:p>
    <w:p w14:paraId="4BE529C4" w14:textId="318015F3" w:rsidR="005379F8" w:rsidRDefault="005379F8" w:rsidP="005379F8">
      <w:pPr>
        <w:tabs>
          <w:tab w:val="left" w:pos="1027"/>
        </w:tabs>
      </w:pPr>
    </w:p>
    <w:p w14:paraId="19D6EBA3" w14:textId="651A9651" w:rsidR="005379F8" w:rsidRDefault="005379F8" w:rsidP="005379F8">
      <w:pPr>
        <w:tabs>
          <w:tab w:val="left" w:pos="1027"/>
        </w:tabs>
      </w:pPr>
    </w:p>
    <w:p w14:paraId="480593EB" w14:textId="190866D4" w:rsidR="005379F8" w:rsidRDefault="005379F8" w:rsidP="005379F8">
      <w:pPr>
        <w:tabs>
          <w:tab w:val="left" w:pos="1027"/>
        </w:tabs>
      </w:pPr>
    </w:p>
    <w:p w14:paraId="725D9F4A" w14:textId="0CB4D6A4" w:rsidR="005379F8" w:rsidRDefault="005379F8" w:rsidP="005379F8">
      <w:pPr>
        <w:tabs>
          <w:tab w:val="left" w:pos="1027"/>
        </w:tabs>
      </w:pPr>
    </w:p>
    <w:p w14:paraId="109B15B1" w14:textId="289BDF0D" w:rsidR="005379F8" w:rsidRDefault="005379F8" w:rsidP="005379F8">
      <w:pPr>
        <w:tabs>
          <w:tab w:val="left" w:pos="1027"/>
        </w:tabs>
      </w:pPr>
    </w:p>
    <w:p w14:paraId="7EC8AE97" w14:textId="73DED1E3" w:rsidR="005379F8" w:rsidRDefault="005379F8" w:rsidP="005379F8">
      <w:pPr>
        <w:tabs>
          <w:tab w:val="left" w:pos="1027"/>
        </w:tabs>
      </w:pPr>
    </w:p>
    <w:p w14:paraId="4626D532" w14:textId="5ACDB003" w:rsidR="005379F8" w:rsidRDefault="005379F8" w:rsidP="005379F8">
      <w:pPr>
        <w:tabs>
          <w:tab w:val="left" w:pos="1027"/>
        </w:tabs>
      </w:pPr>
    </w:p>
    <w:p w14:paraId="1FE63C8E" w14:textId="5EADE8C7" w:rsidR="005379F8" w:rsidRDefault="005379F8" w:rsidP="005379F8">
      <w:pPr>
        <w:tabs>
          <w:tab w:val="left" w:pos="1027"/>
        </w:tabs>
      </w:pPr>
    </w:p>
    <w:p w14:paraId="50C80849" w14:textId="24F2CB3D" w:rsidR="005379F8" w:rsidRDefault="005379F8" w:rsidP="005379F8">
      <w:pPr>
        <w:tabs>
          <w:tab w:val="left" w:pos="1027"/>
        </w:tabs>
      </w:pPr>
    </w:p>
    <w:p w14:paraId="116B9A29" w14:textId="6805D6CE" w:rsidR="005379F8" w:rsidRDefault="005379F8" w:rsidP="005379F8">
      <w:pPr>
        <w:tabs>
          <w:tab w:val="left" w:pos="1027"/>
        </w:tabs>
      </w:pPr>
    </w:p>
    <w:p w14:paraId="430E9AB7" w14:textId="22523E51" w:rsidR="005379F8" w:rsidRDefault="005379F8" w:rsidP="005379F8">
      <w:pPr>
        <w:tabs>
          <w:tab w:val="left" w:pos="1027"/>
        </w:tabs>
      </w:pPr>
    </w:p>
    <w:p w14:paraId="482D691D" w14:textId="11266683" w:rsidR="005379F8" w:rsidRDefault="005379F8" w:rsidP="005379F8">
      <w:pPr>
        <w:tabs>
          <w:tab w:val="left" w:pos="1027"/>
        </w:tabs>
      </w:pPr>
    </w:p>
    <w:p w14:paraId="0937756D" w14:textId="2FA0952A" w:rsidR="005379F8" w:rsidRDefault="005379F8" w:rsidP="005379F8">
      <w:pPr>
        <w:tabs>
          <w:tab w:val="left" w:pos="1027"/>
        </w:tabs>
      </w:pPr>
    </w:p>
    <w:p w14:paraId="3E87396F" w14:textId="64B3349C" w:rsidR="005379F8" w:rsidRDefault="005379F8" w:rsidP="005379F8">
      <w:pPr>
        <w:tabs>
          <w:tab w:val="left" w:pos="1027"/>
        </w:tabs>
      </w:pPr>
    </w:p>
    <w:p w14:paraId="49F623FB" w14:textId="02CF2FD3" w:rsidR="005379F8" w:rsidRDefault="005379F8" w:rsidP="005379F8">
      <w:pPr>
        <w:tabs>
          <w:tab w:val="left" w:pos="1027"/>
        </w:tabs>
      </w:pPr>
    </w:p>
    <w:p w14:paraId="616A6ABF" w14:textId="4A8E0AF6" w:rsidR="005379F8" w:rsidRDefault="005379F8" w:rsidP="005379F8">
      <w:pPr>
        <w:tabs>
          <w:tab w:val="left" w:pos="1027"/>
        </w:tabs>
      </w:pPr>
    </w:p>
    <w:p w14:paraId="46476D96" w14:textId="3D43F4C0" w:rsidR="005379F8" w:rsidRDefault="005379F8" w:rsidP="005379F8">
      <w:pPr>
        <w:tabs>
          <w:tab w:val="left" w:pos="1027"/>
        </w:tabs>
      </w:pPr>
    </w:p>
    <w:p w14:paraId="73113ABF" w14:textId="770798C9" w:rsidR="005379F8" w:rsidRDefault="005379F8" w:rsidP="005379F8">
      <w:pPr>
        <w:tabs>
          <w:tab w:val="left" w:pos="1027"/>
        </w:tabs>
      </w:pPr>
    </w:p>
    <w:p w14:paraId="797D4A55" w14:textId="56998DB2" w:rsidR="005379F8" w:rsidRDefault="005379F8" w:rsidP="005379F8">
      <w:pPr>
        <w:tabs>
          <w:tab w:val="left" w:pos="1027"/>
        </w:tabs>
      </w:pPr>
    </w:p>
    <w:p w14:paraId="5BDDD861" w14:textId="68C2DE99" w:rsidR="005379F8" w:rsidRDefault="005379F8" w:rsidP="005379F8">
      <w:pPr>
        <w:tabs>
          <w:tab w:val="left" w:pos="1027"/>
        </w:tabs>
      </w:pPr>
    </w:p>
    <w:p w14:paraId="16E279DD" w14:textId="0969C471" w:rsidR="005379F8" w:rsidRDefault="005379F8" w:rsidP="005379F8">
      <w:pPr>
        <w:tabs>
          <w:tab w:val="left" w:pos="1027"/>
        </w:tabs>
      </w:pPr>
    </w:p>
    <w:p w14:paraId="39A1DC86" w14:textId="1195C05F" w:rsidR="005379F8" w:rsidRDefault="005379F8" w:rsidP="005379F8">
      <w:pPr>
        <w:tabs>
          <w:tab w:val="left" w:pos="1027"/>
        </w:tabs>
      </w:pPr>
    </w:p>
    <w:p w14:paraId="3901BF20" w14:textId="77777777" w:rsidR="005379F8" w:rsidRDefault="005379F8" w:rsidP="005379F8">
      <w:pPr>
        <w:tabs>
          <w:tab w:val="left" w:pos="1027"/>
        </w:tabs>
      </w:pPr>
    </w:p>
    <w:p w14:paraId="2BCDB1D9" w14:textId="5CFF674B" w:rsidR="00E53ED2" w:rsidRDefault="00E53ED2" w:rsidP="00E53ED2">
      <w:pPr>
        <w:pStyle w:val="ListParagraph"/>
        <w:tabs>
          <w:tab w:val="left" w:pos="1027"/>
        </w:tabs>
        <w:ind w:left="360"/>
        <w:rPr>
          <w:rFonts w:ascii="Cambria" w:eastAsiaTheme="minorEastAsia" w:hAnsi="Cambria"/>
          <w:b/>
          <w:bCs/>
        </w:rPr>
      </w:pPr>
    </w:p>
    <w:p w14:paraId="4D2A93A8" w14:textId="288400F9" w:rsidR="00F11EF9" w:rsidRDefault="00F11EF9" w:rsidP="00E53ED2">
      <w:pPr>
        <w:pStyle w:val="ListParagraph"/>
        <w:tabs>
          <w:tab w:val="left" w:pos="1027"/>
        </w:tabs>
        <w:ind w:left="360"/>
        <w:rPr>
          <w:rFonts w:ascii="Cambria" w:eastAsiaTheme="minorEastAsia" w:hAnsi="Cambria"/>
          <w:b/>
          <w:bCs/>
        </w:rPr>
      </w:pPr>
    </w:p>
    <w:p w14:paraId="6B26105E" w14:textId="55E62055" w:rsidR="00F11EF9" w:rsidRDefault="00F11EF9" w:rsidP="00E53ED2">
      <w:pPr>
        <w:pStyle w:val="ListParagraph"/>
        <w:tabs>
          <w:tab w:val="left" w:pos="1027"/>
        </w:tabs>
        <w:ind w:left="360"/>
        <w:rPr>
          <w:rFonts w:ascii="Cambria" w:eastAsiaTheme="minorEastAsia" w:hAnsi="Cambria"/>
          <w:b/>
          <w:bCs/>
        </w:rPr>
      </w:pPr>
    </w:p>
    <w:p w14:paraId="7873362E" w14:textId="76F28768" w:rsidR="00F11EF9" w:rsidRDefault="00F11EF9" w:rsidP="00E53ED2">
      <w:pPr>
        <w:pStyle w:val="ListParagraph"/>
        <w:tabs>
          <w:tab w:val="left" w:pos="1027"/>
        </w:tabs>
        <w:ind w:left="360"/>
        <w:rPr>
          <w:rFonts w:ascii="Cambria" w:eastAsiaTheme="minorEastAsia" w:hAnsi="Cambria"/>
          <w:b/>
          <w:bCs/>
        </w:rPr>
      </w:pPr>
    </w:p>
    <w:p w14:paraId="514194FF" w14:textId="281C827C" w:rsidR="00F11EF9" w:rsidRDefault="00F11EF9" w:rsidP="00E53ED2">
      <w:pPr>
        <w:pStyle w:val="ListParagraph"/>
        <w:tabs>
          <w:tab w:val="left" w:pos="1027"/>
        </w:tabs>
        <w:ind w:left="360"/>
        <w:rPr>
          <w:rFonts w:ascii="Cambria" w:eastAsiaTheme="minorEastAsia" w:hAnsi="Cambria"/>
          <w:b/>
          <w:bCs/>
        </w:rPr>
      </w:pPr>
    </w:p>
    <w:p w14:paraId="68C6A224" w14:textId="04560992" w:rsidR="00F11EF9" w:rsidRDefault="00F11EF9" w:rsidP="00E53ED2">
      <w:pPr>
        <w:pStyle w:val="ListParagraph"/>
        <w:tabs>
          <w:tab w:val="left" w:pos="1027"/>
        </w:tabs>
        <w:ind w:left="360"/>
        <w:rPr>
          <w:rFonts w:ascii="Cambria" w:eastAsiaTheme="minorEastAsia" w:hAnsi="Cambria"/>
          <w:b/>
          <w:bCs/>
        </w:rPr>
      </w:pPr>
    </w:p>
    <w:p w14:paraId="73B9DE28" w14:textId="77777777" w:rsidR="00F11EF9" w:rsidRPr="00E53ED2" w:rsidRDefault="00F11EF9" w:rsidP="00E53ED2">
      <w:pPr>
        <w:pStyle w:val="ListParagraph"/>
        <w:tabs>
          <w:tab w:val="left" w:pos="1027"/>
        </w:tabs>
        <w:ind w:left="360"/>
        <w:rPr>
          <w:rFonts w:ascii="Cambria" w:eastAsiaTheme="minorEastAsia" w:hAnsi="Cambria"/>
          <w:b/>
          <w:bCs/>
        </w:rPr>
      </w:pPr>
    </w:p>
    <w:p w14:paraId="278C8C16" w14:textId="430D58B1" w:rsidR="0063515F" w:rsidRDefault="00153E8C" w:rsidP="00134519">
      <w:pPr>
        <w:pStyle w:val="ListParagraph"/>
        <w:numPr>
          <w:ilvl w:val="0"/>
          <w:numId w:val="1"/>
        </w:numPr>
        <w:tabs>
          <w:tab w:val="left" w:pos="1027"/>
        </w:tabs>
        <w:rPr>
          <w:rFonts w:ascii="Cambria" w:eastAsiaTheme="minorEastAsia" w:hAnsi="Cambria"/>
          <w:b/>
          <w:bCs/>
        </w:rPr>
      </w:pPr>
      <w:r w:rsidRPr="0053699F">
        <w:rPr>
          <w:rFonts w:ascii="Cambria" w:eastAsiaTheme="minorEastAsia" w:hAnsi="Cambria"/>
          <w:b/>
          <w:bCs/>
        </w:rPr>
        <w:t>Appendix</w:t>
      </w:r>
    </w:p>
    <w:p w14:paraId="4292FD0C" w14:textId="481F1E75" w:rsidR="00F4362D" w:rsidRDefault="00F4362D" w:rsidP="0053699F"/>
    <w:p w14:paraId="5719E220" w14:textId="3632EDEC" w:rsidR="00F4362D" w:rsidRDefault="00F4362D" w:rsidP="0053699F">
      <w:pPr>
        <w:rPr>
          <w:rFonts w:ascii="Cambria" w:hAnsi="Cambria"/>
          <w:b/>
          <w:bCs/>
        </w:rPr>
      </w:pPr>
      <w:r>
        <w:rPr>
          <w:rFonts w:ascii="Cambria" w:hAnsi="Cambria"/>
          <w:b/>
          <w:bCs/>
        </w:rPr>
        <w:t>Mathematical Details of Identification and Attribute Disclosure</w:t>
      </w:r>
    </w:p>
    <w:p w14:paraId="5ADE4E66" w14:textId="6696DF22" w:rsidR="00F4362D" w:rsidRDefault="00F4362D" w:rsidP="0053699F">
      <w:pPr>
        <w:rPr>
          <w:rFonts w:ascii="Cambria" w:hAnsi="Cambria"/>
          <w:b/>
          <w:bCs/>
        </w:rPr>
      </w:pPr>
    </w:p>
    <w:p w14:paraId="511B2E57" w14:textId="4F3C4014" w:rsidR="00F4362D" w:rsidRPr="0053699F" w:rsidRDefault="00F4362D" w:rsidP="00F4362D">
      <w:pPr>
        <w:rPr>
          <w:rFonts w:ascii="Cambria" w:eastAsiaTheme="minorEastAsia" w:hAnsi="Cambria"/>
        </w:rPr>
      </w:pPr>
      <w:r>
        <w:rPr>
          <w:rFonts w:ascii="Cambria" w:eastAsiaTheme="minorEastAsia" w:hAnsi="Cambria"/>
        </w:rPr>
        <w:t xml:space="preserve">To perform identification disclosure, we assume a third party possesses some original data </w:t>
      </w:r>
      <w:r w:rsidR="00832A7F">
        <w:rPr>
          <w:rFonts w:ascii="Cambria" w:eastAsiaTheme="minorEastAsia" w:hAnsi="Cambria"/>
        </w:rPr>
        <w:t>on</w:t>
      </w:r>
      <w:r>
        <w:rPr>
          <w:rFonts w:ascii="Cambria" w:eastAsiaTheme="minorEastAsia" w:hAnsi="Cambria"/>
        </w:rPr>
        <w:t xml:space="preserve"> a unit of interest in the protected dataset. For the above example, this would be some sequence of original daily sales quantities for a known retailer. Denote this original data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oMath>
      <w:r>
        <w:rPr>
          <w:rFonts w:ascii="Cambria" w:eastAsiaTheme="minorEastAsia" w:hAnsi="Cambria"/>
        </w:rPr>
        <w:t xml:space="preserve"> which contains a direct identifier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(e.g., the identity of retailer </w:t>
      </w:r>
      <m:oMath>
        <m:r>
          <w:rPr>
            <w:rFonts w:ascii="Cambria Math" w:eastAsiaTheme="minorEastAsia" w:hAnsi="Cambria Math"/>
          </w:rPr>
          <m:t>i</m:t>
        </m:r>
      </m:oMath>
      <w:r>
        <w:rPr>
          <w:rFonts w:ascii="Cambria" w:eastAsiaTheme="minorEastAsia" w:hAnsi="Cambria"/>
        </w:rPr>
        <w:t xml:space="preserve">) and original data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oMath>
      <w:r>
        <w:rPr>
          <w:rFonts w:ascii="Cambria" w:eastAsiaTheme="minorEastAsia" w:hAnsi="Cambria"/>
        </w:rPr>
        <w:t xml:space="preserve"> which contains a sequence of values </w:t>
      </w:r>
      <w:r w:rsidR="00832A7F">
        <w:rPr>
          <w:rFonts w:ascii="Cambria" w:eastAsiaTheme="minorEastAsia" w:hAnsi="Cambria"/>
        </w:rPr>
        <w:t xml:space="preserve">that </w:t>
      </w:r>
      <w:r>
        <w:rPr>
          <w:rFonts w:ascii="Cambria" w:eastAsiaTheme="minorEastAsia" w:hAnsi="Cambria"/>
        </w:rPr>
        <w:t xml:space="preserve">are components of the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p>
    <w:p w14:paraId="1ACDA151" w14:textId="77777777" w:rsidR="00F4362D" w:rsidRDefault="00F4362D" w:rsidP="00F4362D">
      <w:pPr>
        <w:rPr>
          <w:rFonts w:ascii="Cambria" w:eastAsiaTheme="minorEastAsia" w:hAnsi="Cambria"/>
        </w:rPr>
      </w:pPr>
    </w:p>
    <w:p w14:paraId="5DB24E81" w14:textId="3975DA29" w:rsidR="00F4362D" w:rsidRPr="0053699F" w:rsidRDefault="00F4362D" w:rsidP="00F4362D">
      <w:pPr>
        <w:rPr>
          <w:rFonts w:ascii="Cambria" w:eastAsiaTheme="minorEastAsia" w:hAnsi="Cambria"/>
        </w:rPr>
      </w:pPr>
      <w:r>
        <w:rPr>
          <w:rFonts w:ascii="Cambria" w:eastAsiaTheme="minorEastAsia" w:hAnsi="Cambria"/>
        </w:rPr>
        <w:lastRenderedPageBreak/>
        <w:t xml:space="preserve">We let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denote the random variable (from the perspective of the third party) that indicates the corresponding </w:t>
      </w:r>
      <m:oMath>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ascii="Cambria" w:eastAsiaTheme="minorEastAsia" w:hAnsi="Cambria"/>
        </w:rPr>
        <w:t xml:space="preserve"> for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oMath>
      <w:r>
        <w:rPr>
          <w:rFonts w:ascii="Cambria" w:eastAsiaTheme="minorEastAsia" w:hAnsi="Cambria"/>
        </w:rPr>
        <w:t xml:space="preserve"> when the values in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are components of the original version of </w:t>
      </w:r>
      <w:r w:rsidR="00832A7F">
        <w:rPr>
          <w:rFonts w:ascii="Cambria" w:eastAsiaTheme="minorEastAsia" w:hAnsi="Cambria"/>
        </w:rPr>
        <w:t xml:space="preserve">the </w:t>
      </w:r>
      <w:r>
        <w:rPr>
          <w:rFonts w:ascii="Cambria" w:eastAsiaTheme="minorEastAsia" w:hAnsi="Cambria"/>
        </w:rPr>
        <w:t xml:space="preserve">protected series </w:t>
      </w:r>
      <m:oMath>
        <m:r>
          <w:rPr>
            <w:rFonts w:ascii="Cambria Math" w:eastAsiaTheme="minorEastAsia" w:hAnsi="Cambria Math"/>
          </w:rPr>
          <m:t>j</m:t>
        </m:r>
      </m:oMath>
      <w:r>
        <w:rPr>
          <w:rFonts w:ascii="Cambria" w:eastAsiaTheme="minorEastAsia" w:hAnsi="Cambria"/>
        </w:rPr>
        <w:t xml:space="preserve">. Since the true value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 xml:space="preserve"> is unknown, the third party predicts the value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to be the series </w:t>
      </w:r>
      <m:oMath>
        <m:r>
          <w:rPr>
            <w:rFonts w:ascii="Cambria Math" w:eastAsiaTheme="minorEastAsia" w:hAnsi="Cambria Math"/>
          </w:rPr>
          <m:t>j</m:t>
        </m:r>
      </m:oMath>
      <w:r>
        <w:rPr>
          <w:rFonts w:ascii="Cambria" w:eastAsiaTheme="minorEastAsia" w:hAnsi="Cambria"/>
        </w:rPr>
        <w:t xml:space="preserve"> with the highest match probability, conditional on the known values, as </w:t>
      </w:r>
      <w:proofErr w:type="gramStart"/>
      <w:r>
        <w:rPr>
          <w:rFonts w:ascii="Cambria" w:eastAsiaTheme="minorEastAsia" w:hAnsi="Cambria"/>
        </w:rPr>
        <w:t>follows</w:t>
      </w:r>
      <w:proofErr w:type="gramEnd"/>
    </w:p>
    <w:p w14:paraId="1C7A9FE7" w14:textId="77777777" w:rsidR="00F4362D" w:rsidRDefault="00F4362D" w:rsidP="00F4362D">
      <w:pPr>
        <w:rPr>
          <w:rFonts w:ascii="Cambria" w:eastAsiaTheme="minorEastAsia" w:hAnsi="Cambria"/>
        </w:rPr>
      </w:pPr>
    </w:p>
    <w:p w14:paraId="2755301E" w14:textId="77777777" w:rsidR="00F4362D" w:rsidRPr="00B14387" w:rsidRDefault="00000000" w:rsidP="00F4362D">
      <w:pPr>
        <w:jc w:val="center"/>
        <w:rPr>
          <w:rFonts w:ascii="Cambria" w:eastAsiaTheme="minorEastAsia" w:hAnsi="Cambria"/>
        </w:rPr>
      </w:pPr>
      <m:oMath>
        <m:sSub>
          <m:sSubPr>
            <m:ctrlPr>
              <w:rPr>
                <w:rFonts w:ascii="Cambria Math" w:eastAsiaTheme="minorEastAsia" w:hAnsi="Cambria Math"/>
                <w:i/>
              </w:rPr>
            </m:ctrlPr>
          </m:sSubPr>
          <m:e>
            <m:acc>
              <m:accPr>
                <m:ctrlPr>
                  <w:rPr>
                    <w:rFonts w:ascii="Cambria Math" w:eastAsiaTheme="minorEastAsia" w:hAnsi="Cambria Math"/>
                  </w:rPr>
                </m:ctrlPr>
              </m:accPr>
              <m:e>
                <m:r>
                  <w:rPr>
                    <w:rFonts w:ascii="Cambria Math" w:eastAsiaTheme="minorEastAsia" w:hAnsi="Cambria Math"/>
                  </w:rPr>
                  <m:t>M</m:t>
                </m:r>
              </m:e>
            </m:acc>
          </m:e>
          <m:sub>
            <m:r>
              <w:rPr>
                <w:rFonts w:ascii="Cambria Math" w:eastAsiaTheme="minorEastAsia" w:hAnsi="Cambria Math"/>
              </w:rPr>
              <m:t>i</m:t>
            </m:r>
          </m:sub>
        </m:sSub>
        <m:r>
          <w:rPr>
            <w:rFonts w:ascii="Cambria Math" w:eastAsiaTheme="minorEastAsia" w:hAnsi="Cambria Math"/>
          </w:rPr>
          <m:t>=argma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proofErr w:type="gramStart"/>
      <w:r w:rsidR="00F4362D">
        <w:rPr>
          <w:rFonts w:ascii="Cambria" w:eastAsiaTheme="minorEastAsia" w:hAnsi="Cambria"/>
        </w:rPr>
        <w:t xml:space="preserve">,   </w:t>
      </w:r>
      <w:proofErr w:type="gramEnd"/>
      <w:r w:rsidR="00F4362D">
        <w:rPr>
          <w:rFonts w:ascii="Cambria" w:eastAsiaTheme="minorEastAsia" w:hAnsi="Cambria"/>
        </w:rPr>
        <w:t>(1)</w:t>
      </w:r>
    </w:p>
    <w:p w14:paraId="0A23C884" w14:textId="77777777" w:rsidR="00F4362D" w:rsidRPr="00492D33" w:rsidRDefault="00F4362D" w:rsidP="00F4362D">
      <w:pPr>
        <w:rPr>
          <w:rFonts w:ascii="Cambria" w:eastAsiaTheme="minorEastAsia" w:hAnsi="Cambria"/>
        </w:rPr>
      </w:pPr>
    </w:p>
    <w:p w14:paraId="19D02CB9" w14:textId="77777777" w:rsidR="00F4362D" w:rsidRPr="005254AE" w:rsidRDefault="00F4362D" w:rsidP="00F4362D">
      <w:pPr>
        <w:rPr>
          <w:rFonts w:ascii="Cambria" w:eastAsiaTheme="minorEastAsia" w:hAnsi="Cambria"/>
        </w:rPr>
      </w:pPr>
      <w:r>
        <w:rPr>
          <w:rFonts w:ascii="Cambria" w:eastAsiaTheme="minorEastAsia" w:hAnsi="Cambria"/>
        </w:rPr>
        <w:t xml:space="preserve">where identification disclosure occurs when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oMath>
      <w:r>
        <w:rPr>
          <w:rFonts w:ascii="Cambria" w:eastAsiaTheme="minorEastAsia" w:hAnsi="Cambria"/>
        </w:rPr>
        <w:t xml:space="preserve"> The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Pr>
          <w:rFonts w:ascii="Cambria" w:eastAsiaTheme="minorEastAsia" w:hAnsi="Cambria"/>
        </w:rPr>
        <w:t xml:space="preserve"> is calculated as follows. Let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r>
          <w:rPr>
            <w:rFonts w:ascii="Cambria Math" w:eastAsiaTheme="minorEastAsia" w:hAnsi="Cambria Math"/>
          </w:rPr>
          <m:t>, j=1,…,J</m:t>
        </m:r>
      </m:oMath>
      <w:r>
        <w:rPr>
          <w:rFonts w:ascii="Cambria" w:eastAsiaTheme="minorEastAsia" w:hAnsi="Cambria"/>
        </w:rPr>
        <w:t xml:space="preserve"> denote the protected values of each time series </w:t>
      </w:r>
      <m:oMath>
        <m:r>
          <w:rPr>
            <w:rFonts w:ascii="Cambria Math" w:eastAsiaTheme="minorEastAsia" w:hAnsi="Cambria Math"/>
          </w:rPr>
          <m:t>j</m:t>
        </m:r>
      </m:oMath>
      <w:r>
        <w:rPr>
          <w:rFonts w:ascii="Cambria" w:eastAsiaTheme="minorEastAsia" w:hAnsi="Cambria"/>
        </w:rPr>
        <w:t xml:space="preserve"> that occur in the same time periods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The third party computes the similarity between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the protected values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r>
          <w:rPr>
            <w:rFonts w:ascii="Cambria Math" w:eastAsiaTheme="minorEastAsia" w:hAnsi="Cambria Math"/>
          </w:rPr>
          <m:t>,j=1,…,J</m:t>
        </m:r>
      </m:oMath>
      <w:r>
        <w:rPr>
          <w:rFonts w:ascii="Cambria" w:eastAsiaTheme="minorEastAsia" w:hAnsi="Cambria"/>
        </w:rPr>
        <w:t xml:space="preserve"> using the Euclidean distance,</w:t>
      </w:r>
    </w:p>
    <w:p w14:paraId="62507498" w14:textId="77777777" w:rsidR="00F4362D" w:rsidRDefault="00F4362D" w:rsidP="00F4362D">
      <w:pPr>
        <w:rPr>
          <w:rFonts w:ascii="Cambria" w:eastAsiaTheme="minorEastAsia" w:hAnsi="Cambria"/>
        </w:rPr>
      </w:pPr>
    </w:p>
    <w:p w14:paraId="4395DEAF" w14:textId="77777777" w:rsidR="00F4362D" w:rsidRPr="00F41378" w:rsidRDefault="00F4362D" w:rsidP="00F4362D">
      <w:pPr>
        <w:jc w:val="center"/>
        <w:rPr>
          <w:rFonts w:ascii="Cambria" w:eastAsiaTheme="minorEastAsia" w:hAnsi="Cambria"/>
        </w:rPr>
      </w:p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e>
                </m:d>
              </m:e>
              <m:sub>
                <m:r>
                  <w:rPr>
                    <w:rFonts w:ascii="Cambria Math" w:eastAsiaTheme="minorEastAsia" w:hAnsi="Cambria Math"/>
                  </w:rPr>
                  <m:t>2</m:t>
                </m:r>
              </m:sub>
            </m:sSub>
          </m:den>
        </m:f>
        <m:r>
          <w:rPr>
            <w:rFonts w:ascii="Cambria Math" w:eastAsiaTheme="minorEastAsia" w:hAnsi="Cambria Math"/>
          </w:rPr>
          <m:t>,j=1,…,J</m:t>
        </m:r>
      </m:oMath>
      <w:r>
        <w:rPr>
          <w:rFonts w:ascii="Cambria" w:eastAsiaTheme="minorEastAsia" w:hAnsi="Cambria"/>
        </w:rPr>
        <w:t>.</w:t>
      </w:r>
    </w:p>
    <w:p w14:paraId="678CB5E4" w14:textId="77777777" w:rsidR="00F4362D" w:rsidRPr="00F07538" w:rsidRDefault="00F4362D" w:rsidP="00F4362D">
      <w:pPr>
        <w:rPr>
          <w:rFonts w:ascii="Cambria" w:eastAsiaTheme="minorEastAsia" w:hAnsi="Cambria"/>
        </w:rPr>
      </w:pPr>
    </w:p>
    <w:p w14:paraId="1C2ACF43" w14:textId="77777777" w:rsidR="00F4362D" w:rsidRPr="00B14387" w:rsidRDefault="00F4362D" w:rsidP="00F4362D">
      <w:pPr>
        <w:rPr>
          <w:rFonts w:ascii="Cambria" w:eastAsiaTheme="minorEastAsia" w:hAnsi="Cambria"/>
        </w:rPr>
      </w:pPr>
    </w:p>
    <w:p w14:paraId="315DF23E" w14:textId="4BD7EDC4" w:rsidR="00F4362D" w:rsidRPr="005254AE" w:rsidRDefault="00F4362D" w:rsidP="00F4362D">
      <w:pPr>
        <w:rPr>
          <w:rFonts w:ascii="Cambria" w:eastAsiaTheme="minorEastAsia" w:hAnsi="Cambria"/>
        </w:rPr>
      </w:pPr>
      <w:r>
        <w:rPr>
          <w:rFonts w:ascii="Cambria" w:eastAsiaTheme="minorEastAsia" w:hAnsi="Cambria"/>
        </w:rPr>
        <w:t>Using these similarities</w:t>
      </w:r>
      <w:r w:rsidR="00832A7F">
        <w:rPr>
          <w:rFonts w:ascii="Cambria" w:eastAsiaTheme="minorEastAsia" w:hAnsi="Cambria"/>
        </w:rPr>
        <w:t>,</w:t>
      </w:r>
      <w:r>
        <w:rPr>
          <w:rFonts w:ascii="Cambria" w:eastAsiaTheme="minorEastAsia" w:hAnsi="Cambria"/>
        </w:rPr>
        <w:t xml:space="preserve"> the third party builds a probability mass function for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over all protected series 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as</w:t>
      </w:r>
    </w:p>
    <w:p w14:paraId="7C22F123" w14:textId="77777777" w:rsidR="00F4362D" w:rsidRDefault="00F4362D" w:rsidP="00F4362D">
      <w:pPr>
        <w:rPr>
          <w:rFonts w:ascii="Cambria" w:eastAsiaTheme="minorEastAsia" w:hAnsi="Cambria"/>
        </w:rPr>
      </w:pPr>
    </w:p>
    <w:p w14:paraId="6389C9E4" w14:textId="77777777" w:rsidR="00F4362D" w:rsidRPr="00B14387" w:rsidRDefault="00F4362D" w:rsidP="00F4362D">
      <w:pPr>
        <w:jc w:val="center"/>
        <w:rPr>
          <w:rFonts w:ascii="Cambria" w:eastAsiaTheme="minorEastAsia" w:hAnsi="Cambr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M_i=j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ctrlPr>
              <w:rPr>
                <w:rFonts w:ascii="Cambria Math" w:eastAsiaTheme="minorEastAsia" w:hAnsi="Cambria Math"/>
                <w:i/>
              </w:rPr>
            </m:ctrlPr>
          </m:num>
          <m:den>
            <m:nary>
              <m:naryPr>
                <m:chr m:val="∑"/>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ctrlPr>
                  <w:rPr>
                    <w:rFonts w:ascii="Cambria Math" w:eastAsiaTheme="minorEastAsia" w:hAnsi="Cambria Math"/>
                    <w:i/>
                  </w:rPr>
                </m:ctrlPr>
              </m:e>
            </m:nary>
            <m:ctrlPr>
              <w:rPr>
                <w:rFonts w:ascii="Cambria Math" w:eastAsiaTheme="minorEastAsia" w:hAnsi="Cambria Math"/>
                <w:i/>
              </w:rPr>
            </m:ctrlPr>
          </m:den>
        </m:f>
      </m:oMath>
      <w:r>
        <w:rPr>
          <w:rFonts w:ascii="Cambria" w:eastAsiaTheme="minorEastAsia" w:hAnsi="Cambria"/>
        </w:rPr>
        <w:t>,</w:t>
      </w:r>
    </w:p>
    <w:p w14:paraId="38132B89" w14:textId="77777777" w:rsidR="00F4362D" w:rsidRDefault="00F4362D" w:rsidP="00F4362D">
      <w:pPr>
        <w:rPr>
          <w:rFonts w:ascii="Cambria" w:eastAsiaTheme="minorEastAsia" w:hAnsi="Cambria"/>
        </w:rPr>
      </w:pPr>
    </w:p>
    <w:p w14:paraId="5279FC56" w14:textId="77777777" w:rsidR="00F4362D" w:rsidRPr="00F41378" w:rsidRDefault="00F4362D" w:rsidP="00F4362D">
      <w:pPr>
        <w:rPr>
          <w:rFonts w:ascii="Cambria" w:eastAsiaTheme="minorEastAsia" w:hAnsi="Cambria"/>
        </w:rPr>
      </w:pPr>
      <w:r>
        <w:rPr>
          <w:rFonts w:ascii="Cambria" w:eastAsiaTheme="minorEastAsia" w:hAnsi="Cambria"/>
        </w:rPr>
        <w:t xml:space="preserve">and predicts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oMath>
      <w:r>
        <w:rPr>
          <w:rFonts w:ascii="Cambria" w:eastAsiaTheme="minorEastAsia" w:hAnsi="Cambria"/>
        </w:rPr>
        <w:t xml:space="preserve"> as in (1).</w:t>
      </w:r>
    </w:p>
    <w:p w14:paraId="2CD259B7" w14:textId="77777777" w:rsidR="00F4362D" w:rsidRDefault="00F4362D" w:rsidP="00F4362D">
      <w:pPr>
        <w:rPr>
          <w:rFonts w:ascii="Cambria" w:eastAsiaTheme="minorEastAsia" w:hAnsi="Cambria"/>
        </w:rPr>
      </w:pPr>
    </w:p>
    <w:p w14:paraId="1CC89F98" w14:textId="557323AB" w:rsidR="00F4362D" w:rsidRPr="0053699F" w:rsidRDefault="00F4362D" w:rsidP="00F4362D">
      <w:pPr>
        <w:rPr>
          <w:rFonts w:ascii="Cambria" w:eastAsiaTheme="minorEastAsia" w:hAnsi="Cambria"/>
          <w:i/>
          <w:iCs/>
        </w:rPr>
      </w:pPr>
      <w:r>
        <w:rPr>
          <w:rFonts w:ascii="Cambria" w:eastAsiaTheme="minorEastAsia" w:hAnsi="Cambria"/>
        </w:rPr>
        <w:t>To estimate the risk of identification disclosure, we perform simulations in which</w:t>
      </w:r>
      <w:r w:rsidR="00832A7F">
        <w:rPr>
          <w:rFonts w:ascii="Cambria" w:eastAsiaTheme="minorEastAsia" w:hAnsi="Cambria"/>
        </w:rPr>
        <w:t xml:space="preserve"> we sample</w:t>
      </w:r>
      <w:r>
        <w:rPr>
          <w:rFonts w:ascii="Cambria" w:eastAsiaTheme="minorEastAsia" w:hAnsi="Cambria"/>
        </w:rPr>
        <w:t xml:space="preserve"> </w:t>
      </w:r>
      <m:oMath>
        <m:r>
          <w:rPr>
            <w:rFonts w:ascii="Cambria Math" w:eastAsiaTheme="minorEastAsia" w:hAnsi="Cambria Math"/>
          </w:rPr>
          <m:t>E</m:t>
        </m:r>
      </m:oMath>
      <w:r>
        <w:rPr>
          <w:rFonts w:ascii="Cambria" w:eastAsiaTheme="minorEastAsia" w:hAnsi="Cambria"/>
        </w:rPr>
        <w:t xml:space="preserve"> sequential valu</w:t>
      </w:r>
      <w:r w:rsidR="00832A7F">
        <w:rPr>
          <w:rFonts w:ascii="Cambria" w:eastAsiaTheme="minorEastAsia" w:hAnsi="Cambria"/>
        </w:rPr>
        <w:t>es</w:t>
      </w:r>
      <w:r>
        <w:rPr>
          <w:rFonts w:ascii="Cambria" w:eastAsiaTheme="minorEastAsia" w:hAnsi="Cambria"/>
        </w:rPr>
        <w:t xml:space="preserve"> from each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we measure the average proportion of series which are identified. The sampled values are denoted </w:t>
      </w:r>
      <m:oMath>
        <m:r>
          <w:rPr>
            <w:rFonts w:ascii="Cambria Math" w:eastAsiaTheme="minorEastAsia" w:hAnsi="Cambria Math"/>
          </w:rPr>
          <m:t xml:space="preserve">C =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J</m:t>
                    </m:r>
                  </m:sub>
                </m:sSub>
              </m:e>
            </m:d>
          </m:e>
          <m:sup>
            <m:r>
              <w:rPr>
                <w:rFonts w:ascii="Cambria Math" w:eastAsiaTheme="minorEastAsia" w:hAnsi="Cambria Math"/>
              </w:rPr>
              <m:t>T</m:t>
            </m:r>
          </m:sup>
        </m:sSup>
      </m:oMath>
      <w:r>
        <w:rPr>
          <w:rFonts w:ascii="Cambria" w:eastAsiaTheme="minorEastAsia" w:hAnsi="Cambria"/>
        </w:rPr>
        <w:t xml:space="preserve">. Each of the vectors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corresponds to one of the </w:t>
      </w:r>
      <m:oMath>
        <m:r>
          <w:rPr>
            <w:rFonts w:ascii="Cambria Math" w:eastAsiaTheme="minorEastAsia" w:hAnsi="Cambria Math"/>
          </w:rPr>
          <m:t>J</m:t>
        </m:r>
      </m:oMath>
      <w:r>
        <w:rPr>
          <w:rFonts w:ascii="Cambria" w:eastAsiaTheme="minorEastAsia" w:hAnsi="Cambria"/>
        </w:rPr>
        <w:t xml:space="preserve"> original time series</w:t>
      </w:r>
      <w:r w:rsidR="005F5545">
        <w:rPr>
          <w:rFonts w:ascii="Cambria" w:eastAsiaTheme="minorEastAsia" w:hAnsi="Cambria"/>
        </w:rPr>
        <w:t>,</w:t>
      </w:r>
      <w:r>
        <w:rPr>
          <w:rFonts w:ascii="Cambria" w:eastAsiaTheme="minorEastAsia" w:hAnsi="Cambria"/>
        </w:rPr>
        <w:t xml:space="preserve"> and we compute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oMath>
      <w:r>
        <w:rPr>
          <w:rFonts w:ascii="Cambria" w:eastAsiaTheme="minorEastAsia" w:hAnsi="Cambria"/>
        </w:rPr>
        <w:t xml:space="preserve"> conditional on the sampled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oMath>
      <w:r>
        <w:rPr>
          <w:rFonts w:ascii="Cambria" w:eastAsiaTheme="minorEastAsia" w:hAnsi="Cambria"/>
        </w:rPr>
        <w:t xml:space="preserve">from series </w:t>
      </w:r>
      <m:oMath>
        <m:r>
          <w:rPr>
            <w:rFonts w:ascii="Cambria Math" w:eastAsiaTheme="minorEastAsia" w:hAnsi="Cambria Math"/>
          </w:rPr>
          <m:t>j</m:t>
        </m:r>
      </m:oMath>
      <w:r>
        <w:rPr>
          <w:rFonts w:ascii="Cambria" w:eastAsiaTheme="minorEastAsia" w:hAnsi="Cambria"/>
        </w:rPr>
        <w:t xml:space="preserve">. We repeat this simulation </w:t>
      </w:r>
      <m:oMath>
        <m:r>
          <w:rPr>
            <w:rFonts w:ascii="Cambria Math" w:eastAsiaTheme="minorEastAsia" w:hAnsi="Cambria Math"/>
          </w:rPr>
          <m:t>S</m:t>
        </m:r>
      </m:oMath>
      <w:r>
        <w:rPr>
          <w:rFonts w:ascii="Cambria" w:eastAsiaTheme="minorEastAsia" w:hAnsi="Cambria"/>
        </w:rPr>
        <w:t xml:space="preserve"> times to obtain </w:t>
      </w:r>
      <m:oMath>
        <m:r>
          <m:rPr>
            <m:sty m:val="bi"/>
          </m:rP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m:rPr>
            <m:lit/>
          </m:rPr>
          <w:rPr>
            <w:rFonts w:ascii="Cambria Math" w:eastAsiaTheme="minorEastAsia" w:hAnsi="Cambria Math"/>
          </w:rPr>
          <m:t>}</m:t>
        </m:r>
      </m:oMath>
      <w:r>
        <w:rPr>
          <w:rFonts w:ascii="Cambria" w:eastAsiaTheme="minorEastAsia" w:hAnsi="Cambria"/>
        </w:rPr>
        <w:t>, and compute</w:t>
      </w:r>
      <w:r>
        <w:rPr>
          <w:rFonts w:ascii="Cambria" w:eastAsiaTheme="minorEastAsia" w:hAnsi="Cambria"/>
          <w:i/>
          <w:iCs/>
        </w:rPr>
        <w:t xml:space="preserve"> </w:t>
      </w:r>
      <w:r>
        <w:rPr>
          <w:rFonts w:ascii="Cambria" w:eastAsiaTheme="minorEastAsia" w:hAnsi="Cambria"/>
        </w:rPr>
        <w:t>the average proportion of correctly identified time series across all external data samples and original time series,</w:t>
      </w:r>
    </w:p>
    <w:p w14:paraId="579F4317" w14:textId="77777777" w:rsidR="00F4362D" w:rsidRDefault="00F4362D" w:rsidP="00F4362D">
      <w:pPr>
        <w:rPr>
          <w:rFonts w:ascii="Cambria" w:eastAsiaTheme="minorEastAsia" w:hAnsi="Cambria"/>
        </w:rPr>
      </w:pPr>
    </w:p>
    <w:p w14:paraId="13DD9E07" w14:textId="77777777" w:rsidR="00F4362D" w:rsidRPr="00F41378" w:rsidRDefault="00000000" w:rsidP="00F4362D">
      <w:pPr>
        <w:rPr>
          <w:rFonts w:ascii="Cambria" w:eastAsiaTheme="minorEastAsia" w:hAnsi="Cambria"/>
          <w:sz w:val="28"/>
          <w:szCs w:val="28"/>
        </w:rPr>
      </w:pPr>
      <m:oMathPara>
        <m:oMath>
          <m:acc>
            <m:accPr>
              <m:chr m:val="̅"/>
              <m:ctrlPr>
                <w:rPr>
                  <w:rFonts w:ascii="Cambria Math" w:eastAsiaTheme="minorEastAsia" w:hAnsi="Cambria Math"/>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1</m:t>
              </m:r>
              <m:ctrlPr>
                <w:rPr>
                  <w:rFonts w:ascii="Cambria Math" w:eastAsiaTheme="minorEastAsia" w:hAnsi="Cambria Math"/>
                  <w:i/>
                  <w:sz w:val="28"/>
                  <w:szCs w:val="28"/>
                </w:rPr>
              </m:ctrlPr>
            </m:num>
            <m:den>
              <m:r>
                <w:rPr>
                  <w:rFonts w:ascii="Cambria Math" w:eastAsiaTheme="minorEastAsia" w:hAnsi="Cambria Math"/>
                  <w:sz w:val="28"/>
                  <w:szCs w:val="28"/>
                </w:rPr>
                <m:t>J*S</m:t>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rPr>
                  <w:rFonts w:ascii="Cambria Math" w:eastAsiaTheme="minorEastAsia" w:hAnsi="Cambria Math"/>
                  <w:sz w:val="28"/>
                  <w:szCs w:val="28"/>
                </w:rPr>
                <m:t>s=1</m:t>
              </m:r>
              <m:ctrlPr>
                <w:rPr>
                  <w:rFonts w:ascii="Cambria Math" w:eastAsiaTheme="minorEastAsia" w:hAnsi="Cambria Math"/>
                  <w:i/>
                  <w:sz w:val="28"/>
                  <w:szCs w:val="28"/>
                </w:rPr>
              </m:ctrlPr>
            </m:sub>
            <m:sup>
              <m:r>
                <w:rPr>
                  <w:rFonts w:ascii="Cambria Math" w:eastAsiaTheme="minorEastAsia" w:hAnsi="Cambria Math"/>
                  <w:sz w:val="28"/>
                  <w:szCs w:val="28"/>
                </w:rPr>
                <m:t>S</m:t>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rPr>
                      <w:rFonts w:ascii="Cambria Math" w:eastAsiaTheme="minorEastAsia" w:hAnsi="Cambria Math"/>
                      <w:sz w:val="28"/>
                      <w:szCs w:val="28"/>
                    </w:rPr>
                    <m:t>i=1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d>
                    <m:dPr>
                      <m:begChr m:val="["/>
                      <m:endChr m:val="]"/>
                      <m:ctrlPr>
                        <w:rPr>
                          <w:rFonts w:ascii="Cambria Math" w:eastAsiaTheme="minorEastAsia" w:hAnsi="Cambria Math"/>
                          <w:i/>
                          <w:sz w:val="28"/>
                          <w:szCs w:val="28"/>
                        </w:rPr>
                      </m:ctrlPr>
                    </m:dPr>
                    <m:e>
                      <m:acc>
                        <m:accPr>
                          <m:ctrlPr>
                            <w:rPr>
                              <w:rFonts w:ascii="Cambria Math" w:eastAsiaTheme="minorEastAsia" w:hAnsi="Cambria Math"/>
                              <w:sz w:val="28"/>
                              <w:szCs w:val="28"/>
                            </w:rPr>
                          </m:ctrlPr>
                        </m:acc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M</m:t>
                              </m:r>
                            </m:e>
                            <m:sub>
                              <m:r>
                                <w:rPr>
                                  <w:rFonts w:ascii="Cambria Math" w:eastAsiaTheme="minorEastAsia" w:hAnsi="Cambria Math"/>
                                  <w:sz w:val="28"/>
                                  <w:szCs w:val="28"/>
                                </w:rPr>
                                <m:t>i</m:t>
                              </m:r>
                            </m:sub>
                            <m:sup>
                              <m:r>
                                <w:rPr>
                                  <w:rFonts w:ascii="Cambria Math" w:eastAsiaTheme="minorEastAsia" w:hAnsi="Cambria Math"/>
                                  <w:sz w:val="28"/>
                                  <w:szCs w:val="28"/>
                                </w:rPr>
                                <m:t>s</m:t>
                              </m:r>
                            </m:sup>
                          </m:sSubSup>
                        </m:e>
                      </m:acc>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j</m:t>
                          </m:r>
                        </m:e>
                        <m:sup>
                          <m:r>
                            <w:rPr>
                              <w:rFonts w:ascii="Cambria Math" w:eastAsiaTheme="minorEastAsia" w:hAnsi="Cambria Math"/>
                              <w:sz w:val="28"/>
                              <w:szCs w:val="28"/>
                            </w:rPr>
                            <m:t>*</m:t>
                          </m:r>
                        </m:sup>
                      </m:sSup>
                    </m:e>
                  </m:d>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m:oMathPara>
    </w:p>
    <w:p w14:paraId="38042FC3" w14:textId="77777777" w:rsidR="00F4362D" w:rsidRDefault="00F4362D" w:rsidP="00F4362D">
      <w:pPr>
        <w:rPr>
          <w:rFonts w:ascii="Cambria" w:eastAsiaTheme="minorEastAsia" w:hAnsi="Cambria"/>
        </w:rPr>
      </w:pPr>
    </w:p>
    <w:p w14:paraId="13A90EAE" w14:textId="77777777" w:rsidR="00F4362D" w:rsidRDefault="00F4362D" w:rsidP="00F4362D">
      <w:pPr>
        <w:rPr>
          <w:rFonts w:ascii="Cambria" w:eastAsiaTheme="minorEastAsia" w:hAnsi="Cambria"/>
        </w:rPr>
      </w:pPr>
      <w:r w:rsidRPr="00B14387">
        <w:rPr>
          <w:rFonts w:ascii="Cambria" w:eastAsiaTheme="minorEastAsia" w:hAnsi="Cambria"/>
        </w:rPr>
        <w:t>where</w:t>
      </w:r>
      <w:r>
        <w:rPr>
          <w:rFonts w:ascii="Cambria" w:eastAsiaTheme="minorEastAsia" w:hAnsi="Cambria"/>
        </w:rPr>
        <w:t xml:space="preserve"> [.] are Iverson brackets.</w:t>
      </w:r>
    </w:p>
    <w:p w14:paraId="57A4DD96" w14:textId="77777777" w:rsidR="00F4362D" w:rsidRDefault="00F4362D" w:rsidP="00F4362D">
      <w:pPr>
        <w:rPr>
          <w:rFonts w:ascii="Cambria" w:eastAsiaTheme="minorEastAsia" w:hAnsi="Cambria"/>
        </w:rPr>
      </w:pPr>
    </w:p>
    <w:p w14:paraId="6C05371F" w14:textId="4073DC1A" w:rsidR="00116A78" w:rsidRPr="00956500" w:rsidRDefault="00F4362D" w:rsidP="00F4362D">
      <w:pPr>
        <w:rPr>
          <w:rFonts w:ascii="Cambria" w:eastAsiaTheme="minorEastAsia" w:hAnsi="Cambria"/>
        </w:rPr>
      </w:pPr>
      <w:r>
        <w:rPr>
          <w:rFonts w:ascii="Cambria" w:eastAsiaTheme="minorEastAsia" w:hAnsi="Cambria"/>
        </w:rPr>
        <w:t xml:space="preserve">These simulations assume that the third party in possession of </w:t>
      </w:r>
      <m:oMath>
        <m:r>
          <w:rPr>
            <w:rFonts w:ascii="Cambria Math" w:eastAsiaTheme="minorEastAsia" w:hAnsi="Cambria Math"/>
          </w:rPr>
          <m:t>C</m:t>
        </m:r>
      </m:oMath>
      <w:r>
        <w:rPr>
          <w:rFonts w:ascii="Cambria" w:eastAsiaTheme="minorEastAsia" w:hAnsi="Cambria"/>
        </w:rPr>
        <w:t xml:space="preserve"> predicts the match for each vector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independently of the predicted matches for other vectors. The risk estimate from a given simulation is equivalent to the identification risk when </w:t>
      </w:r>
      <m:oMath>
        <m:r>
          <w:rPr>
            <w:rFonts w:ascii="Cambria Math" w:eastAsiaTheme="minorEastAsia" w:hAnsi="Cambria Math"/>
          </w:rPr>
          <m:t>J</m:t>
        </m:r>
      </m:oMath>
      <w:r>
        <w:rPr>
          <w:rFonts w:ascii="Cambria" w:eastAsiaTheme="minorEastAsia" w:hAnsi="Cambria"/>
        </w:rPr>
        <w:t xml:space="preserve"> independent third parties are each in possession of one of the vectors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each attempts identification risk as described above. Overall, multiple vectors may be matched to the same protected time series.</w:t>
      </w:r>
    </w:p>
    <w:sectPr w:rsidR="00116A78" w:rsidRPr="0095650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ale,Cameron" w:date="2023-01-24T10:30:00Z" w:initials="B">
    <w:p w14:paraId="675352DB" w14:textId="77777777" w:rsidR="002B6471" w:rsidRDefault="002B6471" w:rsidP="00CA66BE">
      <w:pPr>
        <w:pStyle w:val="CommentText"/>
      </w:pPr>
      <w:r>
        <w:rPr>
          <w:rStyle w:val="CommentReference"/>
        </w:rPr>
        <w:annotationRef/>
      </w:r>
      <w:r>
        <w:t>Added citations</w:t>
      </w:r>
    </w:p>
  </w:comment>
  <w:comment w:id="1" w:author="Bale,Cameron" w:date="2023-01-23T15:06:00Z" w:initials="B">
    <w:p w14:paraId="0BE1A3A4" w14:textId="378A0DF1" w:rsidR="0032275A" w:rsidRDefault="00B42F93">
      <w:pPr>
        <w:pStyle w:val="CommentText"/>
      </w:pPr>
      <w:r>
        <w:rPr>
          <w:rStyle w:val="CommentReference"/>
        </w:rPr>
        <w:annotationRef/>
      </w:r>
      <w:r w:rsidR="0032275A">
        <w:t>Our feedback loop combines two feature selection strategies:</w:t>
      </w:r>
    </w:p>
    <w:p w14:paraId="6A4F8492" w14:textId="77777777" w:rsidR="0032275A" w:rsidRDefault="0032275A">
      <w:pPr>
        <w:pStyle w:val="CommentText"/>
      </w:pPr>
    </w:p>
    <w:p w14:paraId="079DC583" w14:textId="77777777" w:rsidR="0032275A" w:rsidRDefault="0032275A">
      <w:pPr>
        <w:pStyle w:val="CommentText"/>
      </w:pPr>
      <w:r>
        <w:t>RReliefF - (Robnik-Sikonja &amp; Kononenko 2003)</w:t>
      </w:r>
    </w:p>
    <w:p w14:paraId="4AAED85A" w14:textId="77777777" w:rsidR="0032275A" w:rsidRDefault="0032275A">
      <w:pPr>
        <w:pStyle w:val="CommentText"/>
      </w:pPr>
    </w:p>
    <w:p w14:paraId="0E580D7E" w14:textId="77777777" w:rsidR="0032275A" w:rsidRDefault="0032275A" w:rsidP="00E621EE">
      <w:pPr>
        <w:pStyle w:val="CommentText"/>
      </w:pPr>
      <w:r>
        <w:t>Recursive feature elimination using random forests - (Gregorutti et al. 2017).</w:t>
      </w:r>
    </w:p>
  </w:comment>
  <w:comment w:id="3" w:author="Bale,Cameron" w:date="2023-01-30T13:30:00Z" w:initials="B">
    <w:p w14:paraId="473AAF30" w14:textId="77777777" w:rsidR="00945C90" w:rsidRDefault="00945C90" w:rsidP="000172DF">
      <w:pPr>
        <w:pStyle w:val="CommentText"/>
      </w:pPr>
      <w:r>
        <w:rPr>
          <w:rStyle w:val="CommentReference"/>
        </w:rPr>
        <w:annotationRef/>
      </w:r>
      <w:r>
        <w:t>"Incorporating how the data is used into the privacy method." ?</w:t>
      </w:r>
    </w:p>
  </w:comment>
  <w:comment w:id="4" w:author="Matt Schneider" w:date="2023-01-28T00:50:00Z" w:initials="MS">
    <w:p w14:paraId="1056D5B7" w14:textId="5EA6C168" w:rsidR="004B72F2" w:rsidRDefault="004B72F2" w:rsidP="00331BE5">
      <w:pPr>
        <w:pStyle w:val="CommentText"/>
      </w:pPr>
      <w:r>
        <w:rPr>
          <w:rStyle w:val="CommentReference"/>
        </w:rPr>
        <w:annotationRef/>
      </w:r>
      <w:r>
        <w:t>Always spell out the first usage of an acronym</w:t>
      </w:r>
    </w:p>
  </w:comment>
  <w:comment w:id="5" w:author="Bale,Cameron" w:date="2023-01-30T13:33:00Z" w:initials="B">
    <w:p w14:paraId="7C4ED2AE" w14:textId="77777777" w:rsidR="00945C90" w:rsidRDefault="00945C90" w:rsidP="00196261">
      <w:pPr>
        <w:pStyle w:val="CommentText"/>
      </w:pPr>
      <w:r>
        <w:rPr>
          <w:rStyle w:val="CommentReference"/>
        </w:rPr>
        <w:annotationRef/>
      </w:r>
      <w:r>
        <w:t>It's not an acronym. The authors use REP = performance gap + representativeness gap.</w:t>
      </w:r>
    </w:p>
  </w:comment>
  <w:comment w:id="6" w:author="Matt Schneider" w:date="2023-01-22T08:53:00Z" w:initials="MS">
    <w:p w14:paraId="78842D96" w14:textId="684E939F" w:rsidR="009F04A8" w:rsidRDefault="009F04A8" w:rsidP="00FD0E1B">
      <w:pPr>
        <w:pStyle w:val="CommentText"/>
      </w:pPr>
      <w:r>
        <w:rPr>
          <w:rStyle w:val="CommentReference"/>
        </w:rPr>
        <w:annotationRef/>
      </w:r>
      <w:r>
        <w:t>Is this is in MS word eventually, the parentheses need to be around the year only</w:t>
      </w:r>
    </w:p>
  </w:comment>
  <w:comment w:id="7" w:author="Bale,Cameron" w:date="2023-01-23T15:16:00Z" w:initials="B">
    <w:p w14:paraId="4096DF43" w14:textId="77777777" w:rsidR="009E327E" w:rsidRDefault="009E327E" w:rsidP="003C4634">
      <w:pPr>
        <w:pStyle w:val="CommentText"/>
      </w:pPr>
      <w:r>
        <w:rPr>
          <w:rStyle w:val="CommentReference"/>
        </w:rPr>
        <w:annotationRef/>
      </w:r>
      <w:r>
        <w:t>I need to rewrite these. Was using a plugin for references but it got buggy with the Word track changes feature.</w:t>
      </w:r>
    </w:p>
  </w:comment>
  <w:comment w:id="9" w:author="Matt Schneider" w:date="2023-01-28T00:53:00Z" w:initials="MS">
    <w:p w14:paraId="23A90435" w14:textId="77777777" w:rsidR="00604DB9" w:rsidRDefault="00604DB9" w:rsidP="00356B50">
      <w:pPr>
        <w:pStyle w:val="CommentText"/>
      </w:pPr>
      <w:r>
        <w:rPr>
          <w:rStyle w:val="CommentReference"/>
        </w:rPr>
        <w:annotationRef/>
      </w:r>
      <w:r>
        <w:t>Sharing forecasts or sharing time series?</w:t>
      </w:r>
    </w:p>
  </w:comment>
  <w:comment w:id="10" w:author="Bale,Cameron" w:date="2023-01-30T13:34:00Z" w:initials="B">
    <w:p w14:paraId="5C34DEF4" w14:textId="77777777" w:rsidR="00A953E2" w:rsidRDefault="00A953E2" w:rsidP="00D96F8A">
      <w:pPr>
        <w:pStyle w:val="CommentText"/>
      </w:pPr>
      <w:r>
        <w:rPr>
          <w:rStyle w:val="CommentReference"/>
        </w:rPr>
        <w:annotationRef/>
      </w:r>
      <w:r>
        <w:t>changed</w:t>
      </w:r>
    </w:p>
  </w:comment>
  <w:comment w:id="12" w:author="Matt Schneider" w:date="2023-01-22T08:56:00Z" w:initials="MS">
    <w:p w14:paraId="603D3B20" w14:textId="206F6806" w:rsidR="008C0A65" w:rsidRDefault="007761A3" w:rsidP="004C7F3F">
      <w:pPr>
        <w:pStyle w:val="CommentText"/>
      </w:pPr>
      <w:r>
        <w:rPr>
          <w:rStyle w:val="CommentReference"/>
        </w:rPr>
        <w:annotationRef/>
      </w:r>
      <w:r w:rsidR="008C0A65">
        <w:t>Is this the same pub?</w:t>
      </w:r>
    </w:p>
  </w:comment>
  <w:comment w:id="13" w:author="Bale,Cameron" w:date="2023-01-23T15:26:00Z" w:initials="B">
    <w:p w14:paraId="454CC3D0" w14:textId="77777777" w:rsidR="008C0A65" w:rsidRDefault="00A65698" w:rsidP="006F79C2">
      <w:pPr>
        <w:pStyle w:val="CommentText"/>
      </w:pPr>
      <w:r>
        <w:rPr>
          <w:rStyle w:val="CommentReference"/>
        </w:rPr>
        <w:annotationRef/>
      </w:r>
      <w:r w:rsidR="008C0A65">
        <w:t>No. Added letters to distinguish.</w:t>
      </w:r>
    </w:p>
  </w:comment>
  <w:comment w:id="14" w:author="Matt Schneider" w:date="2023-01-28T00:57:00Z" w:initials="MS">
    <w:p w14:paraId="2DA7168A" w14:textId="77777777" w:rsidR="005732B4" w:rsidRDefault="005732B4" w:rsidP="00251122">
      <w:pPr>
        <w:pStyle w:val="CommentText"/>
      </w:pPr>
      <w:r>
        <w:rPr>
          <w:rStyle w:val="CommentReference"/>
        </w:rPr>
        <w:annotationRef/>
      </w:r>
      <w:r>
        <w:t>The tense keeps switching from present to past...we need to make it all the same</w:t>
      </w:r>
    </w:p>
  </w:comment>
  <w:comment w:id="15" w:author="Bale,Cameron [2]" w:date="2023-01-30T14:20:00Z" w:initials="B">
    <w:p w14:paraId="01F3F0B9" w14:textId="77777777" w:rsidR="00CB5FA6" w:rsidRDefault="00CB5FA6" w:rsidP="000C196A">
      <w:pPr>
        <w:pStyle w:val="CommentText"/>
      </w:pPr>
      <w:r>
        <w:rPr>
          <w:rStyle w:val="CommentReference"/>
        </w:rPr>
        <w:annotationRef/>
      </w:r>
      <w:r>
        <w:t>Noted</w:t>
      </w:r>
    </w:p>
  </w:comment>
  <w:comment w:id="16" w:author="Bale,Cameron" w:date="2023-01-24T10:36:00Z" w:initials="B">
    <w:p w14:paraId="54DB6992" w14:textId="429A3438" w:rsidR="00C06371" w:rsidRDefault="00C06371" w:rsidP="00711F82">
      <w:pPr>
        <w:pStyle w:val="CommentText"/>
      </w:pPr>
      <w:r>
        <w:rPr>
          <w:rStyle w:val="CommentReference"/>
        </w:rPr>
        <w:annotationRef/>
      </w:r>
      <w:r>
        <w:t>Added</w:t>
      </w:r>
    </w:p>
  </w:comment>
  <w:comment w:id="17" w:author="Matt Schneider" w:date="2023-01-28T01:00:00Z" w:initials="MS">
    <w:p w14:paraId="2FB8E5D0" w14:textId="77777777" w:rsidR="002B6D39" w:rsidRDefault="002B6D39" w:rsidP="003A23F8">
      <w:pPr>
        <w:pStyle w:val="CommentText"/>
      </w:pPr>
      <w:r>
        <w:rPr>
          <w:rStyle w:val="CommentReference"/>
        </w:rPr>
        <w:annotationRef/>
      </w:r>
      <w:r>
        <w:t>Changed since privacy adjusted was never in the literature...</w:t>
      </w:r>
    </w:p>
  </w:comment>
  <w:comment w:id="18" w:author="Bale,Cameron" w:date="2023-01-24T10:36:00Z" w:initials="B">
    <w:p w14:paraId="6E2A99C2" w14:textId="1C070DAE" w:rsidR="00C06371" w:rsidRDefault="00C06371" w:rsidP="00397310">
      <w:pPr>
        <w:pStyle w:val="CommentText"/>
      </w:pPr>
      <w:r>
        <w:rPr>
          <w:rStyle w:val="CommentReference"/>
        </w:rPr>
        <w:annotationRef/>
      </w:r>
      <w:r>
        <w:t>Added citation</w:t>
      </w:r>
    </w:p>
  </w:comment>
  <w:comment w:id="19" w:author="Matt Schneider" w:date="2023-01-28T01:04:00Z" w:initials="MS">
    <w:p w14:paraId="3EF67A8A" w14:textId="77777777" w:rsidR="002B6D39" w:rsidRDefault="002B6D39" w:rsidP="00FC362E">
      <w:pPr>
        <w:pStyle w:val="CommentText"/>
      </w:pPr>
      <w:r>
        <w:rPr>
          <w:rStyle w:val="CommentReference"/>
        </w:rPr>
        <w:annotationRef/>
      </w:r>
      <w:r>
        <w:t>Cite this from the method you're using.  This is critical to say this here</w:t>
      </w:r>
    </w:p>
  </w:comment>
  <w:comment w:id="20" w:author="Bale,Cameron [2]" w:date="2023-01-30T14:29:00Z" w:initials="B">
    <w:p w14:paraId="7F56B9E2" w14:textId="77777777" w:rsidR="009E08D3" w:rsidRDefault="00505C27">
      <w:pPr>
        <w:pStyle w:val="CommentText"/>
      </w:pPr>
      <w:r>
        <w:rPr>
          <w:rStyle w:val="CommentReference"/>
        </w:rPr>
        <w:annotationRef/>
      </w:r>
      <w:r w:rsidR="009E08D3">
        <w:t>I'm not sure what you are referring to here. Khosrowabadi et al. (2022) use a random forest to predict whether a judgmental adjustment improves accuracy as a function of adjustment size, direction, etc.</w:t>
      </w:r>
    </w:p>
    <w:p w14:paraId="3D2615DA" w14:textId="77777777" w:rsidR="009E08D3" w:rsidRDefault="009E08D3">
      <w:pPr>
        <w:pStyle w:val="CommentText"/>
      </w:pPr>
    </w:p>
    <w:p w14:paraId="1B56A878" w14:textId="77777777" w:rsidR="009E08D3" w:rsidRDefault="009E08D3" w:rsidP="00813A97">
      <w:pPr>
        <w:pStyle w:val="CommentText"/>
      </w:pPr>
      <w:r>
        <w:t>Do you mean to say "...the machine learning literature on how time series features affect forecast accuracy…"?</w:t>
      </w:r>
    </w:p>
  </w:comment>
  <w:comment w:id="21" w:author="Matt Schneider" w:date="2023-01-23T00:02:00Z" w:initials="MS">
    <w:p w14:paraId="4B5ACE04" w14:textId="07893B46" w:rsidR="00A95C04" w:rsidRDefault="00A95C04" w:rsidP="00492A83">
      <w:pPr>
        <w:pStyle w:val="CommentText"/>
      </w:pPr>
      <w:r>
        <w:rPr>
          <w:rStyle w:val="CommentReference"/>
        </w:rPr>
        <w:annotationRef/>
      </w:r>
      <w:r>
        <w:t>Include which ones</w:t>
      </w:r>
    </w:p>
  </w:comment>
  <w:comment w:id="22" w:author="Bale,Cameron" w:date="2023-01-23T15:55:00Z" w:initials="B">
    <w:p w14:paraId="6AD95800" w14:textId="77777777" w:rsidR="00B658C9" w:rsidRDefault="00B658C9" w:rsidP="00957659">
      <w:pPr>
        <w:pStyle w:val="CommentText"/>
      </w:pPr>
      <w:r>
        <w:rPr>
          <w:rStyle w:val="CommentReference"/>
        </w:rPr>
        <w:annotationRef/>
      </w:r>
      <w:r>
        <w:t>There are eighteen total. I added four examples.</w:t>
      </w:r>
    </w:p>
  </w:comment>
  <w:comment w:id="25" w:author="Matt Schneider" w:date="2023-01-28T01:12:00Z" w:initials="MS">
    <w:p w14:paraId="2A8BFD79" w14:textId="77777777" w:rsidR="00293A32" w:rsidRDefault="00293A32" w:rsidP="00BF7B93">
      <w:pPr>
        <w:pStyle w:val="CommentText"/>
      </w:pPr>
      <w:r>
        <w:rPr>
          <w:rStyle w:val="CommentReference"/>
        </w:rPr>
        <w:annotationRef/>
      </w:r>
      <w:r>
        <w:t>Much better writing now</w:t>
      </w:r>
    </w:p>
  </w:comment>
  <w:comment w:id="23" w:author="Bale,Cameron" w:date="2023-01-24T16:54:00Z" w:initials="B">
    <w:p w14:paraId="60BFDDA3" w14:textId="0C49F2C0" w:rsidR="007A38D9" w:rsidRDefault="007A38D9" w:rsidP="009B15F2">
      <w:pPr>
        <w:pStyle w:val="CommentText"/>
      </w:pPr>
      <w:r>
        <w:rPr>
          <w:rStyle w:val="CommentReference"/>
        </w:rPr>
        <w:annotationRef/>
      </w:r>
      <w:r>
        <w:t>Added additional details for all papers.</w:t>
      </w:r>
    </w:p>
  </w:comment>
  <w:comment w:id="27" w:author="Matt Schneider" w:date="2023-01-28T01:19:00Z" w:initials="MS">
    <w:p w14:paraId="0D3819CF" w14:textId="77777777" w:rsidR="00984D3F" w:rsidRDefault="00984D3F" w:rsidP="006F3365">
      <w:pPr>
        <w:pStyle w:val="CommentText"/>
      </w:pPr>
      <w:r>
        <w:rPr>
          <w:rStyle w:val="CommentReference"/>
        </w:rPr>
        <w:annotationRef/>
      </w:r>
      <w:r>
        <w:t>I added another Li et al (2022) which is my paper in the intro, so you'll need to do a and b</w:t>
      </w:r>
    </w:p>
  </w:comment>
  <w:comment w:id="29" w:author="Matt Schneider" w:date="2023-01-28T01:21:00Z" w:initials="MS">
    <w:p w14:paraId="1FBAC7A4" w14:textId="77777777" w:rsidR="00984D3F" w:rsidRDefault="00984D3F" w:rsidP="00F4505B">
      <w:pPr>
        <w:pStyle w:val="CommentText"/>
      </w:pPr>
      <w:r>
        <w:rPr>
          <w:rStyle w:val="CommentReference"/>
        </w:rPr>
        <w:annotationRef/>
      </w:r>
      <w:r>
        <w:t>This section reads well so far.  I like how the additional subscripts were dropped too.  P_j,t has a lot of subscripts too..</w:t>
      </w:r>
    </w:p>
  </w:comment>
  <w:comment w:id="30" w:author="Bale,Cameron [2]" w:date="2023-01-30T15:06:00Z" w:initials="B">
    <w:p w14:paraId="6BDF6E3C" w14:textId="77777777" w:rsidR="002B574F" w:rsidRDefault="002B574F" w:rsidP="0031574E">
      <w:pPr>
        <w:pStyle w:val="CommentText"/>
      </w:pPr>
      <w:r>
        <w:rPr>
          <w:rStyle w:val="CommentReference"/>
        </w:rPr>
        <w:annotationRef/>
      </w:r>
      <w:r>
        <w:t>We could omit the j subscript from the A_j,t and P_j,t. I'm okay keeping it as is.</w:t>
      </w:r>
    </w:p>
  </w:comment>
  <w:comment w:id="31" w:author="Matt Schneider" w:date="2023-01-28T01:50:00Z" w:initials="MS">
    <w:p w14:paraId="20DC8A0A" w14:textId="48FF5318" w:rsidR="00D24719" w:rsidRDefault="00D24719">
      <w:pPr>
        <w:pStyle w:val="CommentText"/>
      </w:pPr>
      <w:r>
        <w:rPr>
          <w:rStyle w:val="CommentReference"/>
        </w:rPr>
        <w:annotationRef/>
      </w:r>
      <w:r>
        <w:t xml:space="preserve">How about putting this at the end of Section 3?  It is more of an add-on framework/method to k-nTS swapping.  </w:t>
      </w:r>
    </w:p>
    <w:p w14:paraId="47A868BD" w14:textId="77777777" w:rsidR="00D24719" w:rsidRDefault="00D24719">
      <w:pPr>
        <w:pStyle w:val="CommentText"/>
      </w:pPr>
    </w:p>
    <w:p w14:paraId="1945905F" w14:textId="77777777" w:rsidR="00D24719" w:rsidRDefault="00D24719" w:rsidP="001156CE">
      <w:pPr>
        <w:pStyle w:val="CommentText"/>
      </w:pPr>
      <w:r>
        <w:t>And then you can put the time series features at the 2nd subsection of Section 6 (now section 6). This reduces 6 section to 4.</w:t>
      </w:r>
    </w:p>
  </w:comment>
  <w:comment w:id="32" w:author="Bale,Cameron [2]" w:date="2023-01-30T16:40:00Z" w:initials="B">
    <w:p w14:paraId="39CB7DF3" w14:textId="77777777" w:rsidR="00585273" w:rsidRDefault="00585273" w:rsidP="00D671F2">
      <w:pPr>
        <w:pStyle w:val="CommentText"/>
      </w:pPr>
      <w:r>
        <w:rPr>
          <w:rStyle w:val="CommentReference"/>
        </w:rPr>
        <w:annotationRef/>
      </w:r>
      <w:r>
        <w:t>Agreed</w:t>
      </w:r>
    </w:p>
  </w:comment>
  <w:comment w:id="33" w:author="Matt Schneider" w:date="2023-01-28T01:40:00Z" w:initials="MS">
    <w:p w14:paraId="6A09356C" w14:textId="32E35006" w:rsidR="00AC5E00" w:rsidRDefault="00AC5E00" w:rsidP="005311FF">
      <w:pPr>
        <w:pStyle w:val="CommentText"/>
      </w:pPr>
      <w:r>
        <w:rPr>
          <w:rStyle w:val="CommentReference"/>
        </w:rPr>
        <w:annotationRef/>
      </w:r>
      <w:r>
        <w:t>Low forecast errors ?  Or high forecast errors? /or both?</w:t>
      </w:r>
    </w:p>
  </w:comment>
  <w:comment w:id="34" w:author="Bale,Cameron [2]" w:date="2023-01-30T16:41:00Z" w:initials="B">
    <w:p w14:paraId="282A7120" w14:textId="77777777" w:rsidR="00585273" w:rsidRDefault="00585273" w:rsidP="003A0458">
      <w:pPr>
        <w:pStyle w:val="CommentText"/>
      </w:pPr>
      <w:r>
        <w:rPr>
          <w:rStyle w:val="CommentReference"/>
        </w:rPr>
        <w:annotationRef/>
      </w:r>
      <w:r>
        <w:t>Both. The feature selection method looks at how well the feature predicts forecast error (MAE) in general, whether good or bad.</w:t>
      </w:r>
    </w:p>
  </w:comment>
  <w:comment w:id="36" w:author="Matt Schneider" w:date="2023-01-28T01:43:00Z" w:initials="MS">
    <w:p w14:paraId="36798BA4" w14:textId="094F9142" w:rsidR="00D24719" w:rsidRDefault="00D24719" w:rsidP="004A5444">
      <w:pPr>
        <w:pStyle w:val="CommentText"/>
      </w:pPr>
      <w:r>
        <w:rPr>
          <w:rStyle w:val="CommentReference"/>
        </w:rPr>
        <w:annotationRef/>
      </w:r>
      <w:r>
        <w:t>Add a line to the 2nd contribution specifiicaly saying this...very specific so they can't object to the contribution</w:t>
      </w:r>
    </w:p>
  </w:comment>
  <w:comment w:id="37" w:author="Matt Schneider" w:date="2023-01-28T01:47:00Z" w:initials="MS">
    <w:p w14:paraId="65B73856" w14:textId="77777777" w:rsidR="00D24719" w:rsidRDefault="00D24719" w:rsidP="00B3727A">
      <w:pPr>
        <w:pStyle w:val="CommentText"/>
      </w:pPr>
      <w:r>
        <w:rPr>
          <w:rStyle w:val="CommentReference"/>
        </w:rPr>
        <w:annotationRef/>
      </w:r>
      <w:r>
        <w:t>The writing here is jumpy.  You are swtiching from conversation to process.  Probably need to write it a little more clearly</w:t>
      </w:r>
    </w:p>
  </w:comment>
  <w:comment w:id="38" w:author="Matt Schneider" w:date="2023-01-28T01:47:00Z" w:initials="MS">
    <w:p w14:paraId="0F690F94" w14:textId="77777777" w:rsidR="00D24719" w:rsidRDefault="00D24719" w:rsidP="00344460">
      <w:pPr>
        <w:pStyle w:val="CommentText"/>
      </w:pPr>
      <w:r>
        <w:rPr>
          <w:rStyle w:val="CommentReference"/>
        </w:rPr>
        <w:annotationRef/>
      </w:r>
      <w:r>
        <w:t>Separate the commentary/challenges from the process.  Say, "The process for XXX is described as follows:"</w:t>
      </w:r>
    </w:p>
  </w:comment>
  <w:comment w:id="39" w:author="Matt Schneider" w:date="2023-01-28T01:49:00Z" w:initials="MS">
    <w:p w14:paraId="2E349B49" w14:textId="77777777" w:rsidR="00D24719" w:rsidRDefault="00D24719" w:rsidP="00BD3DFF">
      <w:pPr>
        <w:pStyle w:val="CommentText"/>
      </w:pPr>
      <w:r>
        <w:rPr>
          <w:rStyle w:val="CommentReference"/>
        </w:rPr>
        <w:annotationRef/>
      </w:r>
      <w:r>
        <w:t>I would move this up higher, you want to define the method fairly quickly and then comment on it.  Can it be written a litlte more formally.  This may not be an algorithm--- maybe it is the framework from Figure 2??  Or method</w:t>
      </w:r>
    </w:p>
  </w:comment>
  <w:comment w:id="40" w:author="Bale,Cameron [2]" w:date="2023-01-30T14:43:00Z" w:initials="B">
    <w:p w14:paraId="276ED4C5" w14:textId="77777777" w:rsidR="00834678" w:rsidRDefault="00834678" w:rsidP="00833F86">
      <w:pPr>
        <w:pStyle w:val="CommentText"/>
      </w:pPr>
      <w:r>
        <w:rPr>
          <w:rStyle w:val="CommentReference"/>
        </w:rPr>
        <w:annotationRef/>
      </w:r>
      <w:r>
        <w:t>Add extra details as in Talagala (2018) to highlight meta-data prep</w:t>
      </w:r>
    </w:p>
  </w:comment>
  <w:comment w:id="41" w:author="Matt Schneider" w:date="2023-01-28T03:39:00Z" w:initials="MS">
    <w:p w14:paraId="12386F09" w14:textId="679D9F85" w:rsidR="004E1E66" w:rsidRDefault="004E1E66" w:rsidP="007A50A9">
      <w:pPr>
        <w:pStyle w:val="CommentText"/>
      </w:pPr>
      <w:r>
        <w:rPr>
          <w:rStyle w:val="CommentReference"/>
        </w:rPr>
        <w:annotationRef/>
      </w:r>
      <w:r>
        <w:t>New subsection here. Put the time series features and just say we use those time series features that were predictive of forecast accuracy from the literature review</w:t>
      </w:r>
    </w:p>
  </w:comment>
  <w:comment w:id="42" w:author="Matt Schneider" w:date="2023-01-30T05:35:00Z" w:initials="MS">
    <w:p w14:paraId="646066A8" w14:textId="77777777" w:rsidR="008F6094" w:rsidRDefault="008F6094" w:rsidP="0092347D">
      <w:pPr>
        <w:pStyle w:val="CommentText"/>
      </w:pPr>
      <w:r>
        <w:rPr>
          <w:rStyle w:val="CommentReference"/>
        </w:rPr>
        <w:annotationRef/>
      </w:r>
      <w:r>
        <w:t>I fixed it</w:t>
      </w:r>
    </w:p>
  </w:comment>
  <w:comment w:id="43" w:author="Matt Schneider" w:date="2023-01-30T05:38:00Z" w:initials="MS">
    <w:p w14:paraId="7A788E53" w14:textId="77777777" w:rsidR="00466B2C" w:rsidRDefault="00466B2C" w:rsidP="00EB2E5F">
      <w:pPr>
        <w:pStyle w:val="CommentText"/>
      </w:pPr>
      <w:r>
        <w:rPr>
          <w:rStyle w:val="CommentReference"/>
        </w:rPr>
        <w:annotationRef/>
      </w:r>
      <w:r>
        <w:t xml:space="preserve">Why not just call it Spectral Entropy and not SpecEntropy.  </w:t>
      </w:r>
    </w:p>
  </w:comment>
  <w:comment w:id="44" w:author="Matt Schneider" w:date="2023-01-30T05:39:00Z" w:initials="MS">
    <w:p w14:paraId="3440451B" w14:textId="77777777" w:rsidR="00466B2C" w:rsidRDefault="00466B2C" w:rsidP="00E82AF2">
      <w:pPr>
        <w:pStyle w:val="CommentText"/>
      </w:pPr>
      <w:r>
        <w:rPr>
          <w:rStyle w:val="CommentReference"/>
        </w:rPr>
        <w:annotationRef/>
      </w:r>
      <w:r>
        <w:t>Don’t make things more complicated than they need to be (I fixed it)</w:t>
      </w:r>
    </w:p>
  </w:comment>
  <w:comment w:id="45" w:author="Matt Schneider" w:date="2023-01-28T01:36:00Z" w:initials="MS">
    <w:p w14:paraId="23893B1F" w14:textId="7EA485C8" w:rsidR="005C1A42" w:rsidRDefault="005C1A42" w:rsidP="005C1A42">
      <w:pPr>
        <w:pStyle w:val="CommentText"/>
      </w:pPr>
      <w:r>
        <w:rPr>
          <w:rStyle w:val="CommentReference"/>
        </w:rPr>
        <w:annotationRef/>
      </w:r>
      <w:r>
        <w:t>Might need some sort of subsection to break these up with a bold face or the name from the table below as the title...so it is crystal clear. I think this would be good.</w:t>
      </w:r>
    </w:p>
  </w:comment>
  <w:comment w:id="51" w:author="Matt Schneider" w:date="2023-01-30T05:40:00Z" w:initials="MS">
    <w:p w14:paraId="26ACA16C" w14:textId="77777777" w:rsidR="00466B2C" w:rsidRDefault="00466B2C" w:rsidP="00925114">
      <w:pPr>
        <w:pStyle w:val="CommentText"/>
      </w:pPr>
      <w:r>
        <w:rPr>
          <w:rStyle w:val="CommentReference"/>
        </w:rPr>
        <w:annotationRef/>
      </w:r>
      <w:r>
        <w:t>Why are we talking about M4??</w:t>
      </w:r>
    </w:p>
  </w:comment>
  <w:comment w:id="52" w:author="Matt Schneider" w:date="2023-01-30T05:40:00Z" w:initials="MS">
    <w:p w14:paraId="3D18CB11" w14:textId="77777777" w:rsidR="00466B2C" w:rsidRDefault="00466B2C" w:rsidP="001A69E0">
      <w:pPr>
        <w:pStyle w:val="CommentText"/>
      </w:pPr>
      <w:r>
        <w:rPr>
          <w:rStyle w:val="CommentReference"/>
        </w:rPr>
        <w:annotationRef/>
      </w:r>
      <w:r>
        <w:t>Delete if it is not M3 or relevant...this is very distracting</w:t>
      </w:r>
    </w:p>
  </w:comment>
  <w:comment w:id="53" w:author="Bale,Cameron [2]" w:date="2023-01-30T16:46:00Z" w:initials="B">
    <w:p w14:paraId="16C2BCC3" w14:textId="77777777" w:rsidR="00585273" w:rsidRDefault="00585273" w:rsidP="00FF6070">
      <w:pPr>
        <w:pStyle w:val="CommentText"/>
      </w:pPr>
      <w:r>
        <w:rPr>
          <w:rStyle w:val="CommentReference"/>
        </w:rPr>
        <w:annotationRef/>
      </w:r>
      <w:r>
        <w:t>Changed to not mention M4.</w:t>
      </w:r>
    </w:p>
  </w:comment>
  <w:comment w:id="54" w:author="Matt Schneider" w:date="2023-01-30T05:45:00Z" w:initials="MS">
    <w:p w14:paraId="22EF5CF2" w14:textId="4F367A02" w:rsidR="00901227" w:rsidRDefault="006B3475" w:rsidP="00CC14E8">
      <w:pPr>
        <w:pStyle w:val="CommentText"/>
      </w:pPr>
      <w:r>
        <w:rPr>
          <w:rStyle w:val="CommentReference"/>
        </w:rPr>
        <w:annotationRef/>
      </w:r>
      <w:r w:rsidR="00901227">
        <w:t>Deleted the rest, you are talking too much about irrelevant details to our paper</w:t>
      </w:r>
    </w:p>
  </w:comment>
  <w:comment w:id="55" w:author="Matt Schneider" w:date="2023-01-30T05:47:00Z" w:initials="MS">
    <w:p w14:paraId="3E415E8C" w14:textId="77777777" w:rsidR="00901227" w:rsidRDefault="00901227" w:rsidP="00224708">
      <w:pPr>
        <w:pStyle w:val="CommentText"/>
      </w:pPr>
      <w:r>
        <w:rPr>
          <w:rStyle w:val="CommentReference"/>
        </w:rPr>
        <w:annotationRef/>
      </w:r>
      <w:r>
        <w:t>I think EACF is the proper acronym ., why underscore?</w:t>
      </w:r>
    </w:p>
  </w:comment>
  <w:comment w:id="56" w:author="Matt Schneider" w:date="2023-01-30T05:47:00Z" w:initials="MS">
    <w:p w14:paraId="65FE33DD" w14:textId="77777777" w:rsidR="00901227" w:rsidRDefault="00901227" w:rsidP="00015090">
      <w:pPr>
        <w:pStyle w:val="CommentText"/>
      </w:pPr>
      <w:r>
        <w:rPr>
          <w:rStyle w:val="CommentReference"/>
        </w:rPr>
        <w:annotationRef/>
      </w:r>
      <w:r>
        <w:t>We want the subtitles to match the table. I put in parentehsis if it is too long for the table nad we have to use something else</w:t>
      </w:r>
    </w:p>
  </w:comment>
  <w:comment w:id="57" w:author="Matt Schneider" w:date="2023-01-28T01:33:00Z" w:initials="MS">
    <w:p w14:paraId="047ABC50" w14:textId="402A2B1B" w:rsidR="008F6094" w:rsidRDefault="008F6094" w:rsidP="008F6094">
      <w:pPr>
        <w:pStyle w:val="CommentText"/>
      </w:pPr>
      <w:r>
        <w:rPr>
          <w:rStyle w:val="CommentReference"/>
        </w:rPr>
        <w:annotationRef/>
      </w:r>
      <w:r>
        <w:t>Conflicts with notation from the section 3 with features??</w:t>
      </w:r>
    </w:p>
  </w:comment>
  <w:comment w:id="58" w:author="Matt Schneider" w:date="2023-01-30T05:48:00Z" w:initials="MS">
    <w:p w14:paraId="6C6736BB" w14:textId="77777777" w:rsidR="00C833F9" w:rsidRDefault="00C833F9" w:rsidP="00C83366">
      <w:pPr>
        <w:pStyle w:val="CommentText"/>
      </w:pPr>
      <w:r>
        <w:rPr>
          <w:rStyle w:val="CommentReference"/>
        </w:rPr>
        <w:annotationRef/>
      </w:r>
      <w:r>
        <w:t>Is this precise wording or true?</w:t>
      </w:r>
    </w:p>
  </w:comment>
  <w:comment w:id="59" w:author="Matt Schneider" w:date="2023-01-30T05:33:00Z" w:initials="MS">
    <w:p w14:paraId="336AFC20" w14:textId="495F5F4D" w:rsidR="008F6094" w:rsidRDefault="008F6094" w:rsidP="00774618">
      <w:pPr>
        <w:pStyle w:val="CommentText"/>
      </w:pPr>
      <w:r>
        <w:rPr>
          <w:rStyle w:val="CommentReference"/>
        </w:rPr>
        <w:annotationRef/>
      </w:r>
      <w:r>
        <w:t>Just call it mean and variance, not series</w:t>
      </w:r>
    </w:p>
  </w:comment>
  <w:comment w:id="60" w:author="Matt Schneider" w:date="2023-01-30T07:02:00Z" w:initials="MS">
    <w:p w14:paraId="2567CF09" w14:textId="77777777" w:rsidR="00642B92" w:rsidRDefault="00642B92" w:rsidP="00FA4DC5">
      <w:pPr>
        <w:pStyle w:val="CommentText"/>
      </w:pPr>
      <w:r>
        <w:rPr>
          <w:rStyle w:val="CommentReference"/>
        </w:rPr>
        <w:annotationRef/>
      </w:r>
      <w:r>
        <w:t>Write it out, no table</w:t>
      </w:r>
    </w:p>
  </w:comment>
  <w:comment w:id="61" w:author="Matt Schneider" w:date="2023-01-30T05:55:00Z" w:initials="MS">
    <w:p w14:paraId="75625396" w14:textId="77777777" w:rsidR="00544B59" w:rsidRDefault="00544B59" w:rsidP="009F0FDA">
      <w:pPr>
        <w:pStyle w:val="CommentText"/>
      </w:pPr>
      <w:r>
        <w:rPr>
          <w:rStyle w:val="CommentReference"/>
        </w:rPr>
        <w:annotationRef/>
      </w:r>
      <w:r>
        <w:t>Now you can cite that obscure articl here by Rose or whoever, in parenthesis)</w:t>
      </w:r>
    </w:p>
  </w:comment>
  <w:comment w:id="62" w:author="Matt Schneider" w:date="2023-01-30T05:55:00Z" w:initials="MS">
    <w:p w14:paraId="0923FE00" w14:textId="77777777" w:rsidR="00544B59" w:rsidRDefault="00544B59" w:rsidP="00ED64BE">
      <w:pPr>
        <w:pStyle w:val="CommentText"/>
      </w:pPr>
      <w:r>
        <w:rPr>
          <w:rStyle w:val="CommentReference"/>
        </w:rPr>
        <w:annotationRef/>
      </w:r>
      <w:r>
        <w:t>Be specific!</w:t>
      </w:r>
    </w:p>
  </w:comment>
  <w:comment w:id="63" w:author="Matt Schneider" w:date="2023-01-30T05:57:00Z" w:initials="MS">
    <w:p w14:paraId="40C55887" w14:textId="77777777" w:rsidR="00544B59" w:rsidRDefault="00544B59" w:rsidP="000E53A5">
      <w:pPr>
        <w:pStyle w:val="CommentText"/>
      </w:pPr>
      <w:r>
        <w:rPr>
          <w:rStyle w:val="CommentReference"/>
        </w:rPr>
        <w:annotationRef/>
      </w:r>
      <w:r>
        <w:t>Succinct writing</w:t>
      </w:r>
    </w:p>
  </w:comment>
  <w:comment w:id="64" w:author="Matt Schneider" w:date="2023-01-30T05:59:00Z" w:initials="MS">
    <w:p w14:paraId="1328F7A3" w14:textId="77777777" w:rsidR="00544B59" w:rsidRDefault="00544B59" w:rsidP="00B61A94">
      <w:pPr>
        <w:pStyle w:val="CommentText"/>
      </w:pPr>
      <w:r>
        <w:rPr>
          <w:rStyle w:val="CommentReference"/>
        </w:rPr>
        <w:annotationRef/>
      </w:r>
      <w:r>
        <w:t>Spell out</w:t>
      </w:r>
    </w:p>
  </w:comment>
  <w:comment w:id="65" w:author="Matt Schneider" w:date="2023-01-30T05:59:00Z" w:initials="MS">
    <w:p w14:paraId="27B64D94" w14:textId="77777777" w:rsidR="00544B59" w:rsidRDefault="00544B59" w:rsidP="007D0DD5">
      <w:pPr>
        <w:pStyle w:val="CommentText"/>
      </w:pPr>
      <w:r>
        <w:rPr>
          <w:rStyle w:val="CommentReference"/>
        </w:rPr>
        <w:annotationRef/>
      </w:r>
      <w:r>
        <w:t>formalize</w:t>
      </w:r>
    </w:p>
  </w:comment>
  <w:comment w:id="66" w:author="Matt Schneider" w:date="2023-01-30T05:59:00Z" w:initials="MS">
    <w:p w14:paraId="25934F77" w14:textId="77777777" w:rsidR="00544B59" w:rsidRDefault="00544B59" w:rsidP="00CB276C">
      <w:pPr>
        <w:pStyle w:val="CommentText"/>
      </w:pPr>
      <w:r>
        <w:rPr>
          <w:rStyle w:val="CommentReference"/>
        </w:rPr>
        <w:annotationRef/>
      </w:r>
      <w:r>
        <w:t>Should these be "Strength of…"</w:t>
      </w:r>
    </w:p>
  </w:comment>
  <w:comment w:id="67" w:author="Matt Schneider" w:date="2023-01-30T05:59:00Z" w:initials="MS">
    <w:p w14:paraId="4C82F2C3" w14:textId="30F06F22" w:rsidR="00544B59" w:rsidRDefault="00544B59" w:rsidP="00057C89">
      <w:pPr>
        <w:pStyle w:val="CommentText"/>
      </w:pPr>
      <w:r>
        <w:rPr>
          <w:rStyle w:val="CommentReference"/>
        </w:rPr>
        <w:annotationRef/>
      </w:r>
      <w:r>
        <w:t>Remove Series</w:t>
      </w:r>
    </w:p>
  </w:comment>
  <w:comment w:id="68" w:author="Matt Schneider" w:date="2023-01-28T02:13:00Z" w:initials="MS">
    <w:p w14:paraId="463C2E90" w14:textId="77777777" w:rsidR="00D50570" w:rsidRDefault="00542B24" w:rsidP="00AC38C5">
      <w:pPr>
        <w:pStyle w:val="CommentText"/>
      </w:pPr>
      <w:r>
        <w:rPr>
          <w:rStyle w:val="CommentReference"/>
        </w:rPr>
        <w:annotationRef/>
      </w:r>
      <w:r w:rsidR="00D50570">
        <w:t>Section 6.2 doesn't need a subsection. It is too small, just put it near results.  This comment goes to above section</w:t>
      </w:r>
    </w:p>
  </w:comment>
  <w:comment w:id="69" w:author="Matt Schneider" w:date="2023-01-28T02:16:00Z" w:initials="MS">
    <w:p w14:paraId="6B15FF63" w14:textId="77777777" w:rsidR="00D50570" w:rsidRDefault="00D50570" w:rsidP="00A97485">
      <w:pPr>
        <w:pStyle w:val="CommentText"/>
      </w:pPr>
      <w:r>
        <w:rPr>
          <w:rStyle w:val="CommentReference"/>
        </w:rPr>
        <w:annotationRef/>
      </w:r>
      <w:r>
        <w:t>Just put it in section 6.3 right before you do the forecasting</w:t>
      </w:r>
    </w:p>
  </w:comment>
  <w:comment w:id="70" w:author="Matt Schneider" w:date="2023-01-30T06:04:00Z" w:initials="MS">
    <w:p w14:paraId="4849BB69" w14:textId="77777777" w:rsidR="00F66B56" w:rsidRDefault="00F66B56" w:rsidP="00BE21F9">
      <w:pPr>
        <w:pStyle w:val="CommentText"/>
      </w:pPr>
      <w:r>
        <w:rPr>
          <w:rStyle w:val="CommentReference"/>
        </w:rPr>
        <w:annotationRef/>
      </w:r>
      <w:r>
        <w:t>Why is this in a different order compared to the table?</w:t>
      </w:r>
    </w:p>
  </w:comment>
  <w:comment w:id="71" w:author="Matt Schneider" w:date="2023-01-30T06:05:00Z" w:initials="MS">
    <w:p w14:paraId="6E858495" w14:textId="77777777" w:rsidR="00F66B56" w:rsidRDefault="00F66B56" w:rsidP="00A34884">
      <w:pPr>
        <w:pStyle w:val="CommentText"/>
      </w:pPr>
      <w:r>
        <w:rPr>
          <w:rStyle w:val="CommentReference"/>
        </w:rPr>
        <w:annotationRef/>
      </w:r>
      <w:r>
        <w:t xml:space="preserve"> need a citation in this section to say we are replicating someone else like the Pinson article</w:t>
      </w:r>
    </w:p>
  </w:comment>
  <w:comment w:id="72" w:author="Matt Schneider" w:date="2023-01-30T06:07:00Z" w:initials="MS">
    <w:p w14:paraId="016E03FD" w14:textId="77777777" w:rsidR="00F66B56" w:rsidRDefault="00F66B56" w:rsidP="00F83354">
      <w:pPr>
        <w:pStyle w:val="CommentText"/>
      </w:pPr>
      <w:r>
        <w:rPr>
          <w:rStyle w:val="CommentReference"/>
        </w:rPr>
        <w:annotationRef/>
      </w:r>
      <w:r>
        <w:t>Bold face? Else where it is not...does it add to a time series or a time series value?  Please be precise</w:t>
      </w:r>
    </w:p>
  </w:comment>
  <w:comment w:id="73" w:author="Matt Schneider" w:date="2023-01-30T06:08:00Z" w:initials="MS">
    <w:p w14:paraId="1C19923D" w14:textId="77777777" w:rsidR="00F66B56" w:rsidRDefault="00F66B56" w:rsidP="0000659E">
      <w:pPr>
        <w:pStyle w:val="CommentText"/>
      </w:pPr>
      <w:r>
        <w:rPr>
          <w:rStyle w:val="CommentReference"/>
        </w:rPr>
        <w:annotationRef/>
      </w:r>
      <w:r>
        <w:t>Please be consistent. You are switching from orignal time series to confidential time series to time series.  The whole paper needs to be consistent</w:t>
      </w:r>
    </w:p>
  </w:comment>
  <w:comment w:id="74" w:author="Matt Schneider" w:date="2023-01-30T06:09:00Z" w:initials="MS">
    <w:p w14:paraId="6B63354E" w14:textId="77777777" w:rsidR="00F66B56" w:rsidRDefault="00F66B56" w:rsidP="009F4363">
      <w:pPr>
        <w:pStyle w:val="CommentText"/>
      </w:pPr>
      <w:r>
        <w:rPr>
          <w:rStyle w:val="CommentReference"/>
        </w:rPr>
        <w:annotationRef/>
      </w:r>
      <w:r>
        <w:t>Vector? Or what?</w:t>
      </w:r>
    </w:p>
  </w:comment>
  <w:comment w:id="75" w:author="Matt Schneider" w:date="2023-01-30T06:10:00Z" w:initials="MS">
    <w:p w14:paraId="4AA9AF86" w14:textId="77777777" w:rsidR="008950C0" w:rsidRDefault="008950C0" w:rsidP="008950C0">
      <w:pPr>
        <w:pStyle w:val="CommentText"/>
      </w:pPr>
      <w:r>
        <w:rPr>
          <w:rStyle w:val="CommentReference"/>
        </w:rPr>
        <w:annotationRef/>
      </w:r>
      <w:r>
        <w:t>Confidential or original??????</w:t>
      </w:r>
    </w:p>
  </w:comment>
  <w:comment w:id="76" w:author="Matt Schneider" w:date="2023-01-30T06:11:00Z" w:initials="MS">
    <w:p w14:paraId="6ABF87CF" w14:textId="77777777" w:rsidR="008950C0" w:rsidRDefault="008950C0" w:rsidP="008950C0">
      <w:pPr>
        <w:pStyle w:val="CommentText"/>
      </w:pPr>
      <w:r>
        <w:rPr>
          <w:rStyle w:val="CommentReference"/>
        </w:rPr>
        <w:annotationRef/>
      </w:r>
      <w:r>
        <w:t>i.e. or e.g. must always be italicized</w:t>
      </w:r>
    </w:p>
  </w:comment>
  <w:comment w:id="77" w:author="Matt Schneider" w:date="2023-01-28T03:43:00Z" w:initials="MS">
    <w:p w14:paraId="50CA1220" w14:textId="77777777" w:rsidR="008950C0" w:rsidRDefault="008950C0" w:rsidP="008950C0">
      <w:pPr>
        <w:pStyle w:val="CommentText"/>
      </w:pPr>
      <w:r>
        <w:rPr>
          <w:rStyle w:val="CommentReference"/>
        </w:rPr>
        <w:annotationRef/>
      </w:r>
      <w:r>
        <w:t>11?</w:t>
      </w:r>
    </w:p>
  </w:comment>
  <w:comment w:id="78" w:author="Matt Schneider" w:date="2023-01-28T03:44:00Z" w:initials="MS">
    <w:p w14:paraId="73262E1D" w14:textId="77777777" w:rsidR="008950C0" w:rsidRDefault="008950C0" w:rsidP="008950C0">
      <w:pPr>
        <w:pStyle w:val="CommentText"/>
      </w:pPr>
      <w:r>
        <w:rPr>
          <w:rStyle w:val="CommentReference"/>
        </w:rPr>
        <w:annotationRef/>
      </w:r>
      <w:r>
        <w:t>Poor english!</w:t>
      </w:r>
    </w:p>
  </w:comment>
  <w:comment w:id="79" w:author="Matt Schneider" w:date="2023-01-28T03:57:00Z" w:initials="MS">
    <w:p w14:paraId="1122D55A" w14:textId="77777777" w:rsidR="008950C0" w:rsidRDefault="008950C0" w:rsidP="008950C0">
      <w:pPr>
        <w:pStyle w:val="CommentText"/>
      </w:pPr>
      <w:r>
        <w:rPr>
          <w:rStyle w:val="CommentReference"/>
        </w:rPr>
        <w:annotationRef/>
      </w:r>
      <w:r>
        <w:t>This seems weak</w:t>
      </w:r>
    </w:p>
  </w:comment>
  <w:comment w:id="80" w:author="Matt Schneider" w:date="2023-01-30T06:24:00Z" w:initials="MS">
    <w:p w14:paraId="3B9E2388" w14:textId="77777777" w:rsidR="00AA2716" w:rsidRDefault="00AA2716" w:rsidP="007B6E4E">
      <w:pPr>
        <w:pStyle w:val="CommentText"/>
      </w:pPr>
      <w:r>
        <w:rPr>
          <w:rStyle w:val="CommentReference"/>
        </w:rPr>
        <w:annotationRef/>
      </w:r>
      <w:r>
        <w:t>Need a stronger argument here.  "most conservative assumption" or something that a reviewer cannot refute</w:t>
      </w:r>
    </w:p>
  </w:comment>
  <w:comment w:id="81" w:author="Matt Schneider" w:date="2023-01-28T04:01:00Z" w:initials="MS">
    <w:p w14:paraId="005F97C5" w14:textId="61CF49AB" w:rsidR="008950C0" w:rsidRDefault="008950C0" w:rsidP="008950C0">
      <w:pPr>
        <w:pStyle w:val="CommentText"/>
      </w:pPr>
      <w:r>
        <w:rPr>
          <w:rStyle w:val="CommentReference"/>
        </w:rPr>
        <w:annotationRef/>
      </w:r>
      <w:r>
        <w:t>Citation?</w:t>
      </w:r>
    </w:p>
  </w:comment>
  <w:comment w:id="82" w:author="Matt Schneider" w:date="2023-01-28T04:03:00Z" w:initials="MS">
    <w:p w14:paraId="6E4E0B46" w14:textId="77777777" w:rsidR="008950C0" w:rsidRDefault="008950C0" w:rsidP="008950C0">
      <w:pPr>
        <w:pStyle w:val="CommentText"/>
      </w:pPr>
      <w:r>
        <w:rPr>
          <w:rStyle w:val="CommentReference"/>
        </w:rPr>
        <w:annotationRef/>
      </w:r>
      <w:r>
        <w:t>Move to privacy section</w:t>
      </w:r>
    </w:p>
  </w:comment>
  <w:comment w:id="83" w:author="Matt Schneider" w:date="2023-01-30T06:24:00Z" w:initials="MS">
    <w:p w14:paraId="087A4435" w14:textId="77777777" w:rsidR="00AA2716" w:rsidRDefault="00AA2716" w:rsidP="00591B2C">
      <w:pPr>
        <w:pStyle w:val="CommentText"/>
      </w:pPr>
      <w:r>
        <w:rPr>
          <w:rStyle w:val="CommentReference"/>
        </w:rPr>
        <w:annotationRef/>
      </w:r>
      <w:r>
        <w:t xml:space="preserve">You must at least define the most basic notaiton here like what J is and s. </w:t>
      </w:r>
    </w:p>
  </w:comment>
  <w:comment w:id="84" w:author="Matt Schneider" w:date="2023-01-28T02:07:00Z" w:initials="MS">
    <w:p w14:paraId="10FDAD1D" w14:textId="77777777" w:rsidR="00AA2716" w:rsidRDefault="00AA2716" w:rsidP="00AA2716">
      <w:pPr>
        <w:pStyle w:val="CommentText"/>
      </w:pPr>
      <w:r>
        <w:rPr>
          <w:rStyle w:val="CommentReference"/>
        </w:rPr>
        <w:annotationRef/>
      </w:r>
      <w:r>
        <w:t>Poor writing style. In the application, you talk about what you DID...not what you will do or what your goals are</w:t>
      </w:r>
    </w:p>
  </w:comment>
  <w:comment w:id="85" w:author="Matt Schneider" w:date="2023-01-28T03:41:00Z" w:initials="MS">
    <w:p w14:paraId="6EE6E456" w14:textId="77777777" w:rsidR="00AA2716" w:rsidRDefault="00AA2716" w:rsidP="00AA2716">
      <w:pPr>
        <w:pStyle w:val="CommentText"/>
      </w:pPr>
      <w:r>
        <w:rPr>
          <w:rStyle w:val="CommentReference"/>
        </w:rPr>
        <w:annotationRef/>
      </w:r>
      <w:r>
        <w:t>I fixed some</w:t>
      </w:r>
    </w:p>
  </w:comment>
  <w:comment w:id="86" w:author="Matt Schneider" w:date="2023-01-28T02:09:00Z" w:initials="MS">
    <w:p w14:paraId="2AD296ED" w14:textId="77777777" w:rsidR="00AA2716" w:rsidRDefault="00AA2716" w:rsidP="00AA2716">
      <w:pPr>
        <w:pStyle w:val="CommentText"/>
      </w:pPr>
      <w:r>
        <w:rPr>
          <w:rStyle w:val="CommentReference"/>
        </w:rPr>
        <w:annotationRef/>
      </w:r>
      <w:r>
        <w:t>Univariate vs. multivariate.  Simple is not the best term….you provided the exact definition of univariate and multivariate.  VAR is somewhat simple….</w:t>
      </w:r>
    </w:p>
  </w:comment>
  <w:comment w:id="87" w:author="Matt Schneider" w:date="2023-01-28T02:09:00Z" w:initials="MS">
    <w:p w14:paraId="6BF4DA49" w14:textId="77777777" w:rsidR="00AA2716" w:rsidRDefault="00AA2716" w:rsidP="00AA2716">
      <w:pPr>
        <w:pStyle w:val="CommentText"/>
      </w:pPr>
      <w:r>
        <w:rPr>
          <w:rStyle w:val="CommentReference"/>
        </w:rPr>
        <w:annotationRef/>
      </w:r>
      <w:r>
        <w:t>Or look at the complexity rankings in M3 competition</w:t>
      </w:r>
    </w:p>
  </w:comment>
  <w:comment w:id="88" w:author="Matt Schneider" w:date="2023-01-30T08:24:00Z" w:initials="MS">
    <w:p w14:paraId="0BB67A22" w14:textId="77777777" w:rsidR="00AF3FFF" w:rsidRDefault="00AF3FFF" w:rsidP="004E67E2">
      <w:pPr>
        <w:pStyle w:val="CommentText"/>
      </w:pPr>
      <w:r>
        <w:rPr>
          <w:rStyle w:val="CommentReference"/>
        </w:rPr>
        <w:annotationRef/>
      </w:r>
      <w:r>
        <w:t>Which ones? Be specific.  What settings, be specific.  Research must be reproducable</w:t>
      </w:r>
    </w:p>
  </w:comment>
  <w:comment w:id="89" w:author="Matt Schneider" w:date="2023-01-30T08:26:00Z" w:initials="MS">
    <w:p w14:paraId="749D075B" w14:textId="77777777" w:rsidR="000A3652" w:rsidRDefault="000A3652" w:rsidP="00A30176">
      <w:pPr>
        <w:pStyle w:val="CommentText"/>
      </w:pPr>
      <w:r>
        <w:rPr>
          <w:rStyle w:val="CommentReference"/>
        </w:rPr>
        <w:annotationRef/>
      </w:r>
      <w:r>
        <w:t>Not defined</w:t>
      </w:r>
    </w:p>
  </w:comment>
  <w:comment w:id="90" w:author="Matt Schneider" w:date="2023-01-30T06:30:00Z" w:initials="MS">
    <w:p w14:paraId="2043BE4C" w14:textId="77777777" w:rsidR="006520F9" w:rsidRDefault="006520F9" w:rsidP="001D6D41">
      <w:pPr>
        <w:pStyle w:val="CommentText"/>
      </w:pPr>
      <w:r>
        <w:rPr>
          <w:rStyle w:val="CommentReference"/>
        </w:rPr>
        <w:annotationRef/>
      </w:r>
      <w:r>
        <w:t>Straight to the point.  Don't mess around</w:t>
      </w:r>
    </w:p>
  </w:comment>
  <w:comment w:id="91" w:author="Matt Schneider" w:date="2023-01-30T06:32:00Z" w:initials="MS">
    <w:p w14:paraId="6CD2F0A4" w14:textId="77777777" w:rsidR="006520F9" w:rsidRDefault="006520F9" w:rsidP="005A7C32">
      <w:pPr>
        <w:pStyle w:val="CommentText"/>
      </w:pPr>
      <w:r>
        <w:rPr>
          <w:rStyle w:val="CommentReference"/>
        </w:rPr>
        <w:annotationRef/>
      </w:r>
      <w:r>
        <w:t>Be precise. Why did the forecasts explode? It is a linear equation, what happened to the parameters. You need to write very specifically from now on</w:t>
      </w:r>
    </w:p>
  </w:comment>
  <w:comment w:id="92" w:author="Matt Schneider" w:date="2023-01-30T06:33:00Z" w:initials="MS">
    <w:p w14:paraId="00F77968" w14:textId="77777777" w:rsidR="004B1281" w:rsidRDefault="004B1281" w:rsidP="00F02131">
      <w:pPr>
        <w:pStyle w:val="CommentText"/>
      </w:pPr>
      <w:r>
        <w:rPr>
          <w:rStyle w:val="CommentReference"/>
        </w:rPr>
        <w:annotationRef/>
      </w:r>
      <w:r>
        <w:t>Keep the term consistent</w:t>
      </w:r>
    </w:p>
  </w:comment>
  <w:comment w:id="93" w:author="Matt Schneider" w:date="2023-01-30T08:45:00Z" w:initials="MS">
    <w:p w14:paraId="2AEFFDA3" w14:textId="77777777" w:rsidR="0085203D" w:rsidRDefault="0085203D" w:rsidP="008A14B6">
      <w:pPr>
        <w:pStyle w:val="CommentText"/>
      </w:pPr>
      <w:r>
        <w:rPr>
          <w:rStyle w:val="CommentReference"/>
        </w:rPr>
        <w:annotationRef/>
      </w:r>
      <w:r>
        <w:t>What' random guessing?  1/474??</w:t>
      </w:r>
    </w:p>
  </w:comment>
  <w:comment w:id="94" w:author="Matt Schneider" w:date="2023-01-30T06:41:00Z" w:initials="MS">
    <w:p w14:paraId="3BFF698D" w14:textId="70CF4489" w:rsidR="004B1281" w:rsidRDefault="004B1281" w:rsidP="000D1ECB">
      <w:pPr>
        <w:pStyle w:val="CommentText"/>
      </w:pPr>
      <w:r>
        <w:rPr>
          <w:rStyle w:val="CommentReference"/>
        </w:rPr>
        <w:annotationRef/>
      </w:r>
      <w:r>
        <w:t>Use this term consistently throughou the paper</w:t>
      </w:r>
    </w:p>
  </w:comment>
  <w:comment w:id="95" w:author="Matt Schneider" w:date="2023-01-30T08:30:00Z" w:initials="MS">
    <w:p w14:paraId="52EC4271" w14:textId="77777777" w:rsidR="004D0579" w:rsidRDefault="004D0579" w:rsidP="00723587">
      <w:pPr>
        <w:pStyle w:val="CommentText"/>
      </w:pPr>
      <w:r>
        <w:rPr>
          <w:rStyle w:val="CommentReference"/>
        </w:rPr>
        <w:annotationRef/>
      </w:r>
      <w:r>
        <w:t>Need original data column too</w:t>
      </w:r>
    </w:p>
  </w:comment>
  <w:comment w:id="96" w:author="Matt Schneider" w:date="2023-01-28T04:03:00Z" w:initials="MS">
    <w:p w14:paraId="6C2B3E5F" w14:textId="53BB3F2C" w:rsidR="004B1281" w:rsidRDefault="004B1281" w:rsidP="004B1281">
      <w:pPr>
        <w:pStyle w:val="CommentText"/>
      </w:pPr>
      <w:r>
        <w:rPr>
          <w:rStyle w:val="CommentReference"/>
        </w:rPr>
        <w:annotationRef/>
      </w:r>
      <w:r>
        <w:t>Put inline with results as an afterthough</w:t>
      </w:r>
    </w:p>
  </w:comment>
  <w:comment w:id="97" w:author="Matt Schneider" w:date="2023-01-30T08:46:00Z" w:initials="MS">
    <w:p w14:paraId="73E26751" w14:textId="77777777" w:rsidR="0085203D" w:rsidRDefault="0085203D" w:rsidP="008F7F7D">
      <w:pPr>
        <w:pStyle w:val="CommentText"/>
      </w:pPr>
      <w:r>
        <w:rPr>
          <w:rStyle w:val="CommentReference"/>
        </w:rPr>
        <w:annotationRef/>
      </w:r>
      <w:r>
        <w:t>acronym</w:t>
      </w:r>
    </w:p>
  </w:comment>
  <w:comment w:id="98" w:author="Matt Schneider" w:date="2023-01-28T04:05:00Z" w:initials="MS">
    <w:p w14:paraId="01275E7D" w14:textId="766AA3D4" w:rsidR="0085203D" w:rsidRDefault="0085203D" w:rsidP="008A4F49">
      <w:pPr>
        <w:pStyle w:val="CommentText"/>
      </w:pPr>
      <w:r>
        <w:rPr>
          <w:rStyle w:val="CommentReference"/>
        </w:rPr>
        <w:annotationRef/>
      </w:r>
      <w:r>
        <w:t>Values too</w:t>
      </w:r>
    </w:p>
  </w:comment>
  <w:comment w:id="99" w:author="Matt Schneider" w:date="2023-01-30T06:51:00Z" w:initials="MS">
    <w:p w14:paraId="62A8D27A" w14:textId="77777777" w:rsidR="0085203D" w:rsidRDefault="0085203D" w:rsidP="00621BFB">
      <w:pPr>
        <w:pStyle w:val="CommentText"/>
      </w:pPr>
      <w:r>
        <w:rPr>
          <w:rStyle w:val="CommentReference"/>
        </w:rPr>
        <w:annotationRef/>
      </w:r>
      <w:r>
        <w:t>Inlude them in parentehsis</w:t>
      </w:r>
    </w:p>
  </w:comment>
  <w:comment w:id="100" w:author="Matt Schneider" w:date="2023-01-30T06:55:00Z" w:initials="MS">
    <w:p w14:paraId="14733737" w14:textId="77777777" w:rsidR="00667380" w:rsidRDefault="00667380" w:rsidP="000D7B22">
      <w:pPr>
        <w:pStyle w:val="CommentText"/>
      </w:pPr>
      <w:r>
        <w:rPr>
          <w:rStyle w:val="CommentReference"/>
        </w:rPr>
        <w:annotationRef/>
      </w:r>
      <w:r>
        <w:t>Is this correct?  And why?</w:t>
      </w:r>
    </w:p>
  </w:comment>
  <w:comment w:id="101" w:author="Matt Schneider" w:date="2023-01-30T06:58:00Z" w:initials="MS">
    <w:p w14:paraId="0C93CE6C" w14:textId="77777777" w:rsidR="00642B92" w:rsidRDefault="00642B92" w:rsidP="00244071">
      <w:pPr>
        <w:pStyle w:val="CommentText"/>
      </w:pPr>
      <w:r>
        <w:rPr>
          <w:rStyle w:val="CommentReference"/>
        </w:rPr>
        <w:annotationRef/>
      </w:r>
      <w:r>
        <w:t>Why why why. This is why people read the paper</w:t>
      </w:r>
    </w:p>
  </w:comment>
  <w:comment w:id="102" w:author="Matt Schneider" w:date="2023-01-30T06:56:00Z" w:initials="MS">
    <w:p w14:paraId="69986AB2" w14:textId="1F405C47" w:rsidR="00642B92" w:rsidRDefault="00642B92" w:rsidP="000A5C11">
      <w:pPr>
        <w:pStyle w:val="CommentText"/>
      </w:pPr>
      <w:r>
        <w:rPr>
          <w:rStyle w:val="CommentReference"/>
        </w:rPr>
        <w:annotationRef/>
      </w:r>
      <w:r>
        <w:t>Make these names consistent to the previous tables.  It seems somewhat random here.  Also we may need another subsection of the 39 features to also include in one of the prior subsections</w:t>
      </w:r>
    </w:p>
  </w:comment>
  <w:comment w:id="103" w:author="Matt Schneider" w:date="2023-01-30T06:59:00Z" w:initials="MS">
    <w:p w14:paraId="2ECFDB60" w14:textId="77777777" w:rsidR="00642B92" w:rsidRDefault="00642B92" w:rsidP="00E7795C">
      <w:pPr>
        <w:pStyle w:val="CommentText"/>
      </w:pPr>
      <w:r>
        <w:rPr>
          <w:rStyle w:val="CommentReference"/>
        </w:rPr>
        <w:annotationRef/>
      </w:r>
      <w:r>
        <w:t>Sloppy for a finished paper</w:t>
      </w:r>
    </w:p>
  </w:comment>
  <w:comment w:id="104" w:author="Matt Schneider" w:date="2023-01-30T08:53:00Z" w:initials="MS">
    <w:p w14:paraId="39015E9A" w14:textId="77777777" w:rsidR="00C10E05" w:rsidRDefault="00C10E05" w:rsidP="00E266F1">
      <w:pPr>
        <w:pStyle w:val="CommentText"/>
      </w:pPr>
      <w:r>
        <w:rPr>
          <w:rStyle w:val="CommentReference"/>
        </w:rPr>
        <w:annotationRef/>
      </w:r>
      <w:r>
        <w:t xml:space="preserve">Charts don't have titles when you have a figure title.  </w:t>
      </w:r>
    </w:p>
  </w:comment>
  <w:comment w:id="105" w:author="Matt Schneider" w:date="2023-01-30T07:01:00Z" w:initials="MS">
    <w:p w14:paraId="1F642505" w14:textId="4E64F5AD" w:rsidR="00642B92" w:rsidRDefault="00642B92" w:rsidP="00D034DF">
      <w:pPr>
        <w:pStyle w:val="CommentText"/>
      </w:pPr>
      <w:r>
        <w:rPr>
          <w:rStyle w:val="CommentReference"/>
        </w:rPr>
        <w:annotationRef/>
      </w:r>
      <w:r>
        <w:t>Explain 1 sentence why permutation based importance is important to our k-nTS+ swapping method</w:t>
      </w:r>
    </w:p>
  </w:comment>
  <w:comment w:id="106" w:author="Matt Schneider" w:date="2023-01-30T07:00:00Z" w:initials="MS">
    <w:p w14:paraId="5F07D43A" w14:textId="052D0056" w:rsidR="00642B92" w:rsidRDefault="00642B92" w:rsidP="00B864AF">
      <w:pPr>
        <w:pStyle w:val="CommentText"/>
      </w:pPr>
      <w:r>
        <w:rPr>
          <w:rStyle w:val="CommentReference"/>
        </w:rPr>
        <w:annotationRef/>
      </w:r>
      <w:r>
        <w:t>Needs to be same as the previous subsection for what we call them in the table.  No ambiguitiy can be here</w:t>
      </w:r>
    </w:p>
  </w:comment>
  <w:comment w:id="107" w:author="Matt Schneider" w:date="2023-01-28T03:51:00Z" w:initials="MS">
    <w:p w14:paraId="66D08913" w14:textId="5DA36DC8" w:rsidR="00327D52" w:rsidRDefault="00327D52" w:rsidP="00327D52">
      <w:pPr>
        <w:pStyle w:val="CommentText"/>
      </w:pPr>
      <w:r>
        <w:rPr>
          <w:rStyle w:val="CommentReference"/>
        </w:rPr>
        <w:annotationRef/>
      </w:r>
      <w:r>
        <w:t xml:space="preserve">You can't write in a vague manner. This is scientific research and your must be precise.  </w:t>
      </w:r>
    </w:p>
  </w:comment>
  <w:comment w:id="108" w:author="Matt Schneider" w:date="2023-01-30T07:00:00Z" w:initials="MS">
    <w:p w14:paraId="5662DD9B" w14:textId="77777777" w:rsidR="00642B92" w:rsidRDefault="00642B92" w:rsidP="008C00BF">
      <w:pPr>
        <w:pStyle w:val="CommentText"/>
      </w:pPr>
      <w:r>
        <w:rPr>
          <w:rStyle w:val="CommentReference"/>
        </w:rPr>
        <w:annotationRef/>
      </w:r>
      <w:r>
        <w:t>How important?  "highly" is not a good word</w:t>
      </w:r>
    </w:p>
  </w:comment>
  <w:comment w:id="109" w:author="Matt Schneider" w:date="2023-01-30T09:55:00Z" w:initials="MS">
    <w:p w14:paraId="418B2770" w14:textId="77777777" w:rsidR="00403A03" w:rsidRDefault="00403A03" w:rsidP="00BA18E4">
      <w:pPr>
        <w:pStyle w:val="CommentText"/>
      </w:pPr>
      <w:r>
        <w:rPr>
          <w:rStyle w:val="CommentReference"/>
        </w:rPr>
        <w:annotationRef/>
      </w:r>
      <w:r>
        <w:t>Feature labels need to be congruent to paper</w:t>
      </w:r>
    </w:p>
  </w:comment>
  <w:comment w:id="110" w:author="Matt Schneider" w:date="2023-01-30T07:09:00Z" w:initials="MS">
    <w:p w14:paraId="696A861C" w14:textId="46FD3680" w:rsidR="005D1D4F" w:rsidRDefault="005D1D4F" w:rsidP="00227342">
      <w:pPr>
        <w:pStyle w:val="CommentText"/>
      </w:pPr>
      <w:r>
        <w:rPr>
          <w:rStyle w:val="CommentReference"/>
        </w:rPr>
        <w:annotationRef/>
      </w:r>
      <w:r>
        <w:t>We need the same table from before showing the feature values, but with new values after the privacy method so the readers can compare.  Also why are we using k=7 here when elsewhere we use k=3.  we must be consistent</w:t>
      </w:r>
    </w:p>
  </w:comment>
  <w:comment w:id="111" w:author="Matt Schneider" w:date="2023-01-30T09:50:00Z" w:initials="MS">
    <w:p w14:paraId="64A08DFB" w14:textId="77777777" w:rsidR="00562C21" w:rsidRDefault="00562C21" w:rsidP="006D26C2">
      <w:pPr>
        <w:pStyle w:val="CommentText"/>
      </w:pPr>
      <w:r>
        <w:rPr>
          <w:rStyle w:val="CommentReference"/>
        </w:rPr>
        <w:annotationRef/>
      </w:r>
      <w:r>
        <w:t>Why?</w:t>
      </w:r>
    </w:p>
  </w:comment>
  <w:comment w:id="112" w:author="Matt Schneider" w:date="2023-01-30T09:50:00Z" w:initials="MS">
    <w:p w14:paraId="623A9211" w14:textId="77777777" w:rsidR="00562C21" w:rsidRDefault="00562C21" w:rsidP="000E49C7">
      <w:pPr>
        <w:pStyle w:val="CommentText"/>
      </w:pPr>
      <w:r>
        <w:rPr>
          <w:rStyle w:val="CommentReference"/>
        </w:rPr>
        <w:annotationRef/>
      </w:r>
      <w:r>
        <w:t>This is the really good part of the paper...why why why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5352DB" w15:done="1"/>
  <w15:commentEx w15:paraId="0E580D7E" w15:done="0"/>
  <w15:commentEx w15:paraId="473AAF30" w15:done="0"/>
  <w15:commentEx w15:paraId="1056D5B7" w15:done="0"/>
  <w15:commentEx w15:paraId="7C4ED2AE" w15:paraIdParent="1056D5B7" w15:done="0"/>
  <w15:commentEx w15:paraId="78842D96" w15:done="1"/>
  <w15:commentEx w15:paraId="4096DF43" w15:paraIdParent="78842D96" w15:done="1"/>
  <w15:commentEx w15:paraId="23A90435" w15:done="0"/>
  <w15:commentEx w15:paraId="5C34DEF4" w15:paraIdParent="23A90435" w15:done="0"/>
  <w15:commentEx w15:paraId="603D3B20" w15:done="1"/>
  <w15:commentEx w15:paraId="454CC3D0" w15:paraIdParent="603D3B20" w15:done="1"/>
  <w15:commentEx w15:paraId="2DA7168A" w15:done="0"/>
  <w15:commentEx w15:paraId="01F3F0B9" w15:paraIdParent="2DA7168A" w15:done="0"/>
  <w15:commentEx w15:paraId="54DB6992" w15:done="1"/>
  <w15:commentEx w15:paraId="2FB8E5D0" w15:done="1"/>
  <w15:commentEx w15:paraId="6E2A99C2" w15:done="1"/>
  <w15:commentEx w15:paraId="3EF67A8A" w15:done="0"/>
  <w15:commentEx w15:paraId="1B56A878" w15:paraIdParent="3EF67A8A" w15:done="0"/>
  <w15:commentEx w15:paraId="4B5ACE04" w15:done="1"/>
  <w15:commentEx w15:paraId="6AD95800" w15:paraIdParent="4B5ACE04" w15:done="1"/>
  <w15:commentEx w15:paraId="2A8BFD79" w15:done="1"/>
  <w15:commentEx w15:paraId="60BFDDA3" w15:done="1"/>
  <w15:commentEx w15:paraId="0D3819CF" w15:done="1"/>
  <w15:commentEx w15:paraId="1FBAC7A4" w15:done="0"/>
  <w15:commentEx w15:paraId="6BDF6E3C" w15:paraIdParent="1FBAC7A4" w15:done="0"/>
  <w15:commentEx w15:paraId="1945905F" w15:done="1"/>
  <w15:commentEx w15:paraId="39CB7DF3" w15:paraIdParent="1945905F" w15:done="1"/>
  <w15:commentEx w15:paraId="6A09356C" w15:done="0"/>
  <w15:commentEx w15:paraId="282A7120" w15:paraIdParent="6A09356C" w15:done="0"/>
  <w15:commentEx w15:paraId="36798BA4" w15:done="0"/>
  <w15:commentEx w15:paraId="65B73856" w15:done="0"/>
  <w15:commentEx w15:paraId="0F690F94" w15:paraIdParent="65B73856" w15:done="0"/>
  <w15:commentEx w15:paraId="2E349B49" w15:done="0"/>
  <w15:commentEx w15:paraId="276ED4C5" w15:done="0"/>
  <w15:commentEx w15:paraId="12386F09" w15:done="0"/>
  <w15:commentEx w15:paraId="646066A8" w15:paraIdParent="12386F09" w15:done="0"/>
  <w15:commentEx w15:paraId="7A788E53" w15:done="0"/>
  <w15:commentEx w15:paraId="3440451B" w15:done="0"/>
  <w15:commentEx w15:paraId="23893B1F" w15:done="0"/>
  <w15:commentEx w15:paraId="26ACA16C" w15:done="0"/>
  <w15:commentEx w15:paraId="3D18CB11" w15:paraIdParent="26ACA16C" w15:done="0"/>
  <w15:commentEx w15:paraId="16C2BCC3" w15:paraIdParent="26ACA16C" w15:done="0"/>
  <w15:commentEx w15:paraId="22EF5CF2" w15:done="0"/>
  <w15:commentEx w15:paraId="3E415E8C" w15:done="0"/>
  <w15:commentEx w15:paraId="65FE33DD" w15:paraIdParent="3E415E8C" w15:done="0"/>
  <w15:commentEx w15:paraId="047ABC50" w15:done="0"/>
  <w15:commentEx w15:paraId="6C6736BB" w15:done="0"/>
  <w15:commentEx w15:paraId="336AFC20" w15:done="0"/>
  <w15:commentEx w15:paraId="2567CF09" w15:done="0"/>
  <w15:commentEx w15:paraId="75625396" w15:done="0"/>
  <w15:commentEx w15:paraId="0923FE00" w15:done="0"/>
  <w15:commentEx w15:paraId="40C55887" w15:done="0"/>
  <w15:commentEx w15:paraId="1328F7A3" w15:done="0"/>
  <w15:commentEx w15:paraId="27B64D94" w15:done="0"/>
  <w15:commentEx w15:paraId="25934F77" w15:done="0"/>
  <w15:commentEx w15:paraId="4C82F2C3" w15:done="0"/>
  <w15:commentEx w15:paraId="463C2E90" w15:done="0"/>
  <w15:commentEx w15:paraId="6B15FF63" w15:paraIdParent="463C2E90" w15:done="0"/>
  <w15:commentEx w15:paraId="4849BB69" w15:done="0"/>
  <w15:commentEx w15:paraId="6E858495" w15:paraIdParent="4849BB69" w15:done="0"/>
  <w15:commentEx w15:paraId="016E03FD" w15:done="0"/>
  <w15:commentEx w15:paraId="1C19923D" w15:done="0"/>
  <w15:commentEx w15:paraId="6B63354E" w15:done="0"/>
  <w15:commentEx w15:paraId="4AA9AF86" w15:done="0"/>
  <w15:commentEx w15:paraId="6ABF87CF" w15:done="0"/>
  <w15:commentEx w15:paraId="50CA1220" w15:done="0"/>
  <w15:commentEx w15:paraId="73262E1D" w15:done="0"/>
  <w15:commentEx w15:paraId="1122D55A" w15:done="0"/>
  <w15:commentEx w15:paraId="3B9E2388" w15:paraIdParent="1122D55A" w15:done="0"/>
  <w15:commentEx w15:paraId="005F97C5" w15:done="0"/>
  <w15:commentEx w15:paraId="6E4E0B46" w15:paraIdParent="005F97C5" w15:done="0"/>
  <w15:commentEx w15:paraId="087A4435" w15:done="0"/>
  <w15:commentEx w15:paraId="10FDAD1D" w15:done="0"/>
  <w15:commentEx w15:paraId="6EE6E456" w15:paraIdParent="10FDAD1D" w15:done="0"/>
  <w15:commentEx w15:paraId="2AD296ED" w15:done="0"/>
  <w15:commentEx w15:paraId="6BF4DA49" w15:paraIdParent="2AD296ED" w15:done="0"/>
  <w15:commentEx w15:paraId="0BB67A22" w15:done="0"/>
  <w15:commentEx w15:paraId="749D075B" w15:done="0"/>
  <w15:commentEx w15:paraId="2043BE4C" w15:done="0"/>
  <w15:commentEx w15:paraId="6CD2F0A4" w15:done="0"/>
  <w15:commentEx w15:paraId="00F77968" w15:done="0"/>
  <w15:commentEx w15:paraId="2AEFFDA3" w15:done="0"/>
  <w15:commentEx w15:paraId="3BFF698D" w15:done="0"/>
  <w15:commentEx w15:paraId="52EC4271" w15:done="0"/>
  <w15:commentEx w15:paraId="6C2B3E5F" w15:done="0"/>
  <w15:commentEx w15:paraId="73E26751" w15:done="0"/>
  <w15:commentEx w15:paraId="01275E7D" w15:done="0"/>
  <w15:commentEx w15:paraId="62A8D27A" w15:paraIdParent="01275E7D" w15:done="0"/>
  <w15:commentEx w15:paraId="14733737" w15:done="0"/>
  <w15:commentEx w15:paraId="0C93CE6C" w15:paraIdParent="14733737" w15:done="0"/>
  <w15:commentEx w15:paraId="69986AB2" w15:done="0"/>
  <w15:commentEx w15:paraId="2ECFDB60" w15:paraIdParent="69986AB2" w15:done="0"/>
  <w15:commentEx w15:paraId="39015E9A" w15:done="0"/>
  <w15:commentEx w15:paraId="1F642505" w15:done="0"/>
  <w15:commentEx w15:paraId="5F07D43A" w15:done="0"/>
  <w15:commentEx w15:paraId="66D08913" w15:done="0"/>
  <w15:commentEx w15:paraId="5662DD9B" w15:done="0"/>
  <w15:commentEx w15:paraId="418B2770" w15:done="0"/>
  <w15:commentEx w15:paraId="696A861C" w15:done="0"/>
  <w15:commentEx w15:paraId="64A08DFB" w15:done="0"/>
  <w15:commentEx w15:paraId="623A9211" w15:paraIdParent="64A08D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A31BB" w16cex:dateUtc="2023-01-24T15:30:00Z"/>
  <w16cex:commentExtensible w16cex:durableId="277920EC" w16cex:dateUtc="2023-01-23T20:06:00Z"/>
  <w16cex:commentExtensible w16cex:durableId="278244F6" w16cex:dateUtc="2023-01-30T18:30:00Z"/>
  <w16cex:commentExtensible w16cex:durableId="277EEFBC" w16cex:dateUtc="2023-01-28T05:50:00Z"/>
  <w16cex:commentExtensible w16cex:durableId="2782459C" w16cex:dateUtc="2023-01-30T18:33:00Z"/>
  <w16cex:commentExtensible w16cex:durableId="27777824" w16cex:dateUtc="2023-01-22T13:53:00Z"/>
  <w16cex:commentExtensible w16cex:durableId="27792352" w16cex:dateUtc="2023-01-23T20:16:00Z"/>
  <w16cex:commentExtensible w16cex:durableId="277EF06D" w16cex:dateUtc="2023-01-28T05:53:00Z"/>
  <w16cex:commentExtensible w16cex:durableId="278245E7" w16cex:dateUtc="2023-01-30T18:34:00Z"/>
  <w16cex:commentExtensible w16cex:durableId="277778C5" w16cex:dateUtc="2023-01-22T13:56:00Z"/>
  <w16cex:commentExtensible w16cex:durableId="277925BA" w16cex:dateUtc="2023-01-23T20:26:00Z"/>
  <w16cex:commentExtensible w16cex:durableId="277EF180" w16cex:dateUtc="2023-01-28T05:57:00Z"/>
  <w16cex:commentExtensible w16cex:durableId="27825093" w16cex:dateUtc="2023-01-30T19:20:00Z"/>
  <w16cex:commentExtensible w16cex:durableId="277A3314" w16cex:dateUtc="2023-01-24T15:36:00Z"/>
  <w16cex:commentExtensible w16cex:durableId="277EF23A" w16cex:dateUtc="2023-01-28T06:00:00Z"/>
  <w16cex:commentExtensible w16cex:durableId="277A3346" w16cex:dateUtc="2023-01-24T15:36:00Z"/>
  <w16cex:commentExtensible w16cex:durableId="277EF309" w16cex:dateUtc="2023-01-28T06:04:00Z"/>
  <w16cex:commentExtensible w16cex:durableId="278252C5" w16cex:dateUtc="2023-01-30T19:29:00Z"/>
  <w16cex:commentExtensible w16cex:durableId="27784D23" w16cex:dateUtc="2023-01-23T05:02:00Z"/>
  <w16cex:commentExtensible w16cex:durableId="27792C5F" w16cex:dateUtc="2023-01-23T20:55:00Z"/>
  <w16cex:commentExtensible w16cex:durableId="277EF4E5" w16cex:dateUtc="2023-01-28T06:12:00Z"/>
  <w16cex:commentExtensible w16cex:durableId="277A8BA9" w16cex:dateUtc="2023-01-24T21:54:00Z"/>
  <w16cex:commentExtensible w16cex:durableId="277EF69B" w16cex:dateUtc="2023-01-28T06:19:00Z"/>
  <w16cex:commentExtensible w16cex:durableId="277EF721" w16cex:dateUtc="2023-01-28T06:21:00Z"/>
  <w16cex:commentExtensible w16cex:durableId="27825B76" w16cex:dateUtc="2023-01-30T20:06:00Z"/>
  <w16cex:commentExtensible w16cex:durableId="277EFDF6" w16cex:dateUtc="2023-01-28T06:50:00Z"/>
  <w16cex:commentExtensible w16cex:durableId="2782718B" w16cex:dateUtc="2023-01-30T21:40:00Z"/>
  <w16cex:commentExtensible w16cex:durableId="277EFB81" w16cex:dateUtc="2023-01-28T06:40:00Z"/>
  <w16cex:commentExtensible w16cex:durableId="278271CC" w16cex:dateUtc="2023-01-30T21:41:00Z"/>
  <w16cex:commentExtensible w16cex:durableId="277EFC4F" w16cex:dateUtc="2023-01-28T06:43:00Z"/>
  <w16cex:commentExtensible w16cex:durableId="277EFD21" w16cex:dateUtc="2023-01-28T06:47:00Z"/>
  <w16cex:commentExtensible w16cex:durableId="277EFD49" w16cex:dateUtc="2023-01-28T06:47:00Z"/>
  <w16cex:commentExtensible w16cex:durableId="277EFD90" w16cex:dateUtc="2023-01-28T06:49:00Z"/>
  <w16cex:commentExtensible w16cex:durableId="27825623" w16cex:dateUtc="2023-01-30T19:43:00Z"/>
  <w16cex:commentExtensible w16cex:durableId="277F178E" w16cex:dateUtc="2023-01-28T08:39:00Z"/>
  <w16cex:commentExtensible w16cex:durableId="2781D5B0" w16cex:dateUtc="2023-01-30T10:35:00Z"/>
  <w16cex:commentExtensible w16cex:durableId="2781D64D" w16cex:dateUtc="2023-01-30T10:38:00Z"/>
  <w16cex:commentExtensible w16cex:durableId="2781D694" w16cex:dateUtc="2023-01-30T10:39:00Z"/>
  <w16cex:commentExtensible w16cex:durableId="2781D10F" w16cex:dateUtc="2023-01-28T06:36:00Z"/>
  <w16cex:commentExtensible w16cex:durableId="2781D6BA" w16cex:dateUtc="2023-01-30T10:40:00Z"/>
  <w16cex:commentExtensible w16cex:durableId="2781D6D4" w16cex:dateUtc="2023-01-30T10:40:00Z"/>
  <w16cex:commentExtensible w16cex:durableId="278272CC" w16cex:dateUtc="2023-01-30T21:46:00Z"/>
  <w16cex:commentExtensible w16cex:durableId="2781D7F9" w16cex:dateUtc="2023-01-30T10:45:00Z"/>
  <w16cex:commentExtensible w16cex:durableId="2781D857" w16cex:dateUtc="2023-01-30T10:47:00Z"/>
  <w16cex:commentExtensible w16cex:durableId="2781D888" w16cex:dateUtc="2023-01-30T10:47:00Z"/>
  <w16cex:commentExtensible w16cex:durableId="2781D10E" w16cex:dateUtc="2023-01-28T06:33:00Z"/>
  <w16cex:commentExtensible w16cex:durableId="2781D8BB" w16cex:dateUtc="2023-01-30T10:48:00Z"/>
  <w16cex:commentExtensible w16cex:durableId="2781D525" w16cex:dateUtc="2023-01-30T10:33:00Z"/>
  <w16cex:commentExtensible w16cex:durableId="2781E9F7" w16cex:dateUtc="2023-01-30T12:02:00Z"/>
  <w16cex:commentExtensible w16cex:durableId="2781DA37" w16cex:dateUtc="2023-01-30T10:55:00Z"/>
  <w16cex:commentExtensible w16cex:durableId="2781DA50" w16cex:dateUtc="2023-01-30T10:55:00Z"/>
  <w16cex:commentExtensible w16cex:durableId="2781DAC5" w16cex:dateUtc="2023-01-30T10:57:00Z"/>
  <w16cex:commentExtensible w16cex:durableId="2781DB33" w16cex:dateUtc="2023-01-30T10:59:00Z"/>
  <w16cex:commentExtensible w16cex:durableId="2781DB40" w16cex:dateUtc="2023-01-30T10:59:00Z"/>
  <w16cex:commentExtensible w16cex:durableId="2781DB51" w16cex:dateUtc="2023-01-30T10:59:00Z"/>
  <w16cex:commentExtensible w16cex:durableId="2781DB27" w16cex:dateUtc="2023-01-30T10:59:00Z"/>
  <w16cex:commentExtensible w16cex:durableId="277F033A" w16cex:dateUtc="2023-01-28T07:13:00Z"/>
  <w16cex:commentExtensible w16cex:durableId="277F0408" w16cex:dateUtc="2023-01-28T07:16:00Z"/>
  <w16cex:commentExtensible w16cex:durableId="2781DC79" w16cex:dateUtc="2023-01-30T11:04:00Z"/>
  <w16cex:commentExtensible w16cex:durableId="2781DC9C" w16cex:dateUtc="2023-01-30T11:05:00Z"/>
  <w16cex:commentExtensible w16cex:durableId="2781DD39" w16cex:dateUtc="2023-01-30T11:07:00Z"/>
  <w16cex:commentExtensible w16cex:durableId="2781DD74" w16cex:dateUtc="2023-01-30T11:08:00Z"/>
  <w16cex:commentExtensible w16cex:durableId="2781DD9F" w16cex:dateUtc="2023-01-30T11:09:00Z"/>
  <w16cex:commentExtensible w16cex:durableId="2781E06F" w16cex:dateUtc="2023-01-30T11:10:00Z"/>
  <w16cex:commentExtensible w16cex:durableId="2781E06E" w16cex:dateUtc="2023-01-30T11:11:00Z"/>
  <w16cex:commentExtensible w16cex:durableId="2781DF51" w16cex:dateUtc="2023-01-28T08:43:00Z"/>
  <w16cex:commentExtensible w16cex:durableId="2781DF50" w16cex:dateUtc="2023-01-28T08:44:00Z"/>
  <w16cex:commentExtensible w16cex:durableId="2781E035" w16cex:dateUtc="2023-01-28T08:57:00Z"/>
  <w16cex:commentExtensible w16cex:durableId="2781E10D" w16cex:dateUtc="2023-01-30T11:24:00Z"/>
  <w16cex:commentExtensible w16cex:durableId="2781E034" w16cex:dateUtc="2023-01-28T09:01:00Z"/>
  <w16cex:commentExtensible w16cex:durableId="2781E033" w16cex:dateUtc="2023-01-28T09:03:00Z"/>
  <w16cex:commentExtensible w16cex:durableId="2781E12F" w16cex:dateUtc="2023-01-30T11:24:00Z"/>
  <w16cex:commentExtensible w16cex:durableId="277F17D5" w16cex:dateUtc="2023-01-28T07:07:00Z"/>
  <w16cex:commentExtensible w16cex:durableId="277F17E5" w16cex:dateUtc="2023-01-28T08:41:00Z"/>
  <w16cex:commentExtensible w16cex:durableId="277F17D4" w16cex:dateUtc="2023-01-28T07:09:00Z"/>
  <w16cex:commentExtensible w16cex:durableId="277F17D3" w16cex:dateUtc="2023-01-28T07:09:00Z"/>
  <w16cex:commentExtensible w16cex:durableId="2781FD27" w16cex:dateUtc="2023-01-30T13:24:00Z"/>
  <w16cex:commentExtensible w16cex:durableId="2781FD9F" w16cex:dateUtc="2023-01-30T13:26:00Z"/>
  <w16cex:commentExtensible w16cex:durableId="2781E28F" w16cex:dateUtc="2023-01-30T11:30:00Z"/>
  <w16cex:commentExtensible w16cex:durableId="2781E2E9" w16cex:dateUtc="2023-01-30T11:32:00Z"/>
  <w16cex:commentExtensible w16cex:durableId="2781E333" w16cex:dateUtc="2023-01-30T11:33:00Z"/>
  <w16cex:commentExtensible w16cex:durableId="27820231" w16cex:dateUtc="2023-01-30T13:45:00Z"/>
  <w16cex:commentExtensible w16cex:durableId="2781E50B" w16cex:dateUtc="2023-01-30T11:41:00Z"/>
  <w16cex:commentExtensible w16cex:durableId="2781FEBE" w16cex:dateUtc="2023-01-30T13:30:00Z"/>
  <w16cex:commentExtensible w16cex:durableId="2781E1AC" w16cex:dateUtc="2023-01-28T09:03:00Z"/>
  <w16cex:commentExtensible w16cex:durableId="2782027A" w16cex:dateUtc="2023-01-30T13:46:00Z"/>
  <w16cex:commentExtensible w16cex:durableId="277F1D8F" w16cex:dateUtc="2023-01-28T09:05:00Z"/>
  <w16cex:commentExtensible w16cex:durableId="2781E763" w16cex:dateUtc="2023-01-30T11:51:00Z"/>
  <w16cex:commentExtensible w16cex:durableId="2781E87A" w16cex:dateUtc="2023-01-30T11:55:00Z"/>
  <w16cex:commentExtensible w16cex:durableId="2781E905" w16cex:dateUtc="2023-01-30T11:58:00Z"/>
  <w16cex:commentExtensible w16cex:durableId="2781E8B2" w16cex:dateUtc="2023-01-30T11:56:00Z"/>
  <w16cex:commentExtensible w16cex:durableId="2781E957" w16cex:dateUtc="2023-01-30T11:59:00Z"/>
  <w16cex:commentExtensible w16cex:durableId="27820424" w16cex:dateUtc="2023-01-30T13:53:00Z"/>
  <w16cex:commentExtensible w16cex:durableId="2781E9C4" w16cex:dateUtc="2023-01-30T12:01:00Z"/>
  <w16cex:commentExtensible w16cex:durableId="2781E981" w16cex:dateUtc="2023-01-30T12:00:00Z"/>
  <w16cex:commentExtensible w16cex:durableId="2781DFE9" w16cex:dateUtc="2023-01-28T08:51:00Z"/>
  <w16cex:commentExtensible w16cex:durableId="2781E996" w16cex:dateUtc="2023-01-30T12:00:00Z"/>
  <w16cex:commentExtensible w16cex:durableId="278212A0" w16cex:dateUtc="2023-01-30T14:55:00Z"/>
  <w16cex:commentExtensible w16cex:durableId="2781EBC3" w16cex:dateUtc="2023-01-30T12:09:00Z"/>
  <w16cex:commentExtensible w16cex:durableId="27821157" w16cex:dateUtc="2023-01-30T14:50:00Z"/>
  <w16cex:commentExtensible w16cex:durableId="27821162" w16cex:dateUtc="2023-01-30T14: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5352DB" w16cid:durableId="277A31BB"/>
  <w16cid:commentId w16cid:paraId="0E580D7E" w16cid:durableId="277920EC"/>
  <w16cid:commentId w16cid:paraId="473AAF30" w16cid:durableId="278244F6"/>
  <w16cid:commentId w16cid:paraId="1056D5B7" w16cid:durableId="277EEFBC"/>
  <w16cid:commentId w16cid:paraId="7C4ED2AE" w16cid:durableId="2782459C"/>
  <w16cid:commentId w16cid:paraId="78842D96" w16cid:durableId="27777824"/>
  <w16cid:commentId w16cid:paraId="4096DF43" w16cid:durableId="27792352"/>
  <w16cid:commentId w16cid:paraId="23A90435" w16cid:durableId="277EF06D"/>
  <w16cid:commentId w16cid:paraId="5C34DEF4" w16cid:durableId="278245E7"/>
  <w16cid:commentId w16cid:paraId="603D3B20" w16cid:durableId="277778C5"/>
  <w16cid:commentId w16cid:paraId="454CC3D0" w16cid:durableId="277925BA"/>
  <w16cid:commentId w16cid:paraId="2DA7168A" w16cid:durableId="277EF180"/>
  <w16cid:commentId w16cid:paraId="01F3F0B9" w16cid:durableId="27825093"/>
  <w16cid:commentId w16cid:paraId="54DB6992" w16cid:durableId="277A3314"/>
  <w16cid:commentId w16cid:paraId="2FB8E5D0" w16cid:durableId="277EF23A"/>
  <w16cid:commentId w16cid:paraId="6E2A99C2" w16cid:durableId="277A3346"/>
  <w16cid:commentId w16cid:paraId="3EF67A8A" w16cid:durableId="277EF309"/>
  <w16cid:commentId w16cid:paraId="1B56A878" w16cid:durableId="278252C5"/>
  <w16cid:commentId w16cid:paraId="4B5ACE04" w16cid:durableId="27784D23"/>
  <w16cid:commentId w16cid:paraId="6AD95800" w16cid:durableId="27792C5F"/>
  <w16cid:commentId w16cid:paraId="2A8BFD79" w16cid:durableId="277EF4E5"/>
  <w16cid:commentId w16cid:paraId="60BFDDA3" w16cid:durableId="277A8BA9"/>
  <w16cid:commentId w16cid:paraId="0D3819CF" w16cid:durableId="277EF69B"/>
  <w16cid:commentId w16cid:paraId="1FBAC7A4" w16cid:durableId="277EF721"/>
  <w16cid:commentId w16cid:paraId="6BDF6E3C" w16cid:durableId="27825B76"/>
  <w16cid:commentId w16cid:paraId="1945905F" w16cid:durableId="277EFDF6"/>
  <w16cid:commentId w16cid:paraId="39CB7DF3" w16cid:durableId="2782718B"/>
  <w16cid:commentId w16cid:paraId="6A09356C" w16cid:durableId="277EFB81"/>
  <w16cid:commentId w16cid:paraId="282A7120" w16cid:durableId="278271CC"/>
  <w16cid:commentId w16cid:paraId="36798BA4" w16cid:durableId="277EFC4F"/>
  <w16cid:commentId w16cid:paraId="65B73856" w16cid:durableId="277EFD21"/>
  <w16cid:commentId w16cid:paraId="0F690F94" w16cid:durableId="277EFD49"/>
  <w16cid:commentId w16cid:paraId="2E349B49" w16cid:durableId="277EFD90"/>
  <w16cid:commentId w16cid:paraId="276ED4C5" w16cid:durableId="27825623"/>
  <w16cid:commentId w16cid:paraId="12386F09" w16cid:durableId="277F178E"/>
  <w16cid:commentId w16cid:paraId="646066A8" w16cid:durableId="2781D5B0"/>
  <w16cid:commentId w16cid:paraId="7A788E53" w16cid:durableId="2781D64D"/>
  <w16cid:commentId w16cid:paraId="3440451B" w16cid:durableId="2781D694"/>
  <w16cid:commentId w16cid:paraId="23893B1F" w16cid:durableId="2781D10F"/>
  <w16cid:commentId w16cid:paraId="26ACA16C" w16cid:durableId="2781D6BA"/>
  <w16cid:commentId w16cid:paraId="3D18CB11" w16cid:durableId="2781D6D4"/>
  <w16cid:commentId w16cid:paraId="16C2BCC3" w16cid:durableId="278272CC"/>
  <w16cid:commentId w16cid:paraId="22EF5CF2" w16cid:durableId="2781D7F9"/>
  <w16cid:commentId w16cid:paraId="3E415E8C" w16cid:durableId="2781D857"/>
  <w16cid:commentId w16cid:paraId="65FE33DD" w16cid:durableId="2781D888"/>
  <w16cid:commentId w16cid:paraId="047ABC50" w16cid:durableId="2781D10E"/>
  <w16cid:commentId w16cid:paraId="6C6736BB" w16cid:durableId="2781D8BB"/>
  <w16cid:commentId w16cid:paraId="336AFC20" w16cid:durableId="2781D525"/>
  <w16cid:commentId w16cid:paraId="2567CF09" w16cid:durableId="2781E9F7"/>
  <w16cid:commentId w16cid:paraId="75625396" w16cid:durableId="2781DA37"/>
  <w16cid:commentId w16cid:paraId="0923FE00" w16cid:durableId="2781DA50"/>
  <w16cid:commentId w16cid:paraId="40C55887" w16cid:durableId="2781DAC5"/>
  <w16cid:commentId w16cid:paraId="1328F7A3" w16cid:durableId="2781DB33"/>
  <w16cid:commentId w16cid:paraId="27B64D94" w16cid:durableId="2781DB40"/>
  <w16cid:commentId w16cid:paraId="25934F77" w16cid:durableId="2781DB51"/>
  <w16cid:commentId w16cid:paraId="4C82F2C3" w16cid:durableId="2781DB27"/>
  <w16cid:commentId w16cid:paraId="463C2E90" w16cid:durableId="277F033A"/>
  <w16cid:commentId w16cid:paraId="6B15FF63" w16cid:durableId="277F0408"/>
  <w16cid:commentId w16cid:paraId="4849BB69" w16cid:durableId="2781DC79"/>
  <w16cid:commentId w16cid:paraId="6E858495" w16cid:durableId="2781DC9C"/>
  <w16cid:commentId w16cid:paraId="016E03FD" w16cid:durableId="2781DD39"/>
  <w16cid:commentId w16cid:paraId="1C19923D" w16cid:durableId="2781DD74"/>
  <w16cid:commentId w16cid:paraId="6B63354E" w16cid:durableId="2781DD9F"/>
  <w16cid:commentId w16cid:paraId="4AA9AF86" w16cid:durableId="2781E06F"/>
  <w16cid:commentId w16cid:paraId="6ABF87CF" w16cid:durableId="2781E06E"/>
  <w16cid:commentId w16cid:paraId="50CA1220" w16cid:durableId="2781DF51"/>
  <w16cid:commentId w16cid:paraId="73262E1D" w16cid:durableId="2781DF50"/>
  <w16cid:commentId w16cid:paraId="1122D55A" w16cid:durableId="2781E035"/>
  <w16cid:commentId w16cid:paraId="3B9E2388" w16cid:durableId="2781E10D"/>
  <w16cid:commentId w16cid:paraId="005F97C5" w16cid:durableId="2781E034"/>
  <w16cid:commentId w16cid:paraId="6E4E0B46" w16cid:durableId="2781E033"/>
  <w16cid:commentId w16cid:paraId="087A4435" w16cid:durableId="2781E12F"/>
  <w16cid:commentId w16cid:paraId="10FDAD1D" w16cid:durableId="277F17D5"/>
  <w16cid:commentId w16cid:paraId="6EE6E456" w16cid:durableId="277F17E5"/>
  <w16cid:commentId w16cid:paraId="2AD296ED" w16cid:durableId="277F17D4"/>
  <w16cid:commentId w16cid:paraId="6BF4DA49" w16cid:durableId="277F17D3"/>
  <w16cid:commentId w16cid:paraId="0BB67A22" w16cid:durableId="2781FD27"/>
  <w16cid:commentId w16cid:paraId="749D075B" w16cid:durableId="2781FD9F"/>
  <w16cid:commentId w16cid:paraId="2043BE4C" w16cid:durableId="2781E28F"/>
  <w16cid:commentId w16cid:paraId="6CD2F0A4" w16cid:durableId="2781E2E9"/>
  <w16cid:commentId w16cid:paraId="00F77968" w16cid:durableId="2781E333"/>
  <w16cid:commentId w16cid:paraId="2AEFFDA3" w16cid:durableId="27820231"/>
  <w16cid:commentId w16cid:paraId="3BFF698D" w16cid:durableId="2781E50B"/>
  <w16cid:commentId w16cid:paraId="52EC4271" w16cid:durableId="2781FEBE"/>
  <w16cid:commentId w16cid:paraId="6C2B3E5F" w16cid:durableId="2781E1AC"/>
  <w16cid:commentId w16cid:paraId="73E26751" w16cid:durableId="2782027A"/>
  <w16cid:commentId w16cid:paraId="01275E7D" w16cid:durableId="277F1D8F"/>
  <w16cid:commentId w16cid:paraId="62A8D27A" w16cid:durableId="2781E763"/>
  <w16cid:commentId w16cid:paraId="14733737" w16cid:durableId="2781E87A"/>
  <w16cid:commentId w16cid:paraId="0C93CE6C" w16cid:durableId="2781E905"/>
  <w16cid:commentId w16cid:paraId="69986AB2" w16cid:durableId="2781E8B2"/>
  <w16cid:commentId w16cid:paraId="2ECFDB60" w16cid:durableId="2781E957"/>
  <w16cid:commentId w16cid:paraId="39015E9A" w16cid:durableId="27820424"/>
  <w16cid:commentId w16cid:paraId="1F642505" w16cid:durableId="2781E9C4"/>
  <w16cid:commentId w16cid:paraId="5F07D43A" w16cid:durableId="2781E981"/>
  <w16cid:commentId w16cid:paraId="66D08913" w16cid:durableId="2781DFE9"/>
  <w16cid:commentId w16cid:paraId="5662DD9B" w16cid:durableId="2781E996"/>
  <w16cid:commentId w16cid:paraId="418B2770" w16cid:durableId="278212A0"/>
  <w16cid:commentId w16cid:paraId="696A861C" w16cid:durableId="2781EBC3"/>
  <w16cid:commentId w16cid:paraId="64A08DFB" w16cid:durableId="27821157"/>
  <w16cid:commentId w16cid:paraId="623A9211" w16cid:durableId="278211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08953" w14:textId="77777777" w:rsidR="001221AA" w:rsidRDefault="001221AA" w:rsidP="00C37A47">
      <w:r>
        <w:separator/>
      </w:r>
    </w:p>
  </w:endnote>
  <w:endnote w:type="continuationSeparator" w:id="0">
    <w:p w14:paraId="5C818701" w14:textId="77777777" w:rsidR="001221AA" w:rsidRDefault="001221AA" w:rsidP="00C37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3E4BC" w14:textId="77777777" w:rsidR="001221AA" w:rsidRDefault="001221AA" w:rsidP="00C37A47">
      <w:r>
        <w:separator/>
      </w:r>
    </w:p>
  </w:footnote>
  <w:footnote w:type="continuationSeparator" w:id="0">
    <w:p w14:paraId="79AA6072" w14:textId="77777777" w:rsidR="001221AA" w:rsidRDefault="001221AA" w:rsidP="00C37A47">
      <w:r>
        <w:continuationSeparator/>
      </w:r>
    </w:p>
  </w:footnote>
  <w:footnote w:id="1">
    <w:p w14:paraId="09FB1CD3" w14:textId="47873012" w:rsidR="00C37A47" w:rsidRPr="00C37A47" w:rsidRDefault="00C37A47" w:rsidP="00C37A47">
      <w:pPr>
        <w:rPr>
          <w:rFonts w:ascii="Cambria" w:hAnsi="Cambria"/>
        </w:rPr>
      </w:pPr>
      <w:r>
        <w:rPr>
          <w:rStyle w:val="FootnoteReference"/>
        </w:rPr>
        <w:footnoteRef/>
      </w:r>
      <w:r>
        <w:t xml:space="preserve"> </w:t>
      </w:r>
      <w:r w:rsidRPr="00C37A47">
        <w:rPr>
          <w:rFonts w:ascii="Cambria" w:hAnsi="Cambria"/>
        </w:rPr>
        <w:t xml:space="preserve">For examples in the United States, see </w:t>
      </w:r>
      <w:hyperlink r:id="rId1" w:history="1">
        <w:r w:rsidRPr="00AC558A">
          <w:rPr>
            <w:rStyle w:val="Hyperlink"/>
            <w:rFonts w:ascii="Cambria" w:hAnsi="Cambria"/>
          </w:rPr>
          <w:t>this</w:t>
        </w:r>
      </w:hyperlink>
      <w:r w:rsidRPr="00C37A47">
        <w:rPr>
          <w:rFonts w:ascii="Cambria" w:hAnsi="Cambria"/>
        </w:rPr>
        <w:t xml:space="preserve"> map</w:t>
      </w:r>
      <w:r w:rsidR="00776E27">
        <w:rPr>
          <w:rFonts w:ascii="Cambria" w:hAnsi="Cambria"/>
        </w:rPr>
        <w:t>.</w:t>
      </w:r>
    </w:p>
    <w:p w14:paraId="1A77C870" w14:textId="018D7CDC" w:rsidR="00C37A47" w:rsidRDefault="00C37A47">
      <w:pPr>
        <w:pStyle w:val="FootnoteText"/>
      </w:pPr>
    </w:p>
  </w:footnote>
  <w:footnote w:id="2">
    <w:p w14:paraId="2E3AE971" w14:textId="77777777" w:rsidR="00A5796E" w:rsidRDefault="00A5796E" w:rsidP="00A5796E">
      <w:pPr>
        <w:pStyle w:val="FootnoteText"/>
      </w:pPr>
      <w:r>
        <w:rPr>
          <w:rStyle w:val="FootnoteReference"/>
        </w:rPr>
        <w:footnoteRef/>
      </w:r>
      <w:r>
        <w:t xml:space="preserve"> See articles 6, 45, and 46 of the GDPR.</w:t>
      </w:r>
    </w:p>
  </w:footnote>
  <w:footnote w:id="3">
    <w:p w14:paraId="00D6339E" w14:textId="019072AB" w:rsidR="004105AD" w:rsidRPr="004105AD" w:rsidRDefault="004105AD">
      <w:pPr>
        <w:pStyle w:val="FootnoteText"/>
        <w:rPr>
          <w:rFonts w:eastAsiaTheme="minorEastAsia"/>
        </w:rPr>
      </w:pPr>
      <w:r>
        <w:rPr>
          <w:rStyle w:val="FootnoteReference"/>
        </w:rPr>
        <w:footnoteRef/>
      </w:r>
      <w:r>
        <w:t xml:space="preserve"> All norms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eastAsiaTheme="minorEastAsia"/>
        </w:rPr>
        <w:t xml:space="preserve"> are equivalent to the Euclidean norm.</w:t>
      </w:r>
    </w:p>
  </w:footnote>
  <w:footnote w:id="4">
    <w:p w14:paraId="268DDFAE" w14:textId="162FC46C" w:rsidR="000E5A3D" w:rsidRPr="000E5A3D" w:rsidRDefault="000E5A3D">
      <w:pPr>
        <w:pStyle w:val="FootnoteText"/>
        <w:rPr>
          <w:rFonts w:eastAsiaTheme="minorEastAsia"/>
        </w:rPr>
      </w:pPr>
      <w:r>
        <w:rPr>
          <w:rStyle w:val="FootnoteReference"/>
        </w:rPr>
        <w:footnoteRef/>
      </w:r>
      <w:r>
        <w:t xml:space="preserve"> Note that we could also define a distance matrix based on the actual time series values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eastAsiaTheme="minorEastAsia"/>
        </w:rPr>
        <w:t xml:space="preserve">, where </w:t>
      </w:r>
      <m:oMath>
        <m:r>
          <w:rPr>
            <w:rFonts w:ascii="Cambria Math" w:eastAsiaTheme="minorEastAsia" w:hAnsi="Cambria Math"/>
          </w:rPr>
          <m:t>D</m:t>
        </m:r>
      </m:oMath>
      <w:r>
        <w:rPr>
          <w:rFonts w:eastAsiaTheme="minorEastAsia"/>
        </w:rPr>
        <w:t xml:space="preserve"> would become a function of </w:t>
      </w:r>
      <m:oMath>
        <m:r>
          <w:rPr>
            <w:rFonts w:ascii="Cambria Math" w:eastAsiaTheme="minorEastAsia" w:hAnsi="Cambria Math"/>
          </w:rPr>
          <m:t>X</m:t>
        </m:r>
      </m:oMath>
      <w:r>
        <w:rPr>
          <w:rFonts w:eastAsiaTheme="minorEastAsia"/>
        </w:rPr>
        <w:t xml:space="preserve"> rather than </w:t>
      </w:r>
      <m:oMath>
        <m:r>
          <w:rPr>
            <w:rFonts w:ascii="Cambria Math" w:eastAsiaTheme="minorEastAsia" w:hAnsi="Cambria Math"/>
          </w:rPr>
          <m:t>C</m:t>
        </m:r>
      </m:oMath>
      <w:r>
        <w:rPr>
          <w:rFonts w:eastAsiaTheme="minorEastAsia"/>
        </w:rPr>
        <w:t>.</w:t>
      </w:r>
    </w:p>
  </w:footnote>
  <w:footnote w:id="5">
    <w:p w14:paraId="43136ACD" w14:textId="77777777" w:rsidR="008950C0" w:rsidRDefault="008950C0" w:rsidP="008950C0">
      <w:pPr>
        <w:pStyle w:val="FootnoteText"/>
      </w:pPr>
      <w:r>
        <w:rPr>
          <w:rStyle w:val="FootnoteReference"/>
        </w:rPr>
        <w:footnoteRef/>
      </w:r>
      <w:r>
        <w:t xml:space="preserve"> We note that there are other privacy leaks such as attribute disclosure (Li et al. 2007) or membership inference (Shokri et al. 2017). Identification disclosure is the most applicable for our data, and we consider this a steppingstone to additional privacy leaks – e.g., identifying a time series within a protected data set enables a third party to learn unknown information with greater certainty.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52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AD2C42"/>
    <w:multiLevelType w:val="hybridMultilevel"/>
    <w:tmpl w:val="F37694B8"/>
    <w:lvl w:ilvl="0" w:tplc="FEBE475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521FE"/>
    <w:multiLevelType w:val="hybridMultilevel"/>
    <w:tmpl w:val="E1B47B06"/>
    <w:lvl w:ilvl="0" w:tplc="F1AE61D0">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B53CE"/>
    <w:multiLevelType w:val="hybridMultilevel"/>
    <w:tmpl w:val="C060B28C"/>
    <w:lvl w:ilvl="0" w:tplc="BBE26D0C">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07004"/>
    <w:multiLevelType w:val="hybridMultilevel"/>
    <w:tmpl w:val="28AE1EFA"/>
    <w:lvl w:ilvl="0" w:tplc="52AE765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71111"/>
    <w:multiLevelType w:val="hybridMultilevel"/>
    <w:tmpl w:val="E99A4264"/>
    <w:lvl w:ilvl="0" w:tplc="7D30F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C5071"/>
    <w:multiLevelType w:val="hybridMultilevel"/>
    <w:tmpl w:val="368E61AA"/>
    <w:lvl w:ilvl="0" w:tplc="E28A432A">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A171E"/>
    <w:multiLevelType w:val="hybridMultilevel"/>
    <w:tmpl w:val="D646DEE0"/>
    <w:lvl w:ilvl="0" w:tplc="3BE077DC">
      <w:start w:val="5"/>
      <w:numFmt w:val="bullet"/>
      <w:lvlText w:val="-"/>
      <w:lvlJc w:val="left"/>
      <w:pPr>
        <w:ind w:left="108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8D5738"/>
    <w:multiLevelType w:val="hybridMultilevel"/>
    <w:tmpl w:val="97F87D34"/>
    <w:lvl w:ilvl="0" w:tplc="E09687B4">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1A7BF2"/>
    <w:multiLevelType w:val="hybridMultilevel"/>
    <w:tmpl w:val="62E2CDE0"/>
    <w:lvl w:ilvl="0" w:tplc="7778C21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F37908"/>
    <w:multiLevelType w:val="hybridMultilevel"/>
    <w:tmpl w:val="476685C8"/>
    <w:lvl w:ilvl="0" w:tplc="7D30F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CC399F"/>
    <w:multiLevelType w:val="hybridMultilevel"/>
    <w:tmpl w:val="197ACF1C"/>
    <w:lvl w:ilvl="0" w:tplc="80EC53E6">
      <w:start w:val="198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4052F1"/>
    <w:multiLevelType w:val="hybridMultilevel"/>
    <w:tmpl w:val="3B466958"/>
    <w:lvl w:ilvl="0" w:tplc="86482328">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F9180D"/>
    <w:multiLevelType w:val="hybridMultilevel"/>
    <w:tmpl w:val="5382F250"/>
    <w:lvl w:ilvl="0" w:tplc="8CC29164">
      <w:start w:val="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D865F1"/>
    <w:multiLevelType w:val="hybridMultilevel"/>
    <w:tmpl w:val="71181A58"/>
    <w:lvl w:ilvl="0" w:tplc="8B663BDA">
      <w:start w:val="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ED3B3B"/>
    <w:multiLevelType w:val="hybridMultilevel"/>
    <w:tmpl w:val="9BD00896"/>
    <w:lvl w:ilvl="0" w:tplc="B5A6227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4F47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6922948"/>
    <w:multiLevelType w:val="hybridMultilevel"/>
    <w:tmpl w:val="B79A2950"/>
    <w:lvl w:ilvl="0" w:tplc="E6B419B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CD790B"/>
    <w:multiLevelType w:val="hybridMultilevel"/>
    <w:tmpl w:val="C908DE52"/>
    <w:lvl w:ilvl="0" w:tplc="D0F60EDE">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D54212"/>
    <w:multiLevelType w:val="hybridMultilevel"/>
    <w:tmpl w:val="30AEE604"/>
    <w:lvl w:ilvl="0" w:tplc="B4A0F218">
      <w:start w:val="5"/>
      <w:numFmt w:val="bullet"/>
      <w:lvlText w:val="-"/>
      <w:lvlJc w:val="left"/>
      <w:pPr>
        <w:ind w:left="108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CF046B0"/>
    <w:multiLevelType w:val="hybridMultilevel"/>
    <w:tmpl w:val="18188F04"/>
    <w:lvl w:ilvl="0" w:tplc="39921050">
      <w:start w:val="198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77720">
    <w:abstractNumId w:val="0"/>
  </w:num>
  <w:num w:numId="2" w16cid:durableId="921987890">
    <w:abstractNumId w:val="4"/>
  </w:num>
  <w:num w:numId="3" w16cid:durableId="1171456789">
    <w:abstractNumId w:val="17"/>
  </w:num>
  <w:num w:numId="4" w16cid:durableId="599026614">
    <w:abstractNumId w:val="1"/>
  </w:num>
  <w:num w:numId="5" w16cid:durableId="1798183818">
    <w:abstractNumId w:val="14"/>
  </w:num>
  <w:num w:numId="6" w16cid:durableId="189228843">
    <w:abstractNumId w:val="20"/>
  </w:num>
  <w:num w:numId="7" w16cid:durableId="162865248">
    <w:abstractNumId w:val="11"/>
  </w:num>
  <w:num w:numId="8" w16cid:durableId="143469983">
    <w:abstractNumId w:val="19"/>
  </w:num>
  <w:num w:numId="9" w16cid:durableId="1844969646">
    <w:abstractNumId w:val="12"/>
  </w:num>
  <w:num w:numId="10" w16cid:durableId="998727401">
    <w:abstractNumId w:val="18"/>
  </w:num>
  <w:num w:numId="11" w16cid:durableId="1967351541">
    <w:abstractNumId w:val="7"/>
  </w:num>
  <w:num w:numId="12" w16cid:durableId="471286286">
    <w:abstractNumId w:val="13"/>
  </w:num>
  <w:num w:numId="13" w16cid:durableId="1689987593">
    <w:abstractNumId w:val="15"/>
  </w:num>
  <w:num w:numId="14" w16cid:durableId="100302007">
    <w:abstractNumId w:val="16"/>
  </w:num>
  <w:num w:numId="15" w16cid:durableId="414478695">
    <w:abstractNumId w:val="9"/>
  </w:num>
  <w:num w:numId="16" w16cid:durableId="2050494257">
    <w:abstractNumId w:val="6"/>
  </w:num>
  <w:num w:numId="17" w16cid:durableId="2094620260">
    <w:abstractNumId w:val="2"/>
  </w:num>
  <w:num w:numId="18" w16cid:durableId="1570725463">
    <w:abstractNumId w:val="8"/>
  </w:num>
  <w:num w:numId="19" w16cid:durableId="1495947558">
    <w:abstractNumId w:val="10"/>
  </w:num>
  <w:num w:numId="20" w16cid:durableId="856193012">
    <w:abstractNumId w:val="5"/>
  </w:num>
  <w:num w:numId="21" w16cid:durableId="199144273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le,Cameron">
    <w15:presenceInfo w15:providerId="None" w15:userId="Bale,Cameron"/>
  </w15:person>
  <w15:person w15:author="Bale,Cameron [2]">
    <w15:presenceInfo w15:providerId="AD" w15:userId="S::cdb327@drexel.edu::5f6b9050-9c6e-4c6e-8901-30647d0733c0"/>
  </w15:person>
  <w15:person w15:author="Matt Schneider">
    <w15:presenceInfo w15:providerId="None" w15:userId="Matt Schnei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wMTEzMDYwMTe0NDFR0lEKTi0uzszPAykwqQUA63WLuywAAAA="/>
  </w:docVars>
  <w:rsids>
    <w:rsidRoot w:val="00C37A47"/>
    <w:rsid w:val="00002CA6"/>
    <w:rsid w:val="00002E12"/>
    <w:rsid w:val="00003228"/>
    <w:rsid w:val="00007694"/>
    <w:rsid w:val="00010310"/>
    <w:rsid w:val="00010427"/>
    <w:rsid w:val="00012134"/>
    <w:rsid w:val="00016287"/>
    <w:rsid w:val="000206FC"/>
    <w:rsid w:val="00022630"/>
    <w:rsid w:val="00022B9A"/>
    <w:rsid w:val="0002324C"/>
    <w:rsid w:val="0002357B"/>
    <w:rsid w:val="00026A99"/>
    <w:rsid w:val="00026E58"/>
    <w:rsid w:val="00027B73"/>
    <w:rsid w:val="0003528B"/>
    <w:rsid w:val="0004237A"/>
    <w:rsid w:val="0004247E"/>
    <w:rsid w:val="0004382E"/>
    <w:rsid w:val="00043F81"/>
    <w:rsid w:val="00052E9B"/>
    <w:rsid w:val="0005360C"/>
    <w:rsid w:val="000560A8"/>
    <w:rsid w:val="00057BD7"/>
    <w:rsid w:val="00060611"/>
    <w:rsid w:val="00060660"/>
    <w:rsid w:val="0006141E"/>
    <w:rsid w:val="00061AAF"/>
    <w:rsid w:val="000627DC"/>
    <w:rsid w:val="00064919"/>
    <w:rsid w:val="00065937"/>
    <w:rsid w:val="00066184"/>
    <w:rsid w:val="000710DD"/>
    <w:rsid w:val="00071444"/>
    <w:rsid w:val="00072A9A"/>
    <w:rsid w:val="00075520"/>
    <w:rsid w:val="000761E8"/>
    <w:rsid w:val="00077A18"/>
    <w:rsid w:val="00082777"/>
    <w:rsid w:val="00084A1F"/>
    <w:rsid w:val="00085B47"/>
    <w:rsid w:val="00085D2A"/>
    <w:rsid w:val="00086C4A"/>
    <w:rsid w:val="000870B4"/>
    <w:rsid w:val="00090220"/>
    <w:rsid w:val="00090338"/>
    <w:rsid w:val="000904C4"/>
    <w:rsid w:val="0009107F"/>
    <w:rsid w:val="00092873"/>
    <w:rsid w:val="00095AD8"/>
    <w:rsid w:val="00097842"/>
    <w:rsid w:val="000A2F00"/>
    <w:rsid w:val="000A3652"/>
    <w:rsid w:val="000A4CF3"/>
    <w:rsid w:val="000B153D"/>
    <w:rsid w:val="000B18F5"/>
    <w:rsid w:val="000B190A"/>
    <w:rsid w:val="000B2E93"/>
    <w:rsid w:val="000B359F"/>
    <w:rsid w:val="000B521D"/>
    <w:rsid w:val="000B68FA"/>
    <w:rsid w:val="000C0C01"/>
    <w:rsid w:val="000C1DE8"/>
    <w:rsid w:val="000C3456"/>
    <w:rsid w:val="000C3DCD"/>
    <w:rsid w:val="000C4014"/>
    <w:rsid w:val="000C7F8E"/>
    <w:rsid w:val="000D1902"/>
    <w:rsid w:val="000D216E"/>
    <w:rsid w:val="000D22EB"/>
    <w:rsid w:val="000D233B"/>
    <w:rsid w:val="000D3CFF"/>
    <w:rsid w:val="000D4F2E"/>
    <w:rsid w:val="000D600C"/>
    <w:rsid w:val="000D7663"/>
    <w:rsid w:val="000E0BB1"/>
    <w:rsid w:val="000E1079"/>
    <w:rsid w:val="000E2437"/>
    <w:rsid w:val="000E2552"/>
    <w:rsid w:val="000E3156"/>
    <w:rsid w:val="000E5A3D"/>
    <w:rsid w:val="000E6532"/>
    <w:rsid w:val="000E7CD3"/>
    <w:rsid w:val="000F0205"/>
    <w:rsid w:val="000F1635"/>
    <w:rsid w:val="000F291D"/>
    <w:rsid w:val="000F4258"/>
    <w:rsid w:val="000F68F0"/>
    <w:rsid w:val="000F6EE0"/>
    <w:rsid w:val="00110475"/>
    <w:rsid w:val="00110C93"/>
    <w:rsid w:val="00111CD5"/>
    <w:rsid w:val="00112C14"/>
    <w:rsid w:val="00112CE3"/>
    <w:rsid w:val="001130FC"/>
    <w:rsid w:val="00115C04"/>
    <w:rsid w:val="00116323"/>
    <w:rsid w:val="00116A78"/>
    <w:rsid w:val="00117122"/>
    <w:rsid w:val="00117A04"/>
    <w:rsid w:val="00121D71"/>
    <w:rsid w:val="001221AA"/>
    <w:rsid w:val="001254CB"/>
    <w:rsid w:val="001258CE"/>
    <w:rsid w:val="0012590C"/>
    <w:rsid w:val="00131773"/>
    <w:rsid w:val="00132E04"/>
    <w:rsid w:val="00133559"/>
    <w:rsid w:val="0013433C"/>
    <w:rsid w:val="00134519"/>
    <w:rsid w:val="001354D3"/>
    <w:rsid w:val="00135AF7"/>
    <w:rsid w:val="00135C87"/>
    <w:rsid w:val="0013647F"/>
    <w:rsid w:val="00136A24"/>
    <w:rsid w:val="00142249"/>
    <w:rsid w:val="00144064"/>
    <w:rsid w:val="00147760"/>
    <w:rsid w:val="00152FED"/>
    <w:rsid w:val="00153E8C"/>
    <w:rsid w:val="001546D0"/>
    <w:rsid w:val="001556C1"/>
    <w:rsid w:val="00157262"/>
    <w:rsid w:val="00160BD1"/>
    <w:rsid w:val="00160BD8"/>
    <w:rsid w:val="00161CD0"/>
    <w:rsid w:val="00162218"/>
    <w:rsid w:val="00163808"/>
    <w:rsid w:val="00163D69"/>
    <w:rsid w:val="001664B7"/>
    <w:rsid w:val="001666ED"/>
    <w:rsid w:val="0017017A"/>
    <w:rsid w:val="001701A4"/>
    <w:rsid w:val="00172240"/>
    <w:rsid w:val="001726A5"/>
    <w:rsid w:val="00172B23"/>
    <w:rsid w:val="00174456"/>
    <w:rsid w:val="0017585C"/>
    <w:rsid w:val="001807B4"/>
    <w:rsid w:val="00182A20"/>
    <w:rsid w:val="001913E6"/>
    <w:rsid w:val="00192265"/>
    <w:rsid w:val="00193392"/>
    <w:rsid w:val="001978A9"/>
    <w:rsid w:val="001A1128"/>
    <w:rsid w:val="001A11BD"/>
    <w:rsid w:val="001A241A"/>
    <w:rsid w:val="001A2C51"/>
    <w:rsid w:val="001A326D"/>
    <w:rsid w:val="001A5146"/>
    <w:rsid w:val="001A7620"/>
    <w:rsid w:val="001A7792"/>
    <w:rsid w:val="001A79AE"/>
    <w:rsid w:val="001B0B8D"/>
    <w:rsid w:val="001B0D04"/>
    <w:rsid w:val="001B233A"/>
    <w:rsid w:val="001B26B5"/>
    <w:rsid w:val="001B30ED"/>
    <w:rsid w:val="001B365F"/>
    <w:rsid w:val="001B65FA"/>
    <w:rsid w:val="001C0CA8"/>
    <w:rsid w:val="001C52CE"/>
    <w:rsid w:val="001C5469"/>
    <w:rsid w:val="001C67B2"/>
    <w:rsid w:val="001C76E7"/>
    <w:rsid w:val="001C7A97"/>
    <w:rsid w:val="001D004D"/>
    <w:rsid w:val="001D093F"/>
    <w:rsid w:val="001D37C6"/>
    <w:rsid w:val="001D4768"/>
    <w:rsid w:val="001E1561"/>
    <w:rsid w:val="001E1771"/>
    <w:rsid w:val="001E31F4"/>
    <w:rsid w:val="001E6903"/>
    <w:rsid w:val="001E7871"/>
    <w:rsid w:val="001F01E5"/>
    <w:rsid w:val="001F10C6"/>
    <w:rsid w:val="001F10EC"/>
    <w:rsid w:val="001F37B8"/>
    <w:rsid w:val="001F3D27"/>
    <w:rsid w:val="001F6042"/>
    <w:rsid w:val="001F64F8"/>
    <w:rsid w:val="001F6F25"/>
    <w:rsid w:val="001F7934"/>
    <w:rsid w:val="00200871"/>
    <w:rsid w:val="00201093"/>
    <w:rsid w:val="00201959"/>
    <w:rsid w:val="002023C8"/>
    <w:rsid w:val="00202872"/>
    <w:rsid w:val="00203B27"/>
    <w:rsid w:val="00203EAC"/>
    <w:rsid w:val="00205774"/>
    <w:rsid w:val="00205E72"/>
    <w:rsid w:val="00206CFF"/>
    <w:rsid w:val="00207F49"/>
    <w:rsid w:val="00211889"/>
    <w:rsid w:val="00212203"/>
    <w:rsid w:val="00214DAA"/>
    <w:rsid w:val="00221B9D"/>
    <w:rsid w:val="00221EB3"/>
    <w:rsid w:val="00222519"/>
    <w:rsid w:val="00223089"/>
    <w:rsid w:val="00224918"/>
    <w:rsid w:val="0023020A"/>
    <w:rsid w:val="00230AF6"/>
    <w:rsid w:val="0023177C"/>
    <w:rsid w:val="0023250B"/>
    <w:rsid w:val="00233596"/>
    <w:rsid w:val="00235B23"/>
    <w:rsid w:val="00237245"/>
    <w:rsid w:val="00237427"/>
    <w:rsid w:val="00243135"/>
    <w:rsid w:val="002432E2"/>
    <w:rsid w:val="002463C0"/>
    <w:rsid w:val="0024654B"/>
    <w:rsid w:val="00246D93"/>
    <w:rsid w:val="0024726F"/>
    <w:rsid w:val="002507FB"/>
    <w:rsid w:val="00251DAA"/>
    <w:rsid w:val="002539AB"/>
    <w:rsid w:val="00253E93"/>
    <w:rsid w:val="0025417B"/>
    <w:rsid w:val="00254CB5"/>
    <w:rsid w:val="002610ED"/>
    <w:rsid w:val="00261410"/>
    <w:rsid w:val="00261475"/>
    <w:rsid w:val="00262166"/>
    <w:rsid w:val="00262425"/>
    <w:rsid w:val="00263382"/>
    <w:rsid w:val="002642DF"/>
    <w:rsid w:val="00264FCB"/>
    <w:rsid w:val="00266EEA"/>
    <w:rsid w:val="0027212C"/>
    <w:rsid w:val="00272BBD"/>
    <w:rsid w:val="00272E3F"/>
    <w:rsid w:val="002768C6"/>
    <w:rsid w:val="00276F5E"/>
    <w:rsid w:val="00281578"/>
    <w:rsid w:val="00283A95"/>
    <w:rsid w:val="002857D3"/>
    <w:rsid w:val="00290095"/>
    <w:rsid w:val="0029097F"/>
    <w:rsid w:val="00290AF0"/>
    <w:rsid w:val="00290B53"/>
    <w:rsid w:val="002920FE"/>
    <w:rsid w:val="0029339D"/>
    <w:rsid w:val="00293A32"/>
    <w:rsid w:val="00296B6E"/>
    <w:rsid w:val="002A332D"/>
    <w:rsid w:val="002A3D2D"/>
    <w:rsid w:val="002A6B06"/>
    <w:rsid w:val="002B0520"/>
    <w:rsid w:val="002B2397"/>
    <w:rsid w:val="002B280D"/>
    <w:rsid w:val="002B324F"/>
    <w:rsid w:val="002B3ACA"/>
    <w:rsid w:val="002B4C7D"/>
    <w:rsid w:val="002B51CA"/>
    <w:rsid w:val="002B574F"/>
    <w:rsid w:val="002B6471"/>
    <w:rsid w:val="002B6D39"/>
    <w:rsid w:val="002C1661"/>
    <w:rsid w:val="002C620B"/>
    <w:rsid w:val="002C6290"/>
    <w:rsid w:val="002C6626"/>
    <w:rsid w:val="002C6661"/>
    <w:rsid w:val="002C7E6D"/>
    <w:rsid w:val="002C7FB5"/>
    <w:rsid w:val="002D1635"/>
    <w:rsid w:val="002E49B0"/>
    <w:rsid w:val="002E4ACF"/>
    <w:rsid w:val="002E711E"/>
    <w:rsid w:val="002E7455"/>
    <w:rsid w:val="002E7540"/>
    <w:rsid w:val="002E7CD7"/>
    <w:rsid w:val="002F3E01"/>
    <w:rsid w:val="002F42A2"/>
    <w:rsid w:val="002F71D6"/>
    <w:rsid w:val="00300306"/>
    <w:rsid w:val="003005DD"/>
    <w:rsid w:val="00300F79"/>
    <w:rsid w:val="00304258"/>
    <w:rsid w:val="00306767"/>
    <w:rsid w:val="0031039D"/>
    <w:rsid w:val="00313D29"/>
    <w:rsid w:val="00314C0F"/>
    <w:rsid w:val="00316789"/>
    <w:rsid w:val="0031756A"/>
    <w:rsid w:val="003219B0"/>
    <w:rsid w:val="0032275A"/>
    <w:rsid w:val="0032347B"/>
    <w:rsid w:val="003236E2"/>
    <w:rsid w:val="003240E0"/>
    <w:rsid w:val="003250AC"/>
    <w:rsid w:val="00325865"/>
    <w:rsid w:val="003262AE"/>
    <w:rsid w:val="00327D52"/>
    <w:rsid w:val="00334120"/>
    <w:rsid w:val="003346BC"/>
    <w:rsid w:val="003373C4"/>
    <w:rsid w:val="00341AF6"/>
    <w:rsid w:val="003433FB"/>
    <w:rsid w:val="003437EF"/>
    <w:rsid w:val="00343E03"/>
    <w:rsid w:val="00344F98"/>
    <w:rsid w:val="00346245"/>
    <w:rsid w:val="00346491"/>
    <w:rsid w:val="00356B18"/>
    <w:rsid w:val="00360FC8"/>
    <w:rsid w:val="00370F45"/>
    <w:rsid w:val="0037133C"/>
    <w:rsid w:val="00381302"/>
    <w:rsid w:val="0038399C"/>
    <w:rsid w:val="003851D1"/>
    <w:rsid w:val="0038649A"/>
    <w:rsid w:val="00390F05"/>
    <w:rsid w:val="00391B38"/>
    <w:rsid w:val="00393F1A"/>
    <w:rsid w:val="00395922"/>
    <w:rsid w:val="003960AB"/>
    <w:rsid w:val="003A16AB"/>
    <w:rsid w:val="003A1DCA"/>
    <w:rsid w:val="003A3307"/>
    <w:rsid w:val="003A3AA6"/>
    <w:rsid w:val="003A5A78"/>
    <w:rsid w:val="003A5DE6"/>
    <w:rsid w:val="003A68B4"/>
    <w:rsid w:val="003B0692"/>
    <w:rsid w:val="003B3E99"/>
    <w:rsid w:val="003B4786"/>
    <w:rsid w:val="003B6E28"/>
    <w:rsid w:val="003B79AC"/>
    <w:rsid w:val="003B7D44"/>
    <w:rsid w:val="003C7CAB"/>
    <w:rsid w:val="003D0E3C"/>
    <w:rsid w:val="003D1FA9"/>
    <w:rsid w:val="003D5C4A"/>
    <w:rsid w:val="003D6BD3"/>
    <w:rsid w:val="003D6F1D"/>
    <w:rsid w:val="003D769D"/>
    <w:rsid w:val="003E032B"/>
    <w:rsid w:val="003E087C"/>
    <w:rsid w:val="003E14CA"/>
    <w:rsid w:val="003E2F4E"/>
    <w:rsid w:val="003E5CCF"/>
    <w:rsid w:val="003F4AF4"/>
    <w:rsid w:val="003F61C9"/>
    <w:rsid w:val="003F6350"/>
    <w:rsid w:val="003F63E5"/>
    <w:rsid w:val="00400965"/>
    <w:rsid w:val="004014CC"/>
    <w:rsid w:val="00402252"/>
    <w:rsid w:val="00402BB6"/>
    <w:rsid w:val="004036F8"/>
    <w:rsid w:val="00403A03"/>
    <w:rsid w:val="004044ED"/>
    <w:rsid w:val="00404EC9"/>
    <w:rsid w:val="00405D19"/>
    <w:rsid w:val="00405F2C"/>
    <w:rsid w:val="00407B11"/>
    <w:rsid w:val="004105AD"/>
    <w:rsid w:val="00410B43"/>
    <w:rsid w:val="00411B6E"/>
    <w:rsid w:val="00412D3F"/>
    <w:rsid w:val="00415214"/>
    <w:rsid w:val="00415C6E"/>
    <w:rsid w:val="0041622C"/>
    <w:rsid w:val="00416F98"/>
    <w:rsid w:val="004172A5"/>
    <w:rsid w:val="00420E0F"/>
    <w:rsid w:val="00422E64"/>
    <w:rsid w:val="00424520"/>
    <w:rsid w:val="004248A6"/>
    <w:rsid w:val="0042743C"/>
    <w:rsid w:val="00427445"/>
    <w:rsid w:val="0043194E"/>
    <w:rsid w:val="00436C56"/>
    <w:rsid w:val="00437AAB"/>
    <w:rsid w:val="004508BD"/>
    <w:rsid w:val="00450A18"/>
    <w:rsid w:val="0045215E"/>
    <w:rsid w:val="00453334"/>
    <w:rsid w:val="004545C6"/>
    <w:rsid w:val="004549A4"/>
    <w:rsid w:val="00457C34"/>
    <w:rsid w:val="00463B45"/>
    <w:rsid w:val="004649DC"/>
    <w:rsid w:val="00466B2C"/>
    <w:rsid w:val="004700B7"/>
    <w:rsid w:val="00471CA6"/>
    <w:rsid w:val="00472253"/>
    <w:rsid w:val="00472D28"/>
    <w:rsid w:val="00475262"/>
    <w:rsid w:val="00475CE5"/>
    <w:rsid w:val="00480221"/>
    <w:rsid w:val="00480254"/>
    <w:rsid w:val="004805C9"/>
    <w:rsid w:val="0048192A"/>
    <w:rsid w:val="00482AF3"/>
    <w:rsid w:val="00483C1D"/>
    <w:rsid w:val="004870EF"/>
    <w:rsid w:val="0049013D"/>
    <w:rsid w:val="00490610"/>
    <w:rsid w:val="0049174A"/>
    <w:rsid w:val="00492D33"/>
    <w:rsid w:val="00492D6E"/>
    <w:rsid w:val="00494365"/>
    <w:rsid w:val="00495E90"/>
    <w:rsid w:val="004A085F"/>
    <w:rsid w:val="004A3498"/>
    <w:rsid w:val="004A4D2D"/>
    <w:rsid w:val="004A532E"/>
    <w:rsid w:val="004A553F"/>
    <w:rsid w:val="004A612E"/>
    <w:rsid w:val="004A6A8B"/>
    <w:rsid w:val="004B1281"/>
    <w:rsid w:val="004B5FB3"/>
    <w:rsid w:val="004B6800"/>
    <w:rsid w:val="004B6F6A"/>
    <w:rsid w:val="004B72F2"/>
    <w:rsid w:val="004C099A"/>
    <w:rsid w:val="004C1CB2"/>
    <w:rsid w:val="004C4301"/>
    <w:rsid w:val="004C4603"/>
    <w:rsid w:val="004C5EFE"/>
    <w:rsid w:val="004C72F3"/>
    <w:rsid w:val="004C7ABE"/>
    <w:rsid w:val="004D03E6"/>
    <w:rsid w:val="004D0579"/>
    <w:rsid w:val="004D3C64"/>
    <w:rsid w:val="004D4378"/>
    <w:rsid w:val="004E1E66"/>
    <w:rsid w:val="004E64EE"/>
    <w:rsid w:val="004F0276"/>
    <w:rsid w:val="004F0277"/>
    <w:rsid w:val="004F0F3B"/>
    <w:rsid w:val="004F28D1"/>
    <w:rsid w:val="004F3570"/>
    <w:rsid w:val="004F3A99"/>
    <w:rsid w:val="004F673E"/>
    <w:rsid w:val="00501793"/>
    <w:rsid w:val="005023F9"/>
    <w:rsid w:val="005026E1"/>
    <w:rsid w:val="00503A2D"/>
    <w:rsid w:val="00503B22"/>
    <w:rsid w:val="00505C27"/>
    <w:rsid w:val="00507106"/>
    <w:rsid w:val="00513D3F"/>
    <w:rsid w:val="00513D9B"/>
    <w:rsid w:val="00514266"/>
    <w:rsid w:val="00515518"/>
    <w:rsid w:val="00517078"/>
    <w:rsid w:val="00520E18"/>
    <w:rsid w:val="00522FD2"/>
    <w:rsid w:val="00523574"/>
    <w:rsid w:val="00523CD5"/>
    <w:rsid w:val="0052454E"/>
    <w:rsid w:val="005254AE"/>
    <w:rsid w:val="005263D4"/>
    <w:rsid w:val="00530CD8"/>
    <w:rsid w:val="00533671"/>
    <w:rsid w:val="005347EB"/>
    <w:rsid w:val="00535164"/>
    <w:rsid w:val="0053699F"/>
    <w:rsid w:val="00537920"/>
    <w:rsid w:val="005379F8"/>
    <w:rsid w:val="00541F3D"/>
    <w:rsid w:val="00542B24"/>
    <w:rsid w:val="00543D9A"/>
    <w:rsid w:val="00544962"/>
    <w:rsid w:val="00544B59"/>
    <w:rsid w:val="00545189"/>
    <w:rsid w:val="00545268"/>
    <w:rsid w:val="00550040"/>
    <w:rsid w:val="00550395"/>
    <w:rsid w:val="00552451"/>
    <w:rsid w:val="0055382E"/>
    <w:rsid w:val="0055454C"/>
    <w:rsid w:val="0055506E"/>
    <w:rsid w:val="005551DD"/>
    <w:rsid w:val="00556E95"/>
    <w:rsid w:val="00560680"/>
    <w:rsid w:val="00561AD9"/>
    <w:rsid w:val="0056214C"/>
    <w:rsid w:val="00562C21"/>
    <w:rsid w:val="00562D70"/>
    <w:rsid w:val="00563896"/>
    <w:rsid w:val="00563967"/>
    <w:rsid w:val="00571358"/>
    <w:rsid w:val="005732B4"/>
    <w:rsid w:val="00574737"/>
    <w:rsid w:val="00577643"/>
    <w:rsid w:val="0057796E"/>
    <w:rsid w:val="0058480A"/>
    <w:rsid w:val="00584B43"/>
    <w:rsid w:val="00584E8F"/>
    <w:rsid w:val="00585202"/>
    <w:rsid w:val="00585273"/>
    <w:rsid w:val="00586ECD"/>
    <w:rsid w:val="00591653"/>
    <w:rsid w:val="00592506"/>
    <w:rsid w:val="00592DCD"/>
    <w:rsid w:val="00595C66"/>
    <w:rsid w:val="00596C31"/>
    <w:rsid w:val="005971F3"/>
    <w:rsid w:val="005973C4"/>
    <w:rsid w:val="0059784D"/>
    <w:rsid w:val="005A2B0F"/>
    <w:rsid w:val="005A398D"/>
    <w:rsid w:val="005A3E07"/>
    <w:rsid w:val="005A4762"/>
    <w:rsid w:val="005A4CF5"/>
    <w:rsid w:val="005A73ED"/>
    <w:rsid w:val="005B0CAF"/>
    <w:rsid w:val="005B220F"/>
    <w:rsid w:val="005B2B38"/>
    <w:rsid w:val="005B2DAB"/>
    <w:rsid w:val="005B762E"/>
    <w:rsid w:val="005C1A42"/>
    <w:rsid w:val="005C75D3"/>
    <w:rsid w:val="005D0D37"/>
    <w:rsid w:val="005D1091"/>
    <w:rsid w:val="005D1D4F"/>
    <w:rsid w:val="005D34AD"/>
    <w:rsid w:val="005D7D6C"/>
    <w:rsid w:val="005E0653"/>
    <w:rsid w:val="005E2AE3"/>
    <w:rsid w:val="005E4447"/>
    <w:rsid w:val="005E5B40"/>
    <w:rsid w:val="005E70B2"/>
    <w:rsid w:val="005F26F0"/>
    <w:rsid w:val="005F5545"/>
    <w:rsid w:val="005F55AC"/>
    <w:rsid w:val="005F67BD"/>
    <w:rsid w:val="005F6E8D"/>
    <w:rsid w:val="00600C4F"/>
    <w:rsid w:val="00601942"/>
    <w:rsid w:val="00602412"/>
    <w:rsid w:val="00603EE1"/>
    <w:rsid w:val="006041D4"/>
    <w:rsid w:val="00604DB9"/>
    <w:rsid w:val="00606443"/>
    <w:rsid w:val="006068CD"/>
    <w:rsid w:val="00614129"/>
    <w:rsid w:val="00615279"/>
    <w:rsid w:val="00616D7E"/>
    <w:rsid w:val="00617777"/>
    <w:rsid w:val="00617BDC"/>
    <w:rsid w:val="00623715"/>
    <w:rsid w:val="00623815"/>
    <w:rsid w:val="006250E5"/>
    <w:rsid w:val="00625A1E"/>
    <w:rsid w:val="00625BD3"/>
    <w:rsid w:val="006264F8"/>
    <w:rsid w:val="00633FAB"/>
    <w:rsid w:val="00634890"/>
    <w:rsid w:val="0063509A"/>
    <w:rsid w:val="0063515F"/>
    <w:rsid w:val="006355E4"/>
    <w:rsid w:val="00635F51"/>
    <w:rsid w:val="00640858"/>
    <w:rsid w:val="00640BB9"/>
    <w:rsid w:val="00640E1F"/>
    <w:rsid w:val="00641015"/>
    <w:rsid w:val="0064292C"/>
    <w:rsid w:val="00642B92"/>
    <w:rsid w:val="0064458E"/>
    <w:rsid w:val="006457AC"/>
    <w:rsid w:val="00651088"/>
    <w:rsid w:val="006512CB"/>
    <w:rsid w:val="006519E1"/>
    <w:rsid w:val="006520F9"/>
    <w:rsid w:val="006554BD"/>
    <w:rsid w:val="00657CBD"/>
    <w:rsid w:val="00657E00"/>
    <w:rsid w:val="00660D49"/>
    <w:rsid w:val="006620D0"/>
    <w:rsid w:val="00663127"/>
    <w:rsid w:val="0066358E"/>
    <w:rsid w:val="0066371A"/>
    <w:rsid w:val="00664C58"/>
    <w:rsid w:val="0066523D"/>
    <w:rsid w:val="0066624D"/>
    <w:rsid w:val="00666E17"/>
    <w:rsid w:val="00667380"/>
    <w:rsid w:val="00667910"/>
    <w:rsid w:val="00670B57"/>
    <w:rsid w:val="00672859"/>
    <w:rsid w:val="006732C5"/>
    <w:rsid w:val="006732D4"/>
    <w:rsid w:val="00673468"/>
    <w:rsid w:val="00673BB9"/>
    <w:rsid w:val="006755CE"/>
    <w:rsid w:val="006809CD"/>
    <w:rsid w:val="00681967"/>
    <w:rsid w:val="00681B99"/>
    <w:rsid w:val="00682A30"/>
    <w:rsid w:val="00683810"/>
    <w:rsid w:val="006A08E4"/>
    <w:rsid w:val="006A1297"/>
    <w:rsid w:val="006A42E2"/>
    <w:rsid w:val="006A4D3C"/>
    <w:rsid w:val="006A590C"/>
    <w:rsid w:val="006A5C56"/>
    <w:rsid w:val="006B1211"/>
    <w:rsid w:val="006B3475"/>
    <w:rsid w:val="006B437D"/>
    <w:rsid w:val="006B7660"/>
    <w:rsid w:val="006C0D4C"/>
    <w:rsid w:val="006C19D3"/>
    <w:rsid w:val="006C3D7F"/>
    <w:rsid w:val="006C4254"/>
    <w:rsid w:val="006C42B9"/>
    <w:rsid w:val="006C5487"/>
    <w:rsid w:val="006C5AE8"/>
    <w:rsid w:val="006C7C11"/>
    <w:rsid w:val="006D4149"/>
    <w:rsid w:val="006D42C7"/>
    <w:rsid w:val="006D6DB7"/>
    <w:rsid w:val="006E030D"/>
    <w:rsid w:val="006E04C1"/>
    <w:rsid w:val="006E0DB4"/>
    <w:rsid w:val="006E2708"/>
    <w:rsid w:val="006E2D11"/>
    <w:rsid w:val="006E3629"/>
    <w:rsid w:val="006E5EF1"/>
    <w:rsid w:val="006E7F29"/>
    <w:rsid w:val="006F00F4"/>
    <w:rsid w:val="006F1884"/>
    <w:rsid w:val="00702985"/>
    <w:rsid w:val="00703276"/>
    <w:rsid w:val="00703581"/>
    <w:rsid w:val="00704278"/>
    <w:rsid w:val="00706D8E"/>
    <w:rsid w:val="00707CC4"/>
    <w:rsid w:val="00710513"/>
    <w:rsid w:val="007114A2"/>
    <w:rsid w:val="0071253B"/>
    <w:rsid w:val="0071276A"/>
    <w:rsid w:val="007169A6"/>
    <w:rsid w:val="00716A35"/>
    <w:rsid w:val="007202BD"/>
    <w:rsid w:val="00722180"/>
    <w:rsid w:val="00723D17"/>
    <w:rsid w:val="00731275"/>
    <w:rsid w:val="007314AA"/>
    <w:rsid w:val="00732A97"/>
    <w:rsid w:val="00736A91"/>
    <w:rsid w:val="00737351"/>
    <w:rsid w:val="00740025"/>
    <w:rsid w:val="00742232"/>
    <w:rsid w:val="00742499"/>
    <w:rsid w:val="00745A1A"/>
    <w:rsid w:val="007463C7"/>
    <w:rsid w:val="0075007D"/>
    <w:rsid w:val="00750157"/>
    <w:rsid w:val="0075346A"/>
    <w:rsid w:val="00753A36"/>
    <w:rsid w:val="00753FD1"/>
    <w:rsid w:val="00754B02"/>
    <w:rsid w:val="00755BA5"/>
    <w:rsid w:val="00756A2A"/>
    <w:rsid w:val="00756D8B"/>
    <w:rsid w:val="00757FA9"/>
    <w:rsid w:val="00760D8F"/>
    <w:rsid w:val="007615BF"/>
    <w:rsid w:val="0076362E"/>
    <w:rsid w:val="007655CB"/>
    <w:rsid w:val="007667D8"/>
    <w:rsid w:val="007705C4"/>
    <w:rsid w:val="00771028"/>
    <w:rsid w:val="00772405"/>
    <w:rsid w:val="007739BA"/>
    <w:rsid w:val="00774619"/>
    <w:rsid w:val="00775F97"/>
    <w:rsid w:val="007761A3"/>
    <w:rsid w:val="00776E27"/>
    <w:rsid w:val="00777982"/>
    <w:rsid w:val="00777BBF"/>
    <w:rsid w:val="0078119E"/>
    <w:rsid w:val="00781671"/>
    <w:rsid w:val="007835D7"/>
    <w:rsid w:val="00785423"/>
    <w:rsid w:val="007870E6"/>
    <w:rsid w:val="007918DA"/>
    <w:rsid w:val="00791995"/>
    <w:rsid w:val="00794220"/>
    <w:rsid w:val="007957A5"/>
    <w:rsid w:val="007965C1"/>
    <w:rsid w:val="007966AB"/>
    <w:rsid w:val="0079780F"/>
    <w:rsid w:val="007A08B3"/>
    <w:rsid w:val="007A0F62"/>
    <w:rsid w:val="007A1495"/>
    <w:rsid w:val="007A1A5D"/>
    <w:rsid w:val="007A2B4C"/>
    <w:rsid w:val="007A3328"/>
    <w:rsid w:val="007A38D9"/>
    <w:rsid w:val="007A614C"/>
    <w:rsid w:val="007B2901"/>
    <w:rsid w:val="007B32D3"/>
    <w:rsid w:val="007B4028"/>
    <w:rsid w:val="007B64F5"/>
    <w:rsid w:val="007B6DEB"/>
    <w:rsid w:val="007B7685"/>
    <w:rsid w:val="007B7F38"/>
    <w:rsid w:val="007C0372"/>
    <w:rsid w:val="007C182C"/>
    <w:rsid w:val="007C2612"/>
    <w:rsid w:val="007C2E66"/>
    <w:rsid w:val="007C3325"/>
    <w:rsid w:val="007C499A"/>
    <w:rsid w:val="007D4C81"/>
    <w:rsid w:val="007E2D05"/>
    <w:rsid w:val="007E30E5"/>
    <w:rsid w:val="007E3234"/>
    <w:rsid w:val="007E3E73"/>
    <w:rsid w:val="007E56C6"/>
    <w:rsid w:val="007E635F"/>
    <w:rsid w:val="007F039F"/>
    <w:rsid w:val="007F06A5"/>
    <w:rsid w:val="007F129A"/>
    <w:rsid w:val="007F2022"/>
    <w:rsid w:val="007F5BFB"/>
    <w:rsid w:val="007F5D3E"/>
    <w:rsid w:val="007F61B7"/>
    <w:rsid w:val="007F76F8"/>
    <w:rsid w:val="00801504"/>
    <w:rsid w:val="00801957"/>
    <w:rsid w:val="008025A7"/>
    <w:rsid w:val="00802941"/>
    <w:rsid w:val="00805FD7"/>
    <w:rsid w:val="00806A31"/>
    <w:rsid w:val="00812B24"/>
    <w:rsid w:val="008146C9"/>
    <w:rsid w:val="0081520B"/>
    <w:rsid w:val="00816887"/>
    <w:rsid w:val="00816C24"/>
    <w:rsid w:val="00817D96"/>
    <w:rsid w:val="0082029A"/>
    <w:rsid w:val="00820C8D"/>
    <w:rsid w:val="0082387F"/>
    <w:rsid w:val="00823A7F"/>
    <w:rsid w:val="00826EA7"/>
    <w:rsid w:val="00827483"/>
    <w:rsid w:val="008279DB"/>
    <w:rsid w:val="00831AE1"/>
    <w:rsid w:val="008326E5"/>
    <w:rsid w:val="00832A7F"/>
    <w:rsid w:val="0083409B"/>
    <w:rsid w:val="00834678"/>
    <w:rsid w:val="00836CA1"/>
    <w:rsid w:val="0084026D"/>
    <w:rsid w:val="00842BE4"/>
    <w:rsid w:val="00844ECC"/>
    <w:rsid w:val="00845332"/>
    <w:rsid w:val="00846E91"/>
    <w:rsid w:val="00847F40"/>
    <w:rsid w:val="00850033"/>
    <w:rsid w:val="008500D3"/>
    <w:rsid w:val="008502E0"/>
    <w:rsid w:val="00851B98"/>
    <w:rsid w:val="0085203D"/>
    <w:rsid w:val="00855562"/>
    <w:rsid w:val="00856490"/>
    <w:rsid w:val="00856BB6"/>
    <w:rsid w:val="00856DD2"/>
    <w:rsid w:val="00860B7B"/>
    <w:rsid w:val="00866EC3"/>
    <w:rsid w:val="00870C65"/>
    <w:rsid w:val="00871755"/>
    <w:rsid w:val="0087426B"/>
    <w:rsid w:val="00874C61"/>
    <w:rsid w:val="008750B4"/>
    <w:rsid w:val="008764D1"/>
    <w:rsid w:val="0088196E"/>
    <w:rsid w:val="00883086"/>
    <w:rsid w:val="008841B8"/>
    <w:rsid w:val="00886EEE"/>
    <w:rsid w:val="00890E68"/>
    <w:rsid w:val="00892C65"/>
    <w:rsid w:val="008950C0"/>
    <w:rsid w:val="00896CC8"/>
    <w:rsid w:val="008A1DBE"/>
    <w:rsid w:val="008A2574"/>
    <w:rsid w:val="008A2BEC"/>
    <w:rsid w:val="008A48F5"/>
    <w:rsid w:val="008A5676"/>
    <w:rsid w:val="008A63A7"/>
    <w:rsid w:val="008A694C"/>
    <w:rsid w:val="008A69DC"/>
    <w:rsid w:val="008B13DB"/>
    <w:rsid w:val="008B171B"/>
    <w:rsid w:val="008B5BDD"/>
    <w:rsid w:val="008B6FBF"/>
    <w:rsid w:val="008B7540"/>
    <w:rsid w:val="008C0166"/>
    <w:rsid w:val="008C099F"/>
    <w:rsid w:val="008C0A65"/>
    <w:rsid w:val="008C1B29"/>
    <w:rsid w:val="008C5622"/>
    <w:rsid w:val="008C63A5"/>
    <w:rsid w:val="008C7995"/>
    <w:rsid w:val="008D22CE"/>
    <w:rsid w:val="008D7645"/>
    <w:rsid w:val="008E1148"/>
    <w:rsid w:val="008E1A0C"/>
    <w:rsid w:val="008E2684"/>
    <w:rsid w:val="008E2B7E"/>
    <w:rsid w:val="008E5D3D"/>
    <w:rsid w:val="008E7F75"/>
    <w:rsid w:val="008F0759"/>
    <w:rsid w:val="008F1E7A"/>
    <w:rsid w:val="008F2D08"/>
    <w:rsid w:val="008F372B"/>
    <w:rsid w:val="008F40C2"/>
    <w:rsid w:val="008F47B2"/>
    <w:rsid w:val="008F6094"/>
    <w:rsid w:val="008F6BC8"/>
    <w:rsid w:val="00900265"/>
    <w:rsid w:val="00900322"/>
    <w:rsid w:val="00901227"/>
    <w:rsid w:val="00901345"/>
    <w:rsid w:val="00902613"/>
    <w:rsid w:val="00904BF7"/>
    <w:rsid w:val="00905CA6"/>
    <w:rsid w:val="00906BF7"/>
    <w:rsid w:val="009103B7"/>
    <w:rsid w:val="00912D77"/>
    <w:rsid w:val="00913449"/>
    <w:rsid w:val="00915443"/>
    <w:rsid w:val="009155EE"/>
    <w:rsid w:val="009160EA"/>
    <w:rsid w:val="00917A95"/>
    <w:rsid w:val="00922549"/>
    <w:rsid w:val="00923425"/>
    <w:rsid w:val="0092700B"/>
    <w:rsid w:val="0093123E"/>
    <w:rsid w:val="00935C93"/>
    <w:rsid w:val="00936C91"/>
    <w:rsid w:val="0094215E"/>
    <w:rsid w:val="009440A4"/>
    <w:rsid w:val="00945C90"/>
    <w:rsid w:val="00952914"/>
    <w:rsid w:val="009538BF"/>
    <w:rsid w:val="00955095"/>
    <w:rsid w:val="00956500"/>
    <w:rsid w:val="00956FB9"/>
    <w:rsid w:val="009610A5"/>
    <w:rsid w:val="009625B9"/>
    <w:rsid w:val="00966AC7"/>
    <w:rsid w:val="00971F39"/>
    <w:rsid w:val="00972863"/>
    <w:rsid w:val="009734AE"/>
    <w:rsid w:val="00973785"/>
    <w:rsid w:val="0097428E"/>
    <w:rsid w:val="00980310"/>
    <w:rsid w:val="00982940"/>
    <w:rsid w:val="00982C6C"/>
    <w:rsid w:val="009844B4"/>
    <w:rsid w:val="009845B2"/>
    <w:rsid w:val="009846A6"/>
    <w:rsid w:val="00984D3F"/>
    <w:rsid w:val="009855E4"/>
    <w:rsid w:val="00986467"/>
    <w:rsid w:val="00987250"/>
    <w:rsid w:val="00990FF9"/>
    <w:rsid w:val="00991657"/>
    <w:rsid w:val="009928AF"/>
    <w:rsid w:val="00993A8D"/>
    <w:rsid w:val="00995F59"/>
    <w:rsid w:val="00997E48"/>
    <w:rsid w:val="009A3254"/>
    <w:rsid w:val="009A5D33"/>
    <w:rsid w:val="009A5F88"/>
    <w:rsid w:val="009B0C40"/>
    <w:rsid w:val="009B18D4"/>
    <w:rsid w:val="009B1F07"/>
    <w:rsid w:val="009B3CA2"/>
    <w:rsid w:val="009B4ECD"/>
    <w:rsid w:val="009B6F23"/>
    <w:rsid w:val="009C300E"/>
    <w:rsid w:val="009C3364"/>
    <w:rsid w:val="009C3791"/>
    <w:rsid w:val="009C40B3"/>
    <w:rsid w:val="009C541D"/>
    <w:rsid w:val="009C5E0D"/>
    <w:rsid w:val="009C6248"/>
    <w:rsid w:val="009C6C94"/>
    <w:rsid w:val="009C7496"/>
    <w:rsid w:val="009C76B9"/>
    <w:rsid w:val="009D044C"/>
    <w:rsid w:val="009D07D8"/>
    <w:rsid w:val="009D1464"/>
    <w:rsid w:val="009D18C1"/>
    <w:rsid w:val="009D2E51"/>
    <w:rsid w:val="009D3D12"/>
    <w:rsid w:val="009D5BB5"/>
    <w:rsid w:val="009D65E8"/>
    <w:rsid w:val="009D7450"/>
    <w:rsid w:val="009D7D63"/>
    <w:rsid w:val="009E0600"/>
    <w:rsid w:val="009E0864"/>
    <w:rsid w:val="009E08D3"/>
    <w:rsid w:val="009E3178"/>
    <w:rsid w:val="009E327E"/>
    <w:rsid w:val="009E6AC3"/>
    <w:rsid w:val="009E7AA2"/>
    <w:rsid w:val="009E7D1F"/>
    <w:rsid w:val="009E7DAF"/>
    <w:rsid w:val="009F04A8"/>
    <w:rsid w:val="009F1702"/>
    <w:rsid w:val="009F19FF"/>
    <w:rsid w:val="009F216C"/>
    <w:rsid w:val="009F21A1"/>
    <w:rsid w:val="009F326C"/>
    <w:rsid w:val="009F3BE9"/>
    <w:rsid w:val="009F4627"/>
    <w:rsid w:val="009F6520"/>
    <w:rsid w:val="009F6BCA"/>
    <w:rsid w:val="009F6EA4"/>
    <w:rsid w:val="00A07398"/>
    <w:rsid w:val="00A13385"/>
    <w:rsid w:val="00A14D6A"/>
    <w:rsid w:val="00A174DC"/>
    <w:rsid w:val="00A20039"/>
    <w:rsid w:val="00A20255"/>
    <w:rsid w:val="00A224C1"/>
    <w:rsid w:val="00A22DCE"/>
    <w:rsid w:val="00A24DBD"/>
    <w:rsid w:val="00A2556D"/>
    <w:rsid w:val="00A26683"/>
    <w:rsid w:val="00A26F6E"/>
    <w:rsid w:val="00A324CD"/>
    <w:rsid w:val="00A33E8F"/>
    <w:rsid w:val="00A37C6F"/>
    <w:rsid w:val="00A37F91"/>
    <w:rsid w:val="00A43787"/>
    <w:rsid w:val="00A44CB5"/>
    <w:rsid w:val="00A45D85"/>
    <w:rsid w:val="00A4681D"/>
    <w:rsid w:val="00A52779"/>
    <w:rsid w:val="00A53040"/>
    <w:rsid w:val="00A544F6"/>
    <w:rsid w:val="00A55910"/>
    <w:rsid w:val="00A55B76"/>
    <w:rsid w:val="00A577A8"/>
    <w:rsid w:val="00A5796E"/>
    <w:rsid w:val="00A61F35"/>
    <w:rsid w:val="00A62548"/>
    <w:rsid w:val="00A63FDB"/>
    <w:rsid w:val="00A65698"/>
    <w:rsid w:val="00A665B9"/>
    <w:rsid w:val="00A67132"/>
    <w:rsid w:val="00A72816"/>
    <w:rsid w:val="00A7355B"/>
    <w:rsid w:val="00A737E2"/>
    <w:rsid w:val="00A73910"/>
    <w:rsid w:val="00A8178D"/>
    <w:rsid w:val="00A83297"/>
    <w:rsid w:val="00A856BA"/>
    <w:rsid w:val="00A908D3"/>
    <w:rsid w:val="00A93008"/>
    <w:rsid w:val="00A9384C"/>
    <w:rsid w:val="00A953E2"/>
    <w:rsid w:val="00A958E3"/>
    <w:rsid w:val="00A95C04"/>
    <w:rsid w:val="00A95CDC"/>
    <w:rsid w:val="00A95D10"/>
    <w:rsid w:val="00A97205"/>
    <w:rsid w:val="00AA2716"/>
    <w:rsid w:val="00AA2F74"/>
    <w:rsid w:val="00AA2F8F"/>
    <w:rsid w:val="00AA46C8"/>
    <w:rsid w:val="00AA56A6"/>
    <w:rsid w:val="00AA73E6"/>
    <w:rsid w:val="00AB123D"/>
    <w:rsid w:val="00AB2797"/>
    <w:rsid w:val="00AB3784"/>
    <w:rsid w:val="00AB3CEC"/>
    <w:rsid w:val="00AB5B00"/>
    <w:rsid w:val="00AB5D60"/>
    <w:rsid w:val="00AB691F"/>
    <w:rsid w:val="00AC14F1"/>
    <w:rsid w:val="00AC20F1"/>
    <w:rsid w:val="00AC558A"/>
    <w:rsid w:val="00AC5E00"/>
    <w:rsid w:val="00AC7E68"/>
    <w:rsid w:val="00AD0EFC"/>
    <w:rsid w:val="00AD2E88"/>
    <w:rsid w:val="00AD7266"/>
    <w:rsid w:val="00AD7881"/>
    <w:rsid w:val="00AD7FCE"/>
    <w:rsid w:val="00AE069A"/>
    <w:rsid w:val="00AE1444"/>
    <w:rsid w:val="00AE1A2E"/>
    <w:rsid w:val="00AE3A3E"/>
    <w:rsid w:val="00AE603F"/>
    <w:rsid w:val="00AE68A4"/>
    <w:rsid w:val="00AE6A1F"/>
    <w:rsid w:val="00AF058E"/>
    <w:rsid w:val="00AF3FFF"/>
    <w:rsid w:val="00AF43F5"/>
    <w:rsid w:val="00AF6639"/>
    <w:rsid w:val="00AF7278"/>
    <w:rsid w:val="00B00E1E"/>
    <w:rsid w:val="00B00E26"/>
    <w:rsid w:val="00B01320"/>
    <w:rsid w:val="00B01BFB"/>
    <w:rsid w:val="00B01CA2"/>
    <w:rsid w:val="00B02A94"/>
    <w:rsid w:val="00B04898"/>
    <w:rsid w:val="00B058CE"/>
    <w:rsid w:val="00B05B54"/>
    <w:rsid w:val="00B06B2D"/>
    <w:rsid w:val="00B0740F"/>
    <w:rsid w:val="00B07FAF"/>
    <w:rsid w:val="00B11F6F"/>
    <w:rsid w:val="00B13C09"/>
    <w:rsid w:val="00B14387"/>
    <w:rsid w:val="00B20494"/>
    <w:rsid w:val="00B209CA"/>
    <w:rsid w:val="00B27CB0"/>
    <w:rsid w:val="00B31588"/>
    <w:rsid w:val="00B31D3A"/>
    <w:rsid w:val="00B324C1"/>
    <w:rsid w:val="00B3312B"/>
    <w:rsid w:val="00B344C3"/>
    <w:rsid w:val="00B34C07"/>
    <w:rsid w:val="00B34D2B"/>
    <w:rsid w:val="00B35E27"/>
    <w:rsid w:val="00B42F93"/>
    <w:rsid w:val="00B47EEE"/>
    <w:rsid w:val="00B51928"/>
    <w:rsid w:val="00B54B97"/>
    <w:rsid w:val="00B5581D"/>
    <w:rsid w:val="00B55980"/>
    <w:rsid w:val="00B569FE"/>
    <w:rsid w:val="00B56B21"/>
    <w:rsid w:val="00B57EDE"/>
    <w:rsid w:val="00B62D63"/>
    <w:rsid w:val="00B62E17"/>
    <w:rsid w:val="00B646A5"/>
    <w:rsid w:val="00B657F8"/>
    <w:rsid w:val="00B658C9"/>
    <w:rsid w:val="00B66377"/>
    <w:rsid w:val="00B73045"/>
    <w:rsid w:val="00B735D2"/>
    <w:rsid w:val="00B7569C"/>
    <w:rsid w:val="00B76713"/>
    <w:rsid w:val="00B77283"/>
    <w:rsid w:val="00B77A54"/>
    <w:rsid w:val="00B77DEA"/>
    <w:rsid w:val="00B803DC"/>
    <w:rsid w:val="00B8051B"/>
    <w:rsid w:val="00B81C62"/>
    <w:rsid w:val="00B83FD2"/>
    <w:rsid w:val="00B847E4"/>
    <w:rsid w:val="00B86163"/>
    <w:rsid w:val="00B8793C"/>
    <w:rsid w:val="00B94C1C"/>
    <w:rsid w:val="00B95AAE"/>
    <w:rsid w:val="00B9629F"/>
    <w:rsid w:val="00B97D9B"/>
    <w:rsid w:val="00BA1BB4"/>
    <w:rsid w:val="00BA3E30"/>
    <w:rsid w:val="00BA6534"/>
    <w:rsid w:val="00BA7BBC"/>
    <w:rsid w:val="00BB0873"/>
    <w:rsid w:val="00BB197B"/>
    <w:rsid w:val="00BB3748"/>
    <w:rsid w:val="00BB5D3A"/>
    <w:rsid w:val="00BC4CA8"/>
    <w:rsid w:val="00BC6D4A"/>
    <w:rsid w:val="00BC7669"/>
    <w:rsid w:val="00BD2A16"/>
    <w:rsid w:val="00BD671F"/>
    <w:rsid w:val="00BD6987"/>
    <w:rsid w:val="00BD69E2"/>
    <w:rsid w:val="00BD7A43"/>
    <w:rsid w:val="00BE0646"/>
    <w:rsid w:val="00BE352D"/>
    <w:rsid w:val="00BE6368"/>
    <w:rsid w:val="00BE7AC7"/>
    <w:rsid w:val="00BF32B8"/>
    <w:rsid w:val="00BF4136"/>
    <w:rsid w:val="00BF4764"/>
    <w:rsid w:val="00BF4D5F"/>
    <w:rsid w:val="00BF71C1"/>
    <w:rsid w:val="00BF743B"/>
    <w:rsid w:val="00BF76F2"/>
    <w:rsid w:val="00C0030F"/>
    <w:rsid w:val="00C02BDD"/>
    <w:rsid w:val="00C04C9C"/>
    <w:rsid w:val="00C0554F"/>
    <w:rsid w:val="00C0632A"/>
    <w:rsid w:val="00C06371"/>
    <w:rsid w:val="00C0644C"/>
    <w:rsid w:val="00C10793"/>
    <w:rsid w:val="00C10E05"/>
    <w:rsid w:val="00C12882"/>
    <w:rsid w:val="00C1339F"/>
    <w:rsid w:val="00C1364C"/>
    <w:rsid w:val="00C138AF"/>
    <w:rsid w:val="00C1410F"/>
    <w:rsid w:val="00C15A1C"/>
    <w:rsid w:val="00C17C18"/>
    <w:rsid w:val="00C17DFF"/>
    <w:rsid w:val="00C2002D"/>
    <w:rsid w:val="00C20E28"/>
    <w:rsid w:val="00C20FC4"/>
    <w:rsid w:val="00C235BD"/>
    <w:rsid w:val="00C24E7A"/>
    <w:rsid w:val="00C256F4"/>
    <w:rsid w:val="00C26642"/>
    <w:rsid w:val="00C304E7"/>
    <w:rsid w:val="00C32C49"/>
    <w:rsid w:val="00C34051"/>
    <w:rsid w:val="00C34C96"/>
    <w:rsid w:val="00C3588C"/>
    <w:rsid w:val="00C37A47"/>
    <w:rsid w:val="00C40438"/>
    <w:rsid w:val="00C40AB6"/>
    <w:rsid w:val="00C40E63"/>
    <w:rsid w:val="00C42CA7"/>
    <w:rsid w:val="00C435A7"/>
    <w:rsid w:val="00C44C93"/>
    <w:rsid w:val="00C50ABC"/>
    <w:rsid w:val="00C533CC"/>
    <w:rsid w:val="00C53774"/>
    <w:rsid w:val="00C546A7"/>
    <w:rsid w:val="00C568FE"/>
    <w:rsid w:val="00C578AC"/>
    <w:rsid w:val="00C610C1"/>
    <w:rsid w:val="00C61AD1"/>
    <w:rsid w:val="00C63442"/>
    <w:rsid w:val="00C674C6"/>
    <w:rsid w:val="00C704AC"/>
    <w:rsid w:val="00C70DC6"/>
    <w:rsid w:val="00C710C7"/>
    <w:rsid w:val="00C71350"/>
    <w:rsid w:val="00C7141D"/>
    <w:rsid w:val="00C71EA1"/>
    <w:rsid w:val="00C71EB9"/>
    <w:rsid w:val="00C72194"/>
    <w:rsid w:val="00C740CC"/>
    <w:rsid w:val="00C75290"/>
    <w:rsid w:val="00C757E9"/>
    <w:rsid w:val="00C75858"/>
    <w:rsid w:val="00C75D48"/>
    <w:rsid w:val="00C80F13"/>
    <w:rsid w:val="00C81A47"/>
    <w:rsid w:val="00C82282"/>
    <w:rsid w:val="00C8289D"/>
    <w:rsid w:val="00C82969"/>
    <w:rsid w:val="00C833F9"/>
    <w:rsid w:val="00C84AAE"/>
    <w:rsid w:val="00C85B66"/>
    <w:rsid w:val="00C86113"/>
    <w:rsid w:val="00C87E6F"/>
    <w:rsid w:val="00C904EE"/>
    <w:rsid w:val="00C91FC2"/>
    <w:rsid w:val="00C95199"/>
    <w:rsid w:val="00C95BBF"/>
    <w:rsid w:val="00CA11FF"/>
    <w:rsid w:val="00CA3B6C"/>
    <w:rsid w:val="00CA5651"/>
    <w:rsid w:val="00CB1228"/>
    <w:rsid w:val="00CB2007"/>
    <w:rsid w:val="00CB2EEE"/>
    <w:rsid w:val="00CB353C"/>
    <w:rsid w:val="00CB3BBE"/>
    <w:rsid w:val="00CB43B0"/>
    <w:rsid w:val="00CB5DB4"/>
    <w:rsid w:val="00CB5FA6"/>
    <w:rsid w:val="00CC35AA"/>
    <w:rsid w:val="00CC363C"/>
    <w:rsid w:val="00CD2117"/>
    <w:rsid w:val="00CD4188"/>
    <w:rsid w:val="00CD78B5"/>
    <w:rsid w:val="00CE025A"/>
    <w:rsid w:val="00CE7A07"/>
    <w:rsid w:val="00CF19BA"/>
    <w:rsid w:val="00CF413B"/>
    <w:rsid w:val="00CF5DFB"/>
    <w:rsid w:val="00CF6DF3"/>
    <w:rsid w:val="00CF6FC3"/>
    <w:rsid w:val="00D02531"/>
    <w:rsid w:val="00D0379A"/>
    <w:rsid w:val="00D039D0"/>
    <w:rsid w:val="00D071A3"/>
    <w:rsid w:val="00D07EE0"/>
    <w:rsid w:val="00D15275"/>
    <w:rsid w:val="00D153B6"/>
    <w:rsid w:val="00D158DA"/>
    <w:rsid w:val="00D17755"/>
    <w:rsid w:val="00D17C81"/>
    <w:rsid w:val="00D20E7E"/>
    <w:rsid w:val="00D24719"/>
    <w:rsid w:val="00D25585"/>
    <w:rsid w:val="00D265B9"/>
    <w:rsid w:val="00D30A50"/>
    <w:rsid w:val="00D3113C"/>
    <w:rsid w:val="00D31F3D"/>
    <w:rsid w:val="00D3472D"/>
    <w:rsid w:val="00D34D9F"/>
    <w:rsid w:val="00D36E5C"/>
    <w:rsid w:val="00D375F2"/>
    <w:rsid w:val="00D4256F"/>
    <w:rsid w:val="00D45676"/>
    <w:rsid w:val="00D47A87"/>
    <w:rsid w:val="00D50570"/>
    <w:rsid w:val="00D51207"/>
    <w:rsid w:val="00D52005"/>
    <w:rsid w:val="00D52CC1"/>
    <w:rsid w:val="00D536D8"/>
    <w:rsid w:val="00D53F21"/>
    <w:rsid w:val="00D55208"/>
    <w:rsid w:val="00D61D9D"/>
    <w:rsid w:val="00D623B3"/>
    <w:rsid w:val="00D65576"/>
    <w:rsid w:val="00D66BC4"/>
    <w:rsid w:val="00D67FCE"/>
    <w:rsid w:val="00D7648E"/>
    <w:rsid w:val="00D76DF4"/>
    <w:rsid w:val="00D77974"/>
    <w:rsid w:val="00D77B7B"/>
    <w:rsid w:val="00D8097D"/>
    <w:rsid w:val="00D80B6B"/>
    <w:rsid w:val="00D84772"/>
    <w:rsid w:val="00D92527"/>
    <w:rsid w:val="00D943A2"/>
    <w:rsid w:val="00D95B70"/>
    <w:rsid w:val="00DA26DA"/>
    <w:rsid w:val="00DA36D9"/>
    <w:rsid w:val="00DA5746"/>
    <w:rsid w:val="00DA5C4A"/>
    <w:rsid w:val="00DA783A"/>
    <w:rsid w:val="00DA7A82"/>
    <w:rsid w:val="00DA7D51"/>
    <w:rsid w:val="00DB3320"/>
    <w:rsid w:val="00DB67F0"/>
    <w:rsid w:val="00DB79EE"/>
    <w:rsid w:val="00DB7A4F"/>
    <w:rsid w:val="00DC3ACF"/>
    <w:rsid w:val="00DC3D27"/>
    <w:rsid w:val="00DC3FA5"/>
    <w:rsid w:val="00DD0BE1"/>
    <w:rsid w:val="00DD2F33"/>
    <w:rsid w:val="00DD3993"/>
    <w:rsid w:val="00DD61E4"/>
    <w:rsid w:val="00DD7097"/>
    <w:rsid w:val="00DD7BEE"/>
    <w:rsid w:val="00DE5069"/>
    <w:rsid w:val="00DE70D0"/>
    <w:rsid w:val="00DF1755"/>
    <w:rsid w:val="00DF214F"/>
    <w:rsid w:val="00DF2C8E"/>
    <w:rsid w:val="00DF2E1D"/>
    <w:rsid w:val="00DF37F0"/>
    <w:rsid w:val="00DF3836"/>
    <w:rsid w:val="00DF6DA9"/>
    <w:rsid w:val="00DF72DD"/>
    <w:rsid w:val="00E00E6C"/>
    <w:rsid w:val="00E00F04"/>
    <w:rsid w:val="00E04724"/>
    <w:rsid w:val="00E04ACC"/>
    <w:rsid w:val="00E04DB7"/>
    <w:rsid w:val="00E055BE"/>
    <w:rsid w:val="00E1384A"/>
    <w:rsid w:val="00E14C49"/>
    <w:rsid w:val="00E15881"/>
    <w:rsid w:val="00E158B5"/>
    <w:rsid w:val="00E22D89"/>
    <w:rsid w:val="00E23813"/>
    <w:rsid w:val="00E24122"/>
    <w:rsid w:val="00E24F59"/>
    <w:rsid w:val="00E25E18"/>
    <w:rsid w:val="00E26F2C"/>
    <w:rsid w:val="00E278E5"/>
    <w:rsid w:val="00E3303A"/>
    <w:rsid w:val="00E35488"/>
    <w:rsid w:val="00E35845"/>
    <w:rsid w:val="00E35BC7"/>
    <w:rsid w:val="00E40BBF"/>
    <w:rsid w:val="00E42671"/>
    <w:rsid w:val="00E44952"/>
    <w:rsid w:val="00E46EB8"/>
    <w:rsid w:val="00E5081D"/>
    <w:rsid w:val="00E50F68"/>
    <w:rsid w:val="00E53353"/>
    <w:rsid w:val="00E53ED2"/>
    <w:rsid w:val="00E551BB"/>
    <w:rsid w:val="00E56609"/>
    <w:rsid w:val="00E568FE"/>
    <w:rsid w:val="00E57D47"/>
    <w:rsid w:val="00E64EB7"/>
    <w:rsid w:val="00E65500"/>
    <w:rsid w:val="00E66AD2"/>
    <w:rsid w:val="00E67037"/>
    <w:rsid w:val="00E71660"/>
    <w:rsid w:val="00E71803"/>
    <w:rsid w:val="00E735C6"/>
    <w:rsid w:val="00E749A3"/>
    <w:rsid w:val="00E75B9F"/>
    <w:rsid w:val="00E76B3D"/>
    <w:rsid w:val="00E76F03"/>
    <w:rsid w:val="00E77CA8"/>
    <w:rsid w:val="00E80738"/>
    <w:rsid w:val="00E814C2"/>
    <w:rsid w:val="00E82165"/>
    <w:rsid w:val="00E8301B"/>
    <w:rsid w:val="00E83035"/>
    <w:rsid w:val="00E83927"/>
    <w:rsid w:val="00E83B9B"/>
    <w:rsid w:val="00E8616B"/>
    <w:rsid w:val="00E86D0F"/>
    <w:rsid w:val="00E91CCB"/>
    <w:rsid w:val="00E92C16"/>
    <w:rsid w:val="00E94357"/>
    <w:rsid w:val="00E956BB"/>
    <w:rsid w:val="00E968FA"/>
    <w:rsid w:val="00E96EA4"/>
    <w:rsid w:val="00EA0945"/>
    <w:rsid w:val="00EA0B9E"/>
    <w:rsid w:val="00EA0F6D"/>
    <w:rsid w:val="00EA3077"/>
    <w:rsid w:val="00EA37A2"/>
    <w:rsid w:val="00EA48FB"/>
    <w:rsid w:val="00EB0831"/>
    <w:rsid w:val="00EB2732"/>
    <w:rsid w:val="00EB2EC2"/>
    <w:rsid w:val="00EB415A"/>
    <w:rsid w:val="00EB4583"/>
    <w:rsid w:val="00EB6135"/>
    <w:rsid w:val="00EB613D"/>
    <w:rsid w:val="00EB68CA"/>
    <w:rsid w:val="00EB7329"/>
    <w:rsid w:val="00EC0706"/>
    <w:rsid w:val="00EC1192"/>
    <w:rsid w:val="00EC1262"/>
    <w:rsid w:val="00EC2453"/>
    <w:rsid w:val="00EC3192"/>
    <w:rsid w:val="00EC4ACC"/>
    <w:rsid w:val="00ED084A"/>
    <w:rsid w:val="00ED08BF"/>
    <w:rsid w:val="00ED1306"/>
    <w:rsid w:val="00ED14DE"/>
    <w:rsid w:val="00ED4E8C"/>
    <w:rsid w:val="00ED77B5"/>
    <w:rsid w:val="00ED7C4D"/>
    <w:rsid w:val="00EE0644"/>
    <w:rsid w:val="00EE1289"/>
    <w:rsid w:val="00EE4FCD"/>
    <w:rsid w:val="00EE6E03"/>
    <w:rsid w:val="00EE7CBD"/>
    <w:rsid w:val="00EF070C"/>
    <w:rsid w:val="00EF09CB"/>
    <w:rsid w:val="00EF1909"/>
    <w:rsid w:val="00EF2530"/>
    <w:rsid w:val="00EF28DD"/>
    <w:rsid w:val="00EF2F15"/>
    <w:rsid w:val="00EF3FF1"/>
    <w:rsid w:val="00EF40B0"/>
    <w:rsid w:val="00EF57DD"/>
    <w:rsid w:val="00EF61D9"/>
    <w:rsid w:val="00EF7BB9"/>
    <w:rsid w:val="00F04AC3"/>
    <w:rsid w:val="00F04AF7"/>
    <w:rsid w:val="00F0635B"/>
    <w:rsid w:val="00F07538"/>
    <w:rsid w:val="00F10443"/>
    <w:rsid w:val="00F11EF9"/>
    <w:rsid w:val="00F13251"/>
    <w:rsid w:val="00F15608"/>
    <w:rsid w:val="00F15E2E"/>
    <w:rsid w:val="00F164A6"/>
    <w:rsid w:val="00F175D6"/>
    <w:rsid w:val="00F17A3A"/>
    <w:rsid w:val="00F17EE4"/>
    <w:rsid w:val="00F2210C"/>
    <w:rsid w:val="00F2516E"/>
    <w:rsid w:val="00F258F5"/>
    <w:rsid w:val="00F25B47"/>
    <w:rsid w:val="00F275DB"/>
    <w:rsid w:val="00F27A13"/>
    <w:rsid w:val="00F308C6"/>
    <w:rsid w:val="00F30FC2"/>
    <w:rsid w:val="00F31B8B"/>
    <w:rsid w:val="00F3265A"/>
    <w:rsid w:val="00F32F4B"/>
    <w:rsid w:val="00F33381"/>
    <w:rsid w:val="00F33583"/>
    <w:rsid w:val="00F35DB8"/>
    <w:rsid w:val="00F36F0C"/>
    <w:rsid w:val="00F371F7"/>
    <w:rsid w:val="00F4073A"/>
    <w:rsid w:val="00F41095"/>
    <w:rsid w:val="00F41378"/>
    <w:rsid w:val="00F42FC3"/>
    <w:rsid w:val="00F4359B"/>
    <w:rsid w:val="00F4362D"/>
    <w:rsid w:val="00F447C3"/>
    <w:rsid w:val="00F44B14"/>
    <w:rsid w:val="00F44F2B"/>
    <w:rsid w:val="00F467A1"/>
    <w:rsid w:val="00F50284"/>
    <w:rsid w:val="00F503C2"/>
    <w:rsid w:val="00F51275"/>
    <w:rsid w:val="00F526FC"/>
    <w:rsid w:val="00F52954"/>
    <w:rsid w:val="00F53359"/>
    <w:rsid w:val="00F537BE"/>
    <w:rsid w:val="00F555C3"/>
    <w:rsid w:val="00F6145A"/>
    <w:rsid w:val="00F61AF8"/>
    <w:rsid w:val="00F62CFA"/>
    <w:rsid w:val="00F6508D"/>
    <w:rsid w:val="00F65F18"/>
    <w:rsid w:val="00F66134"/>
    <w:rsid w:val="00F66B56"/>
    <w:rsid w:val="00F67E6F"/>
    <w:rsid w:val="00F70D8A"/>
    <w:rsid w:val="00F73E0C"/>
    <w:rsid w:val="00F746A0"/>
    <w:rsid w:val="00F74717"/>
    <w:rsid w:val="00F74F86"/>
    <w:rsid w:val="00F76AD5"/>
    <w:rsid w:val="00F77035"/>
    <w:rsid w:val="00F7776D"/>
    <w:rsid w:val="00F80C8F"/>
    <w:rsid w:val="00F81603"/>
    <w:rsid w:val="00F819C9"/>
    <w:rsid w:val="00F81AED"/>
    <w:rsid w:val="00F84E2D"/>
    <w:rsid w:val="00F86666"/>
    <w:rsid w:val="00F86C0D"/>
    <w:rsid w:val="00F909D4"/>
    <w:rsid w:val="00F954AD"/>
    <w:rsid w:val="00FA4857"/>
    <w:rsid w:val="00FA6486"/>
    <w:rsid w:val="00FA68DC"/>
    <w:rsid w:val="00FB1A5E"/>
    <w:rsid w:val="00FB2042"/>
    <w:rsid w:val="00FB248E"/>
    <w:rsid w:val="00FB3BBC"/>
    <w:rsid w:val="00FB3E4D"/>
    <w:rsid w:val="00FB4581"/>
    <w:rsid w:val="00FB4906"/>
    <w:rsid w:val="00FB560F"/>
    <w:rsid w:val="00FB56E1"/>
    <w:rsid w:val="00FB5FE1"/>
    <w:rsid w:val="00FB610B"/>
    <w:rsid w:val="00FC3A3C"/>
    <w:rsid w:val="00FC439D"/>
    <w:rsid w:val="00FC4840"/>
    <w:rsid w:val="00FC5D4D"/>
    <w:rsid w:val="00FC677C"/>
    <w:rsid w:val="00FC7442"/>
    <w:rsid w:val="00FC78B0"/>
    <w:rsid w:val="00FD0DC4"/>
    <w:rsid w:val="00FD74A1"/>
    <w:rsid w:val="00FD7873"/>
    <w:rsid w:val="00FE033E"/>
    <w:rsid w:val="00FE110B"/>
    <w:rsid w:val="00FE174B"/>
    <w:rsid w:val="00FE179D"/>
    <w:rsid w:val="00FE3719"/>
    <w:rsid w:val="00FE41C9"/>
    <w:rsid w:val="00FE42C3"/>
    <w:rsid w:val="00FE500B"/>
    <w:rsid w:val="00FE613D"/>
    <w:rsid w:val="00FE6385"/>
    <w:rsid w:val="00FE755D"/>
    <w:rsid w:val="00FF0719"/>
    <w:rsid w:val="00FF30F8"/>
    <w:rsid w:val="00FF4C2E"/>
    <w:rsid w:val="00FF4FFF"/>
    <w:rsid w:val="00FF7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64090"/>
  <w15:chartTrackingRefBased/>
  <w15:docId w15:val="{6657750E-8651-4C93-8D95-98E50CA79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A47"/>
    <w:pPr>
      <w:ind w:left="720"/>
      <w:contextualSpacing/>
    </w:pPr>
  </w:style>
  <w:style w:type="paragraph" w:styleId="FootnoteText">
    <w:name w:val="footnote text"/>
    <w:basedOn w:val="Normal"/>
    <w:link w:val="FootnoteTextChar"/>
    <w:uiPriority w:val="99"/>
    <w:semiHidden/>
    <w:unhideWhenUsed/>
    <w:rsid w:val="00C37A47"/>
    <w:rPr>
      <w:sz w:val="20"/>
      <w:szCs w:val="20"/>
    </w:rPr>
  </w:style>
  <w:style w:type="character" w:customStyle="1" w:styleId="FootnoteTextChar">
    <w:name w:val="Footnote Text Char"/>
    <w:basedOn w:val="DefaultParagraphFont"/>
    <w:link w:val="FootnoteText"/>
    <w:uiPriority w:val="99"/>
    <w:semiHidden/>
    <w:rsid w:val="00C37A47"/>
    <w:rPr>
      <w:sz w:val="20"/>
      <w:szCs w:val="20"/>
    </w:rPr>
  </w:style>
  <w:style w:type="character" w:styleId="FootnoteReference">
    <w:name w:val="footnote reference"/>
    <w:basedOn w:val="DefaultParagraphFont"/>
    <w:uiPriority w:val="99"/>
    <w:semiHidden/>
    <w:unhideWhenUsed/>
    <w:rsid w:val="00C37A47"/>
    <w:rPr>
      <w:vertAlign w:val="superscript"/>
    </w:rPr>
  </w:style>
  <w:style w:type="character" w:styleId="Hyperlink">
    <w:name w:val="Hyperlink"/>
    <w:basedOn w:val="DefaultParagraphFont"/>
    <w:uiPriority w:val="99"/>
    <w:unhideWhenUsed/>
    <w:rsid w:val="00C37A47"/>
    <w:rPr>
      <w:color w:val="0563C1" w:themeColor="hyperlink"/>
      <w:u w:val="single"/>
    </w:rPr>
  </w:style>
  <w:style w:type="character" w:styleId="UnresolvedMention">
    <w:name w:val="Unresolved Mention"/>
    <w:basedOn w:val="DefaultParagraphFont"/>
    <w:uiPriority w:val="99"/>
    <w:semiHidden/>
    <w:unhideWhenUsed/>
    <w:rsid w:val="00C37A47"/>
    <w:rPr>
      <w:color w:val="605E5C"/>
      <w:shd w:val="clear" w:color="auto" w:fill="E1DFDD"/>
    </w:rPr>
  </w:style>
  <w:style w:type="character" w:styleId="FollowedHyperlink">
    <w:name w:val="FollowedHyperlink"/>
    <w:basedOn w:val="DefaultParagraphFont"/>
    <w:uiPriority w:val="99"/>
    <w:semiHidden/>
    <w:unhideWhenUsed/>
    <w:rsid w:val="00AC558A"/>
    <w:rPr>
      <w:color w:val="954F72" w:themeColor="followedHyperlink"/>
      <w:u w:val="single"/>
    </w:rPr>
  </w:style>
  <w:style w:type="character" w:styleId="PlaceholderText">
    <w:name w:val="Placeholder Text"/>
    <w:basedOn w:val="DefaultParagraphFont"/>
    <w:uiPriority w:val="99"/>
    <w:semiHidden/>
    <w:rsid w:val="001130FC"/>
    <w:rPr>
      <w:color w:val="808080"/>
    </w:rPr>
  </w:style>
  <w:style w:type="paragraph" w:styleId="Bibliography">
    <w:name w:val="Bibliography"/>
    <w:basedOn w:val="Normal"/>
    <w:next w:val="Normal"/>
    <w:uiPriority w:val="37"/>
    <w:unhideWhenUsed/>
    <w:rsid w:val="0063515F"/>
    <w:pPr>
      <w:spacing w:line="480" w:lineRule="auto"/>
      <w:ind w:left="720" w:hanging="720"/>
    </w:pPr>
  </w:style>
  <w:style w:type="paragraph" w:styleId="Revision">
    <w:name w:val="Revision"/>
    <w:hidden/>
    <w:uiPriority w:val="99"/>
    <w:semiHidden/>
    <w:rsid w:val="00B55980"/>
  </w:style>
  <w:style w:type="character" w:styleId="CommentReference">
    <w:name w:val="annotation reference"/>
    <w:basedOn w:val="DefaultParagraphFont"/>
    <w:uiPriority w:val="99"/>
    <w:semiHidden/>
    <w:unhideWhenUsed/>
    <w:rsid w:val="00E94357"/>
    <w:rPr>
      <w:sz w:val="16"/>
      <w:szCs w:val="16"/>
    </w:rPr>
  </w:style>
  <w:style w:type="paragraph" w:styleId="CommentText">
    <w:name w:val="annotation text"/>
    <w:basedOn w:val="Normal"/>
    <w:link w:val="CommentTextChar"/>
    <w:uiPriority w:val="99"/>
    <w:unhideWhenUsed/>
    <w:rsid w:val="00E94357"/>
    <w:rPr>
      <w:sz w:val="20"/>
      <w:szCs w:val="20"/>
    </w:rPr>
  </w:style>
  <w:style w:type="character" w:customStyle="1" w:styleId="CommentTextChar">
    <w:name w:val="Comment Text Char"/>
    <w:basedOn w:val="DefaultParagraphFont"/>
    <w:link w:val="CommentText"/>
    <w:uiPriority w:val="99"/>
    <w:rsid w:val="00E94357"/>
    <w:rPr>
      <w:sz w:val="20"/>
      <w:szCs w:val="20"/>
    </w:rPr>
  </w:style>
  <w:style w:type="paragraph" w:styleId="CommentSubject">
    <w:name w:val="annotation subject"/>
    <w:basedOn w:val="CommentText"/>
    <w:next w:val="CommentText"/>
    <w:link w:val="CommentSubjectChar"/>
    <w:uiPriority w:val="99"/>
    <w:semiHidden/>
    <w:unhideWhenUsed/>
    <w:rsid w:val="00E94357"/>
    <w:rPr>
      <w:b/>
      <w:bCs/>
    </w:rPr>
  </w:style>
  <w:style w:type="character" w:customStyle="1" w:styleId="CommentSubjectChar">
    <w:name w:val="Comment Subject Char"/>
    <w:basedOn w:val="CommentTextChar"/>
    <w:link w:val="CommentSubject"/>
    <w:uiPriority w:val="99"/>
    <w:semiHidden/>
    <w:rsid w:val="00E94357"/>
    <w:rPr>
      <w:b/>
      <w:bCs/>
      <w:sz w:val="20"/>
      <w:szCs w:val="20"/>
    </w:rPr>
  </w:style>
  <w:style w:type="table" w:styleId="TableGrid">
    <w:name w:val="Table Grid"/>
    <w:basedOn w:val="TableNormal"/>
    <w:uiPriority w:val="39"/>
    <w:rsid w:val="00D17C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C44C93"/>
    <w:rPr>
      <w:rFonts w:ascii="Segoe UI" w:hAnsi="Segoe UI" w:cs="Segoe UI" w:hint="default"/>
      <w:sz w:val="18"/>
      <w:szCs w:val="18"/>
    </w:rPr>
  </w:style>
  <w:style w:type="paragraph" w:styleId="Header">
    <w:name w:val="header"/>
    <w:basedOn w:val="Normal"/>
    <w:link w:val="HeaderChar"/>
    <w:uiPriority w:val="99"/>
    <w:unhideWhenUsed/>
    <w:rsid w:val="00016287"/>
    <w:pPr>
      <w:tabs>
        <w:tab w:val="center" w:pos="4680"/>
        <w:tab w:val="right" w:pos="9360"/>
      </w:tabs>
    </w:pPr>
  </w:style>
  <w:style w:type="character" w:customStyle="1" w:styleId="HeaderChar">
    <w:name w:val="Header Char"/>
    <w:basedOn w:val="DefaultParagraphFont"/>
    <w:link w:val="Header"/>
    <w:uiPriority w:val="99"/>
    <w:rsid w:val="00016287"/>
  </w:style>
  <w:style w:type="paragraph" w:styleId="Footer">
    <w:name w:val="footer"/>
    <w:basedOn w:val="Normal"/>
    <w:link w:val="FooterChar"/>
    <w:uiPriority w:val="99"/>
    <w:unhideWhenUsed/>
    <w:rsid w:val="00016287"/>
    <w:pPr>
      <w:tabs>
        <w:tab w:val="center" w:pos="4680"/>
        <w:tab w:val="right" w:pos="9360"/>
      </w:tabs>
    </w:pPr>
  </w:style>
  <w:style w:type="character" w:customStyle="1" w:styleId="FooterChar">
    <w:name w:val="Footer Char"/>
    <w:basedOn w:val="DefaultParagraphFont"/>
    <w:link w:val="Footer"/>
    <w:uiPriority w:val="99"/>
    <w:rsid w:val="00016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024622">
      <w:bodyDiv w:val="1"/>
      <w:marLeft w:val="0"/>
      <w:marRight w:val="0"/>
      <w:marTop w:val="0"/>
      <w:marBottom w:val="0"/>
      <w:divBdr>
        <w:top w:val="none" w:sz="0" w:space="0" w:color="auto"/>
        <w:left w:val="none" w:sz="0" w:space="0" w:color="auto"/>
        <w:bottom w:val="none" w:sz="0" w:space="0" w:color="auto"/>
        <w:right w:val="none" w:sz="0" w:space="0" w:color="auto"/>
      </w:divBdr>
      <w:divsChild>
        <w:div w:id="1476488451">
          <w:marLeft w:val="0"/>
          <w:marRight w:val="0"/>
          <w:marTop w:val="0"/>
          <w:marBottom w:val="0"/>
          <w:divBdr>
            <w:top w:val="none" w:sz="0" w:space="0" w:color="auto"/>
            <w:left w:val="none" w:sz="0" w:space="0" w:color="auto"/>
            <w:bottom w:val="none" w:sz="0" w:space="0" w:color="auto"/>
            <w:right w:val="none" w:sz="0" w:space="0" w:color="auto"/>
          </w:divBdr>
          <w:divsChild>
            <w:div w:id="151677068">
              <w:marLeft w:val="0"/>
              <w:marRight w:val="0"/>
              <w:marTop w:val="0"/>
              <w:marBottom w:val="0"/>
              <w:divBdr>
                <w:top w:val="none" w:sz="0" w:space="0" w:color="auto"/>
                <w:left w:val="none" w:sz="0" w:space="0" w:color="auto"/>
                <w:bottom w:val="none" w:sz="0" w:space="0" w:color="auto"/>
                <w:right w:val="none" w:sz="0" w:space="0" w:color="auto"/>
              </w:divBdr>
            </w:div>
          </w:divsChild>
        </w:div>
        <w:div w:id="1322542749">
          <w:marLeft w:val="0"/>
          <w:marRight w:val="0"/>
          <w:marTop w:val="0"/>
          <w:marBottom w:val="0"/>
          <w:divBdr>
            <w:top w:val="none" w:sz="0" w:space="0" w:color="auto"/>
            <w:left w:val="none" w:sz="0" w:space="0" w:color="auto"/>
            <w:bottom w:val="none" w:sz="0" w:space="0" w:color="auto"/>
            <w:right w:val="none" w:sz="0" w:space="0" w:color="auto"/>
          </w:divBdr>
          <w:divsChild>
            <w:div w:id="89562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6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iapp.org/resources/article/us-state-privacy-legislation-trac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04BBB-EF7A-480A-B70E-0462D3C7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33</Pages>
  <Words>20805</Words>
  <Characters>118592</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Bale</dc:creator>
  <cp:keywords/>
  <dc:description/>
  <cp:lastModifiedBy>Bale,Cameron</cp:lastModifiedBy>
  <cp:revision>20</cp:revision>
  <cp:lastPrinted>2023-01-18T15:16:00Z</cp:lastPrinted>
  <dcterms:created xsi:type="dcterms:W3CDTF">2023-01-30T18:23:00Z</dcterms:created>
  <dcterms:modified xsi:type="dcterms:W3CDTF">2023-01-30T21:46:00Z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id="T6LfBhKV"/&gt;&lt;style id="http://www.zotero.org/styles/apa" locale="en-US" hasBibliography="1" bibliographyStyleHasBeenSet="1"/&gt;&lt;prefs&gt;&lt;pref name="fieldType" value="Field"/&gt;&lt;/prefs&gt;&lt;/data&gt;</vt:lpwstr>
  </property>
  <property fmtid="{D5CDD505-2E9C-101B-9397-08002B2CF9AE}" pid="3" name="GrammarlyDocumentId">
    <vt:lpwstr>a8cc78b64b729d905caee986ce95e4b6146ba8a9e307ecda6a9fb0a8b673fbdb</vt:lpwstr>
  </property>
</Properties>
</file>