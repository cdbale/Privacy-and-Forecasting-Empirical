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15FA" w14:textId="1E73D854" w:rsidR="00D1637A" w:rsidRDefault="00D1637A">
      <w:pPr>
        <w:rPr>
          <w:rFonts w:ascii="Cambria" w:hAnsi="Cambria"/>
          <w:b/>
          <w:bCs/>
        </w:rPr>
      </w:pPr>
      <w:r>
        <w:rPr>
          <w:rFonts w:ascii="Cambria" w:hAnsi="Cambria"/>
          <w:b/>
          <w:bCs/>
        </w:rPr>
        <w:t>Improving the Forecast Accuracy of Protected Data Using Time Series Features</w:t>
      </w:r>
    </w:p>
    <w:p w14:paraId="56966FA0" w14:textId="77777777" w:rsidR="00D1637A" w:rsidRDefault="00D1637A">
      <w:pPr>
        <w:rPr>
          <w:rFonts w:ascii="Cambria" w:hAnsi="Cambria"/>
          <w:b/>
          <w:bCs/>
        </w:rPr>
      </w:pPr>
    </w:p>
    <w:p w14:paraId="62DCD931" w14:textId="53875FC6" w:rsidR="00627F61" w:rsidRDefault="00627F61" w:rsidP="00627F61">
      <w:pPr>
        <w:rPr>
          <w:rFonts w:ascii="Cambria" w:hAnsi="Cambria"/>
        </w:rPr>
      </w:pPr>
      <w:r>
        <w:rPr>
          <w:rFonts w:ascii="Cambria" w:hAnsi="Cambria"/>
        </w:rPr>
        <w:t>Cameron D. Bale</w:t>
      </w:r>
      <w:bookmarkStart w:id="0" w:name="_Ref135665574"/>
      <w:r>
        <w:rPr>
          <w:rStyle w:val="FootnoteReference"/>
          <w:rFonts w:ascii="Cambria" w:hAnsi="Cambria"/>
        </w:rPr>
        <w:footnoteReference w:id="1"/>
      </w:r>
      <w:bookmarkEnd w:id="0"/>
      <w:r>
        <w:rPr>
          <w:rFonts w:ascii="Cambria" w:hAnsi="Cambria"/>
        </w:rPr>
        <w:t>*, Matthew J. Schneider</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r>
        <w:rPr>
          <w:rFonts w:ascii="Cambria" w:hAnsi="Cambria"/>
        </w:rPr>
        <w:t>, and Jinwook Lee</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p>
    <w:p w14:paraId="4D85201D" w14:textId="77777777" w:rsidR="00627F61" w:rsidRDefault="00627F61" w:rsidP="00627F61">
      <w:pPr>
        <w:rPr>
          <w:rFonts w:ascii="Cambria" w:hAnsi="Cambria"/>
        </w:rPr>
      </w:pPr>
    </w:p>
    <w:p w14:paraId="64362518" w14:textId="2AF521C3" w:rsidR="00627F61" w:rsidRDefault="00C622C8" w:rsidP="00627F61">
      <w:pPr>
        <w:rPr>
          <w:rFonts w:ascii="Cambria" w:hAnsi="Cambria"/>
        </w:rPr>
      </w:pP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C622C8">
        <w:rPr>
          <w:rStyle w:val="FootnoteReference"/>
        </w:rPr>
        <w:t>1</w:t>
      </w:r>
      <w:r>
        <w:rPr>
          <w:rFonts w:ascii="Cambria" w:hAnsi="Cambria"/>
        </w:rPr>
        <w:fldChar w:fldCharType="end"/>
      </w:r>
      <w:r w:rsidR="00627F61">
        <w:rPr>
          <w:rFonts w:ascii="Cambria" w:hAnsi="Cambria"/>
        </w:rPr>
        <w:t>: Drexel University, 3141 Chestnut St., Philadelphia, PA 19104</w:t>
      </w:r>
    </w:p>
    <w:p w14:paraId="61530192" w14:textId="77777777" w:rsidR="00627F61" w:rsidRDefault="00627F61" w:rsidP="00627F61">
      <w:pPr>
        <w:rPr>
          <w:rFonts w:ascii="Cambria" w:hAnsi="Cambria"/>
        </w:rPr>
      </w:pPr>
    </w:p>
    <w:p w14:paraId="070E7A78" w14:textId="098DC7CB" w:rsidR="00627F61" w:rsidRPr="00F150D8" w:rsidRDefault="00627F61" w:rsidP="00627F61">
      <w:pPr>
        <w:rPr>
          <w:rFonts w:ascii="Cambria" w:hAnsi="Cambria"/>
          <w:i/>
          <w:iCs/>
        </w:rPr>
      </w:pPr>
      <w:r w:rsidRPr="00F150D8">
        <w:rPr>
          <w:rFonts w:ascii="Cambria" w:hAnsi="Cambria"/>
        </w:rPr>
        <w:t>*</w:t>
      </w:r>
      <w:r w:rsidRPr="00F150D8">
        <w:rPr>
          <w:rFonts w:ascii="Cambria" w:hAnsi="Cambria"/>
          <w:i/>
          <w:iCs/>
        </w:rPr>
        <w:t>Corresponding Author</w:t>
      </w:r>
      <w:r>
        <w:rPr>
          <w:rFonts w:ascii="Cambria" w:hAnsi="Cambria"/>
          <w:i/>
          <w:iCs/>
        </w:rPr>
        <w:t>:</w:t>
      </w:r>
    </w:p>
    <w:p w14:paraId="517D01BE" w14:textId="77777777" w:rsidR="00627F61" w:rsidRDefault="00627F61" w:rsidP="00627F61">
      <w:pPr>
        <w:rPr>
          <w:rFonts w:ascii="Cambria" w:hAnsi="Cambria"/>
        </w:rPr>
      </w:pPr>
      <w:r>
        <w:rPr>
          <w:rFonts w:ascii="Cambria" w:hAnsi="Cambria"/>
        </w:rPr>
        <w:t>Cameron D. Bale</w:t>
      </w:r>
    </w:p>
    <w:p w14:paraId="43B8C00C" w14:textId="77777777" w:rsidR="00627F61" w:rsidRDefault="00627F61" w:rsidP="00627F61">
      <w:pPr>
        <w:rPr>
          <w:rFonts w:ascii="Cambria" w:hAnsi="Cambria"/>
        </w:rPr>
      </w:pPr>
      <w:r>
        <w:rPr>
          <w:rFonts w:ascii="Cambria" w:hAnsi="Cambria"/>
        </w:rPr>
        <w:t>3141 Chestnut St., Philadelphia, PA 19104</w:t>
      </w:r>
    </w:p>
    <w:p w14:paraId="21AC6706" w14:textId="77777777" w:rsidR="00627F61" w:rsidRDefault="00627F61" w:rsidP="00627F61">
      <w:pPr>
        <w:rPr>
          <w:rFonts w:ascii="Cambria" w:hAnsi="Cambria"/>
        </w:rPr>
      </w:pPr>
      <w:r>
        <w:rPr>
          <w:rFonts w:ascii="Cambria" w:hAnsi="Cambria"/>
        </w:rPr>
        <w:t>Office 734</w:t>
      </w:r>
    </w:p>
    <w:p w14:paraId="1FC3A0DF" w14:textId="3B05AC1D" w:rsidR="00627F61" w:rsidRPr="00627F61" w:rsidRDefault="00627F61">
      <w:pPr>
        <w:rPr>
          <w:rFonts w:ascii="Cambria" w:hAnsi="Cambria"/>
        </w:rPr>
      </w:pPr>
      <w:r>
        <w:rPr>
          <w:rFonts w:ascii="Cambria" w:hAnsi="Cambria"/>
        </w:rPr>
        <w:t>Email: cdb327@drexel.edu</w:t>
      </w:r>
    </w:p>
    <w:p w14:paraId="1229A648" w14:textId="77777777" w:rsidR="00627F61" w:rsidRDefault="00627F61">
      <w:pPr>
        <w:rPr>
          <w:rFonts w:ascii="Cambria" w:hAnsi="Cambria"/>
          <w:b/>
          <w:bCs/>
        </w:rPr>
      </w:pPr>
    </w:p>
    <w:p w14:paraId="29C7FD75" w14:textId="0EA7CDFF"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2F6A030D" w14:textId="77732B78" w:rsidR="004D752F" w:rsidRDefault="00485FC9">
      <w:pPr>
        <w:rPr>
          <w:rFonts w:ascii="Cambria" w:hAnsi="Cambria"/>
        </w:rPr>
      </w:pPr>
      <w:bookmarkStart w:id="1" w:name="_Hlk126126241"/>
      <w:r w:rsidRPr="00485FC9">
        <w:rPr>
          <w:rFonts w:ascii="Cambria" w:hAnsi="Cambria"/>
        </w:rPr>
        <w:t xml:space="preserve">Time series features are useful for classification, clustering, forecast accuracy prediction, model selection, and forecast combinations. We consider the case of a data owner protecting time series </w:t>
      </w:r>
      <w:r w:rsidR="00E06F0B">
        <w:rPr>
          <w:rFonts w:ascii="Cambria" w:hAnsi="Cambria"/>
        </w:rPr>
        <w:t>data dire</w:t>
      </w:r>
      <w:r w:rsidR="002B31E5">
        <w:rPr>
          <w:rFonts w:ascii="Cambria" w:hAnsi="Cambria"/>
        </w:rPr>
        <w:t>c</w:t>
      </w:r>
      <w:r w:rsidR="00E06F0B">
        <w:rPr>
          <w:rFonts w:ascii="Cambria" w:hAnsi="Cambria"/>
        </w:rPr>
        <w:t xml:space="preserve">tly </w:t>
      </w:r>
      <w:r w:rsidR="00EE19BA">
        <w:rPr>
          <w:rFonts w:ascii="Cambria" w:hAnsi="Cambria"/>
        </w:rPr>
        <w:t xml:space="preserve">for sharing </w:t>
      </w:r>
      <w:r w:rsidRPr="00485FC9">
        <w:rPr>
          <w:rFonts w:ascii="Cambria" w:hAnsi="Cambria"/>
        </w:rPr>
        <w:t xml:space="preserve">with forecasters. Current research shows that existing data privacy methods degrade forecast accuracy to unusable levels (Gonçalves et al. 2021a). To overcome this problem, </w:t>
      </w:r>
      <w:r w:rsidR="00E06F0B">
        <w:rPr>
          <w:rFonts w:ascii="Cambria" w:hAnsi="Cambria"/>
        </w:rPr>
        <w:t xml:space="preserve">we </w:t>
      </w:r>
      <w:r w:rsidRPr="00485FC9">
        <w:rPr>
          <w:rFonts w:ascii="Cambria" w:hAnsi="Cambria"/>
        </w:rPr>
        <w:t xml:space="preserve">develop a </w:t>
      </w:r>
      <w:r w:rsidR="00E06F0B">
        <w:rPr>
          <w:rFonts w:ascii="Cambria" w:hAnsi="Cambria"/>
        </w:rPr>
        <w:t>matrix</w:t>
      </w:r>
      <w:r w:rsidRPr="00485FC9">
        <w:rPr>
          <w:rFonts w:ascii="Cambria" w:hAnsi="Cambria"/>
        </w:rPr>
        <w:t xml:space="preserve">-based privacy method </w:t>
      </w:r>
      <w:r w:rsidR="00E06F0B">
        <w:rPr>
          <w:rFonts w:ascii="Cambria" w:hAnsi="Cambria"/>
        </w:rPr>
        <w:t xml:space="preserve">that swaps time series values when their respective time series are </w:t>
      </w:r>
      <w:r w:rsidR="002B31E5">
        <w:rPr>
          <w:rFonts w:ascii="Cambria" w:hAnsi="Cambria"/>
        </w:rPr>
        <w:t>similar</w:t>
      </w:r>
      <w:r w:rsidR="00E06F0B">
        <w:rPr>
          <w:rFonts w:ascii="Cambria" w:hAnsi="Cambria"/>
        </w:rPr>
        <w:t xml:space="preserve"> on </w:t>
      </w:r>
      <w:r w:rsidR="00EE19BA">
        <w:rPr>
          <w:rFonts w:ascii="Cambria" w:hAnsi="Cambria"/>
        </w:rPr>
        <w:t>a</w:t>
      </w:r>
      <w:r w:rsidR="00E06F0B">
        <w:rPr>
          <w:rFonts w:ascii="Cambria" w:hAnsi="Cambria"/>
        </w:rPr>
        <w:t xml:space="preserve"> feature space</w:t>
      </w:r>
      <w:r w:rsidRPr="00485FC9">
        <w:rPr>
          <w:rFonts w:ascii="Cambria" w:hAnsi="Cambria"/>
        </w:rPr>
        <w:t xml:space="preserve">. Our machine learning-based feature selection methodology </w:t>
      </w:r>
      <w:r w:rsidR="00E06F0B">
        <w:rPr>
          <w:rFonts w:ascii="Cambria" w:hAnsi="Cambria"/>
        </w:rPr>
        <w:t>significantly improves the forecast accuracy of protected data</w:t>
      </w:r>
      <w:r>
        <w:rPr>
          <w:rFonts w:ascii="Cambria" w:hAnsi="Cambria"/>
        </w:rPr>
        <w:t xml:space="preserve"> compared to</w:t>
      </w:r>
      <w:r w:rsidRPr="00485FC9">
        <w:rPr>
          <w:rFonts w:ascii="Cambria" w:hAnsi="Cambria"/>
        </w:rPr>
        <w:t xml:space="preserve"> </w:t>
      </w:r>
      <w:r w:rsidR="00E06F0B">
        <w:rPr>
          <w:rFonts w:ascii="Cambria" w:hAnsi="Cambria"/>
        </w:rPr>
        <w:t>competitor methods</w:t>
      </w:r>
      <w:r w:rsidRPr="00485FC9">
        <w:rPr>
          <w:rFonts w:ascii="Cambria" w:hAnsi="Cambria"/>
        </w:rPr>
        <w:t xml:space="preserve">. We show that the most useful features for predicting forecast accuracy are not necessarily the most useful for swapping time series values.  The proposed methodology </w:t>
      </w:r>
      <w:r w:rsidR="00E06F0B">
        <w:rPr>
          <w:rFonts w:ascii="Cambria" w:hAnsi="Cambria"/>
        </w:rPr>
        <w:t>applies</w:t>
      </w:r>
      <w:r w:rsidRPr="00485FC9">
        <w:rPr>
          <w:rFonts w:ascii="Cambria" w:hAnsi="Cambria"/>
        </w:rPr>
        <w:t xml:space="preserve"> to other use cases where time series features are important</w:t>
      </w:r>
      <w:r w:rsidR="00E06F0B">
        <w:rPr>
          <w:rFonts w:ascii="Cambria" w:hAnsi="Cambria"/>
        </w:rPr>
        <w:t>,</w:t>
      </w:r>
      <w:r w:rsidRPr="00485FC9">
        <w:rPr>
          <w:rFonts w:ascii="Cambria" w:hAnsi="Cambria"/>
        </w:rPr>
        <w:t xml:space="preserve"> such as replacing missing values</w:t>
      </w:r>
      <w:r>
        <w:rPr>
          <w:rFonts w:ascii="Cambria" w:hAnsi="Cambria"/>
        </w:rPr>
        <w:t>, outlier removal,</w:t>
      </w:r>
      <w:r w:rsidRPr="00485FC9">
        <w:rPr>
          <w:rFonts w:ascii="Cambria" w:hAnsi="Cambria"/>
        </w:rPr>
        <w:t xml:space="preserve"> or nowcasting.</w:t>
      </w:r>
      <w:r w:rsidR="002B31E5">
        <w:rPr>
          <w:rFonts w:ascii="Cambria" w:hAnsi="Cambria"/>
        </w:rPr>
        <w:br/>
      </w:r>
    </w:p>
    <w:p w14:paraId="6502915B" w14:textId="7C391C4C" w:rsidR="004D752F" w:rsidRPr="001B30ED" w:rsidRDefault="004D752F">
      <w:pPr>
        <w:rPr>
          <w:rFonts w:ascii="Cambria" w:hAnsi="Cambria"/>
        </w:rPr>
      </w:pPr>
      <w:r>
        <w:rPr>
          <w:rFonts w:ascii="Cambria" w:hAnsi="Cambria"/>
        </w:rPr>
        <w:t xml:space="preserve">Keywords: data privacy; time series features; forecast accuracy; </w:t>
      </w:r>
      <w:r w:rsidR="002B31E5">
        <w:rPr>
          <w:rFonts w:ascii="Cambria" w:hAnsi="Cambria"/>
        </w:rPr>
        <w:t>machine learning</w:t>
      </w:r>
    </w:p>
    <w:bookmarkEnd w:id="1"/>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20C3014B" w14:textId="4226E26C" w:rsidR="006C0F43" w:rsidRDefault="00D20822" w:rsidP="0076687E">
      <w:pPr>
        <w:rPr>
          <w:rFonts w:ascii="Cambria" w:hAnsi="Cambria" w:cs="Times New Roman"/>
          <w:szCs w:val="24"/>
        </w:rPr>
      </w:pPr>
      <w:commentRangeStart w:id="2"/>
      <w:commentRangeStart w:id="3"/>
      <w:r>
        <w:rPr>
          <w:rFonts w:ascii="Cambria" w:hAnsi="Cambria" w:cs="Times New Roman"/>
          <w:szCs w:val="24"/>
        </w:rPr>
        <w:t>D</w:t>
      </w:r>
      <w:r w:rsidR="00381A08">
        <w:rPr>
          <w:rFonts w:ascii="Cambria" w:hAnsi="Cambria" w:cs="Times New Roman"/>
          <w:szCs w:val="24"/>
        </w:rPr>
        <w:t>espite</w:t>
      </w:r>
      <w:r w:rsidR="002B31E5">
        <w:rPr>
          <w:rFonts w:ascii="Cambria" w:hAnsi="Cambria" w:cs="Times New Roman"/>
          <w:szCs w:val="24"/>
        </w:rPr>
        <w:t xml:space="preserve"> the past few years</w:t>
      </w:r>
      <w:r>
        <w:rPr>
          <w:rFonts w:ascii="Cambria" w:hAnsi="Cambria" w:cs="Times New Roman"/>
          <w:szCs w:val="24"/>
        </w:rPr>
        <w:t xml:space="preserve"> of worldwide data protection legislation</w:t>
      </w:r>
      <w:r w:rsidR="002B31E5">
        <w:rPr>
          <w:rFonts w:ascii="Cambria" w:hAnsi="Cambria" w:cs="Times New Roman"/>
          <w:szCs w:val="24"/>
        </w:rPr>
        <w:t xml:space="preserve">, </w:t>
      </w:r>
      <w:r w:rsidR="00531898">
        <w:rPr>
          <w:rFonts w:ascii="Cambria" w:hAnsi="Cambria" w:cs="Times New Roman"/>
          <w:szCs w:val="24"/>
        </w:rPr>
        <w:t xml:space="preserve">the number of </w:t>
      </w:r>
      <w:r w:rsidR="002B31E5">
        <w:rPr>
          <w:rFonts w:ascii="Cambria" w:hAnsi="Cambria" w:cs="Times New Roman"/>
          <w:szCs w:val="24"/>
        </w:rPr>
        <w:t>reported data breaches ha</w:t>
      </w:r>
      <w:ins w:id="4" w:author="Bale,Cameron" w:date="2023-09-08T02:42:00Z">
        <w:r w:rsidR="000E62FD">
          <w:rPr>
            <w:rFonts w:ascii="Cambria" w:hAnsi="Cambria" w:cs="Times New Roman"/>
            <w:szCs w:val="24"/>
          </w:rPr>
          <w:t>s</w:t>
        </w:r>
      </w:ins>
      <w:del w:id="5" w:author="Bale,Cameron" w:date="2023-09-08T02:42:00Z">
        <w:r w:rsidR="002B31E5" w:rsidDel="000E62FD">
          <w:rPr>
            <w:rFonts w:ascii="Cambria" w:hAnsi="Cambria" w:cs="Times New Roman"/>
            <w:szCs w:val="24"/>
          </w:rPr>
          <w:delText>ve</w:delText>
        </w:r>
      </w:del>
      <w:r w:rsidR="002B31E5">
        <w:rPr>
          <w:rFonts w:ascii="Cambria" w:hAnsi="Cambria" w:cs="Times New Roman"/>
          <w:szCs w:val="24"/>
        </w:rPr>
        <w:t xml:space="preserve"> more than doubled</w:t>
      </w:r>
      <w:r w:rsidR="00F97193">
        <w:rPr>
          <w:rFonts w:ascii="Cambria" w:hAnsi="Cambria" w:cs="Times New Roman"/>
          <w:szCs w:val="24"/>
        </w:rPr>
        <w:t>.</w:t>
      </w:r>
      <w:r w:rsidR="008773D5">
        <w:rPr>
          <w:rStyle w:val="FootnoteReference"/>
          <w:rFonts w:ascii="Cambria" w:hAnsi="Cambria" w:cs="Times New Roman"/>
          <w:szCs w:val="24"/>
        </w:rPr>
        <w:footnoteReference w:id="2"/>
      </w:r>
      <w:r w:rsidR="008773D5">
        <w:rPr>
          <w:rFonts w:ascii="Cambria" w:hAnsi="Cambria" w:cs="Times New Roman"/>
          <w:szCs w:val="24"/>
        </w:rPr>
        <w:t xml:space="preserve"> </w:t>
      </w:r>
      <w:r w:rsidR="0012355B">
        <w:rPr>
          <w:rFonts w:ascii="Cambria" w:hAnsi="Cambria" w:cs="Times New Roman"/>
          <w:szCs w:val="24"/>
        </w:rPr>
        <w:t xml:space="preserve">Fundamental drivers of data breaches include </w:t>
      </w:r>
      <w:r w:rsidR="00381A08">
        <w:rPr>
          <w:rFonts w:ascii="Cambria" w:hAnsi="Cambria" w:cs="Times New Roman"/>
          <w:szCs w:val="24"/>
        </w:rPr>
        <w:t xml:space="preserve">the </w:t>
      </w:r>
      <w:r w:rsidR="0012355B">
        <w:rPr>
          <w:rFonts w:ascii="Cambria" w:hAnsi="Cambria" w:cs="Times New Roman"/>
          <w:szCs w:val="24"/>
        </w:rPr>
        <w:t>increased a</w:t>
      </w:r>
      <w:r w:rsidR="0076687E">
        <w:rPr>
          <w:rFonts w:ascii="Cambria" w:hAnsi="Cambria" w:cs="Times New Roman"/>
          <w:szCs w:val="24"/>
        </w:rPr>
        <w:t>vailability</w:t>
      </w:r>
      <w:r w:rsidR="0012355B">
        <w:rPr>
          <w:rFonts w:ascii="Cambria" w:hAnsi="Cambria" w:cs="Times New Roman"/>
          <w:szCs w:val="24"/>
        </w:rPr>
        <w:t xml:space="preserve"> of data</w:t>
      </w:r>
      <w:commentRangeStart w:id="7"/>
      <w:r w:rsidR="0012355B">
        <w:rPr>
          <w:rFonts w:ascii="Cambria" w:hAnsi="Cambria" w:cs="Times New Roman"/>
          <w:szCs w:val="24"/>
        </w:rPr>
        <w:t xml:space="preserve">, </w:t>
      </w:r>
      <w:r w:rsidR="0076687E">
        <w:rPr>
          <w:rFonts w:ascii="Cambria" w:hAnsi="Cambria" w:cs="Times New Roman"/>
          <w:szCs w:val="24"/>
        </w:rPr>
        <w:t xml:space="preserve">parties in </w:t>
      </w:r>
      <w:r w:rsidR="0012355B">
        <w:rPr>
          <w:rFonts w:ascii="Cambria" w:hAnsi="Cambria" w:cs="Times New Roman"/>
          <w:szCs w:val="24"/>
        </w:rPr>
        <w:t>data sharing</w:t>
      </w:r>
      <w:r w:rsidR="0076687E">
        <w:rPr>
          <w:rFonts w:ascii="Cambria" w:hAnsi="Cambria" w:cs="Times New Roman"/>
          <w:szCs w:val="24"/>
        </w:rPr>
        <w:t xml:space="preserve"> collaborations</w:t>
      </w:r>
      <w:r w:rsidR="0012355B">
        <w:rPr>
          <w:rFonts w:ascii="Cambria" w:hAnsi="Cambria" w:cs="Times New Roman"/>
          <w:szCs w:val="24"/>
        </w:rPr>
        <w:t xml:space="preserve">, </w:t>
      </w:r>
      <w:commentRangeEnd w:id="7"/>
      <w:r w:rsidR="000E62FD">
        <w:rPr>
          <w:rStyle w:val="CommentReference"/>
        </w:rPr>
        <w:commentReference w:id="7"/>
      </w:r>
      <w:r w:rsidR="0012355B">
        <w:rPr>
          <w:rFonts w:ascii="Cambria" w:hAnsi="Cambria" w:cs="Times New Roman"/>
          <w:szCs w:val="24"/>
        </w:rPr>
        <w:t xml:space="preserve">and threats from </w:t>
      </w:r>
      <w:r w:rsidR="00381A08">
        <w:rPr>
          <w:rFonts w:ascii="Cambria" w:hAnsi="Cambria" w:cs="Times New Roman"/>
          <w:szCs w:val="24"/>
        </w:rPr>
        <w:t>adversaries</w:t>
      </w:r>
      <w:r w:rsidR="0012355B">
        <w:rPr>
          <w:rFonts w:ascii="Cambria" w:hAnsi="Cambria" w:cs="Times New Roman"/>
          <w:szCs w:val="24"/>
        </w:rPr>
        <w:t xml:space="preserve">. </w:t>
      </w:r>
      <w:r w:rsidR="00EE04B4">
        <w:rPr>
          <w:rFonts w:ascii="Cambria" w:hAnsi="Cambria"/>
        </w:rPr>
        <w:t>Of the</w:t>
      </w:r>
      <w:r w:rsidR="00381A08">
        <w:rPr>
          <w:rFonts w:ascii="Cambria" w:hAnsi="Cambria"/>
        </w:rPr>
        <w:t>se</w:t>
      </w:r>
      <w:r w:rsidR="00EE04B4">
        <w:rPr>
          <w:rFonts w:ascii="Cambria" w:hAnsi="Cambria"/>
        </w:rPr>
        <w:t xml:space="preserve"> threats, </w:t>
      </w:r>
      <w:r w:rsidR="00381A08">
        <w:rPr>
          <w:rFonts w:ascii="Cambria" w:hAnsi="Cambria"/>
        </w:rPr>
        <w:t>it</w:t>
      </w:r>
      <w:ins w:id="8" w:author="Bale,Cameron" w:date="2023-09-08T02:44:00Z">
        <w:r w:rsidR="000E62FD">
          <w:rPr>
            <w:rFonts w:ascii="Cambria" w:hAnsi="Cambria"/>
          </w:rPr>
          <w:t xml:space="preserve"> has been</w:t>
        </w:r>
      </w:ins>
      <w:del w:id="9" w:author="Bale,Cameron" w:date="2023-09-08T02:44:00Z">
        <w:r w:rsidR="00381A08" w:rsidDel="000E62FD">
          <w:rPr>
            <w:rFonts w:ascii="Cambria" w:hAnsi="Cambria"/>
          </w:rPr>
          <w:delText>’s</w:delText>
        </w:r>
      </w:del>
      <w:r w:rsidR="00381A08">
        <w:rPr>
          <w:rFonts w:ascii="Cambria" w:hAnsi="Cambria"/>
        </w:rPr>
        <w:t xml:space="preserve"> </w:t>
      </w:r>
      <w:r w:rsidR="00EE04B4">
        <w:rPr>
          <w:rFonts w:ascii="Cambria" w:hAnsi="Cambria" w:cs="Times New Roman"/>
          <w:szCs w:val="24"/>
        </w:rPr>
        <w:t>estimated that 74% of all data breaches involved the human element and 19% of all data breaches were internal involving full-time employees, independent contractors, interns, or other staff.</w:t>
      </w:r>
      <w:r w:rsidR="00381A08">
        <w:rPr>
          <w:rFonts w:ascii="Cambria" w:hAnsi="Cambria" w:cs="Times New Roman"/>
          <w:szCs w:val="24"/>
        </w:rPr>
        <w:t xml:space="preserve"> (Verizon Data Breach Investigations Report (2023)). </w:t>
      </w:r>
      <w:r w:rsidR="00EE04B4">
        <w:rPr>
          <w:rFonts w:ascii="Cambria" w:hAnsi="Cambria" w:cs="Times New Roman"/>
          <w:szCs w:val="24"/>
        </w:rPr>
        <w:t xml:space="preserve"> </w:t>
      </w:r>
      <w:r w:rsidR="00381A08">
        <w:rPr>
          <w:rFonts w:ascii="Cambria" w:hAnsi="Cambria" w:cs="Times New Roman"/>
          <w:szCs w:val="24"/>
        </w:rPr>
        <w:t xml:space="preserve">The overarching message is that although privacy </w:t>
      </w:r>
      <w:r w:rsidR="00B14AD9">
        <w:rPr>
          <w:rFonts w:ascii="Cambria" w:hAnsi="Cambria" w:cs="Times New Roman"/>
          <w:szCs w:val="24"/>
        </w:rPr>
        <w:t>can be</w:t>
      </w:r>
      <w:r w:rsidR="00381A08">
        <w:rPr>
          <w:rFonts w:ascii="Cambria" w:hAnsi="Cambria" w:cs="Times New Roman"/>
          <w:szCs w:val="24"/>
        </w:rPr>
        <w:t xml:space="preserve"> assured legally and contractually, the data still gets out.</w:t>
      </w:r>
      <w:commentRangeEnd w:id="2"/>
      <w:r w:rsidR="00337146">
        <w:rPr>
          <w:rStyle w:val="CommentReference"/>
        </w:rPr>
        <w:commentReference w:id="2"/>
      </w:r>
      <w:commentRangeEnd w:id="3"/>
      <w:r w:rsidR="00337146">
        <w:rPr>
          <w:rStyle w:val="CommentReference"/>
        </w:rPr>
        <w:commentReference w:id="3"/>
      </w:r>
    </w:p>
    <w:p w14:paraId="2F5921C5" w14:textId="77777777" w:rsidR="006C0F43" w:rsidRDefault="006C0F43" w:rsidP="0076687E">
      <w:pPr>
        <w:rPr>
          <w:rFonts w:ascii="Cambria" w:hAnsi="Cambria" w:cs="Times New Roman"/>
          <w:szCs w:val="24"/>
        </w:rPr>
      </w:pPr>
    </w:p>
    <w:p w14:paraId="07684451" w14:textId="6FD9A8B1" w:rsidR="00A64ECB" w:rsidRDefault="00F97193" w:rsidP="00B5331F">
      <w:pPr>
        <w:rPr>
          <w:rFonts w:ascii="Cambria" w:hAnsi="Cambria"/>
        </w:rPr>
      </w:pPr>
      <w:r>
        <w:rPr>
          <w:rFonts w:ascii="Cambria" w:hAnsi="Cambria" w:cs="Times New Roman"/>
          <w:szCs w:val="24"/>
        </w:rPr>
        <w:t>To support</w:t>
      </w:r>
      <w:r w:rsidR="00AF032E">
        <w:rPr>
          <w:rFonts w:ascii="Cambria" w:hAnsi="Cambria" w:cs="Times New Roman"/>
          <w:szCs w:val="24"/>
        </w:rPr>
        <w:t xml:space="preserve"> good privacy practice</w:t>
      </w:r>
      <w:r w:rsidR="00FF2913">
        <w:rPr>
          <w:rFonts w:ascii="Cambria" w:hAnsi="Cambria" w:cs="Times New Roman"/>
          <w:szCs w:val="24"/>
        </w:rPr>
        <w:t>s</w:t>
      </w:r>
      <w:r w:rsidR="00AF032E">
        <w:rPr>
          <w:rFonts w:ascii="Cambria" w:hAnsi="Cambria" w:cs="Times New Roman"/>
          <w:szCs w:val="24"/>
        </w:rPr>
        <w:t>, f</w:t>
      </w:r>
      <w:r w:rsidR="006C0F43">
        <w:rPr>
          <w:rFonts w:ascii="Cambria" w:hAnsi="Cambria" w:cs="Times New Roman"/>
          <w:szCs w:val="24"/>
        </w:rPr>
        <w:t>orecasters</w:t>
      </w:r>
      <w:r w:rsidR="0076687E">
        <w:rPr>
          <w:rFonts w:ascii="Cambria" w:hAnsi="Cambria" w:cs="Times New Roman"/>
          <w:szCs w:val="24"/>
        </w:rPr>
        <w:t xml:space="preserve"> </w:t>
      </w:r>
      <w:r w:rsidR="00E334FF">
        <w:rPr>
          <w:rFonts w:ascii="Cambria" w:hAnsi="Cambria" w:cs="Times New Roman"/>
          <w:szCs w:val="24"/>
        </w:rPr>
        <w:t>should</w:t>
      </w:r>
      <w:r w:rsidR="0076687E">
        <w:rPr>
          <w:rFonts w:ascii="Cambria" w:hAnsi="Cambria" w:cs="Times New Roman"/>
          <w:szCs w:val="24"/>
        </w:rPr>
        <w:t xml:space="preserve"> </w:t>
      </w:r>
      <w:r w:rsidR="00FF2913">
        <w:rPr>
          <w:rFonts w:ascii="Cambria" w:hAnsi="Cambria" w:cs="Times New Roman"/>
          <w:szCs w:val="24"/>
        </w:rPr>
        <w:t>protect</w:t>
      </w:r>
      <w:r w:rsidR="00B5331F">
        <w:rPr>
          <w:rFonts w:ascii="Cambria" w:hAnsi="Cambria" w:cs="Times New Roman"/>
          <w:szCs w:val="24"/>
        </w:rPr>
        <w:t xml:space="preserve"> </w:t>
      </w:r>
      <w:r w:rsidR="00FF2913">
        <w:rPr>
          <w:rFonts w:ascii="Cambria" w:hAnsi="Cambria" w:cs="Times New Roman"/>
          <w:szCs w:val="24"/>
        </w:rPr>
        <w:t xml:space="preserve">time series data </w:t>
      </w:r>
      <w:r>
        <w:rPr>
          <w:rFonts w:ascii="Cambria" w:hAnsi="Cambria" w:cs="Times New Roman"/>
          <w:szCs w:val="24"/>
        </w:rPr>
        <w:t>by altering the original data set</w:t>
      </w:r>
      <w:r w:rsidR="00AF032E">
        <w:rPr>
          <w:rFonts w:ascii="Cambria" w:hAnsi="Cambria" w:cs="Times New Roman"/>
          <w:szCs w:val="24"/>
        </w:rPr>
        <w:t>.</w:t>
      </w:r>
      <w:r w:rsidR="0076687E">
        <w:rPr>
          <w:rFonts w:ascii="Cambria" w:hAnsi="Cambria" w:cs="Times New Roman"/>
          <w:szCs w:val="24"/>
        </w:rPr>
        <w:t xml:space="preserve"> </w:t>
      </w:r>
      <w:r w:rsidR="00B5331F">
        <w:rPr>
          <w:rFonts w:ascii="Cambria" w:hAnsi="Cambria"/>
        </w:rPr>
        <w:t xml:space="preserve">This approach assumes the data </w:t>
      </w:r>
      <w:r w:rsidR="00E334FF">
        <w:rPr>
          <w:rFonts w:ascii="Cambria" w:hAnsi="Cambria"/>
        </w:rPr>
        <w:t xml:space="preserve">eventually </w:t>
      </w:r>
      <w:r w:rsidR="00B5331F">
        <w:rPr>
          <w:rFonts w:ascii="Cambria" w:hAnsi="Cambria"/>
        </w:rPr>
        <w:t xml:space="preserve">gets </w:t>
      </w:r>
      <w:r w:rsidR="00E334FF">
        <w:rPr>
          <w:rFonts w:ascii="Cambria" w:hAnsi="Cambria"/>
        </w:rPr>
        <w:t>out</w:t>
      </w:r>
      <w:r w:rsidR="00B5331F">
        <w:rPr>
          <w:rFonts w:ascii="Cambria" w:hAnsi="Cambria"/>
        </w:rPr>
        <w:t xml:space="preserve"> and protects against th</w:t>
      </w:r>
      <w:r w:rsidR="0017636E">
        <w:rPr>
          <w:rFonts w:ascii="Cambria" w:hAnsi="Cambria"/>
        </w:rPr>
        <w:t>e</w:t>
      </w:r>
      <w:r w:rsidR="00B5331F">
        <w:rPr>
          <w:rFonts w:ascii="Cambria" w:hAnsi="Cambria"/>
        </w:rPr>
        <w:t xml:space="preserve"> worst-case scenario</w:t>
      </w:r>
      <w:r w:rsidR="00E334FF">
        <w:rPr>
          <w:rFonts w:ascii="Cambria" w:hAnsi="Cambria"/>
        </w:rPr>
        <w:t xml:space="preserve"> of a hacker or internal employee breaching the data</w:t>
      </w:r>
      <w:r w:rsidR="00B5331F">
        <w:rPr>
          <w:rFonts w:ascii="Cambria" w:hAnsi="Cambria"/>
        </w:rPr>
        <w:t xml:space="preserve">. </w:t>
      </w:r>
      <w:r w:rsidR="00337EC5">
        <w:rPr>
          <w:rFonts w:ascii="Cambria" w:hAnsi="Cambria"/>
        </w:rPr>
        <w:t xml:space="preserve">Typically, data protection has two goals. </w:t>
      </w:r>
      <w:r w:rsidR="00B5331F">
        <w:rPr>
          <w:rFonts w:ascii="Cambria" w:hAnsi="Cambria"/>
        </w:rPr>
        <w:t xml:space="preserve">The </w:t>
      </w:r>
      <w:r w:rsidR="00110AAC">
        <w:rPr>
          <w:rFonts w:ascii="Cambria" w:hAnsi="Cambria"/>
        </w:rPr>
        <w:t>first</w:t>
      </w:r>
      <w:r w:rsidR="00B5331F">
        <w:rPr>
          <w:rFonts w:ascii="Cambria" w:hAnsi="Cambria"/>
        </w:rPr>
        <w:t xml:space="preserve"> goal </w:t>
      </w:r>
      <w:del w:id="10" w:author="Bale,Cameron" w:date="2023-09-08T02:44:00Z">
        <w:r w:rsidR="00337EC5" w:rsidDel="000E62FD">
          <w:rPr>
            <w:rFonts w:ascii="Cambria" w:hAnsi="Cambria"/>
          </w:rPr>
          <w:delText xml:space="preserve">of </w:delText>
        </w:r>
        <w:r w:rsidR="00B5331F" w:rsidDel="000E62FD">
          <w:rPr>
            <w:rFonts w:ascii="Cambria" w:hAnsi="Cambria"/>
          </w:rPr>
          <w:delText xml:space="preserve">data protection </w:delText>
        </w:r>
      </w:del>
      <w:r w:rsidR="00B5331F">
        <w:rPr>
          <w:rFonts w:ascii="Cambria" w:hAnsi="Cambria"/>
        </w:rPr>
        <w:t>is to</w:t>
      </w:r>
      <w:r w:rsidR="00B5331F" w:rsidRPr="00C37A47">
        <w:rPr>
          <w:rFonts w:ascii="Cambria" w:hAnsi="Cambria"/>
        </w:rPr>
        <w:t xml:space="preserve"> limit the ability of a</w:t>
      </w:r>
      <w:r w:rsidR="00B5331F">
        <w:rPr>
          <w:rFonts w:ascii="Cambria" w:hAnsi="Cambria"/>
        </w:rPr>
        <w:t>n</w:t>
      </w:r>
      <w:r w:rsidR="00B5331F" w:rsidRPr="00C37A47">
        <w:rPr>
          <w:rFonts w:ascii="Cambria" w:hAnsi="Cambria"/>
        </w:rPr>
        <w:t xml:space="preserve"> </w:t>
      </w:r>
      <w:r w:rsidR="00B5331F">
        <w:rPr>
          <w:rFonts w:ascii="Cambria" w:hAnsi="Cambria"/>
        </w:rPr>
        <w:t>adversary</w:t>
      </w:r>
      <w:r w:rsidR="00B5331F" w:rsidRPr="00C37A47">
        <w:rPr>
          <w:rFonts w:ascii="Cambria" w:hAnsi="Cambria"/>
        </w:rPr>
        <w:t xml:space="preserve"> to identify data subjects</w:t>
      </w:r>
      <w:r w:rsidR="00B5331F">
        <w:rPr>
          <w:rFonts w:ascii="Cambria" w:hAnsi="Cambria"/>
        </w:rPr>
        <w:t xml:space="preserve"> (identification disclosure, </w:t>
      </w:r>
      <w:r w:rsidR="00337EC5" w:rsidRPr="000E62FD">
        <w:rPr>
          <w:rFonts w:ascii="Cambria" w:hAnsi="Cambria"/>
          <w:i/>
          <w:iCs/>
        </w:rPr>
        <w:t>i.e.</w:t>
      </w:r>
      <w:r w:rsidR="00337EC5">
        <w:rPr>
          <w:rFonts w:ascii="Cambria" w:hAnsi="Cambria"/>
        </w:rPr>
        <w:t>, revealing</w:t>
      </w:r>
      <w:r w:rsidR="00B5331F">
        <w:rPr>
          <w:rFonts w:ascii="Cambria" w:hAnsi="Cambria"/>
        </w:rPr>
        <w:t xml:space="preserve"> the true identity of a time series)</w:t>
      </w:r>
      <w:r w:rsidR="00337EC5">
        <w:rPr>
          <w:rFonts w:ascii="Cambria" w:hAnsi="Cambria"/>
        </w:rPr>
        <w:t xml:space="preserve">. The second goal of data protection is to limit the ability of an adversary to </w:t>
      </w:r>
      <w:r w:rsidR="00B5331F" w:rsidRPr="00C37A47">
        <w:rPr>
          <w:rFonts w:ascii="Cambria" w:hAnsi="Cambria"/>
        </w:rPr>
        <w:t xml:space="preserve">learn </w:t>
      </w:r>
      <w:r w:rsidR="00B5331F">
        <w:rPr>
          <w:rFonts w:ascii="Cambria" w:hAnsi="Cambria"/>
        </w:rPr>
        <w:t>sensitiv</w:t>
      </w:r>
      <w:r w:rsidR="00B5331F" w:rsidRPr="00C37A47">
        <w:rPr>
          <w:rFonts w:ascii="Cambria" w:hAnsi="Cambria"/>
        </w:rPr>
        <w:t xml:space="preserve">e information about </w:t>
      </w:r>
      <w:r w:rsidR="00337EC5">
        <w:rPr>
          <w:rFonts w:ascii="Cambria" w:hAnsi="Cambria"/>
        </w:rPr>
        <w:t>data subjects</w:t>
      </w:r>
      <w:r w:rsidR="00B5331F">
        <w:rPr>
          <w:rFonts w:ascii="Cambria" w:hAnsi="Cambria"/>
        </w:rPr>
        <w:t xml:space="preserve"> </w:t>
      </w:r>
      <w:commentRangeStart w:id="11"/>
      <w:r w:rsidR="00B5331F">
        <w:rPr>
          <w:rFonts w:ascii="Cambria" w:hAnsi="Cambria"/>
        </w:rPr>
        <w:t xml:space="preserve">(attribute disclosure, </w:t>
      </w:r>
      <w:ins w:id="12" w:author="Bale,Cameron" w:date="2023-09-08T15:20:00Z">
        <w:r w:rsidR="00824939">
          <w:rPr>
            <w:rFonts w:ascii="Cambria" w:hAnsi="Cambria"/>
            <w:i/>
            <w:iCs/>
          </w:rPr>
          <w:t>e.g.,</w:t>
        </w:r>
      </w:ins>
      <w:del w:id="13" w:author="Bale,Cameron" w:date="2023-09-08T15:20:00Z">
        <w:r w:rsidR="00337EC5" w:rsidRPr="000E62FD" w:rsidDel="00824939">
          <w:rPr>
            <w:rFonts w:ascii="Cambria" w:hAnsi="Cambria"/>
            <w:i/>
            <w:iCs/>
          </w:rPr>
          <w:delText>i.e.</w:delText>
        </w:r>
      </w:del>
      <w:r w:rsidR="00337EC5">
        <w:rPr>
          <w:rFonts w:ascii="Cambria" w:hAnsi="Cambria"/>
        </w:rPr>
        <w:t xml:space="preserve">, </w:t>
      </w:r>
      <w:r w:rsidR="00B5331F">
        <w:rPr>
          <w:rFonts w:ascii="Cambria" w:hAnsi="Cambria"/>
        </w:rPr>
        <w:t>learning sensitive values after an identification is made)</w:t>
      </w:r>
      <w:r w:rsidR="00B5331F" w:rsidRPr="00C37A47">
        <w:rPr>
          <w:rFonts w:ascii="Cambria" w:hAnsi="Cambria"/>
        </w:rPr>
        <w:t xml:space="preserve">. </w:t>
      </w:r>
      <w:r w:rsidR="00B14AD9">
        <w:rPr>
          <w:rFonts w:ascii="Cambria" w:hAnsi="Cambria"/>
        </w:rPr>
        <w:t xml:space="preserve"> </w:t>
      </w:r>
      <w:commentRangeEnd w:id="11"/>
      <w:r w:rsidR="000E62FD">
        <w:rPr>
          <w:rStyle w:val="CommentReference"/>
        </w:rPr>
        <w:commentReference w:id="11"/>
      </w:r>
      <w:r w:rsidR="00B14AD9">
        <w:rPr>
          <w:rFonts w:ascii="Cambria" w:hAnsi="Cambria"/>
        </w:rPr>
        <w:t xml:space="preserve">In tandem, these goals limit an adversary’s increased knowledge about specific data subjects and have been the primary focus of </w:t>
      </w:r>
      <w:del w:id="14" w:author="Bale,Cameron" w:date="2023-09-08T02:45:00Z">
        <w:r w:rsidR="00B14AD9" w:rsidDel="000E62FD">
          <w:rPr>
            <w:rFonts w:ascii="Cambria" w:hAnsi="Cambria"/>
          </w:rPr>
          <w:delText>reseachers</w:delText>
        </w:r>
      </w:del>
      <w:ins w:id="15" w:author="Bale,Cameron" w:date="2023-09-08T02:45:00Z">
        <w:r w:rsidR="000E62FD">
          <w:rPr>
            <w:rFonts w:ascii="Cambria" w:hAnsi="Cambria"/>
          </w:rPr>
          <w:t>researchers</w:t>
        </w:r>
      </w:ins>
      <w:r w:rsidR="00B14AD9">
        <w:rPr>
          <w:rFonts w:ascii="Cambria" w:hAnsi="Cambria"/>
        </w:rPr>
        <w:t xml:space="preserve"> using differential privacy (Dwork XXXX).  </w:t>
      </w:r>
    </w:p>
    <w:p w14:paraId="23A368BE" w14:textId="77777777" w:rsidR="000E62FD" w:rsidRDefault="000E62FD" w:rsidP="00B5331F">
      <w:pPr>
        <w:rPr>
          <w:rFonts w:ascii="Cambria" w:hAnsi="Cambria"/>
        </w:rPr>
      </w:pPr>
    </w:p>
    <w:p w14:paraId="670E64B0" w14:textId="1E27B836" w:rsidR="0039720A" w:rsidRPr="00492860" w:rsidRDefault="00B14AD9" w:rsidP="007A278D">
      <w:pPr>
        <w:rPr>
          <w:rFonts w:ascii="Cambria" w:eastAsiaTheme="minorEastAsia" w:hAnsi="Cambria"/>
          <w:rPrChange w:id="16" w:author="Bale,Cameron" w:date="2023-09-08T15:41:00Z">
            <w:rPr>
              <w:rFonts w:ascii="Cambria" w:hAnsi="Cambria" w:cs="Times New Roman"/>
              <w:szCs w:val="24"/>
            </w:rPr>
          </w:rPrChange>
        </w:rPr>
      </w:pPr>
      <w:r>
        <w:rPr>
          <w:rFonts w:ascii="Cambria" w:hAnsi="Cambria"/>
        </w:rPr>
        <w:t xml:space="preserve">However, an </w:t>
      </w:r>
      <w:del w:id="17" w:author="Bale,Cameron" w:date="2023-09-08T02:46:00Z">
        <w:r w:rsidDel="000E62FD">
          <w:rPr>
            <w:rFonts w:ascii="Cambria" w:hAnsi="Cambria"/>
          </w:rPr>
          <w:delText>often overlooked</w:delText>
        </w:r>
      </w:del>
      <w:ins w:id="18" w:author="Bale,Cameron" w:date="2023-09-08T02:46:00Z">
        <w:r w:rsidR="000E62FD">
          <w:rPr>
            <w:rFonts w:ascii="Cambria" w:hAnsi="Cambria"/>
          </w:rPr>
          <w:t>often-overlooked</w:t>
        </w:r>
      </w:ins>
      <w:r>
        <w:rPr>
          <w:rFonts w:ascii="Cambria" w:hAnsi="Cambria"/>
        </w:rPr>
        <w:t xml:space="preserve"> goal </w:t>
      </w:r>
      <w:r w:rsidR="00E76D8F">
        <w:rPr>
          <w:rFonts w:ascii="Cambria" w:hAnsi="Cambria"/>
        </w:rPr>
        <w:t xml:space="preserve">and the focus of this paper </w:t>
      </w:r>
      <w:r>
        <w:rPr>
          <w:rFonts w:ascii="Cambria" w:hAnsi="Cambria"/>
        </w:rPr>
        <w:t>is</w:t>
      </w:r>
      <w:ins w:id="19" w:author="Bale,Cameron" w:date="2023-09-08T02:47:00Z">
        <w:r w:rsidR="000E62FD">
          <w:rPr>
            <w:rFonts w:ascii="Cambria" w:hAnsi="Cambria"/>
          </w:rPr>
          <w:t xml:space="preserve"> maintaining</w:t>
        </w:r>
      </w:ins>
      <w:r>
        <w:rPr>
          <w:rFonts w:ascii="Cambria" w:hAnsi="Cambria"/>
        </w:rPr>
        <w:t xml:space="preserve"> </w:t>
      </w:r>
      <w:r w:rsidR="00E77A59">
        <w:rPr>
          <w:rFonts w:ascii="Cambria" w:hAnsi="Cambria"/>
        </w:rPr>
        <w:t xml:space="preserve">the </w:t>
      </w:r>
      <w:r w:rsidR="00AE28E0">
        <w:rPr>
          <w:rFonts w:ascii="Cambria" w:hAnsi="Cambria"/>
        </w:rPr>
        <w:t>usefulness of protected data</w:t>
      </w:r>
      <w:r w:rsidR="00B5331F">
        <w:rPr>
          <w:rFonts w:ascii="Cambria" w:hAnsi="Cambria"/>
        </w:rPr>
        <w:t xml:space="preserve">, which </w:t>
      </w:r>
      <w:r w:rsidR="00B64E01">
        <w:rPr>
          <w:rFonts w:ascii="Cambria" w:hAnsi="Cambria"/>
        </w:rPr>
        <w:t>has been treated as an</w:t>
      </w:r>
      <w:r w:rsidR="00B5331F">
        <w:rPr>
          <w:rFonts w:ascii="Cambria" w:hAnsi="Cambria"/>
        </w:rPr>
        <w:t xml:space="preserve"> afterthought in the </w:t>
      </w:r>
      <w:r w:rsidR="00036497">
        <w:rPr>
          <w:rFonts w:ascii="Cambria" w:hAnsi="Cambria"/>
        </w:rPr>
        <w:t xml:space="preserve">computer science </w:t>
      </w:r>
      <w:commentRangeStart w:id="20"/>
      <w:r w:rsidR="00036497">
        <w:rPr>
          <w:rFonts w:ascii="Cambria" w:hAnsi="Cambria"/>
        </w:rPr>
        <w:t xml:space="preserve">and </w:t>
      </w:r>
      <w:r w:rsidR="00B5331F">
        <w:rPr>
          <w:rFonts w:ascii="Cambria" w:hAnsi="Cambria"/>
        </w:rPr>
        <w:t>statistical communit</w:t>
      </w:r>
      <w:r w:rsidR="00036497">
        <w:rPr>
          <w:rFonts w:ascii="Cambria" w:hAnsi="Cambria"/>
        </w:rPr>
        <w:t>ies</w:t>
      </w:r>
      <w:r w:rsidR="00B5331F">
        <w:rPr>
          <w:rFonts w:ascii="Cambria" w:hAnsi="Cambria"/>
        </w:rPr>
        <w:t xml:space="preserve"> </w:t>
      </w:r>
      <w:commentRangeEnd w:id="20"/>
      <w:r w:rsidR="001003CE">
        <w:rPr>
          <w:rStyle w:val="CommentReference"/>
        </w:rPr>
        <w:commentReference w:id="20"/>
      </w:r>
      <w:r w:rsidR="00B5331F">
        <w:rPr>
          <w:rFonts w:ascii="Cambria" w:hAnsi="Cambria"/>
        </w:rPr>
        <w:t xml:space="preserve">(Blanco-Justicia et. al. </w:t>
      </w:r>
      <w:r w:rsidR="00036497">
        <w:rPr>
          <w:rFonts w:ascii="Cambria" w:hAnsi="Cambria"/>
        </w:rPr>
        <w:t>2022</w:t>
      </w:r>
      <w:r w:rsidR="00B5331F">
        <w:rPr>
          <w:rFonts w:ascii="Cambria" w:hAnsi="Cambria"/>
        </w:rPr>
        <w:t>)</w:t>
      </w:r>
      <w:r w:rsidR="00036497">
        <w:rPr>
          <w:rFonts w:ascii="Cambria" w:hAnsi="Cambria"/>
        </w:rPr>
        <w:t xml:space="preserve">. </w:t>
      </w:r>
      <w:r w:rsidR="000066EA">
        <w:rPr>
          <w:rFonts w:ascii="Cambria" w:hAnsi="Cambria"/>
        </w:rPr>
        <w:t xml:space="preserve">For publishing </w:t>
      </w:r>
      <w:r w:rsidR="0039720A">
        <w:rPr>
          <w:rFonts w:ascii="Cambria" w:hAnsi="Cambria"/>
        </w:rPr>
        <w:t>standards</w:t>
      </w:r>
      <w:r w:rsidR="000066EA">
        <w:rPr>
          <w:rFonts w:ascii="Cambria" w:hAnsi="Cambria"/>
        </w:rPr>
        <w:t>, t</w:t>
      </w:r>
      <w:r w:rsidR="00036497">
        <w:rPr>
          <w:rFonts w:ascii="Cambria" w:hAnsi="Cambria"/>
        </w:rPr>
        <w:t xml:space="preserve">he </w:t>
      </w:r>
      <w:r w:rsidR="00E76D8F">
        <w:rPr>
          <w:rFonts w:ascii="Cambria" w:hAnsi="Cambria"/>
        </w:rPr>
        <w:t xml:space="preserve">importance of the </w:t>
      </w:r>
      <w:r w:rsidR="00E77A59">
        <w:rPr>
          <w:rFonts w:ascii="Cambria" w:hAnsi="Cambria"/>
        </w:rPr>
        <w:t>theoretical underpinnings of differential privacy dominate</w:t>
      </w:r>
      <w:ins w:id="21" w:author="Bale,Cameron" w:date="2023-09-08T02:48:00Z">
        <w:r w:rsidR="001003CE">
          <w:rPr>
            <w:rFonts w:ascii="Cambria" w:hAnsi="Cambria"/>
          </w:rPr>
          <w:t>s</w:t>
        </w:r>
      </w:ins>
      <w:r w:rsidR="00E77A59">
        <w:rPr>
          <w:rFonts w:ascii="Cambria" w:hAnsi="Cambria"/>
        </w:rPr>
        <w:t xml:space="preserve"> the importance of </w:t>
      </w:r>
      <w:r w:rsidR="00036497">
        <w:rPr>
          <w:rFonts w:ascii="Cambria" w:hAnsi="Cambria"/>
        </w:rPr>
        <w:t>practical problems with real applications (Drechsler 2023</w:t>
      </w:r>
      <w:r w:rsidR="00E77A59">
        <w:rPr>
          <w:rFonts w:ascii="Cambria" w:hAnsi="Cambria"/>
        </w:rPr>
        <w:t>)</w:t>
      </w:r>
      <w:r w:rsidR="0017636E">
        <w:rPr>
          <w:rFonts w:ascii="Cambria" w:hAnsi="Cambria"/>
        </w:rPr>
        <w:t>.</w:t>
      </w:r>
      <w:r w:rsidR="00AE28E0">
        <w:rPr>
          <w:rFonts w:ascii="Cambria" w:hAnsi="Cambria"/>
        </w:rPr>
        <w:t xml:space="preserve">  </w:t>
      </w:r>
      <w:r w:rsidR="007A278D">
        <w:rPr>
          <w:rFonts w:ascii="Cambria" w:hAnsi="Cambria"/>
        </w:rPr>
        <w:t xml:space="preserve">The </w:t>
      </w:r>
      <w:r w:rsidR="00E77A59">
        <w:rPr>
          <w:rFonts w:ascii="Cambria" w:hAnsi="Cambria"/>
        </w:rPr>
        <w:t xml:space="preserve">forecasting literature </w:t>
      </w:r>
      <w:r w:rsidR="0039720A">
        <w:rPr>
          <w:rFonts w:ascii="Cambria" w:hAnsi="Cambria"/>
        </w:rPr>
        <w:t>also found that the tradeoff between the usefulness of protected data and</w:t>
      </w:r>
      <w:r w:rsidR="00E77A59">
        <w:rPr>
          <w:rFonts w:ascii="Cambria" w:hAnsi="Cambria"/>
        </w:rPr>
        <w:t xml:space="preserve"> </w:t>
      </w:r>
      <w:r w:rsidR="007A278D">
        <w:rPr>
          <w:rFonts w:ascii="Cambria" w:hAnsi="Cambria"/>
        </w:rPr>
        <w:t>differential privacy</w:t>
      </w:r>
      <w:r w:rsidR="00E56E3E">
        <w:rPr>
          <w:rFonts w:ascii="Cambria" w:hAnsi="Cambria"/>
        </w:rPr>
        <w:t xml:space="preserve"> </w:t>
      </w:r>
      <w:r w:rsidR="0039720A">
        <w:rPr>
          <w:rFonts w:ascii="Cambria" w:hAnsi="Cambria"/>
        </w:rPr>
        <w:t xml:space="preserve">levels </w:t>
      </w:r>
      <w:r w:rsidR="00985CC8">
        <w:rPr>
          <w:rFonts w:ascii="Cambria" w:hAnsi="Cambria"/>
        </w:rPr>
        <w:t>was poor</w:t>
      </w:r>
      <w:r w:rsidR="0039720A">
        <w:rPr>
          <w:rFonts w:ascii="Cambria" w:hAnsi="Cambria"/>
        </w:rPr>
        <w:t xml:space="preserve">.  </w:t>
      </w:r>
      <w:r w:rsidR="0039720A" w:rsidRPr="00421CC0">
        <w:rPr>
          <w:rFonts w:ascii="Cambria" w:hAnsi="Cambria" w:cs="Times New Roman"/>
          <w:szCs w:val="24"/>
        </w:rPr>
        <w:t xml:space="preserve">Gonçalves et al. </w:t>
      </w:r>
      <w:r w:rsidR="0039720A">
        <w:rPr>
          <w:rFonts w:ascii="Cambria" w:hAnsi="Cambria" w:cs="Times New Roman"/>
          <w:szCs w:val="24"/>
        </w:rPr>
        <w:t>(</w:t>
      </w:r>
      <w:r w:rsidR="0039720A" w:rsidRPr="00421CC0">
        <w:rPr>
          <w:rFonts w:ascii="Cambria" w:hAnsi="Cambria" w:cs="Times New Roman"/>
          <w:szCs w:val="24"/>
        </w:rPr>
        <w:t>2021a)</w:t>
      </w:r>
      <w:r w:rsidR="0039720A">
        <w:rPr>
          <w:rFonts w:ascii="Cambria" w:hAnsi="Cambria"/>
        </w:rPr>
        <w:t xml:space="preserve"> showed </w:t>
      </w:r>
      <w:r w:rsidR="00BA2D6F">
        <w:rPr>
          <w:rFonts w:ascii="Cambria" w:hAnsi="Cambria"/>
        </w:rPr>
        <w:t>that</w:t>
      </w:r>
      <w:ins w:id="22" w:author="Bale,Cameron" w:date="2023-09-08T15:28:00Z">
        <w:r w:rsidR="00824939">
          <w:rPr>
            <w:rFonts w:ascii="Cambria" w:hAnsi="Cambria"/>
          </w:rPr>
          <w:t xml:space="preserve"> even</w:t>
        </w:r>
      </w:ins>
      <w:r w:rsidR="00BA2D6F">
        <w:rPr>
          <w:rFonts w:ascii="Cambria" w:hAnsi="Cambria"/>
        </w:rPr>
        <w:t xml:space="preserve"> protected data with a</w:t>
      </w:r>
      <w:ins w:id="23" w:author="Bale,Cameron" w:date="2023-09-08T15:43:00Z">
        <w:r w:rsidR="00492860">
          <w:rPr>
            <w:rFonts w:ascii="Cambria" w:hAnsi="Cambria"/>
          </w:rPr>
          <w:t xml:space="preserve"> weak</w:t>
        </w:r>
      </w:ins>
      <w:r w:rsidR="00BA2D6F">
        <w:rPr>
          <w:rFonts w:ascii="Cambria" w:hAnsi="Cambria"/>
        </w:rPr>
        <w:t xml:space="preserve"> differential privacy level of</w:t>
      </w:r>
      <w:ins w:id="24" w:author="Bale,Cameron" w:date="2023-09-08T02:49:00Z">
        <w:r w:rsidR="001003CE">
          <w:rPr>
            <w:rFonts w:ascii="Cambria" w:hAnsi="Cambria"/>
          </w:rPr>
          <w:t xml:space="preserve"> </w:t>
        </w:r>
      </w:ins>
      <m:oMath>
        <m:r>
          <w:ins w:id="25" w:author="Bale,Cameron" w:date="2023-09-08T02:49:00Z">
            <w:rPr>
              <w:rFonts w:ascii="Cambria Math" w:hAnsi="Cambria Math"/>
            </w:rPr>
            <m:t>ϵ=20</m:t>
          </w:ins>
        </m:r>
      </m:oMath>
      <w:del w:id="26" w:author="Bale,Cameron" w:date="2023-09-08T02:49:00Z">
        <w:r w:rsidR="00BA2D6F" w:rsidDel="001003CE">
          <w:rPr>
            <w:rFonts w:ascii="Cambria" w:hAnsi="Cambria"/>
          </w:rPr>
          <w:delText xml:space="preserve"> ε=XXXX</w:delText>
        </w:r>
      </w:del>
      <w:ins w:id="27" w:author="Bale,Cameron" w:date="2023-09-08T15:26:00Z">
        <w:r w:rsidR="00824939">
          <w:rPr>
            <w:rFonts w:ascii="Cambria" w:hAnsi="Cambria"/>
          </w:rPr>
          <w:t>(</w:t>
        </w:r>
      </w:ins>
      <w:ins w:id="28" w:author="Bale,Cameron" w:date="2023-09-08T15:40:00Z">
        <w:r w:rsidR="00492860">
          <w:rPr>
            <w:rFonts w:ascii="Cambria" w:hAnsi="Cambria"/>
          </w:rPr>
          <w:t>it is reco</w:t>
        </w:r>
      </w:ins>
      <w:ins w:id="29" w:author="Bale,Cameron" w:date="2023-09-08T15:41:00Z">
        <w:r w:rsidR="00492860">
          <w:rPr>
            <w:rFonts w:ascii="Cambria" w:hAnsi="Cambria"/>
          </w:rPr>
          <w:t xml:space="preserve">mmended that </w:t>
        </w:r>
      </w:ins>
      <m:oMath>
        <m:r>
          <m:rPr>
            <m:sty m:val="p"/>
          </m:rPr>
          <w:rPr>
            <w:rFonts w:ascii="Cambria Math" w:hAnsi="Cambria Math"/>
          </w:rPr>
          <m:t>ϵ</m:t>
        </m:r>
      </m:oMath>
      <w:ins w:id="30" w:author="Bale,Cameron" w:date="2023-09-08T15:41:00Z">
        <w:r w:rsidR="00492860">
          <w:rPr>
            <w:rFonts w:ascii="Cambria" w:eastAsiaTheme="minorEastAsia" w:hAnsi="Cambria"/>
          </w:rPr>
          <w:t xml:space="preserve"> lie in the range 0.01 to </w:t>
        </w:r>
      </w:ins>
      <w:ins w:id="31" w:author="Bale,Cameron" w:date="2023-09-08T15:42:00Z">
        <w:r w:rsidR="00492860">
          <w:rPr>
            <w:rFonts w:ascii="Cambria" w:eastAsiaTheme="minorEastAsia" w:hAnsi="Cambria"/>
          </w:rPr>
          <w:t xml:space="preserve">ln 3 (Dwork, 2011; </w:t>
        </w:r>
      </w:ins>
      <w:ins w:id="32" w:author="Bale,Cameron" w:date="2023-09-08T15:43:00Z">
        <w:r w:rsidR="00492860">
          <w:rPr>
            <w:rFonts w:ascii="Cambria" w:eastAsiaTheme="minorEastAsia" w:hAnsi="Cambria"/>
          </w:rPr>
          <w:t>Blanco-Justicia et al., 2022)</w:t>
        </w:r>
      </w:ins>
      <w:del w:id="33" w:author="Bale,Cameron" w:date="2023-09-08T15:43:00Z">
        <w:r w:rsidR="00BA2D6F" w:rsidDel="00492860">
          <w:rPr>
            <w:rFonts w:ascii="Cambria" w:hAnsi="Cambria"/>
          </w:rPr>
          <w:delText xml:space="preserve"> </w:delText>
        </w:r>
      </w:del>
      <w:r w:rsidR="0076687E" w:rsidRPr="00421CC0">
        <w:rPr>
          <w:rFonts w:ascii="Cambria" w:hAnsi="Cambria" w:cs="Times New Roman"/>
          <w:szCs w:val="24"/>
        </w:rPr>
        <w:t xml:space="preserve">reduced forecast accuracy </w:t>
      </w:r>
      <w:r w:rsidR="0076687E">
        <w:rPr>
          <w:rFonts w:ascii="Cambria" w:hAnsi="Cambria" w:cs="Times New Roman"/>
          <w:szCs w:val="24"/>
        </w:rPr>
        <w:t>to unusable levels</w:t>
      </w:r>
      <w:ins w:id="34" w:author="Bale,Cameron" w:date="2023-09-08T15:27:00Z">
        <w:r w:rsidR="00824939">
          <w:rPr>
            <w:rFonts w:ascii="Cambria" w:hAnsi="Cambria" w:cs="Times New Roman"/>
            <w:szCs w:val="24"/>
          </w:rPr>
          <w:t xml:space="preserve"> for some data owners.</w:t>
        </w:r>
      </w:ins>
      <w:del w:id="35" w:author="Bale,Cameron" w:date="2023-09-08T15:28:00Z">
        <w:r w:rsidR="00BA2D6F" w:rsidDel="00824939">
          <w:rPr>
            <w:rFonts w:ascii="Cambria" w:hAnsi="Cambria" w:cs="Times New Roman"/>
            <w:szCs w:val="24"/>
          </w:rPr>
          <w:delText xml:space="preserve"> (XXXX%)</w:delText>
        </w:r>
      </w:del>
      <w:r w:rsidR="0076687E" w:rsidRPr="00421CC0">
        <w:rPr>
          <w:rFonts w:ascii="Cambria" w:hAnsi="Cambria" w:cs="Times New Roman"/>
          <w:szCs w:val="24"/>
        </w:rPr>
        <w:t xml:space="preserve">.  </w:t>
      </w:r>
    </w:p>
    <w:p w14:paraId="554FD37F" w14:textId="29F7E28E" w:rsidR="0039720A" w:rsidRPr="00BA2D6F" w:rsidRDefault="0039720A" w:rsidP="00BA2D6F">
      <w:pPr>
        <w:rPr>
          <w:rFonts w:ascii="Cambria" w:hAnsi="Cambria" w:cs="Times New Roman"/>
          <w:szCs w:val="24"/>
          <w:rPrChange w:id="36" w:author="Matthew Schneider" w:date="2023-09-04T16:49:00Z">
            <w:rPr/>
          </w:rPrChange>
        </w:rPr>
      </w:pPr>
    </w:p>
    <w:p w14:paraId="5E2CC9C2" w14:textId="36B67BAD" w:rsidR="004D0B5B" w:rsidRDefault="00224A13" w:rsidP="007A278D">
      <w:pPr>
        <w:rPr>
          <w:rFonts w:ascii="Cambria" w:hAnsi="Cambria" w:cs="Times New Roman"/>
          <w:szCs w:val="24"/>
        </w:rPr>
      </w:pPr>
      <w:commentRangeStart w:id="37"/>
      <w:r>
        <w:rPr>
          <w:rFonts w:ascii="Cambria" w:hAnsi="Cambria" w:cs="Times New Roman"/>
          <w:szCs w:val="24"/>
        </w:rPr>
        <w:t xml:space="preserve">To </w:t>
      </w:r>
      <w:r w:rsidR="00947FC3">
        <w:rPr>
          <w:rFonts w:ascii="Cambria" w:hAnsi="Cambria" w:cs="Times New Roman"/>
          <w:szCs w:val="24"/>
        </w:rPr>
        <w:t>achieve good</w:t>
      </w:r>
      <w:r w:rsidR="0072376B">
        <w:rPr>
          <w:rFonts w:ascii="Cambria" w:hAnsi="Cambria" w:cs="Times New Roman"/>
          <w:szCs w:val="24"/>
        </w:rPr>
        <w:t xml:space="preserve"> forecast accuracy</w:t>
      </w:r>
      <w:r w:rsidR="00947FC3">
        <w:rPr>
          <w:rFonts w:ascii="Cambria" w:hAnsi="Cambria" w:cs="Times New Roman"/>
          <w:szCs w:val="24"/>
        </w:rPr>
        <w:t xml:space="preserve"> and comply with privacy p</w:t>
      </w:r>
      <w:r w:rsidR="00C33C1A">
        <w:rPr>
          <w:rFonts w:ascii="Cambria" w:hAnsi="Cambria" w:cs="Times New Roman"/>
          <w:szCs w:val="24"/>
        </w:rPr>
        <w:t>ractices</w:t>
      </w:r>
      <w:r w:rsidR="0076687E">
        <w:rPr>
          <w:rFonts w:ascii="Cambria" w:hAnsi="Cambria" w:cs="Times New Roman"/>
          <w:szCs w:val="24"/>
        </w:rPr>
        <w:t>,</w:t>
      </w:r>
      <w:r w:rsidR="0076687E" w:rsidRPr="00421CC0">
        <w:rPr>
          <w:rFonts w:ascii="Cambria" w:hAnsi="Cambria" w:cs="Times New Roman"/>
          <w:szCs w:val="24"/>
        </w:rPr>
        <w:t xml:space="preserve"> </w:t>
      </w:r>
      <w:r w:rsidR="0076687E" w:rsidRPr="00421CC0">
        <w:rPr>
          <w:rFonts w:ascii="Cambria" w:hAnsi="Cambria"/>
        </w:rPr>
        <w:t>Gonçalves</w:t>
      </w:r>
      <w:r w:rsidR="0076687E" w:rsidRPr="00421CC0">
        <w:rPr>
          <w:rFonts w:ascii="Cambria" w:hAnsi="Cambria" w:cs="Times New Roman"/>
          <w:szCs w:val="24"/>
        </w:rPr>
        <w:t xml:space="preserve"> et al.</w:t>
      </w:r>
      <w:r w:rsidR="0076687E">
        <w:rPr>
          <w:rFonts w:ascii="Cambria" w:hAnsi="Cambria" w:cs="Times New Roman"/>
          <w:szCs w:val="24"/>
        </w:rPr>
        <w:t xml:space="preserve"> (</w:t>
      </w:r>
      <w:r w:rsidR="0076687E" w:rsidRPr="00421CC0">
        <w:rPr>
          <w:rFonts w:ascii="Cambria" w:hAnsi="Cambria" w:cs="Times New Roman"/>
          <w:szCs w:val="24"/>
        </w:rPr>
        <w:t>2021</w:t>
      </w:r>
      <w:ins w:id="38" w:author="Bale,Cameron" w:date="2023-09-08T15:52:00Z">
        <w:r w:rsidR="00871A16">
          <w:rPr>
            <w:rFonts w:ascii="Cambria" w:hAnsi="Cambria" w:cs="Times New Roman"/>
            <w:szCs w:val="24"/>
          </w:rPr>
          <w:t>c</w:t>
        </w:r>
      </w:ins>
      <w:del w:id="39" w:author="Bale,Cameron" w:date="2023-09-08T15:52:00Z">
        <w:r w:rsidR="0076687E" w:rsidRPr="00421CC0" w:rsidDel="00871A16">
          <w:rPr>
            <w:rFonts w:ascii="Cambria" w:hAnsi="Cambria" w:cs="Times New Roman"/>
            <w:szCs w:val="24"/>
          </w:rPr>
          <w:delText>b</w:delText>
        </w:r>
      </w:del>
      <w:r w:rsidR="0076687E" w:rsidRPr="00421CC0">
        <w:rPr>
          <w:rFonts w:ascii="Cambria" w:hAnsi="Cambria" w:cs="Times New Roman"/>
          <w:szCs w:val="24"/>
        </w:rPr>
        <w:t>)</w:t>
      </w:r>
      <w:ins w:id="40" w:author="Bale,Cameron" w:date="2023-09-08T15:52:00Z">
        <w:r w:rsidR="00871A16">
          <w:rPr>
            <w:rFonts w:ascii="Cambria" w:hAnsi="Cambria" w:cs="Times New Roman"/>
            <w:szCs w:val="24"/>
          </w:rPr>
          <w:t xml:space="preserve"> propose a data market where sensitive data</w:t>
        </w:r>
      </w:ins>
      <w:del w:id="41" w:author="Bale,Cameron" w:date="2023-09-08T15:52:00Z">
        <w:r w:rsidR="0076687E" w:rsidRPr="00421CC0" w:rsidDel="00871A16">
          <w:rPr>
            <w:rFonts w:ascii="Cambria" w:hAnsi="Cambria" w:cs="Times New Roman"/>
            <w:szCs w:val="24"/>
          </w:rPr>
          <w:delText xml:space="preserve"> </w:delText>
        </w:r>
        <w:r w:rsidR="0076687E" w:rsidDel="00871A16">
          <w:rPr>
            <w:rFonts w:ascii="Cambria" w:hAnsi="Cambria" w:cs="Times New Roman"/>
            <w:szCs w:val="24"/>
          </w:rPr>
          <w:delText xml:space="preserve">shared </w:delText>
        </w:r>
        <w:r w:rsidR="0076687E" w:rsidRPr="00421CC0" w:rsidDel="00871A16">
          <w:rPr>
            <w:rFonts w:ascii="Cambria" w:hAnsi="Cambria" w:cs="Times New Roman"/>
            <w:szCs w:val="24"/>
          </w:rPr>
          <w:delText>forecasts</w:delText>
        </w:r>
      </w:del>
      <w:ins w:id="42" w:author="Bale,Cameron" w:date="2023-09-08T16:12:00Z">
        <w:r w:rsidR="000847AB">
          <w:rPr>
            <w:rFonts w:ascii="Cambria" w:hAnsi="Cambria" w:cs="Times New Roman"/>
            <w:szCs w:val="24"/>
          </w:rPr>
          <w:t xml:space="preserve"> </w:t>
        </w:r>
      </w:ins>
      <w:ins w:id="43" w:author="Bale,Cameron" w:date="2023-09-08T15:52:00Z">
        <w:r w:rsidR="00871A16">
          <w:rPr>
            <w:rFonts w:ascii="Cambria" w:hAnsi="Cambria" w:cs="Times New Roman"/>
            <w:szCs w:val="24"/>
          </w:rPr>
          <w:t>is shared</w:t>
        </w:r>
      </w:ins>
      <w:r w:rsidR="0076687E" w:rsidRPr="00421CC0">
        <w:rPr>
          <w:rFonts w:ascii="Cambria" w:hAnsi="Cambria" w:cs="Times New Roman"/>
          <w:szCs w:val="24"/>
        </w:rPr>
        <w:t xml:space="preserve"> </w:t>
      </w:r>
      <w:r w:rsidR="00740813">
        <w:rPr>
          <w:rFonts w:ascii="Cambria" w:hAnsi="Cambria" w:cs="Times New Roman"/>
          <w:szCs w:val="24"/>
        </w:rPr>
        <w:t>only</w:t>
      </w:r>
      <w:r w:rsidR="00947FC3">
        <w:rPr>
          <w:rFonts w:ascii="Cambria" w:hAnsi="Cambria" w:cs="Times New Roman"/>
          <w:szCs w:val="24"/>
        </w:rPr>
        <w:t xml:space="preserve"> with a market operator</w:t>
      </w:r>
      <w:ins w:id="44" w:author="Bale,Cameron" w:date="2023-09-08T15:52:00Z">
        <w:r w:rsidR="00871A16">
          <w:rPr>
            <w:rFonts w:ascii="Cambria" w:hAnsi="Cambria" w:cs="Times New Roman"/>
            <w:szCs w:val="24"/>
          </w:rPr>
          <w:t xml:space="preserve">, who </w:t>
        </w:r>
      </w:ins>
      <w:ins w:id="45" w:author="Bale,Cameron" w:date="2023-09-08T15:53:00Z">
        <w:r w:rsidR="00871A16">
          <w:rPr>
            <w:rFonts w:ascii="Cambria" w:hAnsi="Cambria" w:cs="Times New Roman"/>
            <w:szCs w:val="24"/>
          </w:rPr>
          <w:t>utilizes the data to sell forecasts to interested buyers</w:t>
        </w:r>
      </w:ins>
      <w:r w:rsidR="0076687E" w:rsidRPr="00421CC0">
        <w:rPr>
          <w:rFonts w:ascii="Cambria" w:hAnsi="Cambria" w:cs="Times New Roman"/>
          <w:szCs w:val="24"/>
        </w:rPr>
        <w:t>.</w:t>
      </w:r>
      <w:ins w:id="46" w:author="Bale,Cameron" w:date="2023-09-08T15:53:00Z">
        <w:r w:rsidR="00871A16">
          <w:rPr>
            <w:rFonts w:ascii="Cambria" w:hAnsi="Cambria" w:cs="Times New Roman"/>
            <w:szCs w:val="24"/>
          </w:rPr>
          <w:t xml:space="preserve"> Assuming a trustworthy market operator, this approach </w:t>
        </w:r>
      </w:ins>
      <w:ins w:id="47" w:author="Bale,Cameron" w:date="2023-09-08T16:15:00Z">
        <w:r w:rsidR="000847AB">
          <w:rPr>
            <w:rFonts w:ascii="Cambria" w:hAnsi="Cambria" w:cs="Times New Roman"/>
            <w:szCs w:val="24"/>
          </w:rPr>
          <w:t>provides</w:t>
        </w:r>
      </w:ins>
      <w:ins w:id="48" w:author="Bale,Cameron" w:date="2023-09-08T15:53:00Z">
        <w:r w:rsidR="00871A16">
          <w:rPr>
            <w:rFonts w:ascii="Cambria" w:hAnsi="Cambria" w:cs="Times New Roman"/>
            <w:szCs w:val="24"/>
          </w:rPr>
          <w:t xml:space="preserve"> privacy </w:t>
        </w:r>
      </w:ins>
      <w:ins w:id="49" w:author="Bale,Cameron" w:date="2023-09-08T15:54:00Z">
        <w:r w:rsidR="00871A16">
          <w:rPr>
            <w:rFonts w:ascii="Cambria" w:hAnsi="Cambria" w:cs="Times New Roman"/>
            <w:szCs w:val="24"/>
          </w:rPr>
          <w:t>since sellers only have access to their own time series and buyers only have access to forecasts from the market operator</w:t>
        </w:r>
      </w:ins>
      <w:ins w:id="50" w:author="Bale,Cameron" w:date="2023-09-08T15:55:00Z">
        <w:r w:rsidR="00871A16">
          <w:rPr>
            <w:rFonts w:ascii="Cambria" w:hAnsi="Cambria" w:cs="Times New Roman"/>
            <w:szCs w:val="24"/>
          </w:rPr>
          <w:t>.</w:t>
        </w:r>
      </w:ins>
      <w:ins w:id="51" w:author="Bale,Cameron" w:date="2023-09-08T15:56:00Z">
        <w:r w:rsidR="00871A16">
          <w:rPr>
            <w:rFonts w:ascii="Cambria" w:hAnsi="Cambria" w:cs="Times New Roman"/>
            <w:szCs w:val="24"/>
          </w:rPr>
          <w:t xml:space="preserve"> </w:t>
        </w:r>
      </w:ins>
      <w:del w:id="52" w:author="Bale,Cameron" w:date="2023-09-08T15:53:00Z">
        <w:r w:rsidR="0076687E" w:rsidRPr="00421CC0" w:rsidDel="00871A16">
          <w:rPr>
            <w:rFonts w:ascii="Cambria" w:hAnsi="Cambria" w:cs="Times New Roman"/>
            <w:szCs w:val="24"/>
          </w:rPr>
          <w:delText xml:space="preserve"> </w:delText>
        </w:r>
        <w:r w:rsidR="00552A51" w:rsidDel="00871A16">
          <w:rPr>
            <w:rFonts w:ascii="Cambria" w:hAnsi="Cambria" w:cs="Times New Roman"/>
            <w:szCs w:val="24"/>
          </w:rPr>
          <w:delText xml:space="preserve"> </w:delText>
        </w:r>
      </w:del>
      <w:moveFromRangeStart w:id="53" w:author="Bale,Cameron" w:date="2023-09-08T16:18:00Z" w:name="move145082121"/>
      <w:moveFrom w:id="54" w:author="Bale,Cameron" w:date="2023-09-08T16:18:00Z">
        <w:r w:rsidR="0076653C" w:rsidDel="00871A16">
          <w:rPr>
            <w:rFonts w:ascii="Cambria" w:hAnsi="Cambria" w:cs="Times New Roman"/>
            <w:szCs w:val="24"/>
          </w:rPr>
          <w:t>T</w:t>
        </w:r>
        <w:r w:rsidR="0076653C" w:rsidDel="000847AB">
          <w:rPr>
            <w:rFonts w:ascii="Cambria" w:hAnsi="Cambria" w:cs="Times New Roman"/>
            <w:szCs w:val="24"/>
          </w:rPr>
          <w:t xml:space="preserve">heir approach has the advantage of sharing non-personal data which obviates the need </w:t>
        </w:r>
        <w:r w:rsidR="002D687B" w:rsidDel="000847AB">
          <w:rPr>
            <w:rFonts w:ascii="Cambria" w:hAnsi="Cambria" w:cs="Times New Roman"/>
            <w:szCs w:val="24"/>
          </w:rPr>
          <w:t>to</w:t>
        </w:r>
        <w:r w:rsidR="0076653C" w:rsidDel="000847AB">
          <w:rPr>
            <w:rFonts w:ascii="Cambria" w:hAnsi="Cambria" w:cs="Times New Roman"/>
            <w:szCs w:val="24"/>
          </w:rPr>
          <w:t xml:space="preserve"> impl</w:t>
        </w:r>
        <w:r w:rsidR="002D687B" w:rsidDel="000847AB">
          <w:rPr>
            <w:rFonts w:ascii="Cambria" w:hAnsi="Cambria" w:cs="Times New Roman"/>
            <w:szCs w:val="24"/>
          </w:rPr>
          <w:t>e</w:t>
        </w:r>
        <w:r w:rsidR="0076653C" w:rsidDel="000847AB">
          <w:rPr>
            <w:rFonts w:ascii="Cambria" w:hAnsi="Cambria" w:cs="Times New Roman"/>
            <w:szCs w:val="24"/>
          </w:rPr>
          <w:t xml:space="preserve">ment data security measures or anonymize personal data according to the </w:t>
        </w:r>
        <w:r w:rsidR="0076653C" w:rsidRPr="00C37A47" w:rsidDel="000847AB">
          <w:rPr>
            <w:rFonts w:ascii="Cambria" w:hAnsi="Cambria"/>
          </w:rPr>
          <w:t>General Data Protection Regulation (GDPR)</w:t>
        </w:r>
        <w:r w:rsidR="0076653C" w:rsidDel="000847AB">
          <w:rPr>
            <w:rFonts w:ascii="Cambria" w:hAnsi="Cambria"/>
          </w:rPr>
          <w:t>.</w:t>
        </w:r>
        <w:r w:rsidR="0076653C" w:rsidRPr="0076653C" w:rsidDel="000847AB">
          <w:rPr>
            <w:rStyle w:val="FootnoteReference"/>
            <w:rFonts w:ascii="Cambria" w:hAnsi="Cambria"/>
          </w:rPr>
          <w:t xml:space="preserve"> </w:t>
        </w:r>
        <w:r w:rsidR="0076653C" w:rsidDel="000847AB">
          <w:rPr>
            <w:rStyle w:val="FootnoteReference"/>
            <w:rFonts w:ascii="Cambria" w:hAnsi="Cambria"/>
          </w:rPr>
          <w:footnoteReference w:id="3"/>
        </w:r>
        <w:r w:rsidR="0076653C" w:rsidDel="000847AB">
          <w:rPr>
            <w:rFonts w:ascii="Cambria" w:hAnsi="Cambria"/>
          </w:rPr>
          <w:t xml:space="preserve"> </w:t>
        </w:r>
      </w:moveFrom>
      <w:moveFromRangeEnd w:id="53"/>
      <w:r w:rsidR="0076653C">
        <w:rPr>
          <w:rFonts w:ascii="Cambria" w:hAnsi="Cambria"/>
        </w:rPr>
        <w:t xml:space="preserve"> </w:t>
      </w:r>
      <w:ins w:id="61" w:author="Bale,Cameron" w:date="2023-09-08T16:13:00Z">
        <w:r w:rsidR="000847AB">
          <w:rPr>
            <w:rFonts w:ascii="Cambria" w:hAnsi="Cambria" w:cs="Times New Roman"/>
            <w:szCs w:val="24"/>
          </w:rPr>
          <w:t>In practice, however, data owners may be hesitant to share their data over privacy concerns with the market operator.</w:t>
        </w:r>
      </w:ins>
      <w:del w:id="62" w:author="Bale,Cameron" w:date="2023-09-08T16:16:00Z">
        <w:r w:rsidR="00B64E01" w:rsidDel="000847AB">
          <w:rPr>
            <w:rFonts w:ascii="Cambria" w:hAnsi="Cambria" w:cs="Times New Roman"/>
            <w:szCs w:val="24"/>
          </w:rPr>
          <w:delText>However</w:delText>
        </w:r>
        <w:r w:rsidR="00740813" w:rsidDel="000847AB">
          <w:rPr>
            <w:rFonts w:ascii="Cambria" w:hAnsi="Cambria" w:cs="Times New Roman"/>
            <w:szCs w:val="24"/>
          </w:rPr>
          <w:delText xml:space="preserve">, </w:delText>
        </w:r>
      </w:del>
      <w:ins w:id="63" w:author="Bale,Cameron" w:date="2023-09-08T16:16:00Z">
        <w:r w:rsidR="000847AB">
          <w:rPr>
            <w:rFonts w:ascii="Cambria" w:hAnsi="Cambria" w:cs="Times New Roman"/>
            <w:szCs w:val="24"/>
          </w:rPr>
          <w:t>S</w:t>
        </w:r>
      </w:ins>
      <w:del w:id="64" w:author="Bale,Cameron" w:date="2023-09-08T16:16:00Z">
        <w:r w:rsidR="00740813" w:rsidDel="000847AB">
          <w:rPr>
            <w:rFonts w:ascii="Cambria" w:hAnsi="Cambria" w:cs="Times New Roman"/>
            <w:szCs w:val="24"/>
          </w:rPr>
          <w:delText>s</w:delText>
        </w:r>
      </w:del>
      <w:r w:rsidR="00740813">
        <w:rPr>
          <w:rFonts w:ascii="Cambria" w:hAnsi="Cambria" w:cs="Times New Roman"/>
          <w:szCs w:val="24"/>
        </w:rPr>
        <w:t xml:space="preserve">haring forecasts </w:t>
      </w:r>
      <w:del w:id="65" w:author="Bale,Cameron" w:date="2023-09-08T16:03:00Z">
        <w:r w:rsidR="00740813" w:rsidDel="00997EBC">
          <w:rPr>
            <w:rFonts w:ascii="Cambria" w:hAnsi="Cambria" w:cs="Times New Roman"/>
            <w:szCs w:val="24"/>
          </w:rPr>
          <w:delText xml:space="preserve">only </w:delText>
        </w:r>
      </w:del>
      <w:ins w:id="66" w:author="Bale,Cameron" w:date="2023-09-08T16:16:00Z">
        <w:r w:rsidR="000847AB">
          <w:rPr>
            <w:rFonts w:ascii="Cambria" w:hAnsi="Cambria" w:cs="Times New Roman"/>
            <w:szCs w:val="24"/>
          </w:rPr>
          <w:t xml:space="preserve">also </w:t>
        </w:r>
      </w:ins>
      <w:r w:rsidR="00AF032E">
        <w:rPr>
          <w:rFonts w:ascii="Cambria" w:hAnsi="Cambria" w:cs="Times New Roman"/>
          <w:szCs w:val="24"/>
        </w:rPr>
        <w:t>reduces the usefulness of time series data</w:t>
      </w:r>
      <w:r w:rsidR="00947FC3">
        <w:rPr>
          <w:rFonts w:ascii="Cambria" w:hAnsi="Cambria" w:cs="Times New Roman"/>
          <w:szCs w:val="24"/>
        </w:rPr>
        <w:t xml:space="preserve"> and has limitations</w:t>
      </w:r>
      <w:del w:id="67" w:author="Bale,Cameron" w:date="2023-09-08T16:03:00Z">
        <w:r w:rsidR="004D0B5B" w:rsidDel="00997EBC">
          <w:rPr>
            <w:rFonts w:ascii="Cambria" w:hAnsi="Cambria" w:cs="Times New Roman"/>
            <w:szCs w:val="24"/>
          </w:rPr>
          <w:delText xml:space="preserve">.  </w:delText>
        </w:r>
        <w:r w:rsidR="00EE31A0" w:rsidDel="00997EBC">
          <w:rPr>
            <w:rFonts w:ascii="Cambria" w:hAnsi="Cambria" w:cs="Times New Roman"/>
            <w:szCs w:val="24"/>
          </w:rPr>
          <w:delText>L</w:delText>
        </w:r>
        <w:r w:rsidR="004D0B5B" w:rsidDel="00997EBC">
          <w:rPr>
            <w:rFonts w:ascii="Cambria" w:hAnsi="Cambria" w:cs="Times New Roman"/>
            <w:szCs w:val="24"/>
          </w:rPr>
          <w:delText>imitations</w:delText>
        </w:r>
      </w:del>
      <w:r w:rsidR="004D0B5B">
        <w:rPr>
          <w:rFonts w:ascii="Cambria" w:hAnsi="Cambria" w:cs="Times New Roman"/>
          <w:szCs w:val="24"/>
        </w:rPr>
        <w:t xml:space="preserve"> includ</w:t>
      </w:r>
      <w:ins w:id="68" w:author="Bale,Cameron" w:date="2023-09-08T16:03:00Z">
        <w:r w:rsidR="00997EBC">
          <w:rPr>
            <w:rFonts w:ascii="Cambria" w:hAnsi="Cambria" w:cs="Times New Roman"/>
            <w:szCs w:val="24"/>
          </w:rPr>
          <w:t>ing</w:t>
        </w:r>
      </w:ins>
      <w:del w:id="69" w:author="Bale,Cameron" w:date="2023-09-08T16:03:00Z">
        <w:r w:rsidR="004D0B5B" w:rsidDel="00997EBC">
          <w:rPr>
            <w:rFonts w:ascii="Cambria" w:hAnsi="Cambria" w:cs="Times New Roman"/>
            <w:szCs w:val="24"/>
          </w:rPr>
          <w:delText>e</w:delText>
        </w:r>
      </w:del>
      <w:r w:rsidR="004D0B5B">
        <w:rPr>
          <w:rFonts w:ascii="Cambria" w:hAnsi="Cambria" w:cs="Times New Roman"/>
          <w:szCs w:val="24"/>
        </w:rPr>
        <w:t xml:space="preserve"> the </w:t>
      </w:r>
      <w:r w:rsidR="00AF032E">
        <w:rPr>
          <w:rFonts w:ascii="Cambria" w:hAnsi="Cambria" w:cs="Times New Roman"/>
          <w:szCs w:val="24"/>
        </w:rPr>
        <w:t>assum</w:t>
      </w:r>
      <w:r w:rsidR="004D0B5B">
        <w:rPr>
          <w:rFonts w:ascii="Cambria" w:hAnsi="Cambria" w:cs="Times New Roman"/>
          <w:szCs w:val="24"/>
        </w:rPr>
        <w:t>ption of</w:t>
      </w:r>
      <w:r w:rsidR="00AF032E">
        <w:rPr>
          <w:rFonts w:ascii="Cambria" w:hAnsi="Cambria" w:cs="Times New Roman"/>
          <w:szCs w:val="24"/>
        </w:rPr>
        <w:t xml:space="preserve"> the forecasting model</w:t>
      </w:r>
      <w:r w:rsidR="00C33C1A">
        <w:rPr>
          <w:rFonts w:ascii="Cambria" w:hAnsi="Cambria" w:cs="Times New Roman"/>
          <w:szCs w:val="24"/>
        </w:rPr>
        <w:t xml:space="preserve"> (</w:t>
      </w:r>
      <w:r w:rsidR="00C33C1A">
        <w:rPr>
          <w:rFonts w:ascii="Cambria" w:hAnsi="Cambria" w:cs="Times New Roman"/>
          <w:i/>
          <w:iCs/>
          <w:szCs w:val="24"/>
        </w:rPr>
        <w:t>e.g.</w:t>
      </w:r>
      <w:r w:rsidR="00C33C1A">
        <w:rPr>
          <w:rFonts w:ascii="Cambria" w:hAnsi="Cambria" w:cs="Times New Roman"/>
          <w:szCs w:val="24"/>
        </w:rPr>
        <w:t>, SES, VAR, or LGBM)</w:t>
      </w:r>
      <w:r w:rsidR="004D0B5B">
        <w:rPr>
          <w:rFonts w:ascii="Cambria" w:hAnsi="Cambria" w:cs="Times New Roman"/>
          <w:szCs w:val="24"/>
        </w:rPr>
        <w:t xml:space="preserve"> and</w:t>
      </w:r>
      <w:ins w:id="70" w:author="Bale,Cameron" w:date="2023-09-08T16:03:00Z">
        <w:r w:rsidR="00997EBC">
          <w:rPr>
            <w:rFonts w:ascii="Cambria" w:hAnsi="Cambria" w:cs="Times New Roman"/>
            <w:szCs w:val="24"/>
          </w:rPr>
          <w:t xml:space="preserve"> the</w:t>
        </w:r>
      </w:ins>
      <w:r w:rsidR="00AF032E">
        <w:rPr>
          <w:rFonts w:ascii="Cambria" w:hAnsi="Cambria" w:cs="Times New Roman"/>
          <w:szCs w:val="24"/>
        </w:rPr>
        <w:t xml:space="preserve"> </w:t>
      </w:r>
      <w:r w:rsidR="00C33C1A">
        <w:rPr>
          <w:rFonts w:ascii="Cambria" w:hAnsi="Cambria" w:cs="Times New Roman"/>
          <w:szCs w:val="24"/>
        </w:rPr>
        <w:t>inability of a forecaster to calculate</w:t>
      </w:r>
      <w:r w:rsidR="004D0B5B">
        <w:rPr>
          <w:rFonts w:ascii="Cambria" w:hAnsi="Cambria" w:cs="Times New Roman"/>
          <w:szCs w:val="24"/>
        </w:rPr>
        <w:t xml:space="preserve"> time series feature</w:t>
      </w:r>
      <w:r w:rsidR="00113911">
        <w:rPr>
          <w:rFonts w:ascii="Cambria" w:hAnsi="Cambria" w:cs="Times New Roman"/>
          <w:szCs w:val="24"/>
        </w:rPr>
        <w:t>s</w:t>
      </w:r>
      <w:r w:rsidR="004D0B5B">
        <w:rPr>
          <w:rFonts w:ascii="Cambria" w:hAnsi="Cambria" w:cs="Times New Roman"/>
          <w:szCs w:val="24"/>
        </w:rPr>
        <w:t xml:space="preserve"> (</w:t>
      </w:r>
      <w:r w:rsidR="004D0B5B">
        <w:rPr>
          <w:rFonts w:ascii="Cambria" w:hAnsi="Cambria" w:cs="Times New Roman"/>
          <w:i/>
          <w:iCs/>
          <w:szCs w:val="24"/>
        </w:rPr>
        <w:t>e.g.</w:t>
      </w:r>
      <w:r w:rsidR="004D0B5B">
        <w:rPr>
          <w:rFonts w:ascii="Cambria" w:hAnsi="Cambria" w:cs="Times New Roman"/>
          <w:szCs w:val="24"/>
        </w:rPr>
        <w:t xml:space="preserve">, spectral entropy, strength of trend, </w:t>
      </w:r>
      <w:r w:rsidR="00C33C1A">
        <w:rPr>
          <w:rFonts w:ascii="Cambria" w:hAnsi="Cambria" w:cs="Times New Roman"/>
          <w:szCs w:val="24"/>
        </w:rPr>
        <w:t xml:space="preserve">or </w:t>
      </w:r>
      <w:r w:rsidR="004D0B5B">
        <w:rPr>
          <w:rFonts w:ascii="Cambria" w:hAnsi="Cambria" w:cs="Times New Roman"/>
          <w:szCs w:val="24"/>
        </w:rPr>
        <w:t xml:space="preserve">max variance shift).  Other researchers </w:t>
      </w:r>
      <w:del w:id="71" w:author="Bale,Cameron" w:date="2023-09-08T16:17:00Z">
        <w:r w:rsidR="004D0B5B" w:rsidDel="000847AB">
          <w:rPr>
            <w:rFonts w:ascii="Cambria" w:hAnsi="Cambria" w:cs="Times New Roman"/>
            <w:szCs w:val="24"/>
          </w:rPr>
          <w:delText>(</w:delText>
        </w:r>
        <w:r w:rsidR="0093774F" w:rsidDel="000847AB">
          <w:rPr>
            <w:rFonts w:ascii="Cambria" w:hAnsi="Cambria" w:cs="Times New Roman"/>
            <w:szCs w:val="24"/>
          </w:rPr>
          <w:delText>CITE</w:delText>
        </w:r>
        <w:r w:rsidR="004D0B5B" w:rsidDel="000847AB">
          <w:rPr>
            <w:rFonts w:ascii="Cambria" w:hAnsi="Cambria" w:cs="Times New Roman"/>
            <w:szCs w:val="24"/>
          </w:rPr>
          <w:delText>)</w:delText>
        </w:r>
      </w:del>
      <w:ins w:id="72" w:author="Bale,Cameron" w:date="2023-09-08T16:17:00Z">
        <w:r w:rsidR="000847AB" w:rsidDel="000847AB">
          <w:rPr>
            <w:rFonts w:ascii="Cambria" w:hAnsi="Cambria" w:cs="Times New Roman"/>
            <w:szCs w:val="24"/>
          </w:rPr>
          <w:t xml:space="preserve"> </w:t>
        </w:r>
      </w:ins>
      <w:del w:id="73" w:author="Bale,Cameron" w:date="2023-09-08T16:17:00Z">
        <w:r w:rsidR="0093774F" w:rsidDel="000847AB">
          <w:rPr>
            <w:rFonts w:ascii="Cambria" w:hAnsi="Cambria" w:cs="Times New Roman"/>
            <w:szCs w:val="24"/>
          </w:rPr>
          <w:delText xml:space="preserve"> </w:delText>
        </w:r>
      </w:del>
      <w:ins w:id="74" w:author="Bale,Cameron" w:date="2023-09-08T16:17:00Z">
        <w:r w:rsidR="000847AB">
          <w:rPr>
            <w:rFonts w:ascii="Cambria" w:hAnsi="Cambria" w:cs="Times New Roman"/>
            <w:szCs w:val="24"/>
          </w:rPr>
          <w:t xml:space="preserve">(Goncalves et al. 2021b) </w:t>
        </w:r>
      </w:ins>
      <w:del w:id="75" w:author="Bale,Cameron" w:date="2023-09-08T16:17:00Z">
        <w:r w:rsidR="0093774F" w:rsidDel="000847AB">
          <w:rPr>
            <w:rFonts w:ascii="Cambria" w:hAnsi="Cambria" w:cs="Times New Roman"/>
            <w:szCs w:val="24"/>
          </w:rPr>
          <w:delText>s</w:delText>
        </w:r>
      </w:del>
      <w:r w:rsidR="0093774F">
        <w:rPr>
          <w:rFonts w:ascii="Cambria" w:hAnsi="Cambria" w:cs="Times New Roman"/>
          <w:szCs w:val="24"/>
        </w:rPr>
        <w:t xml:space="preserve">hare more information </w:t>
      </w:r>
      <w:r w:rsidR="00995D95">
        <w:rPr>
          <w:rFonts w:ascii="Cambria" w:hAnsi="Cambria" w:cs="Times New Roman"/>
          <w:szCs w:val="24"/>
        </w:rPr>
        <w:t>such as</w:t>
      </w:r>
      <w:r w:rsidR="0093774F">
        <w:rPr>
          <w:rFonts w:ascii="Cambria" w:hAnsi="Cambria" w:cs="Times New Roman"/>
          <w:szCs w:val="24"/>
        </w:rPr>
        <w:t xml:space="preserve"> forecasting model parameters</w:t>
      </w:r>
      <w:ins w:id="76" w:author="Bale,Cameron" w:date="2023-09-08T16:17:00Z">
        <w:r w:rsidR="000847AB">
          <w:rPr>
            <w:rFonts w:ascii="Cambria" w:hAnsi="Cambria" w:cs="Times New Roman"/>
            <w:szCs w:val="24"/>
          </w:rPr>
          <w:t>,</w:t>
        </w:r>
      </w:ins>
      <w:del w:id="77" w:author="Bale,Cameron" w:date="2023-09-08T16:17:00Z">
        <w:r w:rsidR="00995D95" w:rsidDel="000847AB">
          <w:rPr>
            <w:rFonts w:ascii="Cambria" w:hAnsi="Cambria" w:cs="Times New Roman"/>
            <w:szCs w:val="24"/>
          </w:rPr>
          <w:delText xml:space="preserve"> only</w:delText>
        </w:r>
      </w:del>
      <w:r w:rsidR="0093774F">
        <w:rPr>
          <w:rFonts w:ascii="Cambria" w:hAnsi="Cambria" w:cs="Times New Roman"/>
          <w:szCs w:val="24"/>
        </w:rPr>
        <w:t>,</w:t>
      </w:r>
      <w:ins w:id="78" w:author="Bale,Cameron" w:date="2023-09-08T16:18:00Z">
        <w:r w:rsidR="000847AB">
          <w:rPr>
            <w:rFonts w:ascii="Cambria" w:hAnsi="Cambria" w:cs="Times New Roman"/>
            <w:szCs w:val="24"/>
          </w:rPr>
          <w:t xml:space="preserve"> </w:t>
        </w:r>
      </w:ins>
      <w:moveToRangeStart w:id="79" w:author="Bale,Cameron" w:date="2023-09-08T16:18:00Z" w:name="move145082121"/>
      <w:moveTo w:id="80" w:author="Bale,Cameron" w:date="2023-09-08T16:18:00Z">
        <w:del w:id="81" w:author="Bale,Cameron" w:date="2023-09-08T16:18:00Z">
          <w:r w:rsidR="000847AB" w:rsidDel="000847AB">
            <w:rPr>
              <w:rFonts w:ascii="Cambria" w:hAnsi="Cambria" w:cs="Times New Roman"/>
              <w:szCs w:val="24"/>
            </w:rPr>
            <w:delText>Their approach</w:delText>
          </w:r>
        </w:del>
      </w:moveTo>
      <w:ins w:id="82" w:author="Bale,Cameron" w:date="2023-09-08T16:18:00Z">
        <w:r w:rsidR="000847AB">
          <w:rPr>
            <w:rFonts w:ascii="Cambria" w:hAnsi="Cambria" w:cs="Times New Roman"/>
            <w:szCs w:val="24"/>
          </w:rPr>
          <w:t>which</w:t>
        </w:r>
      </w:ins>
      <w:moveTo w:id="83" w:author="Bale,Cameron" w:date="2023-09-08T16:18:00Z">
        <w:r w:rsidR="000847AB">
          <w:rPr>
            <w:rFonts w:ascii="Cambria" w:hAnsi="Cambria" w:cs="Times New Roman"/>
            <w:szCs w:val="24"/>
          </w:rPr>
          <w:t xml:space="preserve"> has the advantage of sharing non-personal data which obviates the need to implement data security measures or anonymize personal data according to the </w:t>
        </w:r>
        <w:r w:rsidR="000847AB" w:rsidRPr="00C37A47">
          <w:rPr>
            <w:rFonts w:ascii="Cambria" w:hAnsi="Cambria"/>
          </w:rPr>
          <w:t>General Data Protection Regulation (GDPR)</w:t>
        </w:r>
      </w:moveTo>
      <w:ins w:id="84" w:author="Bale,Cameron" w:date="2023-09-08T16:18:00Z">
        <w:r w:rsidR="000847AB">
          <w:rPr>
            <w:rFonts w:ascii="Cambria" w:hAnsi="Cambria"/>
          </w:rPr>
          <w:t>,</w:t>
        </w:r>
      </w:ins>
      <w:moveTo w:id="85" w:author="Bale,Cameron" w:date="2023-09-08T16:18:00Z">
        <w:del w:id="86" w:author="Bale,Cameron" w:date="2023-09-08T16:18:00Z">
          <w:r w:rsidR="000847AB" w:rsidDel="000847AB">
            <w:rPr>
              <w:rFonts w:ascii="Cambria" w:hAnsi="Cambria"/>
            </w:rPr>
            <w:delText>.</w:delText>
          </w:r>
          <w:r w:rsidR="000847AB" w:rsidRPr="0076653C" w:rsidDel="000847AB">
            <w:rPr>
              <w:rStyle w:val="FootnoteReference"/>
              <w:rFonts w:ascii="Cambria" w:hAnsi="Cambria"/>
            </w:rPr>
            <w:delText xml:space="preserve"> </w:delText>
          </w:r>
        </w:del>
        <w:r w:rsidR="000847AB">
          <w:rPr>
            <w:rStyle w:val="FootnoteReference"/>
            <w:rFonts w:ascii="Cambria" w:hAnsi="Cambria"/>
          </w:rPr>
          <w:footnoteReference w:id="4"/>
        </w:r>
        <w:r w:rsidR="000847AB">
          <w:rPr>
            <w:rFonts w:ascii="Cambria" w:hAnsi="Cambria"/>
          </w:rPr>
          <w:t xml:space="preserve">  </w:t>
        </w:r>
      </w:moveTo>
      <w:moveToRangeEnd w:id="79"/>
      <w:r w:rsidR="0093774F">
        <w:rPr>
          <w:rFonts w:ascii="Cambria" w:hAnsi="Cambria" w:cs="Times New Roman"/>
          <w:szCs w:val="24"/>
        </w:rPr>
        <w:t xml:space="preserve"> but this </w:t>
      </w:r>
      <w:r w:rsidR="00EE04B4">
        <w:rPr>
          <w:rFonts w:ascii="Cambria" w:hAnsi="Cambria" w:cs="Times New Roman"/>
          <w:szCs w:val="24"/>
        </w:rPr>
        <w:t>assume</w:t>
      </w:r>
      <w:r w:rsidR="0093774F">
        <w:rPr>
          <w:rFonts w:ascii="Cambria" w:hAnsi="Cambria" w:cs="Times New Roman"/>
          <w:szCs w:val="24"/>
        </w:rPr>
        <w:t>s</w:t>
      </w:r>
      <w:r w:rsidR="00EE04B4">
        <w:rPr>
          <w:rFonts w:ascii="Cambria" w:hAnsi="Cambria" w:cs="Times New Roman"/>
          <w:szCs w:val="24"/>
        </w:rPr>
        <w:t xml:space="preserve"> the data generating process and </w:t>
      </w:r>
      <w:r w:rsidR="004E31B9">
        <w:rPr>
          <w:rFonts w:ascii="Cambria" w:hAnsi="Cambria" w:cs="Times New Roman"/>
          <w:szCs w:val="24"/>
        </w:rPr>
        <w:t>hide</w:t>
      </w:r>
      <w:r w:rsidR="0093774F">
        <w:rPr>
          <w:rFonts w:ascii="Cambria" w:hAnsi="Cambria" w:cs="Times New Roman"/>
          <w:szCs w:val="24"/>
        </w:rPr>
        <w:t>s</w:t>
      </w:r>
      <w:r w:rsidR="00EE31A0">
        <w:rPr>
          <w:rFonts w:ascii="Cambria" w:hAnsi="Cambria" w:cs="Times New Roman"/>
          <w:szCs w:val="24"/>
        </w:rPr>
        <w:t xml:space="preserve"> the underlying data distribution</w:t>
      </w:r>
      <w:r w:rsidR="004D0B5B">
        <w:rPr>
          <w:rFonts w:ascii="Cambria" w:hAnsi="Cambria" w:cs="Times New Roman"/>
          <w:szCs w:val="24"/>
        </w:rPr>
        <w:t>.</w:t>
      </w:r>
      <w:ins w:id="90" w:author="Bale,Cameron" w:date="2023-09-08T16:15:00Z">
        <w:r w:rsidR="000847AB">
          <w:rPr>
            <w:rFonts w:ascii="Cambria" w:hAnsi="Cambria" w:cs="Times New Roman"/>
            <w:szCs w:val="24"/>
          </w:rPr>
          <w:t xml:space="preserve"> </w:t>
        </w:r>
      </w:ins>
      <w:del w:id="91" w:author="Bale,Cameron" w:date="2023-09-08T16:15:00Z">
        <w:r w:rsidR="004D0B5B" w:rsidDel="000847AB">
          <w:rPr>
            <w:rFonts w:ascii="Cambria" w:hAnsi="Cambria" w:cs="Times New Roman"/>
            <w:szCs w:val="24"/>
          </w:rPr>
          <w:delText xml:space="preserve"> </w:delText>
        </w:r>
      </w:del>
      <w:r w:rsidR="004D0B5B">
        <w:rPr>
          <w:rFonts w:ascii="Cambria" w:hAnsi="Cambria" w:cs="Times New Roman"/>
          <w:szCs w:val="24"/>
        </w:rPr>
        <w:t xml:space="preserve">To </w:t>
      </w:r>
      <w:r w:rsidR="00991663">
        <w:rPr>
          <w:rFonts w:ascii="Cambria" w:hAnsi="Cambria" w:cs="Times New Roman"/>
          <w:szCs w:val="24"/>
        </w:rPr>
        <w:t>bypass these assumptions</w:t>
      </w:r>
      <w:r w:rsidR="004D0B5B">
        <w:rPr>
          <w:rFonts w:ascii="Cambria" w:hAnsi="Cambria" w:cs="Times New Roman"/>
          <w:szCs w:val="24"/>
        </w:rPr>
        <w:t xml:space="preserve">, </w:t>
      </w:r>
      <w:r w:rsidR="00991663">
        <w:rPr>
          <w:rFonts w:ascii="Cambria" w:hAnsi="Cambria" w:cs="Times New Roman"/>
          <w:szCs w:val="24"/>
        </w:rPr>
        <w:t>our</w:t>
      </w:r>
      <w:r w:rsidR="004D0B5B">
        <w:rPr>
          <w:rFonts w:ascii="Cambria" w:hAnsi="Cambria" w:cs="Times New Roman"/>
          <w:szCs w:val="24"/>
        </w:rPr>
        <w:t xml:space="preserve"> paper </w:t>
      </w:r>
      <w:r w:rsidR="00991663">
        <w:rPr>
          <w:rFonts w:ascii="Cambria" w:hAnsi="Cambria" w:cs="Times New Roman"/>
          <w:szCs w:val="24"/>
        </w:rPr>
        <w:t xml:space="preserve">introduces </w:t>
      </w:r>
      <w:r w:rsidR="004D0B5B" w:rsidRPr="00421CC0">
        <w:rPr>
          <w:rFonts w:ascii="Cambria" w:hAnsi="Cambria" w:cs="Times New Roman"/>
          <w:szCs w:val="24"/>
        </w:rPr>
        <w:t xml:space="preserve">a </w:t>
      </w:r>
      <w:r w:rsidR="00991663">
        <w:rPr>
          <w:rFonts w:ascii="Cambria" w:hAnsi="Cambria" w:cs="Times New Roman"/>
          <w:szCs w:val="24"/>
        </w:rPr>
        <w:t>privacy</w:t>
      </w:r>
      <w:r w:rsidR="004D0B5B" w:rsidRPr="00421CC0">
        <w:rPr>
          <w:rFonts w:ascii="Cambria" w:hAnsi="Cambria" w:cs="Times New Roman"/>
          <w:szCs w:val="24"/>
        </w:rPr>
        <w:t xml:space="preserve"> solution </w:t>
      </w:r>
      <w:r w:rsidR="004D0B5B">
        <w:rPr>
          <w:rFonts w:ascii="Cambria" w:hAnsi="Cambria" w:cs="Times New Roman"/>
          <w:szCs w:val="24"/>
        </w:rPr>
        <w:t>t</w:t>
      </w:r>
      <w:r w:rsidR="00F2757D">
        <w:rPr>
          <w:rFonts w:ascii="Cambria" w:hAnsi="Cambria" w:cs="Times New Roman"/>
          <w:szCs w:val="24"/>
        </w:rPr>
        <w:t>hat</w:t>
      </w:r>
      <w:r w:rsidR="004D0B5B">
        <w:rPr>
          <w:rFonts w:ascii="Cambria" w:hAnsi="Cambria" w:cs="Times New Roman"/>
          <w:szCs w:val="24"/>
        </w:rPr>
        <w:t xml:space="preserve"> </w:t>
      </w:r>
      <w:r w:rsidR="00991663">
        <w:rPr>
          <w:rFonts w:ascii="Cambria" w:hAnsi="Cambria" w:cs="Times New Roman"/>
          <w:szCs w:val="24"/>
        </w:rPr>
        <w:t>alter</w:t>
      </w:r>
      <w:r w:rsidR="00F2757D">
        <w:rPr>
          <w:rFonts w:ascii="Cambria" w:hAnsi="Cambria" w:cs="Times New Roman"/>
          <w:szCs w:val="24"/>
        </w:rPr>
        <w:t>s</w:t>
      </w:r>
      <w:r w:rsidR="00EE04B4">
        <w:rPr>
          <w:rFonts w:ascii="Cambria" w:hAnsi="Cambria" w:cs="Times New Roman"/>
          <w:szCs w:val="24"/>
        </w:rPr>
        <w:t xml:space="preserve"> the original</w:t>
      </w:r>
      <w:r w:rsidR="004D0B5B" w:rsidRPr="00421CC0">
        <w:rPr>
          <w:rFonts w:ascii="Cambria" w:hAnsi="Cambria" w:cs="Times New Roman"/>
          <w:szCs w:val="24"/>
        </w:rPr>
        <w:t xml:space="preserve"> time series data</w:t>
      </w:r>
      <w:r w:rsidR="00EE31A0">
        <w:rPr>
          <w:rFonts w:ascii="Cambria" w:hAnsi="Cambria" w:cs="Times New Roman"/>
          <w:szCs w:val="24"/>
        </w:rPr>
        <w:t xml:space="preserve"> </w:t>
      </w:r>
      <w:r w:rsidR="00B851BF">
        <w:rPr>
          <w:rFonts w:ascii="Cambria" w:hAnsi="Cambria" w:cs="Times New Roman"/>
          <w:szCs w:val="24"/>
        </w:rPr>
        <w:t>directly</w:t>
      </w:r>
      <w:del w:id="92" w:author="Bale,Cameron" w:date="2023-09-08T02:56:00Z">
        <w:r w:rsidR="00B851BF" w:rsidDel="001003CE">
          <w:rPr>
            <w:rFonts w:ascii="Cambria" w:hAnsi="Cambria" w:cs="Times New Roman"/>
            <w:szCs w:val="24"/>
          </w:rPr>
          <w:delText xml:space="preserve"> </w:delText>
        </w:r>
        <w:r w:rsidR="00F2757D" w:rsidDel="001003CE">
          <w:rPr>
            <w:rFonts w:ascii="Cambria" w:hAnsi="Cambria" w:cs="Times New Roman"/>
            <w:szCs w:val="24"/>
          </w:rPr>
          <w:delText>itself</w:delText>
        </w:r>
      </w:del>
      <w:r w:rsidR="00991663">
        <w:rPr>
          <w:rFonts w:ascii="Cambria" w:hAnsi="Cambria" w:cs="Times New Roman"/>
          <w:szCs w:val="24"/>
        </w:rPr>
        <w:t xml:space="preserve">.  We propose k-nearest time series+ (k-nTS+) swapping which </w:t>
      </w:r>
      <w:r w:rsidR="00CD3362">
        <w:rPr>
          <w:rFonts w:ascii="Cambria" w:hAnsi="Cambria" w:cs="Times New Roman"/>
          <w:szCs w:val="24"/>
        </w:rPr>
        <w:t xml:space="preserve">generates protected data that </w:t>
      </w:r>
      <w:r w:rsidR="00B851BF">
        <w:rPr>
          <w:rFonts w:ascii="Cambria" w:hAnsi="Cambria" w:cs="Times New Roman"/>
          <w:szCs w:val="24"/>
        </w:rPr>
        <w:t>preserv</w:t>
      </w:r>
      <w:r w:rsidR="00CD3362">
        <w:rPr>
          <w:rFonts w:ascii="Cambria" w:hAnsi="Cambria" w:cs="Times New Roman"/>
          <w:szCs w:val="24"/>
        </w:rPr>
        <w:t>e</w:t>
      </w:r>
      <w:r w:rsidR="009041B7">
        <w:rPr>
          <w:rFonts w:ascii="Cambria" w:hAnsi="Cambria" w:cs="Times New Roman"/>
          <w:szCs w:val="24"/>
        </w:rPr>
        <w:t>s</w:t>
      </w:r>
      <w:r w:rsidR="00B851BF">
        <w:rPr>
          <w:rFonts w:ascii="Cambria" w:hAnsi="Cambria" w:cs="Times New Roman"/>
          <w:szCs w:val="24"/>
        </w:rPr>
        <w:t xml:space="preserve"> </w:t>
      </w:r>
      <w:r w:rsidR="00CD3362">
        <w:rPr>
          <w:rFonts w:ascii="Cambria" w:hAnsi="Cambria" w:cs="Times New Roman"/>
          <w:szCs w:val="24"/>
        </w:rPr>
        <w:t xml:space="preserve">those </w:t>
      </w:r>
      <w:r w:rsidR="00B851BF">
        <w:rPr>
          <w:rFonts w:ascii="Cambria" w:hAnsi="Cambria" w:cs="Times New Roman"/>
          <w:szCs w:val="24"/>
        </w:rPr>
        <w:t>time series features needed for good forecast accuracy.</w:t>
      </w:r>
      <w:r w:rsidR="00EE31A0">
        <w:rPr>
          <w:rFonts w:ascii="Cambria" w:hAnsi="Cambria" w:cs="Times New Roman"/>
          <w:szCs w:val="24"/>
        </w:rPr>
        <w:t xml:space="preserve"> </w:t>
      </w:r>
      <w:commentRangeEnd w:id="37"/>
      <w:r w:rsidR="00C11DD2">
        <w:rPr>
          <w:rStyle w:val="CommentReference"/>
        </w:rPr>
        <w:commentReference w:id="37"/>
      </w:r>
    </w:p>
    <w:p w14:paraId="04F7E27D" w14:textId="7744F3EF" w:rsidR="0076687E" w:rsidRPr="004724DC" w:rsidRDefault="0076687E" w:rsidP="0076687E">
      <w:pPr>
        <w:rPr>
          <w:rFonts w:ascii="Cambria" w:hAnsi="Cambria"/>
        </w:rPr>
      </w:pPr>
    </w:p>
    <w:p w14:paraId="243AB5B2" w14:textId="50DDC18E" w:rsidR="00DC1A5E" w:rsidRDefault="00FC6AAD" w:rsidP="00864E6C">
      <w:pPr>
        <w:rPr>
          <w:ins w:id="93" w:author="Bale,Cameron" w:date="2023-09-08T16:12:00Z"/>
          <w:rFonts w:ascii="Cambria" w:hAnsi="Cambria"/>
        </w:rPr>
      </w:pPr>
      <w:r>
        <w:rPr>
          <w:rFonts w:ascii="Cambria" w:hAnsi="Cambria"/>
        </w:rPr>
        <w:t xml:space="preserve">Consider </w:t>
      </w:r>
      <w:del w:id="94" w:author="Bale,Cameron" w:date="2023-09-08T02:56:00Z">
        <w:r w:rsidR="00864E6C" w:rsidDel="001003CE">
          <w:rPr>
            <w:rFonts w:ascii="Cambria" w:hAnsi="Cambria"/>
          </w:rPr>
          <w:delText>a</w:delText>
        </w:r>
        <w:r w:rsidDel="001003CE">
          <w:rPr>
            <w:rFonts w:ascii="Cambria" w:hAnsi="Cambria"/>
          </w:rPr>
          <w:delText xml:space="preserve"> tale of </w:delText>
        </w:r>
      </w:del>
      <w:r>
        <w:rPr>
          <w:rFonts w:ascii="Cambria" w:hAnsi="Cambria"/>
        </w:rPr>
        <w:t>two monthly time series</w:t>
      </w:r>
      <w:del w:id="95" w:author="Bale,Cameron" w:date="2023-09-08T02:56:00Z">
        <w:r w:rsidR="00CA4CCA" w:rsidDel="001003CE">
          <w:rPr>
            <w:rFonts w:ascii="Cambria" w:hAnsi="Cambria"/>
          </w:rPr>
          <w:delText xml:space="preserve"> from</w:delText>
        </w:r>
        <w:r w:rsidDel="001003CE">
          <w:rPr>
            <w:rFonts w:ascii="Cambria" w:hAnsi="Cambria"/>
          </w:rPr>
          <w:delText xml:space="preserve"> </w:delText>
        </w:r>
      </w:del>
      <w:r>
        <w:rPr>
          <w:rFonts w:ascii="Cambria" w:hAnsi="Cambria"/>
        </w:rPr>
        <w:t>in Figure 1, one with the best of features (series A) and on</w:t>
      </w:r>
      <w:r w:rsidR="00F954BE">
        <w:rPr>
          <w:rFonts w:ascii="Cambria" w:hAnsi="Cambria"/>
        </w:rPr>
        <w:t>e</w:t>
      </w:r>
      <w:r>
        <w:rPr>
          <w:rFonts w:ascii="Cambria" w:hAnsi="Cambria"/>
        </w:rPr>
        <w:t xml:space="preserve"> with the worst of features (series B). </w:t>
      </w:r>
      <w:r w:rsidR="00F954BE">
        <w:rPr>
          <w:rFonts w:ascii="Cambria" w:hAnsi="Cambria"/>
        </w:rPr>
        <w:t xml:space="preserve"> </w:t>
      </w:r>
      <w:commentRangeStart w:id="96"/>
      <w:r w:rsidR="00F954BE">
        <w:rPr>
          <w:rFonts w:ascii="Cambria" w:hAnsi="Cambria"/>
        </w:rPr>
        <w:t>Series A has a strong positive trend, low spectral entropy</w:t>
      </w:r>
      <w:r w:rsidR="00934D3D">
        <w:rPr>
          <w:rFonts w:ascii="Cambria" w:hAnsi="Cambria"/>
        </w:rPr>
        <w:t xml:space="preserve"> indicating good forecastability</w:t>
      </w:r>
      <w:r w:rsidR="00F954BE">
        <w:rPr>
          <w:rFonts w:ascii="Cambria" w:hAnsi="Cambria"/>
        </w:rPr>
        <w:t xml:space="preserve">, </w:t>
      </w:r>
      <w:r w:rsidR="00934D3D">
        <w:rPr>
          <w:rFonts w:ascii="Cambria" w:hAnsi="Cambria"/>
        </w:rPr>
        <w:t xml:space="preserve">and </w:t>
      </w:r>
      <w:del w:id="97" w:author="Bale,Cameron" w:date="2023-09-08T16:22:00Z">
        <w:r w:rsidR="00934D3D" w:rsidDel="00C11DD2">
          <w:rPr>
            <w:rFonts w:ascii="Cambria" w:hAnsi="Cambria"/>
          </w:rPr>
          <w:delText>negligible seasonality</w:delText>
        </w:r>
      </w:del>
      <w:ins w:id="98" w:author="Bale,Cameron" w:date="2023-09-08T16:22:00Z">
        <w:r w:rsidR="00C11DD2">
          <w:rPr>
            <w:rFonts w:ascii="Cambria" w:hAnsi="Cambria"/>
          </w:rPr>
          <w:t xml:space="preserve"> low month-to-month variance</w:t>
        </w:r>
      </w:ins>
      <w:r w:rsidR="00934D3D">
        <w:rPr>
          <w:rFonts w:ascii="Cambria" w:hAnsi="Cambria"/>
        </w:rPr>
        <w:t xml:space="preserve">.  Series B has a negligible trend, high spectral entropy indicating poor forecastability, and </w:t>
      </w:r>
      <w:del w:id="99" w:author="Bale,Cameron" w:date="2023-09-08T16:22:00Z">
        <w:r w:rsidR="00934D3D" w:rsidDel="00C11DD2">
          <w:rPr>
            <w:rFonts w:ascii="Cambria" w:hAnsi="Cambria"/>
          </w:rPr>
          <w:delText>negligible seasonality</w:delText>
        </w:r>
      </w:del>
      <w:ins w:id="100" w:author="Bale,Cameron" w:date="2023-09-08T16:22:00Z">
        <w:r w:rsidR="00C11DD2">
          <w:rPr>
            <w:rFonts w:ascii="Cambria" w:hAnsi="Cambria"/>
          </w:rPr>
          <w:t xml:space="preserve"> high month-to-month variance</w:t>
        </w:r>
      </w:ins>
      <w:r w:rsidR="00934D3D">
        <w:rPr>
          <w:rFonts w:ascii="Cambria" w:hAnsi="Cambria"/>
        </w:rPr>
        <w:t>.</w:t>
      </w:r>
      <w:r w:rsidR="00F954BE">
        <w:rPr>
          <w:rFonts w:ascii="Cambria" w:hAnsi="Cambria"/>
        </w:rPr>
        <w:t xml:space="preserve">  </w:t>
      </w:r>
      <w:commentRangeEnd w:id="96"/>
      <w:r w:rsidR="001003CE">
        <w:rPr>
          <w:rStyle w:val="CommentReference"/>
        </w:rPr>
        <w:commentReference w:id="96"/>
      </w:r>
      <w:r w:rsidR="00864E6C">
        <w:rPr>
          <w:rFonts w:ascii="Cambria" w:hAnsi="Cambria"/>
        </w:rPr>
        <w:t xml:space="preserve">Any forecaster interested in good forecast accuracy would prefer series A over series B. </w:t>
      </w:r>
      <w:r w:rsidR="009041B7">
        <w:rPr>
          <w:rFonts w:ascii="Cambria" w:hAnsi="Cambria"/>
        </w:rPr>
        <w:t xml:space="preserve"> Furthermore, the only time series features that may be of interest to a forecaster for series B may be the mean and variance.</w:t>
      </w:r>
      <w:r w:rsidR="00864E6C">
        <w:rPr>
          <w:rFonts w:ascii="Cambria" w:hAnsi="Cambria"/>
        </w:rPr>
        <w:t xml:space="preserve"> </w:t>
      </w:r>
    </w:p>
    <w:p w14:paraId="2715050B" w14:textId="77777777" w:rsidR="000847AB" w:rsidRDefault="000847AB" w:rsidP="00864E6C">
      <w:pPr>
        <w:rPr>
          <w:ins w:id="101" w:author="Bale,Cameron" w:date="2023-09-08T16:12:00Z"/>
          <w:rFonts w:ascii="Cambria" w:hAnsi="Cambria"/>
        </w:rPr>
      </w:pPr>
    </w:p>
    <w:p w14:paraId="043B2263" w14:textId="77777777" w:rsidR="000847AB" w:rsidRDefault="000847AB" w:rsidP="00864E6C">
      <w:pPr>
        <w:rPr>
          <w:ins w:id="102" w:author="Bale,Cameron" w:date="2023-09-08T16:12:00Z"/>
          <w:rFonts w:ascii="Cambria" w:hAnsi="Cambria"/>
        </w:rPr>
      </w:pPr>
    </w:p>
    <w:p w14:paraId="768356D0" w14:textId="77777777" w:rsidR="000847AB" w:rsidRDefault="000847AB" w:rsidP="00864E6C">
      <w:pPr>
        <w:rPr>
          <w:ins w:id="103" w:author="Bale,Cameron" w:date="2023-09-08T16:12:00Z"/>
          <w:rFonts w:ascii="Cambria" w:hAnsi="Cambria"/>
        </w:rPr>
      </w:pPr>
    </w:p>
    <w:p w14:paraId="68BDE11E" w14:textId="77777777" w:rsidR="000847AB" w:rsidRDefault="000847AB" w:rsidP="00864E6C">
      <w:pPr>
        <w:rPr>
          <w:ins w:id="104" w:author="Bale,Cameron" w:date="2023-09-08T16:12:00Z"/>
          <w:rFonts w:ascii="Cambria" w:hAnsi="Cambria"/>
        </w:rPr>
      </w:pPr>
    </w:p>
    <w:p w14:paraId="33AE564A" w14:textId="77777777" w:rsidR="000847AB" w:rsidRDefault="000847AB" w:rsidP="00864E6C">
      <w:pPr>
        <w:rPr>
          <w:ins w:id="105" w:author="Bale,Cameron" w:date="2023-09-08T16:12:00Z"/>
          <w:rFonts w:ascii="Cambria" w:hAnsi="Cambria"/>
        </w:rPr>
      </w:pPr>
    </w:p>
    <w:p w14:paraId="2DA12699" w14:textId="77777777" w:rsidR="000847AB" w:rsidRDefault="000847AB" w:rsidP="00864E6C">
      <w:pPr>
        <w:rPr>
          <w:ins w:id="106" w:author="Bale,Cameron" w:date="2023-09-08T16:12:00Z"/>
          <w:rFonts w:ascii="Cambria" w:hAnsi="Cambria"/>
        </w:rPr>
      </w:pPr>
    </w:p>
    <w:p w14:paraId="49CC1F0A" w14:textId="77777777" w:rsidR="000847AB" w:rsidRDefault="000847AB" w:rsidP="00864E6C">
      <w:pPr>
        <w:rPr>
          <w:ins w:id="107" w:author="Bale,Cameron" w:date="2023-09-08T16:12:00Z"/>
          <w:rFonts w:ascii="Cambria" w:hAnsi="Cambria"/>
        </w:rPr>
      </w:pPr>
    </w:p>
    <w:p w14:paraId="7AD603C8" w14:textId="77777777" w:rsidR="000847AB" w:rsidRDefault="000847AB" w:rsidP="00864E6C">
      <w:pPr>
        <w:rPr>
          <w:rFonts w:ascii="Cambria" w:hAnsi="Cambria"/>
        </w:rPr>
      </w:pPr>
    </w:p>
    <w:p w14:paraId="5B73DB43" w14:textId="77777777" w:rsidR="00B5331F" w:rsidRPr="00C546A7" w:rsidRDefault="00B5331F" w:rsidP="00B5331F">
      <w:pPr>
        <w:rPr>
          <w:rFonts w:ascii="Cambria" w:hAnsi="Cambria"/>
          <w:b/>
          <w:bCs/>
        </w:rPr>
      </w:pPr>
    </w:p>
    <w:p w14:paraId="06AF6DA3" w14:textId="6C74F05F" w:rsidR="00B5331F" w:rsidRDefault="00B5331F" w:rsidP="00B5331F">
      <w:pPr>
        <w:rPr>
          <w:rFonts w:ascii="Cambria" w:eastAsiaTheme="minorEastAsia" w:hAnsi="Cambria"/>
          <w:b/>
          <w:bCs/>
        </w:rPr>
      </w:pPr>
      <w:r>
        <w:rPr>
          <w:rFonts w:ascii="Cambria" w:eastAsiaTheme="minorEastAsia" w:hAnsi="Cambria"/>
          <w:b/>
          <w:bCs/>
        </w:rPr>
        <w:t>Figure 1: Time Series with Desirable (A) and Undesirable (B) Features</w:t>
      </w:r>
    </w:p>
    <w:p w14:paraId="6377054B" w14:textId="77777777" w:rsidR="00B5331F" w:rsidRDefault="00B5331F" w:rsidP="00B5331F">
      <w:pPr>
        <w:rPr>
          <w:rFonts w:ascii="Cambria" w:eastAsiaTheme="minorEastAsia" w:hAnsi="Cambria"/>
          <w:b/>
          <w:bCs/>
        </w:rPr>
      </w:pPr>
    </w:p>
    <w:p w14:paraId="130DC6F5" w14:textId="77777777" w:rsidR="00B5331F" w:rsidRDefault="00B5331F" w:rsidP="00B5331F">
      <w:r>
        <w:rPr>
          <w:rFonts w:ascii="Cambria" w:eastAsiaTheme="minorEastAsia" w:hAnsi="Cambria"/>
          <w:noProof/>
        </w:rPr>
        <w:drawing>
          <wp:anchor distT="0" distB="0" distL="114300" distR="114300" simplePos="0" relativeHeight="251725824" behindDoc="0" locked="0" layoutInCell="1" allowOverlap="1" wp14:anchorId="12965616" wp14:editId="7EA5109F">
            <wp:simplePos x="0" y="0"/>
            <wp:positionH relativeFrom="margin">
              <wp:align>right</wp:align>
            </wp:positionH>
            <wp:positionV relativeFrom="paragraph">
              <wp:posOffset>11430</wp:posOffset>
            </wp:positionV>
            <wp:extent cx="5943600" cy="1657350"/>
            <wp:effectExtent l="0" t="0" r="0" b="0"/>
            <wp:wrapNone/>
            <wp:docPr id="368906118" name="Picture 368906118" descr="A graph of differen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06118" name="Picture 368906118" descr="A graph of different features"/>
                    <pic:cNvPicPr>
                      <a:picLocks noChangeAspect="1" noChangeArrowheads="1"/>
                    </pic:cNvPicPr>
                  </pic:nvPicPr>
                  <pic:blipFill rotWithShape="1">
                    <a:blip r:embed="rId12">
                      <a:extLst>
                        <a:ext uri="{28A0092B-C50C-407E-A947-70E740481C1C}">
                          <a14:useLocalDpi xmlns:a14="http://schemas.microsoft.com/office/drawing/2010/main" val="0"/>
                        </a:ext>
                      </a:extLst>
                    </a:blip>
                    <a:srcRect b="65060"/>
                    <a:stretch/>
                  </pic:blipFill>
                  <pic:spPr bwMode="auto">
                    <a:xfrm>
                      <a:off x="0" y="0"/>
                      <a:ext cx="5943600" cy="1657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93DD16" w14:textId="77777777" w:rsidR="00DC1A5E" w:rsidRDefault="00DC1A5E" w:rsidP="002C7E6D">
      <w:pPr>
        <w:rPr>
          <w:rFonts w:ascii="Cambria" w:hAnsi="Cambria"/>
        </w:rPr>
      </w:pPr>
    </w:p>
    <w:p w14:paraId="2C63093B" w14:textId="77777777" w:rsidR="00B5331F" w:rsidRDefault="00B5331F" w:rsidP="002C7E6D">
      <w:pPr>
        <w:rPr>
          <w:rFonts w:ascii="Cambria" w:hAnsi="Cambria"/>
        </w:rPr>
      </w:pPr>
    </w:p>
    <w:p w14:paraId="11F1D3D2" w14:textId="77777777" w:rsidR="00B5331F" w:rsidRDefault="00B5331F" w:rsidP="002C7E6D">
      <w:pPr>
        <w:rPr>
          <w:rFonts w:ascii="Cambria" w:hAnsi="Cambria"/>
        </w:rPr>
      </w:pPr>
    </w:p>
    <w:p w14:paraId="784085A4" w14:textId="77777777" w:rsidR="00B5331F" w:rsidRDefault="00B5331F" w:rsidP="002C7E6D">
      <w:pPr>
        <w:rPr>
          <w:rFonts w:ascii="Cambria" w:hAnsi="Cambria"/>
        </w:rPr>
      </w:pPr>
    </w:p>
    <w:p w14:paraId="500D05FA" w14:textId="77777777" w:rsidR="00B5331F" w:rsidRDefault="00B5331F" w:rsidP="002C7E6D">
      <w:pPr>
        <w:rPr>
          <w:rFonts w:ascii="Cambria" w:hAnsi="Cambria"/>
        </w:rPr>
      </w:pPr>
    </w:p>
    <w:p w14:paraId="12E15742" w14:textId="77777777" w:rsidR="00B5331F" w:rsidRDefault="00B5331F" w:rsidP="002C7E6D">
      <w:pPr>
        <w:rPr>
          <w:rFonts w:ascii="Cambria" w:hAnsi="Cambria"/>
        </w:rPr>
      </w:pPr>
    </w:p>
    <w:p w14:paraId="68CF7BF1" w14:textId="77777777" w:rsidR="00B5331F" w:rsidRDefault="00B5331F" w:rsidP="002C7E6D">
      <w:pPr>
        <w:rPr>
          <w:rFonts w:ascii="Cambria" w:hAnsi="Cambria"/>
        </w:rPr>
      </w:pPr>
    </w:p>
    <w:p w14:paraId="6DF9E3B2" w14:textId="77777777" w:rsidR="00B5331F" w:rsidRDefault="00B5331F" w:rsidP="002C7E6D">
      <w:pPr>
        <w:rPr>
          <w:rFonts w:ascii="Cambria" w:hAnsi="Cambria"/>
        </w:rPr>
      </w:pPr>
    </w:p>
    <w:p w14:paraId="7CDE317D" w14:textId="77777777" w:rsidR="00B5331F" w:rsidRDefault="00B5331F" w:rsidP="002C7E6D">
      <w:pPr>
        <w:rPr>
          <w:rFonts w:ascii="Cambria" w:hAnsi="Cambria"/>
        </w:rPr>
      </w:pPr>
    </w:p>
    <w:p w14:paraId="5665F80F" w14:textId="77777777" w:rsidR="00B5331F" w:rsidRDefault="00B5331F" w:rsidP="002C7E6D">
      <w:pPr>
        <w:rPr>
          <w:rFonts w:ascii="Cambria" w:hAnsi="Cambria"/>
        </w:rPr>
      </w:pPr>
    </w:p>
    <w:p w14:paraId="1A8B9427" w14:textId="77777777" w:rsidR="00791A23" w:rsidRDefault="00791A23" w:rsidP="00DB776C">
      <w:pPr>
        <w:rPr>
          <w:ins w:id="108" w:author="Bale,Cameron" w:date="2023-09-12T09:46:00Z"/>
          <w:rFonts w:ascii="Cambria" w:hAnsi="Cambria"/>
        </w:rPr>
      </w:pPr>
    </w:p>
    <w:p w14:paraId="2D8B6347" w14:textId="459A293E" w:rsidR="00DB776C" w:rsidRDefault="009041B7" w:rsidP="00DB776C">
      <w:pPr>
        <w:rPr>
          <w:rFonts w:ascii="Cambria" w:hAnsi="Cambria"/>
        </w:rPr>
      </w:pPr>
      <w:r>
        <w:rPr>
          <w:rFonts w:ascii="Cambria" w:hAnsi="Cambria"/>
        </w:rPr>
        <w:t xml:space="preserve">Now, suppose both time series included personal data </w:t>
      </w:r>
      <w:r w:rsidR="001374F3">
        <w:rPr>
          <w:rFonts w:ascii="Cambria" w:hAnsi="Cambria"/>
        </w:rPr>
        <w:t>requiring protection</w:t>
      </w:r>
      <w:r>
        <w:rPr>
          <w:rFonts w:ascii="Cambria" w:hAnsi="Cambria"/>
        </w:rPr>
        <w:t xml:space="preserve"> such as monthly household energy consumption, retail transactions, or movements from smart devices (Boone et. al. 2019).  How should a data owner alter the time series values in series A so that an adversary cannot re-identify series A and a forecaster can still make good forecasts?</w:t>
      </w:r>
      <w:r w:rsidR="00DB776C">
        <w:rPr>
          <w:rFonts w:ascii="Cambria" w:hAnsi="Cambria"/>
        </w:rPr>
        <w:t xml:space="preserve">  </w:t>
      </w:r>
      <w:commentRangeStart w:id="109"/>
      <w:r w:rsidR="00DB776C">
        <w:rPr>
          <w:rFonts w:ascii="Cambria" w:hAnsi="Cambria"/>
        </w:rPr>
        <w:t>The method we propose in this paper involves swapping the past values of series A with similar time series on the feature space.</w:t>
      </w:r>
      <w:r w:rsidR="00A759B7">
        <w:rPr>
          <w:rFonts w:ascii="Cambria" w:hAnsi="Cambria"/>
        </w:rPr>
        <w:t xml:space="preserve">  </w:t>
      </w:r>
      <w:commentRangeEnd w:id="109"/>
      <w:r w:rsidR="009F6D58">
        <w:rPr>
          <w:rStyle w:val="CommentReference"/>
        </w:rPr>
        <w:commentReference w:id="109"/>
      </w:r>
      <w:r w:rsidR="00C22719">
        <w:rPr>
          <w:rFonts w:ascii="Cambria" w:hAnsi="Cambria"/>
        </w:rPr>
        <w:t xml:space="preserve">One </w:t>
      </w:r>
      <w:r w:rsidR="001374F3">
        <w:rPr>
          <w:rFonts w:ascii="Cambria" w:hAnsi="Cambria"/>
        </w:rPr>
        <w:t>idea</w:t>
      </w:r>
      <w:r w:rsidR="00C22719">
        <w:rPr>
          <w:rFonts w:ascii="Cambria" w:hAnsi="Cambria"/>
        </w:rPr>
        <w:t xml:space="preserve"> may be to swap the values of series A randomly with </w:t>
      </w:r>
      <w:del w:id="110" w:author="Bale,Cameron" w:date="2023-09-08T03:00:00Z">
        <w:r w:rsidR="00C22719" w:rsidDel="009F6D58">
          <w:rPr>
            <w:rFonts w:ascii="Cambria" w:hAnsi="Cambria"/>
          </w:rPr>
          <w:delText xml:space="preserve">similar </w:delText>
        </w:r>
      </w:del>
      <w:r w:rsidR="00C22719">
        <w:rPr>
          <w:rFonts w:ascii="Cambria" w:hAnsi="Cambria"/>
        </w:rPr>
        <w:t xml:space="preserve">time series that have a similar spectral entropy and strength of trend.  However, this method </w:t>
      </w:r>
      <w:r w:rsidR="001374F3">
        <w:rPr>
          <w:rFonts w:ascii="Cambria" w:hAnsi="Cambria"/>
        </w:rPr>
        <w:t>may</w:t>
      </w:r>
      <w:r w:rsidR="00C22719">
        <w:rPr>
          <w:rFonts w:ascii="Cambria" w:hAnsi="Cambria"/>
        </w:rPr>
        <w:t xml:space="preserve"> prove ineffective for maintaining forecast accuracy because similar</w:t>
      </w:r>
      <w:r w:rsidR="00B40BF7">
        <w:rPr>
          <w:rFonts w:ascii="Cambria" w:hAnsi="Cambria"/>
        </w:rPr>
        <w:t>it</w:t>
      </w:r>
      <w:r w:rsidR="00C22719">
        <w:rPr>
          <w:rFonts w:ascii="Cambria" w:hAnsi="Cambria"/>
        </w:rPr>
        <w:t xml:space="preserve">y based on a low spectral entropy and high strength of trend </w:t>
      </w:r>
      <w:r w:rsidR="001374F3">
        <w:rPr>
          <w:rFonts w:ascii="Cambria" w:hAnsi="Cambria"/>
        </w:rPr>
        <w:t>could</w:t>
      </w:r>
      <w:r w:rsidR="00C22719">
        <w:rPr>
          <w:rFonts w:ascii="Cambria" w:hAnsi="Cambria"/>
        </w:rPr>
        <w:t xml:space="preserve"> select time series with </w:t>
      </w:r>
      <w:del w:id="111" w:author="Bale,Cameron" w:date="2023-09-08T03:01:00Z">
        <w:r w:rsidR="00C22719" w:rsidDel="009F6D58">
          <w:rPr>
            <w:rFonts w:ascii="Cambria" w:hAnsi="Cambria"/>
          </w:rPr>
          <w:delText>strong strength of seasonalities</w:delText>
        </w:r>
      </w:del>
      <w:ins w:id="112" w:author="Bale,Cameron" w:date="2023-09-08T03:01:00Z">
        <w:r w:rsidR="009F6D58">
          <w:rPr>
            <w:rFonts w:ascii="Cambria" w:hAnsi="Cambria"/>
          </w:rPr>
          <w:t>strong seasonalities</w:t>
        </w:r>
      </w:ins>
      <w:r w:rsidR="00C22719">
        <w:rPr>
          <w:rFonts w:ascii="Cambria" w:hAnsi="Cambria"/>
        </w:rPr>
        <w:t xml:space="preserve"> and negative trends. </w:t>
      </w:r>
      <w:r w:rsidR="0045133D">
        <w:rPr>
          <w:rFonts w:ascii="Cambria" w:hAnsi="Cambria"/>
        </w:rPr>
        <w:t>Hence, we p</w:t>
      </w:r>
      <w:r w:rsidR="001374F3">
        <w:rPr>
          <w:rFonts w:ascii="Cambria" w:hAnsi="Cambria"/>
        </w:rPr>
        <w:t>ropose</w:t>
      </w:r>
      <w:r w:rsidR="0045133D">
        <w:rPr>
          <w:rFonts w:ascii="Cambria" w:hAnsi="Cambria"/>
        </w:rPr>
        <w:t xml:space="preserve"> a machine learning based method which initially selects features </w:t>
      </w:r>
      <w:del w:id="113" w:author="Bale,Cameron" w:date="2023-09-08T03:01:00Z">
        <w:r w:rsidR="0045133D" w:rsidDel="009F6D58">
          <w:rPr>
            <w:rFonts w:ascii="Cambria" w:hAnsi="Cambria"/>
          </w:rPr>
          <w:delText xml:space="preserve">by </w:delText>
        </w:r>
      </w:del>
      <w:ins w:id="114" w:author="Bale,Cameron" w:date="2023-09-08T03:01:00Z">
        <w:r w:rsidR="009F6D58">
          <w:rPr>
            <w:rFonts w:ascii="Cambria" w:hAnsi="Cambria"/>
          </w:rPr>
          <w:t xml:space="preserve">using </w:t>
        </w:r>
      </w:ins>
      <w:r w:rsidR="0045133D">
        <w:rPr>
          <w:rFonts w:ascii="Cambria" w:hAnsi="Cambria"/>
        </w:rPr>
        <w:t>R</w:t>
      </w:r>
      <w:ins w:id="115" w:author="Bale,Cameron" w:date="2023-09-08T03:01:00Z">
        <w:r w:rsidR="009F6D58">
          <w:rPr>
            <w:rFonts w:ascii="Cambria" w:hAnsi="Cambria"/>
          </w:rPr>
          <w:t>R</w:t>
        </w:r>
      </w:ins>
      <w:del w:id="116" w:author="Bale,Cameron" w:date="2023-09-08T03:01:00Z">
        <w:r w:rsidR="001374F3" w:rsidDel="009F6D58">
          <w:rPr>
            <w:rFonts w:ascii="Cambria" w:hAnsi="Cambria"/>
          </w:rPr>
          <w:delText>r</w:delText>
        </w:r>
      </w:del>
      <w:r w:rsidR="0045133D">
        <w:rPr>
          <w:rFonts w:ascii="Cambria" w:hAnsi="Cambria"/>
        </w:rPr>
        <w:t xml:space="preserve">eliefF </w:t>
      </w:r>
      <w:r w:rsidR="0045133D" w:rsidRPr="001577AD">
        <w:rPr>
          <w:rFonts w:ascii="Cambria" w:hAnsi="Cambria"/>
        </w:rPr>
        <w:t>(Robnik-Sikonja &amp; Kononenko, 2003)</w:t>
      </w:r>
      <w:r w:rsidR="0045133D">
        <w:rPr>
          <w:rFonts w:ascii="Cambria" w:hAnsi="Cambria"/>
        </w:rPr>
        <w:t xml:space="preserve"> and consolidates</w:t>
      </w:r>
      <w:ins w:id="117" w:author="Bale,Cameron" w:date="2023-09-08T03:01:00Z">
        <w:r w:rsidR="009F6D58">
          <w:rPr>
            <w:rFonts w:ascii="Cambria" w:hAnsi="Cambria"/>
          </w:rPr>
          <w:t xml:space="preserve"> the remaining</w:t>
        </w:r>
      </w:ins>
      <w:r w:rsidR="0045133D">
        <w:rPr>
          <w:rFonts w:ascii="Cambria" w:hAnsi="Cambria"/>
        </w:rPr>
        <w:t xml:space="preserve"> correlated features with a random forest-based recursive feature elimination (RFE) algorithm. </w:t>
      </w:r>
      <w:commentRangeStart w:id="118"/>
      <w:r w:rsidR="0045133D">
        <w:rPr>
          <w:rFonts w:ascii="Cambria" w:hAnsi="Cambria"/>
        </w:rPr>
        <w:t>Our k-nTS+ swapping method</w:t>
      </w:r>
      <w:r w:rsidR="0084418F">
        <w:rPr>
          <w:rFonts w:ascii="Cambria" w:hAnsi="Cambria"/>
        </w:rPr>
        <w:t xml:space="preserve"> can also </w:t>
      </w:r>
      <w:r w:rsidR="00796E21">
        <w:rPr>
          <w:rFonts w:ascii="Cambria" w:hAnsi="Cambria"/>
        </w:rPr>
        <w:t>be applied</w:t>
      </w:r>
      <w:r w:rsidR="00A759B7">
        <w:rPr>
          <w:rFonts w:ascii="Cambria" w:hAnsi="Cambria"/>
        </w:rPr>
        <w:t xml:space="preserve"> to </w:t>
      </w:r>
      <w:r w:rsidR="0045133D">
        <w:rPr>
          <w:rFonts w:ascii="Cambria" w:hAnsi="Cambria"/>
        </w:rPr>
        <w:t xml:space="preserve">the tasks of </w:t>
      </w:r>
      <w:r w:rsidR="00A759B7">
        <w:rPr>
          <w:rFonts w:ascii="Cambria" w:hAnsi="Cambria"/>
        </w:rPr>
        <w:t xml:space="preserve">outlier replacement (cite Talagal), missing data replacement </w:t>
      </w:r>
      <w:del w:id="119" w:author="Bale,Cameron" w:date="2023-09-08T16:35:00Z">
        <w:r w:rsidR="00A759B7" w:rsidDel="00C62921">
          <w:rPr>
            <w:rFonts w:ascii="Cambria" w:hAnsi="Cambria"/>
          </w:rPr>
          <w:delText>(cite)</w:delText>
        </w:r>
      </w:del>
      <w:ins w:id="120" w:author="Bale,Cameron" w:date="2023-09-08T16:35:00Z">
        <w:r w:rsidR="00C62921">
          <w:rPr>
            <w:rFonts w:ascii="Cambria" w:hAnsi="Cambria"/>
          </w:rPr>
          <w:t xml:space="preserve"> (Twumasi &amp; Twumasi, </w:t>
        </w:r>
      </w:ins>
      <w:ins w:id="121" w:author="Bale,Cameron" w:date="2023-09-08T16:36:00Z">
        <w:r w:rsidR="00C62921">
          <w:rPr>
            <w:rFonts w:ascii="Cambria" w:hAnsi="Cambria"/>
          </w:rPr>
          <w:t>2022)</w:t>
        </w:r>
      </w:ins>
      <w:r w:rsidR="00A759B7">
        <w:rPr>
          <w:rFonts w:ascii="Cambria" w:hAnsi="Cambria"/>
        </w:rPr>
        <w:t>, and nowcasting</w:t>
      </w:r>
      <w:r w:rsidR="0084418F">
        <w:rPr>
          <w:rFonts w:ascii="Cambria" w:hAnsi="Cambria"/>
        </w:rPr>
        <w:t xml:space="preserve"> (</w:t>
      </w:r>
      <w:del w:id="122" w:author="Bale,Cameron" w:date="2023-09-12T09:58:00Z">
        <w:r w:rsidR="0084418F" w:rsidDel="00791A23">
          <w:rPr>
            <w:rFonts w:ascii="Cambria" w:hAnsi="Cambria"/>
          </w:rPr>
          <w:delText>cite</w:delText>
        </w:r>
      </w:del>
      <w:ins w:id="123" w:author="Bale,Cameron" w:date="2023-09-12T09:58:00Z">
        <w:r w:rsidR="00791A23">
          <w:rPr>
            <w:rFonts w:ascii="Cambria" w:hAnsi="Cambria"/>
          </w:rPr>
          <w:t xml:space="preserve"> Barbaglia et al., 2022</w:t>
        </w:r>
      </w:ins>
      <w:r w:rsidR="0084418F">
        <w:rPr>
          <w:rFonts w:ascii="Cambria" w:hAnsi="Cambria"/>
        </w:rPr>
        <w:t>)</w:t>
      </w:r>
      <w:r w:rsidR="00A759B7">
        <w:rPr>
          <w:rFonts w:ascii="Cambria" w:hAnsi="Cambria"/>
        </w:rPr>
        <w:t>.</w:t>
      </w:r>
      <w:r w:rsidR="0084418F">
        <w:rPr>
          <w:rFonts w:ascii="Cambria" w:hAnsi="Cambria"/>
        </w:rPr>
        <w:t xml:space="preserve"> </w:t>
      </w:r>
      <w:r w:rsidR="004834F6">
        <w:rPr>
          <w:rFonts w:ascii="Cambria" w:hAnsi="Cambria"/>
        </w:rPr>
        <w:t xml:space="preserve"> </w:t>
      </w:r>
      <w:r w:rsidR="001374F3">
        <w:rPr>
          <w:rFonts w:ascii="Cambria" w:hAnsi="Cambria"/>
        </w:rPr>
        <w:t>It is important to n</w:t>
      </w:r>
      <w:r w:rsidR="00796E21">
        <w:rPr>
          <w:rFonts w:ascii="Cambria" w:hAnsi="Cambria"/>
        </w:rPr>
        <w:t xml:space="preserve">ote that the randomization from the swapping mechanism can be removed for </w:t>
      </w:r>
      <w:del w:id="124" w:author="Bale,Cameron" w:date="2023-09-08T16:27:00Z">
        <w:r w:rsidR="00796E21" w:rsidDel="00C11DD2">
          <w:rPr>
            <w:rFonts w:ascii="Cambria" w:hAnsi="Cambria"/>
          </w:rPr>
          <w:delText xml:space="preserve">these </w:delText>
        </w:r>
      </w:del>
      <w:r w:rsidR="00796E21">
        <w:rPr>
          <w:rFonts w:ascii="Cambria" w:hAnsi="Cambria"/>
        </w:rPr>
        <w:t>tasks</w:t>
      </w:r>
      <w:ins w:id="125" w:author="Bale,Cameron" w:date="2023-09-08T16:26:00Z">
        <w:r w:rsidR="00C11DD2">
          <w:rPr>
            <w:rFonts w:ascii="Cambria" w:hAnsi="Cambria"/>
          </w:rPr>
          <w:t xml:space="preserve"> that</w:t>
        </w:r>
      </w:ins>
      <w:r w:rsidR="00796E21">
        <w:rPr>
          <w:rFonts w:ascii="Cambria" w:hAnsi="Cambria"/>
        </w:rPr>
        <w:t xml:space="preserve"> </w:t>
      </w:r>
      <w:r w:rsidR="001374F3">
        <w:rPr>
          <w:rFonts w:ascii="Cambria" w:hAnsi="Cambria"/>
        </w:rPr>
        <w:t>do not require privacy.</w:t>
      </w:r>
      <w:commentRangeEnd w:id="118"/>
      <w:r w:rsidR="009F6D58">
        <w:rPr>
          <w:rStyle w:val="CommentReference"/>
        </w:rPr>
        <w:commentReference w:id="118"/>
      </w:r>
    </w:p>
    <w:p w14:paraId="258A453B" w14:textId="77777777" w:rsidR="00DB776C" w:rsidRDefault="00DB776C" w:rsidP="00DB776C">
      <w:pPr>
        <w:rPr>
          <w:rFonts w:ascii="Cambria" w:hAnsi="Cambria"/>
        </w:rPr>
      </w:pPr>
    </w:p>
    <w:p w14:paraId="1FE7C160" w14:textId="05E3D01D" w:rsidR="001374F3" w:rsidRDefault="00A73B68" w:rsidP="00A73B68">
      <w:pPr>
        <w:rPr>
          <w:rFonts w:ascii="Cambria" w:hAnsi="Cambria"/>
        </w:rPr>
      </w:pPr>
      <w:r>
        <w:rPr>
          <w:rFonts w:ascii="Cambria" w:hAnsi="Cambria"/>
        </w:rPr>
        <w:t xml:space="preserve">Our contributions to the literature are </w:t>
      </w:r>
      <w:r w:rsidR="00796E21">
        <w:rPr>
          <w:rFonts w:ascii="Cambria" w:hAnsi="Cambria"/>
        </w:rPr>
        <w:t>three</w:t>
      </w:r>
      <w:r>
        <w:rPr>
          <w:rFonts w:ascii="Cambria" w:hAnsi="Cambria"/>
        </w:rPr>
        <w:t>-fold. First, we</w:t>
      </w:r>
      <w:r w:rsidRPr="00753FD1">
        <w:rPr>
          <w:rFonts w:ascii="Cambria" w:hAnsi="Cambria"/>
        </w:rPr>
        <w:t xml:space="preserve"> </w:t>
      </w:r>
      <w:r w:rsidR="001374F3">
        <w:rPr>
          <w:rFonts w:ascii="Cambria" w:hAnsi="Cambria"/>
        </w:rPr>
        <w:t>enable forecasters to share a protected version of a time series dataset with good forecast accuracy and reasonable</w:t>
      </w:r>
      <w:ins w:id="126" w:author="Bale,Cameron" w:date="2023-09-12T10:10:00Z">
        <w:r w:rsidR="00A94D73">
          <w:rPr>
            <w:rFonts w:ascii="Cambria" w:hAnsi="Cambria"/>
          </w:rPr>
          <w:t xml:space="preserve"> privacy</w:t>
        </w:r>
      </w:ins>
      <w:r w:rsidR="001374F3">
        <w:rPr>
          <w:rFonts w:ascii="Cambria" w:hAnsi="Cambria"/>
        </w:rPr>
        <w:t xml:space="preserve"> (</w:t>
      </w:r>
      <w:del w:id="127" w:author="Bale,Cameron" w:date="2023-09-12T10:11:00Z">
        <w:r w:rsidR="001374F3" w:rsidDel="00A94D73">
          <w:rPr>
            <w:rFonts w:ascii="Cambria" w:hAnsi="Cambria"/>
          </w:rPr>
          <w:delText>cite GDPR</w:delText>
        </w:r>
      </w:del>
      <w:ins w:id="128" w:author="Bale,Cameron" w:date="2023-09-12T10:11:00Z">
        <w:r w:rsidR="00A94D73">
          <w:rPr>
            <w:rFonts w:ascii="Cambria" w:hAnsi="Cambria"/>
          </w:rPr>
          <w:t xml:space="preserve"> GDPR Recital 26</w:t>
        </w:r>
      </w:ins>
      <w:commentRangeStart w:id="129"/>
      <w:commentRangeStart w:id="130"/>
      <w:commentRangeEnd w:id="129"/>
      <w:r w:rsidR="001374F3">
        <w:rPr>
          <w:rStyle w:val="CommentReference"/>
        </w:rPr>
        <w:commentReference w:id="129"/>
      </w:r>
      <w:commentRangeEnd w:id="130"/>
      <w:r w:rsidR="004F777E">
        <w:rPr>
          <w:rStyle w:val="CommentReference"/>
        </w:rPr>
        <w:commentReference w:id="130"/>
      </w:r>
      <w:r w:rsidR="001374F3">
        <w:rPr>
          <w:rFonts w:ascii="Cambria" w:hAnsi="Cambria"/>
        </w:rPr>
        <w:t>)</w:t>
      </w:r>
      <w:del w:id="131" w:author="Bale,Cameron" w:date="2023-09-12T10:12:00Z">
        <w:r w:rsidR="001374F3" w:rsidDel="00AA1887">
          <w:rPr>
            <w:rFonts w:ascii="Cambria" w:hAnsi="Cambria"/>
          </w:rPr>
          <w:delText xml:space="preserve"> privacy</w:delText>
        </w:r>
      </w:del>
      <w:r w:rsidR="001374F3">
        <w:rPr>
          <w:rFonts w:ascii="Cambria" w:hAnsi="Cambria"/>
        </w:rPr>
        <w:t>.  Compare</w:t>
      </w:r>
      <w:r w:rsidR="000A26D2">
        <w:rPr>
          <w:rFonts w:ascii="Cambria" w:hAnsi="Cambria"/>
        </w:rPr>
        <w:t>d</w:t>
      </w:r>
      <w:r w:rsidR="001374F3">
        <w:rPr>
          <w:rFonts w:ascii="Cambria" w:hAnsi="Cambria"/>
        </w:rPr>
        <w:t xml:space="preserve"> to the prior literature and benchmark methods, our k-nTS+ method </w:t>
      </w:r>
      <w:r w:rsidR="000A26D2">
        <w:rPr>
          <w:rFonts w:ascii="Cambria" w:hAnsi="Cambria"/>
        </w:rPr>
        <w:t>performs well on the tradeoff between privacy and accuracy.  The method is flexible since it does not assume a forecasting model and gives the user the option to customize the protected data for specific forecast horizons, accuracy metrics, or models.</w:t>
      </w:r>
      <w:r w:rsidR="004E6552">
        <w:rPr>
          <w:rFonts w:ascii="Cambria" w:hAnsi="Cambria"/>
        </w:rPr>
        <w:t xml:space="preserve">  To the best of our knowledge, this paper is the first to produce protected time series data with</w:t>
      </w:r>
      <w:ins w:id="132" w:author="Bale,Cameron" w:date="2023-09-12T10:13:00Z">
        <w:r w:rsidR="00AA1887">
          <w:rPr>
            <w:rFonts w:ascii="Cambria" w:hAnsi="Cambria"/>
          </w:rPr>
          <w:t xml:space="preserve"> both acceptable privacy and</w:t>
        </w:r>
      </w:ins>
      <w:r w:rsidR="004E6552">
        <w:rPr>
          <w:rFonts w:ascii="Cambria" w:hAnsi="Cambria"/>
        </w:rPr>
        <w:t xml:space="preserve"> usable forecast accuracy.</w:t>
      </w:r>
    </w:p>
    <w:p w14:paraId="3E732236" w14:textId="77777777" w:rsidR="000A26D2" w:rsidRDefault="000A26D2" w:rsidP="00A73B68">
      <w:pPr>
        <w:rPr>
          <w:rFonts w:ascii="Cambria" w:hAnsi="Cambria"/>
        </w:rPr>
      </w:pPr>
    </w:p>
    <w:p w14:paraId="48263470" w14:textId="3939F5BC" w:rsidR="005663FD" w:rsidRDefault="000A26D2" w:rsidP="005663FD">
      <w:pPr>
        <w:rPr>
          <w:rFonts w:ascii="Cambria" w:hAnsi="Cambria"/>
        </w:rPr>
      </w:pPr>
      <w:r>
        <w:rPr>
          <w:rFonts w:ascii="Cambria" w:hAnsi="Cambria"/>
        </w:rPr>
        <w:t>Second, we use a machine-learning based feature selection process to incorporate the usefulness of data (forecast accuracy) into the</w:t>
      </w:r>
      <w:del w:id="133" w:author="Bale,Cameron" w:date="2023-09-12T10:14:00Z">
        <w:r w:rsidDel="00AA1887">
          <w:rPr>
            <w:rFonts w:ascii="Cambria" w:hAnsi="Cambria"/>
          </w:rPr>
          <w:delText xml:space="preserve"> data </w:delText>
        </w:r>
      </w:del>
      <w:r>
        <w:rPr>
          <w:rFonts w:ascii="Cambria" w:hAnsi="Cambria"/>
        </w:rPr>
        <w:t>pro</w:t>
      </w:r>
      <w:r w:rsidR="004E6552">
        <w:rPr>
          <w:rFonts w:ascii="Cambria" w:hAnsi="Cambria"/>
        </w:rPr>
        <w:t>t</w:t>
      </w:r>
      <w:r>
        <w:rPr>
          <w:rFonts w:ascii="Cambria" w:hAnsi="Cambria"/>
        </w:rPr>
        <w:t>ection process</w:t>
      </w:r>
      <w:del w:id="134" w:author="Bale,Cameron" w:date="2023-09-12T10:14:00Z">
        <w:r w:rsidDel="00AA1887">
          <w:rPr>
            <w:rFonts w:ascii="Cambria" w:hAnsi="Cambria"/>
          </w:rPr>
          <w:delText xml:space="preserve"> itself</w:delText>
        </w:r>
      </w:del>
      <w:r>
        <w:rPr>
          <w:rFonts w:ascii="Cambria" w:hAnsi="Cambria"/>
        </w:rPr>
        <w:t>.</w:t>
      </w:r>
      <w:r w:rsidR="004E6552">
        <w:rPr>
          <w:rFonts w:ascii="Cambria" w:hAnsi="Cambria"/>
        </w:rPr>
        <w:t xml:space="preserve">  By doing so, we</w:t>
      </w:r>
      <w:del w:id="135" w:author="Bale,Cameron" w:date="2023-09-12T10:14:00Z">
        <w:r w:rsidR="004E6552" w:rsidDel="00AA1887">
          <w:rPr>
            <w:rFonts w:ascii="Cambria" w:hAnsi="Cambria"/>
          </w:rPr>
          <w:delText xml:space="preserve"> are able to </w:delText>
        </w:r>
      </w:del>
      <w:r w:rsidR="004E6552">
        <w:rPr>
          <w:rFonts w:ascii="Cambria" w:hAnsi="Cambria"/>
        </w:rPr>
        <w:t xml:space="preserve">limit the degradation in forecast accuracy in our empirical application to around 14% instead of 40% without the machine learning process. </w:t>
      </w:r>
      <w:r w:rsidR="005663FD">
        <w:rPr>
          <w:rFonts w:ascii="Cambria" w:hAnsi="Cambria"/>
        </w:rPr>
        <w:t xml:space="preserve"> This advantage follows a theme in recent research (Schneider et. al., 2018) which maintained marketing metrics within 10-15% of the original by including a marketing loss function in their privacy method.  </w:t>
      </w:r>
    </w:p>
    <w:p w14:paraId="2ABC2E93" w14:textId="77777777" w:rsidR="005663FD" w:rsidRDefault="005663FD" w:rsidP="005663FD">
      <w:pPr>
        <w:rPr>
          <w:rFonts w:ascii="Cambria" w:hAnsi="Cambria"/>
        </w:rPr>
      </w:pPr>
    </w:p>
    <w:p w14:paraId="422CBFFB" w14:textId="0F74A330" w:rsidR="00DD3993" w:rsidRDefault="005663FD" w:rsidP="00C37A47">
      <w:pPr>
        <w:rPr>
          <w:rFonts w:ascii="Cambria" w:hAnsi="Cambria"/>
        </w:rPr>
      </w:pPr>
      <w:r>
        <w:rPr>
          <w:rFonts w:ascii="Cambria" w:hAnsi="Cambria"/>
        </w:rPr>
        <w:lastRenderedPageBreak/>
        <w:t>Third, we s</w:t>
      </w:r>
      <w:r w:rsidRPr="005663FD">
        <w:rPr>
          <w:rFonts w:ascii="Cambria" w:hAnsi="Cambria"/>
        </w:rPr>
        <w:t>how that the most useful features for predicting forecast accuracy (Makridakis et al., 2018; Spiliotis et al., 2020) are not necessarily the most useful for swapping time series values.</w:t>
      </w:r>
      <w:r w:rsidR="009873AA">
        <w:rPr>
          <w:rFonts w:ascii="Cambria" w:hAnsi="Cambria"/>
        </w:rPr>
        <w:t xml:space="preserve"> Specifically, we find that </w:t>
      </w:r>
      <w:commentRangeStart w:id="136"/>
      <w:r w:rsidR="009873AA">
        <w:rPr>
          <w:rFonts w:ascii="Cambria" w:hAnsi="Cambria"/>
        </w:rPr>
        <w:t xml:space="preserve">variance, max variance shift, spike, mean, and max level shift </w:t>
      </w:r>
      <w:commentRangeEnd w:id="136"/>
      <w:r w:rsidR="009873AA">
        <w:rPr>
          <w:rStyle w:val="CommentReference"/>
        </w:rPr>
        <w:commentReference w:id="136"/>
      </w:r>
      <w:r w:rsidR="009873AA">
        <w:rPr>
          <w:rFonts w:ascii="Cambria" w:hAnsi="Cambria"/>
        </w:rPr>
        <w:t>are the most important features to consider for swapping</w:t>
      </w:r>
      <w:ins w:id="137" w:author="Bale,Cameron" w:date="2023-09-12T10:15:00Z">
        <w:r w:rsidR="004F777E">
          <w:rPr>
            <w:rFonts w:ascii="Cambria" w:hAnsi="Cambria"/>
          </w:rPr>
          <w:t xml:space="preserve"> values from</w:t>
        </w:r>
      </w:ins>
      <w:r w:rsidR="009873AA">
        <w:rPr>
          <w:rFonts w:ascii="Cambria" w:hAnsi="Cambria"/>
        </w:rPr>
        <w:t xml:space="preserve"> similar time series.  </w:t>
      </w:r>
      <w:r w:rsidR="00A73B68">
        <w:rPr>
          <w:rFonts w:ascii="Cambria" w:hAnsi="Cambria"/>
        </w:rPr>
        <w:t xml:space="preserve">We analyze how </w:t>
      </w:r>
      <w:r w:rsidR="00253A01">
        <w:rPr>
          <w:rFonts w:ascii="Cambria" w:hAnsi="Cambria"/>
        </w:rPr>
        <w:t xml:space="preserve">these </w:t>
      </w:r>
      <w:r w:rsidR="00A73B68">
        <w:rPr>
          <w:rFonts w:ascii="Cambria" w:hAnsi="Cambria"/>
        </w:rPr>
        <w:t xml:space="preserve">features </w:t>
      </w:r>
      <w:r w:rsidR="00A73B68" w:rsidRPr="00753FD1">
        <w:rPr>
          <w:rFonts w:ascii="Cambria" w:hAnsi="Cambria"/>
        </w:rPr>
        <w:t>change</w:t>
      </w:r>
      <w:r w:rsidR="00A73B68">
        <w:rPr>
          <w:rFonts w:ascii="Cambria" w:hAnsi="Cambria"/>
        </w:rPr>
        <w:t xml:space="preserve"> vis-à-vis accuracy and show which forecasting models are more robust to changes in time series features after</w:t>
      </w:r>
      <w:r w:rsidR="00A73B68" w:rsidRPr="00753FD1">
        <w:rPr>
          <w:rFonts w:ascii="Cambria" w:hAnsi="Cambria"/>
        </w:rPr>
        <w:t xml:space="preserve"> </w:t>
      </w:r>
      <w:r w:rsidR="00A73B68">
        <w:rPr>
          <w:rFonts w:ascii="Cambria" w:hAnsi="Cambria"/>
        </w:rPr>
        <w:t>privacy protection. We also examine whether the magnitude, direction, or volatility of these adjusted forecasts</w:t>
      </w:r>
      <w:ins w:id="138" w:author="Bale,Cameron" w:date="2023-09-12T10:16:00Z">
        <w:r w:rsidR="004F777E">
          <w:rPr>
            <w:rFonts w:ascii="Cambria" w:hAnsi="Cambria"/>
          </w:rPr>
          <w:t xml:space="preserve"> vary the effects of</w:t>
        </w:r>
      </w:ins>
      <w:r w:rsidR="00A73B68">
        <w:rPr>
          <w:rFonts w:ascii="Cambria" w:hAnsi="Cambria"/>
        </w:rPr>
        <w:t xml:space="preserve"> </w:t>
      </w:r>
      <w:del w:id="139" w:author="Bale,Cameron" w:date="2023-09-12T10:16:00Z">
        <w:r w:rsidR="009873AA" w:rsidDel="004F777E">
          <w:rPr>
            <w:rFonts w:ascii="Cambria" w:hAnsi="Cambria"/>
          </w:rPr>
          <w:delText xml:space="preserve">from </w:delText>
        </w:r>
      </w:del>
      <w:r w:rsidR="009873AA">
        <w:rPr>
          <w:rFonts w:ascii="Cambria" w:hAnsi="Cambria"/>
        </w:rPr>
        <w:t xml:space="preserve">data protection </w:t>
      </w:r>
      <w:del w:id="140" w:author="Bale,Cameron" w:date="2023-09-12T10:16:00Z">
        <w:r w:rsidR="00A73B68" w:rsidDel="004F777E">
          <w:rPr>
            <w:rFonts w:ascii="Cambria" w:hAnsi="Cambria"/>
          </w:rPr>
          <w:delText xml:space="preserve">improve </w:delText>
        </w:r>
      </w:del>
      <w:ins w:id="141" w:author="Bale,Cameron" w:date="2023-09-12T10:16:00Z">
        <w:r w:rsidR="004F777E">
          <w:rPr>
            <w:rFonts w:ascii="Cambria" w:hAnsi="Cambria"/>
          </w:rPr>
          <w:t>on</w:t>
        </w:r>
        <w:r w:rsidR="004F777E">
          <w:rPr>
            <w:rFonts w:ascii="Cambria" w:hAnsi="Cambria"/>
          </w:rPr>
          <w:t xml:space="preserve"> </w:t>
        </w:r>
      </w:ins>
      <w:r w:rsidR="00A73B68">
        <w:rPr>
          <w:rFonts w:ascii="Cambria" w:hAnsi="Cambria"/>
        </w:rPr>
        <w:t xml:space="preserve">forecast accuracy. </w:t>
      </w:r>
      <w:r w:rsidR="00253A01">
        <w:rPr>
          <w:rFonts w:ascii="Cambria" w:hAnsi="Cambria"/>
        </w:rPr>
        <w:t xml:space="preserve"> </w:t>
      </w:r>
    </w:p>
    <w:p w14:paraId="6E67B96C" w14:textId="162A8F77" w:rsidR="00DD3993" w:rsidRDefault="00DD3993" w:rsidP="00C37A47">
      <w:pPr>
        <w:rPr>
          <w:rFonts w:ascii="Cambria" w:hAnsi="Cambria"/>
        </w:rPr>
      </w:pPr>
    </w:p>
    <w:p w14:paraId="5D54E01A" w14:textId="411E9F66" w:rsidR="00C37A47" w:rsidRDefault="00253A01" w:rsidP="00C37A47">
      <w:pPr>
        <w:rPr>
          <w:rFonts w:ascii="Cambria" w:hAnsi="Cambria"/>
        </w:rPr>
      </w:pPr>
      <w:r>
        <w:rPr>
          <w:rFonts w:ascii="Cambria" w:hAnsi="Cambria"/>
        </w:rPr>
        <w:t xml:space="preserve">The rest of the paper is as follows. </w:t>
      </w:r>
      <w:r w:rsidR="00EA3077">
        <w:rPr>
          <w:rFonts w:ascii="Cambria" w:hAnsi="Cambria"/>
        </w:rPr>
        <w:t xml:space="preserve">In Section 2, we review the relevant literature. Section 3 describes </w:t>
      </w:r>
      <w:r w:rsidR="00EE25BB">
        <w:rPr>
          <w:rFonts w:ascii="Cambria" w:hAnsi="Cambria"/>
        </w:rPr>
        <w:t xml:space="preserve">the </w:t>
      </w:r>
      <w:r w:rsidR="00EA3077">
        <w:rPr>
          <w:rFonts w:ascii="Cambria" w:hAnsi="Cambria"/>
          <w:i/>
          <w:iCs/>
        </w:rPr>
        <w:t>k</w:t>
      </w:r>
      <w:r w:rsidR="00EA3077">
        <w:rPr>
          <w:rFonts w:ascii="Cambria" w:hAnsi="Cambria"/>
        </w:rPr>
        <w:t xml:space="preserve">-nTS </w:t>
      </w:r>
      <w:r w:rsidR="009725D1">
        <w:rPr>
          <w:rFonts w:ascii="Cambria" w:hAnsi="Cambria"/>
        </w:rPr>
        <w:t xml:space="preserve">swapping </w:t>
      </w:r>
      <w:r w:rsidR="00EA3077">
        <w:rPr>
          <w:rFonts w:ascii="Cambria" w:hAnsi="Cambria"/>
        </w:rPr>
        <w:t>method and</w:t>
      </w:r>
      <w:r w:rsidR="006D3626">
        <w:rPr>
          <w:rFonts w:ascii="Cambria" w:hAnsi="Cambria"/>
        </w:rPr>
        <w:t xml:space="preserve"> proposes </w:t>
      </w:r>
      <w:r w:rsidR="00EE25BB">
        <w:rPr>
          <w:rFonts w:ascii="Cambria" w:hAnsi="Cambria"/>
        </w:rPr>
        <w:t xml:space="preserve">the </w:t>
      </w:r>
      <w:r w:rsidR="006D3626">
        <w:rPr>
          <w:rFonts w:ascii="Cambria" w:hAnsi="Cambria"/>
        </w:rPr>
        <w:t xml:space="preserve">k-nTS+ swapping </w:t>
      </w:r>
      <w:r w:rsidR="00EE25BB">
        <w:rPr>
          <w:rFonts w:ascii="Cambria" w:hAnsi="Cambria"/>
        </w:rPr>
        <w:t xml:space="preserve">method </w:t>
      </w:r>
      <w:r w:rsidR="006D3626">
        <w:rPr>
          <w:rFonts w:ascii="Cambria" w:hAnsi="Cambria"/>
        </w:rPr>
        <w:t xml:space="preserve">with </w:t>
      </w:r>
      <w:r w:rsidR="00EE25BB">
        <w:rPr>
          <w:rFonts w:ascii="Cambria" w:hAnsi="Cambria"/>
        </w:rPr>
        <w:t>a</w:t>
      </w:r>
      <w:r w:rsidR="006D3626">
        <w:rPr>
          <w:rFonts w:ascii="Cambria" w:hAnsi="Cambria"/>
        </w:rPr>
        <w:t xml:space="preserve"> feedback loop of the time series features.</w:t>
      </w:r>
      <w:r w:rsidR="00EA3077">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EE25BB">
        <w:rPr>
          <w:rFonts w:ascii="Cambria" w:hAnsi="Cambria"/>
        </w:rPr>
        <w:t xml:space="preserve"> </w:t>
      </w:r>
      <w:r>
        <w:rPr>
          <w:rFonts w:ascii="Cambria" w:hAnsi="Cambria"/>
        </w:rPr>
        <w:t>using M3 Competition data and hierarchical retail</w:t>
      </w:r>
      <w:ins w:id="142" w:author="Bale,Cameron" w:date="2023-09-08T03:05:00Z">
        <w:r w:rsidR="009F6D58">
          <w:rPr>
            <w:rFonts w:ascii="Cambria" w:hAnsi="Cambria"/>
          </w:rPr>
          <w:t xml:space="preserve"> data</w:t>
        </w:r>
      </w:ins>
      <w:r>
        <w:rPr>
          <w:rFonts w:ascii="Cambria" w:hAnsi="Cambria"/>
        </w:rPr>
        <w:t xml:space="preserve"> from the M5 competition.  Finally, s</w:t>
      </w:r>
      <w:r w:rsidR="00EA3077">
        <w:rPr>
          <w:rFonts w:ascii="Cambria" w:hAnsi="Cambria"/>
        </w:rPr>
        <w:t>ec</w:t>
      </w:r>
      <w:r w:rsidR="00235B23">
        <w:rPr>
          <w:rFonts w:ascii="Cambria" w:hAnsi="Cambria"/>
        </w:rPr>
        <w:t xml:space="preserve">tion </w:t>
      </w:r>
      <w:r w:rsidR="006D3626">
        <w:rPr>
          <w:rFonts w:ascii="Cambria" w:hAnsi="Cambria"/>
        </w:rPr>
        <w:t>5</w:t>
      </w:r>
      <w:r w:rsidR="00EE25BB">
        <w:rPr>
          <w:rFonts w:ascii="Cambria" w:hAnsi="Cambria"/>
        </w:rPr>
        <w:t xml:space="preserve"> concludes.</w:t>
      </w:r>
    </w:p>
    <w:p w14:paraId="34E671F3" w14:textId="36E66768" w:rsidR="00A5796E" w:rsidRDefault="00A5796E" w:rsidP="00C37A47">
      <w:pPr>
        <w:rPr>
          <w:rFonts w:ascii="Cambria" w:hAnsi="Cambria"/>
        </w:rPr>
      </w:pPr>
    </w:p>
    <w:p w14:paraId="4019D78C" w14:textId="77777777" w:rsidR="000A3CFF" w:rsidRDefault="000A3CFF"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4D06D44D" w14:textId="1B41CA47" w:rsidR="00AB5D35" w:rsidRDefault="00AB5D35" w:rsidP="009855E4">
      <w:pPr>
        <w:pStyle w:val="ListParagraph"/>
        <w:numPr>
          <w:ilvl w:val="1"/>
          <w:numId w:val="1"/>
        </w:numPr>
        <w:rPr>
          <w:rFonts w:ascii="Cambria" w:hAnsi="Cambria"/>
          <w:i/>
          <w:iCs/>
        </w:rPr>
      </w:pPr>
      <w:r>
        <w:rPr>
          <w:rFonts w:ascii="Cambria" w:hAnsi="Cambria"/>
          <w:i/>
          <w:iCs/>
        </w:rPr>
        <w:t>Time Series Features</w:t>
      </w:r>
    </w:p>
    <w:p w14:paraId="11D069B3" w14:textId="77777777" w:rsidR="00AB5D35" w:rsidRPr="00AB5D35" w:rsidRDefault="00AB5D35" w:rsidP="00AB5D35">
      <w:pPr>
        <w:rPr>
          <w:rFonts w:ascii="Cambria" w:hAnsi="Cambria"/>
          <w:i/>
          <w:iCs/>
        </w:rPr>
      </w:pPr>
    </w:p>
    <w:p w14:paraId="7425D200" w14:textId="5B95FA4E" w:rsidR="00AB5D35" w:rsidRDefault="00AB5D35" w:rsidP="00AB5D35">
      <w:pPr>
        <w:rPr>
          <w:rFonts w:ascii="Cambria" w:hAnsi="Cambria"/>
        </w:rPr>
      </w:pPr>
      <w:r w:rsidRPr="00AB5D35">
        <w:rPr>
          <w:rFonts w:ascii="Cambria" w:hAnsi="Cambria"/>
        </w:rPr>
        <w:t>Time series features are commonly used for c</w:t>
      </w:r>
      <w:r w:rsidRPr="004F777E">
        <w:rPr>
          <w:rFonts w:ascii="Cambria" w:hAnsi="Cambria"/>
        </w:rPr>
        <w:t xml:space="preserve">lassification </w:t>
      </w:r>
      <w:r w:rsidRPr="00AB5D35">
        <w:rPr>
          <w:rFonts w:ascii="Cambria" w:hAnsi="Cambria"/>
        </w:rPr>
        <w:t>(Fulcher &amp; Jones, 2014), c</w:t>
      </w:r>
      <w:r w:rsidRPr="004F777E">
        <w:rPr>
          <w:rFonts w:ascii="Cambria" w:hAnsi="Cambria"/>
        </w:rPr>
        <w:t xml:space="preserve">lustering (Bandara et al., 2018), forecast accuracy prediction </w:t>
      </w:r>
      <w:r w:rsidRPr="00AB5D35">
        <w:rPr>
          <w:rFonts w:ascii="Cambria" w:hAnsi="Cambria"/>
        </w:rPr>
        <w:t>(Makridakis et al., 2018; Spiliotis et al., 2020), and m</w:t>
      </w:r>
      <w:r w:rsidRPr="004F777E">
        <w:rPr>
          <w:rFonts w:ascii="Cambria" w:hAnsi="Cambria"/>
        </w:rPr>
        <w:t xml:space="preserve">odel selection and forecast combination </w:t>
      </w:r>
      <w:r w:rsidRPr="00AB5D35">
        <w:rPr>
          <w:rFonts w:ascii="Cambria" w:hAnsi="Cambria"/>
        </w:rPr>
        <w:t>(Montero-Manso et al., 2020; Qi et al., 2022; Talagala et al., 2022; Li et al., 2022; Kang et al., 2022).</w:t>
      </w:r>
      <w:r>
        <w:rPr>
          <w:rFonts w:ascii="Cambria" w:hAnsi="Cambria"/>
        </w:rPr>
        <w:t xml:space="preserve">  Table 1 illustrates a subset of features used in the literature along with values of these features from series A and series B in Figure 1.</w:t>
      </w:r>
    </w:p>
    <w:p w14:paraId="3C817810" w14:textId="77777777" w:rsidR="00AB5D35" w:rsidRDefault="00AB5D35" w:rsidP="00AB5D35">
      <w:pPr>
        <w:tabs>
          <w:tab w:val="left" w:pos="1152"/>
        </w:tabs>
        <w:rPr>
          <w:rFonts w:ascii="Cambria" w:hAnsi="Cambria"/>
          <w:b/>
          <w:bCs/>
        </w:rPr>
      </w:pPr>
    </w:p>
    <w:p w14:paraId="4DE7C332" w14:textId="28166C90" w:rsidR="00AB5D35" w:rsidRPr="000225BC" w:rsidRDefault="00AB5D35" w:rsidP="00AB5D35">
      <w:pPr>
        <w:tabs>
          <w:tab w:val="left" w:pos="1152"/>
        </w:tabs>
        <w:rPr>
          <w:rFonts w:ascii="Cambria" w:hAnsi="Cambria"/>
          <w:b/>
          <w:bCs/>
        </w:rPr>
      </w:pPr>
      <w:r>
        <w:rPr>
          <w:rFonts w:ascii="Cambria" w:hAnsi="Cambria"/>
          <w:b/>
          <w:bCs/>
        </w:rPr>
        <w:t>Table 1: Time series feature descriptions</w:t>
      </w:r>
      <w:r w:rsidR="00782D74">
        <w:rPr>
          <w:rFonts w:ascii="Cambria" w:hAnsi="Cambria"/>
          <w:b/>
          <w:bCs/>
        </w:rPr>
        <w:t xml:space="preserve">, </w:t>
      </w:r>
      <w:r>
        <w:rPr>
          <w:rFonts w:ascii="Cambria" w:hAnsi="Cambria"/>
          <w:b/>
          <w:bCs/>
        </w:rPr>
        <w:t>ranges</w:t>
      </w:r>
      <w:r w:rsidR="00782D74">
        <w:rPr>
          <w:rFonts w:ascii="Cambria" w:hAnsi="Cambria"/>
          <w:b/>
          <w:bCs/>
        </w:rPr>
        <w:t>, and values from series A (desirable) and series B (undesirable)</w:t>
      </w:r>
      <w:r>
        <w:rPr>
          <w:rFonts w:ascii="Cambria" w:hAnsi="Cambria"/>
          <w:b/>
          <w:bCs/>
        </w:rPr>
        <w:t>.</w:t>
      </w:r>
    </w:p>
    <w:tbl>
      <w:tblPr>
        <w:tblStyle w:val="TableGrid"/>
        <w:tblW w:w="0" w:type="auto"/>
        <w:tblLook w:val="04A0" w:firstRow="1" w:lastRow="0" w:firstColumn="1" w:lastColumn="0" w:noHBand="0" w:noVBand="1"/>
      </w:tblPr>
      <w:tblGrid>
        <w:gridCol w:w="2107"/>
        <w:gridCol w:w="2928"/>
        <w:gridCol w:w="1530"/>
        <w:gridCol w:w="1440"/>
        <w:gridCol w:w="1345"/>
      </w:tblGrid>
      <w:tr w:rsidR="00AB5D35" w14:paraId="0350DD64" w14:textId="77777777" w:rsidTr="001F212F">
        <w:tc>
          <w:tcPr>
            <w:tcW w:w="2107" w:type="dxa"/>
          </w:tcPr>
          <w:p w14:paraId="4F3836A5" w14:textId="77777777" w:rsidR="00AB5D35" w:rsidRPr="008B21C2" w:rsidRDefault="00AB5D35" w:rsidP="001F212F">
            <w:pPr>
              <w:tabs>
                <w:tab w:val="left" w:pos="1152"/>
              </w:tabs>
              <w:rPr>
                <w:rFonts w:ascii="Cambria" w:hAnsi="Cambria"/>
                <w:b/>
                <w:bCs/>
              </w:rPr>
            </w:pPr>
            <w:r>
              <w:rPr>
                <w:rFonts w:ascii="Cambria" w:hAnsi="Cambria"/>
                <w:b/>
                <w:bCs/>
              </w:rPr>
              <w:t>Feature</w:t>
            </w:r>
          </w:p>
        </w:tc>
        <w:tc>
          <w:tcPr>
            <w:tcW w:w="2928" w:type="dxa"/>
          </w:tcPr>
          <w:p w14:paraId="3A953DD8" w14:textId="77777777" w:rsidR="00AB5D35" w:rsidRPr="008B21C2" w:rsidRDefault="00AB5D35" w:rsidP="001F212F">
            <w:pPr>
              <w:tabs>
                <w:tab w:val="left" w:pos="1152"/>
              </w:tabs>
              <w:rPr>
                <w:rFonts w:ascii="Cambria" w:hAnsi="Cambria"/>
                <w:b/>
                <w:bCs/>
              </w:rPr>
            </w:pPr>
            <w:r>
              <w:rPr>
                <w:rFonts w:ascii="Cambria" w:hAnsi="Cambria"/>
                <w:b/>
                <w:bCs/>
              </w:rPr>
              <w:t>Description</w:t>
            </w:r>
          </w:p>
        </w:tc>
        <w:tc>
          <w:tcPr>
            <w:tcW w:w="1530" w:type="dxa"/>
          </w:tcPr>
          <w:p w14:paraId="0A726283" w14:textId="77777777" w:rsidR="00AB5D35" w:rsidRPr="008B21C2" w:rsidRDefault="00AB5D35" w:rsidP="001F212F">
            <w:pPr>
              <w:tabs>
                <w:tab w:val="left" w:pos="1152"/>
              </w:tabs>
              <w:rPr>
                <w:rFonts w:ascii="Cambria" w:hAnsi="Cambria"/>
                <w:b/>
                <w:bCs/>
              </w:rPr>
            </w:pPr>
            <w:r>
              <w:rPr>
                <w:rFonts w:ascii="Cambria" w:hAnsi="Cambria"/>
                <w:b/>
                <w:bCs/>
              </w:rPr>
              <w:t>Value Range</w:t>
            </w:r>
          </w:p>
        </w:tc>
        <w:tc>
          <w:tcPr>
            <w:tcW w:w="1440" w:type="dxa"/>
          </w:tcPr>
          <w:p w14:paraId="6139E34D" w14:textId="3A1A3307" w:rsidR="00AB5D35" w:rsidRDefault="00AB5D35" w:rsidP="001F212F">
            <w:pPr>
              <w:tabs>
                <w:tab w:val="left" w:pos="1152"/>
              </w:tabs>
              <w:rPr>
                <w:rFonts w:ascii="Cambria" w:hAnsi="Cambria"/>
                <w:b/>
                <w:bCs/>
              </w:rPr>
            </w:pPr>
            <w:r>
              <w:rPr>
                <w:rFonts w:ascii="Cambria" w:hAnsi="Cambria"/>
                <w:b/>
                <w:bCs/>
              </w:rPr>
              <w:t>Series A</w:t>
            </w:r>
          </w:p>
        </w:tc>
        <w:tc>
          <w:tcPr>
            <w:tcW w:w="1345" w:type="dxa"/>
          </w:tcPr>
          <w:p w14:paraId="04D1E528" w14:textId="117B718F" w:rsidR="00AB5D35" w:rsidRDefault="00AB5D35" w:rsidP="001F212F">
            <w:pPr>
              <w:tabs>
                <w:tab w:val="left" w:pos="1152"/>
              </w:tabs>
              <w:rPr>
                <w:rFonts w:ascii="Cambria" w:hAnsi="Cambria"/>
                <w:b/>
                <w:bCs/>
              </w:rPr>
            </w:pPr>
            <w:r>
              <w:rPr>
                <w:rFonts w:ascii="Cambria" w:hAnsi="Cambria"/>
                <w:b/>
                <w:bCs/>
              </w:rPr>
              <w:t>Series B</w:t>
            </w:r>
          </w:p>
        </w:tc>
      </w:tr>
      <w:tr w:rsidR="00D70AA1" w14:paraId="24A4B61C" w14:textId="77777777" w:rsidTr="001F212F">
        <w:tc>
          <w:tcPr>
            <w:tcW w:w="2107" w:type="dxa"/>
          </w:tcPr>
          <w:p w14:paraId="5049FF19" w14:textId="77777777" w:rsidR="00D70AA1" w:rsidRPr="00D176B8" w:rsidRDefault="00D70AA1" w:rsidP="00D70AA1">
            <w:pPr>
              <w:tabs>
                <w:tab w:val="left" w:pos="1152"/>
              </w:tabs>
              <w:rPr>
                <w:rFonts w:ascii="Cambria" w:hAnsi="Cambria"/>
                <w:i/>
                <w:iCs/>
              </w:rPr>
            </w:pPr>
            <w:r>
              <w:rPr>
                <w:rFonts w:ascii="Cambria" w:hAnsi="Cambria"/>
                <w:i/>
                <w:iCs/>
              </w:rPr>
              <w:t>Spectral Entropy</w:t>
            </w:r>
          </w:p>
        </w:tc>
        <w:tc>
          <w:tcPr>
            <w:tcW w:w="2928" w:type="dxa"/>
          </w:tcPr>
          <w:p w14:paraId="41CC3DA6" w14:textId="77777777" w:rsidR="00D70AA1" w:rsidRDefault="00D70AA1" w:rsidP="00D70AA1">
            <w:pPr>
              <w:tabs>
                <w:tab w:val="left" w:pos="1152"/>
              </w:tabs>
              <w:rPr>
                <w:rFonts w:ascii="Cambria" w:hAnsi="Cambria"/>
              </w:rPr>
            </w:pPr>
            <w:r>
              <w:rPr>
                <w:rFonts w:ascii="Cambria" w:hAnsi="Cambria"/>
              </w:rPr>
              <w:t>Signal-to-noise ratio of the time series.</w:t>
            </w:r>
          </w:p>
        </w:tc>
        <w:tc>
          <w:tcPr>
            <w:tcW w:w="1530" w:type="dxa"/>
          </w:tcPr>
          <w:p w14:paraId="5365D26F" w14:textId="77777777" w:rsidR="00D70AA1" w:rsidRDefault="00D70AA1" w:rsidP="00D70AA1">
            <w:pPr>
              <w:tabs>
                <w:tab w:val="left" w:pos="1152"/>
              </w:tabs>
              <w:rPr>
                <w:rFonts w:ascii="Cambria" w:hAnsi="Cambria"/>
              </w:rPr>
            </w:pPr>
            <w:r>
              <w:rPr>
                <w:rFonts w:ascii="Cambria" w:hAnsi="Cambria"/>
              </w:rPr>
              <w:t>[0, 1]</w:t>
            </w:r>
          </w:p>
        </w:tc>
        <w:tc>
          <w:tcPr>
            <w:tcW w:w="1440" w:type="dxa"/>
          </w:tcPr>
          <w:p w14:paraId="0446D0F5" w14:textId="09C3531E" w:rsidR="00D70AA1" w:rsidRDefault="00D70AA1" w:rsidP="004F777E">
            <w:pPr>
              <w:tabs>
                <w:tab w:val="left" w:pos="1152"/>
              </w:tabs>
              <w:rPr>
                <w:rFonts w:ascii="Cambria" w:hAnsi="Cambria"/>
              </w:rPr>
            </w:pPr>
            <w:r w:rsidRPr="005A2BCD">
              <w:t>0.07</w:t>
            </w:r>
          </w:p>
        </w:tc>
        <w:tc>
          <w:tcPr>
            <w:tcW w:w="1345" w:type="dxa"/>
          </w:tcPr>
          <w:p w14:paraId="2BCAF84F" w14:textId="14AE9B97" w:rsidR="00D70AA1" w:rsidRDefault="00D70AA1" w:rsidP="004F777E">
            <w:pPr>
              <w:tabs>
                <w:tab w:val="left" w:pos="1152"/>
              </w:tabs>
              <w:rPr>
                <w:rFonts w:ascii="Cambria" w:hAnsi="Cambria"/>
              </w:rPr>
            </w:pPr>
            <w:r w:rsidRPr="00C83467">
              <w:t>1.00</w:t>
            </w:r>
          </w:p>
        </w:tc>
      </w:tr>
      <w:tr w:rsidR="00D70AA1" w14:paraId="049C17BB" w14:textId="77777777" w:rsidTr="001F212F">
        <w:tc>
          <w:tcPr>
            <w:tcW w:w="2107" w:type="dxa"/>
          </w:tcPr>
          <w:p w14:paraId="5DEB079E" w14:textId="77777777" w:rsidR="00D70AA1" w:rsidRPr="00D176B8" w:rsidRDefault="00D70AA1" w:rsidP="00D70AA1">
            <w:pPr>
              <w:tabs>
                <w:tab w:val="left" w:pos="1152"/>
              </w:tabs>
              <w:rPr>
                <w:rFonts w:ascii="Cambria" w:hAnsi="Cambria"/>
                <w:i/>
                <w:iCs/>
              </w:rPr>
            </w:pPr>
            <w:r>
              <w:rPr>
                <w:rFonts w:ascii="Cambria" w:hAnsi="Cambria"/>
                <w:i/>
                <w:iCs/>
              </w:rPr>
              <w:t>Hurst</w:t>
            </w:r>
          </w:p>
        </w:tc>
        <w:tc>
          <w:tcPr>
            <w:tcW w:w="2928" w:type="dxa"/>
          </w:tcPr>
          <w:p w14:paraId="1C902220" w14:textId="77777777" w:rsidR="00D70AA1" w:rsidRDefault="00D70AA1" w:rsidP="00D70AA1">
            <w:pPr>
              <w:tabs>
                <w:tab w:val="left" w:pos="1152"/>
              </w:tabs>
              <w:rPr>
                <w:rFonts w:ascii="Cambria" w:hAnsi="Cambria"/>
              </w:rPr>
            </w:pPr>
            <w:r>
              <w:rPr>
                <w:rFonts w:ascii="Cambria" w:hAnsi="Cambria"/>
              </w:rPr>
              <w:t>Long-range dependence (self-similarity) of a time series.</w:t>
            </w:r>
          </w:p>
        </w:tc>
        <w:tc>
          <w:tcPr>
            <w:tcW w:w="1530" w:type="dxa"/>
          </w:tcPr>
          <w:p w14:paraId="6079E46A" w14:textId="77777777" w:rsidR="00D70AA1" w:rsidRDefault="00D70AA1" w:rsidP="00D70AA1">
            <w:pPr>
              <w:tabs>
                <w:tab w:val="left" w:pos="1152"/>
              </w:tabs>
              <w:rPr>
                <w:rFonts w:ascii="Cambria" w:hAnsi="Cambria"/>
              </w:rPr>
            </w:pPr>
            <w:r>
              <w:rPr>
                <w:rFonts w:ascii="Cambria" w:hAnsi="Cambria"/>
              </w:rPr>
              <w:t>[0, 1]</w:t>
            </w:r>
          </w:p>
        </w:tc>
        <w:tc>
          <w:tcPr>
            <w:tcW w:w="1440" w:type="dxa"/>
          </w:tcPr>
          <w:p w14:paraId="3F3C9897" w14:textId="25586D28" w:rsidR="00D70AA1" w:rsidRDefault="00D70AA1" w:rsidP="004F777E">
            <w:pPr>
              <w:tabs>
                <w:tab w:val="left" w:pos="1152"/>
              </w:tabs>
              <w:rPr>
                <w:rFonts w:ascii="Cambria" w:hAnsi="Cambria"/>
              </w:rPr>
            </w:pPr>
            <w:r w:rsidRPr="005A2BCD">
              <w:t>0.99</w:t>
            </w:r>
          </w:p>
        </w:tc>
        <w:tc>
          <w:tcPr>
            <w:tcW w:w="1345" w:type="dxa"/>
          </w:tcPr>
          <w:p w14:paraId="12B6A9C8" w14:textId="0993AA87" w:rsidR="00D70AA1" w:rsidRDefault="00D70AA1" w:rsidP="004F777E">
            <w:pPr>
              <w:tabs>
                <w:tab w:val="left" w:pos="1152"/>
              </w:tabs>
              <w:rPr>
                <w:rFonts w:ascii="Cambria" w:hAnsi="Cambria"/>
              </w:rPr>
            </w:pPr>
            <w:r w:rsidRPr="00C83467">
              <w:t>0.50</w:t>
            </w:r>
          </w:p>
        </w:tc>
      </w:tr>
      <w:tr w:rsidR="00D70AA1" w14:paraId="3E14B25C" w14:textId="77777777" w:rsidTr="001F212F">
        <w:tc>
          <w:tcPr>
            <w:tcW w:w="2107" w:type="dxa"/>
          </w:tcPr>
          <w:p w14:paraId="73470BA4" w14:textId="77777777" w:rsidR="00D70AA1" w:rsidRPr="00D176B8" w:rsidRDefault="00D70AA1" w:rsidP="00D70AA1">
            <w:pPr>
              <w:tabs>
                <w:tab w:val="left" w:pos="1152"/>
              </w:tabs>
              <w:rPr>
                <w:rFonts w:ascii="Cambria" w:hAnsi="Cambria"/>
                <w:i/>
                <w:iCs/>
              </w:rPr>
            </w:pPr>
            <w:r>
              <w:rPr>
                <w:rFonts w:ascii="Cambria" w:hAnsi="Cambria"/>
                <w:i/>
                <w:iCs/>
              </w:rPr>
              <w:t>Skewness</w:t>
            </w:r>
          </w:p>
        </w:tc>
        <w:tc>
          <w:tcPr>
            <w:tcW w:w="2928" w:type="dxa"/>
          </w:tcPr>
          <w:p w14:paraId="079680F4" w14:textId="77777777" w:rsidR="00D70AA1" w:rsidRDefault="00D70AA1" w:rsidP="00D70AA1">
            <w:pPr>
              <w:tabs>
                <w:tab w:val="left" w:pos="1152"/>
              </w:tabs>
              <w:rPr>
                <w:rFonts w:ascii="Cambria" w:hAnsi="Cambria"/>
              </w:rPr>
            </w:pPr>
            <w:r>
              <w:rPr>
                <w:rFonts w:ascii="Cambria" w:hAnsi="Cambria"/>
              </w:rPr>
              <w:t>Symmetry of the distribution of time series values.</w:t>
            </w:r>
          </w:p>
        </w:tc>
        <w:tc>
          <w:tcPr>
            <w:tcW w:w="1530" w:type="dxa"/>
          </w:tcPr>
          <w:p w14:paraId="33DDB32F" w14:textId="77777777" w:rsidR="00D70AA1" w:rsidRPr="0074150C" w:rsidRDefault="00D70AA1" w:rsidP="00D70AA1">
            <w:pPr>
              <w:tabs>
                <w:tab w:val="left" w:pos="1152"/>
              </w:tabs>
              <w:rPr>
                <w:rFonts w:ascii="Cambria" w:eastAsiaTheme="minorEastAsia" w:hAnsi="Cambria"/>
              </w:rPr>
            </w:pPr>
            <m:oMathPara>
              <m:oMathParaPr>
                <m:jc m:val="left"/>
              </m:oMathParaPr>
              <m:oMath>
                <m:r>
                  <w:rPr>
                    <w:rFonts w:ascii="Cambria Math" w:eastAsiaTheme="minorEastAsia" w:hAnsi="Cambria Math"/>
                  </w:rPr>
                  <m:t>(-∞, ∞)</m:t>
                </m:r>
              </m:oMath>
            </m:oMathPara>
          </w:p>
        </w:tc>
        <w:tc>
          <w:tcPr>
            <w:tcW w:w="1440" w:type="dxa"/>
          </w:tcPr>
          <w:p w14:paraId="5B2FE1CC" w14:textId="4C606768" w:rsidR="00D70AA1" w:rsidRDefault="00D70AA1" w:rsidP="004F777E">
            <w:pPr>
              <w:tabs>
                <w:tab w:val="left" w:pos="1152"/>
              </w:tabs>
              <w:rPr>
                <w:rFonts w:ascii="Cambria" w:eastAsia="Calibri" w:hAnsi="Cambria" w:cs="Times New Roman"/>
              </w:rPr>
            </w:pPr>
            <w:r w:rsidRPr="005A2BCD">
              <w:t>-0.41</w:t>
            </w:r>
          </w:p>
        </w:tc>
        <w:tc>
          <w:tcPr>
            <w:tcW w:w="1345" w:type="dxa"/>
          </w:tcPr>
          <w:p w14:paraId="56F63323" w14:textId="0101B924" w:rsidR="00D70AA1" w:rsidRDefault="00D70AA1" w:rsidP="004F777E">
            <w:pPr>
              <w:tabs>
                <w:tab w:val="left" w:pos="1152"/>
              </w:tabs>
              <w:rPr>
                <w:rFonts w:ascii="Cambria" w:eastAsia="Calibri" w:hAnsi="Cambria" w:cs="Times New Roman"/>
              </w:rPr>
            </w:pPr>
            <w:r w:rsidRPr="00C83467">
              <w:t>-0.57</w:t>
            </w:r>
          </w:p>
        </w:tc>
      </w:tr>
      <w:tr w:rsidR="00D70AA1" w14:paraId="379863E2" w14:textId="77777777" w:rsidTr="001F212F">
        <w:tc>
          <w:tcPr>
            <w:tcW w:w="2107" w:type="dxa"/>
          </w:tcPr>
          <w:p w14:paraId="3B0B5BCC" w14:textId="77777777" w:rsidR="00D70AA1" w:rsidRPr="00D176B8" w:rsidRDefault="00D70AA1" w:rsidP="00D70AA1">
            <w:pPr>
              <w:tabs>
                <w:tab w:val="left" w:pos="1152"/>
              </w:tabs>
              <w:rPr>
                <w:rFonts w:ascii="Cambria" w:hAnsi="Cambria"/>
                <w:i/>
                <w:iCs/>
              </w:rPr>
            </w:pPr>
            <w:r>
              <w:rPr>
                <w:rFonts w:ascii="Cambria" w:hAnsi="Cambria"/>
                <w:i/>
                <w:iCs/>
              </w:rPr>
              <w:t>Kurtosis</w:t>
            </w:r>
          </w:p>
        </w:tc>
        <w:tc>
          <w:tcPr>
            <w:tcW w:w="2928" w:type="dxa"/>
          </w:tcPr>
          <w:p w14:paraId="3DCD7BEC" w14:textId="77777777" w:rsidR="00D70AA1" w:rsidRDefault="00D70AA1" w:rsidP="00D70AA1">
            <w:pPr>
              <w:tabs>
                <w:tab w:val="left" w:pos="1152"/>
              </w:tabs>
              <w:rPr>
                <w:rFonts w:ascii="Cambria" w:hAnsi="Cambria"/>
              </w:rPr>
            </w:pPr>
            <w:r>
              <w:rPr>
                <w:rFonts w:ascii="Cambria" w:hAnsi="Cambria"/>
              </w:rPr>
              <w:t>Weight of the tails of the distribution of time series values.</w:t>
            </w:r>
          </w:p>
        </w:tc>
        <w:tc>
          <w:tcPr>
            <w:tcW w:w="1530" w:type="dxa"/>
          </w:tcPr>
          <w:p w14:paraId="0F17EC45" w14:textId="77777777" w:rsidR="00D70AA1" w:rsidRPr="0074150C" w:rsidRDefault="00000000" w:rsidP="00D70AA1">
            <w:pPr>
              <w:tabs>
                <w:tab w:val="left" w:pos="1152"/>
              </w:tabs>
              <w:rPr>
                <w:rFonts w:ascii="Cambria" w:eastAsiaTheme="minorEastAsia" w:hAnsi="Cambria"/>
                <w:iCs/>
              </w:rPr>
            </w:pPr>
            <m:oMathPara>
              <m:oMathParaPr>
                <m:jc m:val="left"/>
              </m:oMathParaPr>
              <m:oMath>
                <m:d>
                  <m:dPr>
                    <m:ctrlPr>
                      <w:rPr>
                        <w:rFonts w:ascii="Cambria Math" w:hAnsi="Cambria Math"/>
                        <w:i/>
                      </w:rPr>
                    </m:ctrlPr>
                  </m:dPr>
                  <m:e>
                    <m:r>
                      <w:rPr>
                        <w:rFonts w:ascii="Cambria Math" w:hAnsi="Cambria Math"/>
                      </w:rPr>
                      <m:t>-∞,∞</m:t>
                    </m:r>
                  </m:e>
                </m:d>
              </m:oMath>
            </m:oMathPara>
          </w:p>
        </w:tc>
        <w:tc>
          <w:tcPr>
            <w:tcW w:w="1440" w:type="dxa"/>
          </w:tcPr>
          <w:p w14:paraId="23CFDD3F" w14:textId="296BCC63" w:rsidR="00D70AA1" w:rsidRDefault="00D70AA1" w:rsidP="004F777E">
            <w:pPr>
              <w:tabs>
                <w:tab w:val="left" w:pos="1152"/>
              </w:tabs>
              <w:rPr>
                <w:rFonts w:ascii="Cambria" w:eastAsia="Calibri" w:hAnsi="Cambria" w:cs="Times New Roman"/>
              </w:rPr>
            </w:pPr>
            <w:r w:rsidRPr="005A2BCD">
              <w:t>-1.24</w:t>
            </w:r>
          </w:p>
        </w:tc>
        <w:tc>
          <w:tcPr>
            <w:tcW w:w="1345" w:type="dxa"/>
          </w:tcPr>
          <w:p w14:paraId="78678CFB" w14:textId="3A28411E" w:rsidR="00D70AA1" w:rsidRDefault="00D70AA1" w:rsidP="004F777E">
            <w:pPr>
              <w:tabs>
                <w:tab w:val="left" w:pos="1152"/>
              </w:tabs>
              <w:rPr>
                <w:rFonts w:ascii="Cambria" w:eastAsia="Calibri" w:hAnsi="Cambria" w:cs="Times New Roman"/>
              </w:rPr>
            </w:pPr>
            <w:r w:rsidRPr="00C83467">
              <w:t>1.16</w:t>
            </w:r>
          </w:p>
        </w:tc>
      </w:tr>
      <w:tr w:rsidR="00D70AA1" w14:paraId="6961F0E1" w14:textId="77777777" w:rsidTr="001F212F">
        <w:tc>
          <w:tcPr>
            <w:tcW w:w="2107" w:type="dxa"/>
          </w:tcPr>
          <w:p w14:paraId="6C3CA1C0" w14:textId="77777777" w:rsidR="00D70AA1" w:rsidRPr="00D176B8" w:rsidRDefault="00D70AA1" w:rsidP="00D70AA1">
            <w:pPr>
              <w:tabs>
                <w:tab w:val="left" w:pos="1152"/>
              </w:tabs>
              <w:rPr>
                <w:rFonts w:ascii="Cambria" w:hAnsi="Cambria"/>
                <w:i/>
                <w:iCs/>
              </w:rPr>
            </w:pPr>
            <w:r>
              <w:rPr>
                <w:rFonts w:ascii="Cambria" w:hAnsi="Cambria"/>
                <w:i/>
                <w:iCs/>
              </w:rPr>
              <w:t>Error ACF</w:t>
            </w:r>
          </w:p>
        </w:tc>
        <w:tc>
          <w:tcPr>
            <w:tcW w:w="2928" w:type="dxa"/>
          </w:tcPr>
          <w:p w14:paraId="6D163BFB" w14:textId="77777777" w:rsidR="00D70AA1" w:rsidRDefault="00D70AA1" w:rsidP="00D70AA1">
            <w:pPr>
              <w:tabs>
                <w:tab w:val="left" w:pos="1152"/>
              </w:tabs>
              <w:rPr>
                <w:rFonts w:ascii="Cambria" w:hAnsi="Cambria"/>
              </w:rPr>
            </w:pPr>
            <w:r>
              <w:rPr>
                <w:rFonts w:ascii="Cambria" w:hAnsi="Cambria"/>
              </w:rPr>
              <w:t>First autocorrelation coefficient of the error component of the decomposed series.</w:t>
            </w:r>
          </w:p>
        </w:tc>
        <w:tc>
          <w:tcPr>
            <w:tcW w:w="1530" w:type="dxa"/>
          </w:tcPr>
          <w:p w14:paraId="0908087E" w14:textId="77777777" w:rsidR="00D70AA1" w:rsidRDefault="00D70AA1" w:rsidP="00D70AA1">
            <w:pPr>
              <w:tabs>
                <w:tab w:val="left" w:pos="1152"/>
              </w:tabs>
              <w:rPr>
                <w:rFonts w:ascii="Cambria" w:hAnsi="Cambria"/>
              </w:rPr>
            </w:pPr>
            <w:r>
              <w:rPr>
                <w:rFonts w:ascii="Cambria" w:hAnsi="Cambria"/>
              </w:rPr>
              <w:t>[-1, 1]</w:t>
            </w:r>
          </w:p>
        </w:tc>
        <w:tc>
          <w:tcPr>
            <w:tcW w:w="1440" w:type="dxa"/>
          </w:tcPr>
          <w:p w14:paraId="143A8A71" w14:textId="278CB002" w:rsidR="00D70AA1" w:rsidRDefault="00D70AA1" w:rsidP="004F777E">
            <w:pPr>
              <w:tabs>
                <w:tab w:val="left" w:pos="1152"/>
              </w:tabs>
              <w:rPr>
                <w:rFonts w:ascii="Cambria" w:hAnsi="Cambria"/>
              </w:rPr>
            </w:pPr>
            <w:r w:rsidRPr="005A2BCD">
              <w:t>-0.09</w:t>
            </w:r>
          </w:p>
        </w:tc>
        <w:tc>
          <w:tcPr>
            <w:tcW w:w="1345" w:type="dxa"/>
          </w:tcPr>
          <w:p w14:paraId="24DDBB2A" w14:textId="3556E7BA" w:rsidR="00D70AA1" w:rsidRDefault="00D70AA1" w:rsidP="004F777E">
            <w:pPr>
              <w:tabs>
                <w:tab w:val="left" w:pos="1152"/>
              </w:tabs>
              <w:rPr>
                <w:rFonts w:ascii="Cambria" w:hAnsi="Cambria"/>
              </w:rPr>
            </w:pPr>
            <w:r w:rsidRPr="00C83467">
              <w:t>-0.19</w:t>
            </w:r>
          </w:p>
        </w:tc>
      </w:tr>
      <w:tr w:rsidR="00D70AA1" w14:paraId="125E4E98" w14:textId="77777777" w:rsidTr="001F212F">
        <w:tc>
          <w:tcPr>
            <w:tcW w:w="2107" w:type="dxa"/>
          </w:tcPr>
          <w:p w14:paraId="6D62D189" w14:textId="77777777" w:rsidR="00D70AA1" w:rsidRPr="00D176B8" w:rsidRDefault="00D70AA1" w:rsidP="00D70AA1">
            <w:pPr>
              <w:tabs>
                <w:tab w:val="left" w:pos="1152"/>
              </w:tabs>
              <w:rPr>
                <w:rFonts w:ascii="Cambria" w:hAnsi="Cambria"/>
                <w:i/>
                <w:iCs/>
              </w:rPr>
            </w:pPr>
            <w:r>
              <w:rPr>
                <w:rFonts w:ascii="Cambria" w:hAnsi="Cambria"/>
                <w:i/>
                <w:iCs/>
              </w:rPr>
              <w:t>Trend</w:t>
            </w:r>
          </w:p>
        </w:tc>
        <w:tc>
          <w:tcPr>
            <w:tcW w:w="2928" w:type="dxa"/>
          </w:tcPr>
          <w:p w14:paraId="030D60E5" w14:textId="77777777" w:rsidR="00D70AA1" w:rsidRDefault="00D70AA1" w:rsidP="00D70AA1">
            <w:pPr>
              <w:tabs>
                <w:tab w:val="left" w:pos="1152"/>
              </w:tabs>
              <w:rPr>
                <w:rFonts w:ascii="Cambria" w:hAnsi="Cambria"/>
              </w:rPr>
            </w:pPr>
            <w:r>
              <w:rPr>
                <w:rFonts w:ascii="Cambria" w:hAnsi="Cambria"/>
              </w:rPr>
              <w:t>Strength of the trend.</w:t>
            </w:r>
          </w:p>
        </w:tc>
        <w:tc>
          <w:tcPr>
            <w:tcW w:w="1530" w:type="dxa"/>
          </w:tcPr>
          <w:p w14:paraId="334AE8DD" w14:textId="77777777" w:rsidR="00D70AA1" w:rsidRDefault="00D70AA1" w:rsidP="00D70AA1">
            <w:pPr>
              <w:tabs>
                <w:tab w:val="left" w:pos="1152"/>
              </w:tabs>
              <w:rPr>
                <w:rFonts w:ascii="Cambria" w:hAnsi="Cambria"/>
              </w:rPr>
            </w:pPr>
            <w:r>
              <w:rPr>
                <w:rFonts w:ascii="Cambria" w:hAnsi="Cambria"/>
              </w:rPr>
              <w:t>[0, 1]</w:t>
            </w:r>
          </w:p>
        </w:tc>
        <w:tc>
          <w:tcPr>
            <w:tcW w:w="1440" w:type="dxa"/>
          </w:tcPr>
          <w:p w14:paraId="5BD43E8D" w14:textId="5B48FF7D" w:rsidR="00D70AA1" w:rsidRDefault="00D70AA1" w:rsidP="004F777E">
            <w:pPr>
              <w:tabs>
                <w:tab w:val="left" w:pos="1152"/>
              </w:tabs>
              <w:rPr>
                <w:rFonts w:ascii="Cambria" w:hAnsi="Cambria"/>
              </w:rPr>
            </w:pPr>
            <w:r w:rsidRPr="005A2BCD">
              <w:t>0.97</w:t>
            </w:r>
          </w:p>
        </w:tc>
        <w:tc>
          <w:tcPr>
            <w:tcW w:w="1345" w:type="dxa"/>
          </w:tcPr>
          <w:p w14:paraId="78709703" w14:textId="6204A8FA" w:rsidR="00D70AA1" w:rsidRDefault="00D70AA1" w:rsidP="004F777E">
            <w:pPr>
              <w:tabs>
                <w:tab w:val="left" w:pos="1152"/>
              </w:tabs>
              <w:rPr>
                <w:rFonts w:ascii="Cambria" w:hAnsi="Cambria"/>
              </w:rPr>
            </w:pPr>
            <w:r w:rsidRPr="00C83467">
              <w:t>0.12</w:t>
            </w:r>
          </w:p>
        </w:tc>
      </w:tr>
      <w:tr w:rsidR="00D70AA1" w14:paraId="2A9C4AFD" w14:textId="77777777" w:rsidTr="001F212F">
        <w:tc>
          <w:tcPr>
            <w:tcW w:w="2107" w:type="dxa"/>
          </w:tcPr>
          <w:p w14:paraId="46F9E47A" w14:textId="77777777" w:rsidR="00D70AA1" w:rsidRPr="00D176B8" w:rsidRDefault="00D70AA1" w:rsidP="00D70AA1">
            <w:pPr>
              <w:tabs>
                <w:tab w:val="left" w:pos="1152"/>
              </w:tabs>
              <w:rPr>
                <w:rFonts w:ascii="Cambria" w:hAnsi="Cambria"/>
                <w:i/>
                <w:iCs/>
              </w:rPr>
            </w:pPr>
            <w:r>
              <w:rPr>
                <w:rFonts w:ascii="Cambria" w:hAnsi="Cambria"/>
                <w:i/>
                <w:iCs/>
              </w:rPr>
              <w:t>Seasonality</w:t>
            </w:r>
          </w:p>
        </w:tc>
        <w:tc>
          <w:tcPr>
            <w:tcW w:w="2928" w:type="dxa"/>
          </w:tcPr>
          <w:p w14:paraId="7BBEEC31" w14:textId="77777777" w:rsidR="00D70AA1" w:rsidRDefault="00D70AA1" w:rsidP="00D70AA1">
            <w:pPr>
              <w:tabs>
                <w:tab w:val="left" w:pos="1152"/>
              </w:tabs>
              <w:rPr>
                <w:rFonts w:ascii="Cambria" w:hAnsi="Cambria"/>
              </w:rPr>
            </w:pPr>
            <w:r>
              <w:rPr>
                <w:rFonts w:ascii="Cambria" w:hAnsi="Cambria"/>
              </w:rPr>
              <w:t>Strength of the seasonality.</w:t>
            </w:r>
          </w:p>
        </w:tc>
        <w:tc>
          <w:tcPr>
            <w:tcW w:w="1530" w:type="dxa"/>
          </w:tcPr>
          <w:p w14:paraId="667805C4" w14:textId="77777777" w:rsidR="00D70AA1" w:rsidRDefault="00D70AA1" w:rsidP="00D70AA1">
            <w:pPr>
              <w:tabs>
                <w:tab w:val="left" w:pos="1152"/>
              </w:tabs>
              <w:rPr>
                <w:rFonts w:ascii="Cambria" w:hAnsi="Cambria"/>
              </w:rPr>
            </w:pPr>
            <w:r>
              <w:rPr>
                <w:rFonts w:ascii="Cambria" w:hAnsi="Cambria"/>
              </w:rPr>
              <w:t>[0, 1]</w:t>
            </w:r>
          </w:p>
        </w:tc>
        <w:tc>
          <w:tcPr>
            <w:tcW w:w="1440" w:type="dxa"/>
          </w:tcPr>
          <w:p w14:paraId="258214AF" w14:textId="1A7E322F" w:rsidR="00D70AA1" w:rsidRDefault="00D70AA1" w:rsidP="004F777E">
            <w:pPr>
              <w:tabs>
                <w:tab w:val="left" w:pos="1152"/>
              </w:tabs>
              <w:rPr>
                <w:rFonts w:ascii="Cambria" w:hAnsi="Cambria"/>
              </w:rPr>
            </w:pPr>
            <w:r w:rsidRPr="005A2BCD">
              <w:t>0.16</w:t>
            </w:r>
          </w:p>
        </w:tc>
        <w:tc>
          <w:tcPr>
            <w:tcW w:w="1345" w:type="dxa"/>
          </w:tcPr>
          <w:p w14:paraId="0A60474F" w14:textId="67D379ED" w:rsidR="00D70AA1" w:rsidRDefault="00D70AA1" w:rsidP="004F777E">
            <w:pPr>
              <w:tabs>
                <w:tab w:val="left" w:pos="1152"/>
              </w:tabs>
              <w:rPr>
                <w:rFonts w:ascii="Cambria" w:hAnsi="Cambria"/>
              </w:rPr>
            </w:pPr>
            <w:r w:rsidRPr="00C83467">
              <w:t>0.23</w:t>
            </w:r>
          </w:p>
        </w:tc>
      </w:tr>
      <w:tr w:rsidR="00D70AA1" w14:paraId="13A6D4A3" w14:textId="77777777" w:rsidTr="001F212F">
        <w:tc>
          <w:tcPr>
            <w:tcW w:w="2107" w:type="dxa"/>
          </w:tcPr>
          <w:p w14:paraId="48F5829C" w14:textId="77777777" w:rsidR="00D70AA1" w:rsidRDefault="00D70AA1" w:rsidP="00D70AA1">
            <w:pPr>
              <w:tabs>
                <w:tab w:val="left" w:pos="1152"/>
              </w:tabs>
              <w:rPr>
                <w:rFonts w:ascii="Cambria" w:hAnsi="Cambria"/>
                <w:i/>
                <w:iCs/>
              </w:rPr>
            </w:pPr>
            <w:r>
              <w:rPr>
                <w:rFonts w:ascii="Cambria" w:hAnsi="Cambria"/>
                <w:i/>
                <w:iCs/>
              </w:rPr>
              <w:t>Mean</w:t>
            </w:r>
          </w:p>
        </w:tc>
        <w:tc>
          <w:tcPr>
            <w:tcW w:w="2928" w:type="dxa"/>
          </w:tcPr>
          <w:p w14:paraId="0DA06514" w14:textId="77777777" w:rsidR="00D70AA1" w:rsidRDefault="00D70AA1" w:rsidP="00D70AA1">
            <w:pPr>
              <w:tabs>
                <w:tab w:val="left" w:pos="1152"/>
              </w:tabs>
              <w:rPr>
                <w:rFonts w:ascii="Cambria" w:hAnsi="Cambria"/>
              </w:rPr>
            </w:pPr>
            <w:r>
              <w:rPr>
                <w:rFonts w:ascii="Cambria" w:hAnsi="Cambria"/>
              </w:rPr>
              <w:t>Mean of the time series.</w:t>
            </w:r>
          </w:p>
        </w:tc>
        <w:tc>
          <w:tcPr>
            <w:tcW w:w="1530" w:type="dxa"/>
          </w:tcPr>
          <w:p w14:paraId="5D5271E7" w14:textId="77777777" w:rsidR="00D70AA1" w:rsidRPr="0074150C" w:rsidRDefault="00000000" w:rsidP="00D70AA1">
            <w:pPr>
              <w:tabs>
                <w:tab w:val="left" w:pos="1152"/>
              </w:tabs>
              <w:rPr>
                <w:rFonts w:ascii="Cambria" w:eastAsiaTheme="minorEastAsia" w:hAnsi="Cambria"/>
                <w:iCs/>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EE88941" w14:textId="7657EB65" w:rsidR="00D70AA1" w:rsidRDefault="00D70AA1" w:rsidP="004F777E">
            <w:pPr>
              <w:tabs>
                <w:tab w:val="left" w:pos="1152"/>
              </w:tabs>
              <w:rPr>
                <w:rFonts w:ascii="Cambria" w:eastAsia="Calibri" w:hAnsi="Cambria" w:cs="Times New Roman"/>
              </w:rPr>
            </w:pPr>
            <w:r w:rsidRPr="005A2BCD">
              <w:t>7.96</w:t>
            </w:r>
          </w:p>
        </w:tc>
        <w:tc>
          <w:tcPr>
            <w:tcW w:w="1345" w:type="dxa"/>
          </w:tcPr>
          <w:p w14:paraId="79E65063" w14:textId="36F963A6" w:rsidR="00D70AA1" w:rsidRDefault="00D70AA1" w:rsidP="004F777E">
            <w:pPr>
              <w:tabs>
                <w:tab w:val="left" w:pos="1152"/>
              </w:tabs>
              <w:rPr>
                <w:rFonts w:ascii="Cambria" w:eastAsia="Calibri" w:hAnsi="Cambria" w:cs="Times New Roman"/>
              </w:rPr>
            </w:pPr>
            <w:r w:rsidRPr="00C83467">
              <w:t>7.01</w:t>
            </w:r>
          </w:p>
        </w:tc>
      </w:tr>
      <w:tr w:rsidR="00D70AA1" w14:paraId="10590DA5" w14:textId="77777777" w:rsidTr="001F212F">
        <w:tc>
          <w:tcPr>
            <w:tcW w:w="2107" w:type="dxa"/>
          </w:tcPr>
          <w:p w14:paraId="02382FA2" w14:textId="77777777" w:rsidR="00D70AA1" w:rsidRDefault="00D70AA1" w:rsidP="00D70AA1">
            <w:pPr>
              <w:tabs>
                <w:tab w:val="left" w:pos="1152"/>
              </w:tabs>
              <w:rPr>
                <w:rFonts w:ascii="Cambria" w:hAnsi="Cambria"/>
                <w:i/>
                <w:iCs/>
              </w:rPr>
            </w:pPr>
            <w:r>
              <w:rPr>
                <w:rFonts w:ascii="Cambria" w:hAnsi="Cambria"/>
                <w:i/>
                <w:iCs/>
              </w:rPr>
              <w:t>Variance</w:t>
            </w:r>
          </w:p>
        </w:tc>
        <w:tc>
          <w:tcPr>
            <w:tcW w:w="2928" w:type="dxa"/>
          </w:tcPr>
          <w:p w14:paraId="40881917" w14:textId="77777777" w:rsidR="00D70AA1" w:rsidRDefault="00D70AA1" w:rsidP="00D70AA1">
            <w:pPr>
              <w:tabs>
                <w:tab w:val="left" w:pos="1152"/>
              </w:tabs>
              <w:rPr>
                <w:rFonts w:ascii="Cambria" w:hAnsi="Cambria"/>
              </w:rPr>
            </w:pPr>
            <w:r>
              <w:rPr>
                <w:rFonts w:ascii="Cambria" w:hAnsi="Cambria"/>
              </w:rPr>
              <w:t>Variance of the time series.</w:t>
            </w:r>
          </w:p>
        </w:tc>
        <w:tc>
          <w:tcPr>
            <w:tcW w:w="1530" w:type="dxa"/>
          </w:tcPr>
          <w:p w14:paraId="40376CE3" w14:textId="77777777" w:rsidR="00D70AA1" w:rsidRPr="0074150C" w:rsidRDefault="00000000" w:rsidP="00D70AA1">
            <w:pPr>
              <w:tabs>
                <w:tab w:val="left" w:pos="1152"/>
              </w:tabs>
              <w:jc w:val="both"/>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29590FAA" w14:textId="25EE75FB" w:rsidR="00D70AA1" w:rsidRDefault="00D70AA1" w:rsidP="004F777E">
            <w:pPr>
              <w:tabs>
                <w:tab w:val="left" w:pos="1152"/>
              </w:tabs>
              <w:rPr>
                <w:rFonts w:ascii="Cambria" w:eastAsia="Calibri" w:hAnsi="Cambria" w:cs="Times New Roman"/>
              </w:rPr>
            </w:pPr>
            <w:r w:rsidRPr="005A2BCD">
              <w:t>0.29</w:t>
            </w:r>
          </w:p>
        </w:tc>
        <w:tc>
          <w:tcPr>
            <w:tcW w:w="1345" w:type="dxa"/>
          </w:tcPr>
          <w:p w14:paraId="58BAC65F" w14:textId="18709606" w:rsidR="00D70AA1" w:rsidRDefault="00D70AA1" w:rsidP="004F777E">
            <w:pPr>
              <w:tabs>
                <w:tab w:val="left" w:pos="1152"/>
              </w:tabs>
              <w:rPr>
                <w:rFonts w:ascii="Cambria" w:eastAsia="Calibri" w:hAnsi="Cambria" w:cs="Times New Roman"/>
              </w:rPr>
            </w:pPr>
            <w:r w:rsidRPr="00C83467">
              <w:t>0.65</w:t>
            </w:r>
          </w:p>
        </w:tc>
      </w:tr>
      <w:tr w:rsidR="00D70AA1" w14:paraId="30DCA830" w14:textId="77777777" w:rsidTr="001F212F">
        <w:tc>
          <w:tcPr>
            <w:tcW w:w="2107" w:type="dxa"/>
          </w:tcPr>
          <w:p w14:paraId="436D3255" w14:textId="77777777" w:rsidR="00D70AA1" w:rsidRDefault="00D70AA1" w:rsidP="00D70AA1">
            <w:pPr>
              <w:tabs>
                <w:tab w:val="left" w:pos="1152"/>
              </w:tabs>
              <w:rPr>
                <w:rFonts w:ascii="Cambria" w:hAnsi="Cambria"/>
                <w:i/>
                <w:iCs/>
              </w:rPr>
            </w:pPr>
            <w:r>
              <w:rPr>
                <w:rFonts w:ascii="Cambria" w:hAnsi="Cambria"/>
                <w:i/>
                <w:iCs/>
              </w:rPr>
              <w:t>Spike</w:t>
            </w:r>
          </w:p>
        </w:tc>
        <w:tc>
          <w:tcPr>
            <w:tcW w:w="2928" w:type="dxa"/>
          </w:tcPr>
          <w:p w14:paraId="4F30B3FB" w14:textId="77777777" w:rsidR="00D70AA1" w:rsidRDefault="00D70AA1" w:rsidP="00D70AA1">
            <w:pPr>
              <w:tabs>
                <w:tab w:val="left" w:pos="1152"/>
              </w:tabs>
              <w:rPr>
                <w:rFonts w:ascii="Cambria" w:hAnsi="Cambria"/>
              </w:rPr>
            </w:pPr>
            <w:r>
              <w:rPr>
                <w:rFonts w:ascii="Cambria" w:eastAsiaTheme="minorEastAsia" w:hAnsi="Cambria"/>
              </w:rPr>
              <w:t xml:space="preserve">Variance of the leave-one-out variances of the </w:t>
            </w:r>
            <w:r>
              <w:rPr>
                <w:rFonts w:ascii="Cambria" w:eastAsiaTheme="minorEastAsia" w:hAnsi="Cambria"/>
              </w:rPr>
              <w:lastRenderedPageBreak/>
              <w:t>remainder component of the decomposed series.</w:t>
            </w:r>
          </w:p>
        </w:tc>
        <w:tc>
          <w:tcPr>
            <w:tcW w:w="1530" w:type="dxa"/>
          </w:tcPr>
          <w:p w14:paraId="1A757A81" w14:textId="77777777" w:rsidR="00D70AA1" w:rsidRPr="001A7ACE" w:rsidRDefault="00000000" w:rsidP="00D70AA1">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27E963EE" w14:textId="4830F46D" w:rsidR="00D70AA1" w:rsidRDefault="00D70AA1" w:rsidP="004F777E">
            <w:pPr>
              <w:tabs>
                <w:tab w:val="left" w:pos="1152"/>
              </w:tabs>
              <w:rPr>
                <w:rFonts w:ascii="Cambria" w:eastAsia="Calibri" w:hAnsi="Cambria" w:cs="Times New Roman"/>
              </w:rPr>
            </w:pPr>
            <w:r w:rsidRPr="005A2BCD">
              <w:t>0.0000</w:t>
            </w:r>
          </w:p>
        </w:tc>
        <w:tc>
          <w:tcPr>
            <w:tcW w:w="1345" w:type="dxa"/>
          </w:tcPr>
          <w:p w14:paraId="3FAB7CB9" w14:textId="323818EE" w:rsidR="00D70AA1" w:rsidRDefault="00D70AA1" w:rsidP="004F777E">
            <w:pPr>
              <w:tabs>
                <w:tab w:val="left" w:pos="1152"/>
              </w:tabs>
              <w:rPr>
                <w:rFonts w:ascii="Cambria" w:eastAsia="Calibri" w:hAnsi="Cambria" w:cs="Times New Roman"/>
              </w:rPr>
            </w:pPr>
            <w:r w:rsidRPr="00C83467">
              <w:t>0.0001</w:t>
            </w:r>
          </w:p>
        </w:tc>
      </w:tr>
      <w:tr w:rsidR="00D70AA1" w14:paraId="0BB7E344" w14:textId="77777777" w:rsidTr="001F212F">
        <w:tc>
          <w:tcPr>
            <w:tcW w:w="2107" w:type="dxa"/>
          </w:tcPr>
          <w:p w14:paraId="1C2D1142" w14:textId="77777777" w:rsidR="00D70AA1" w:rsidRDefault="00D70AA1" w:rsidP="00D70AA1">
            <w:pPr>
              <w:tabs>
                <w:tab w:val="left" w:pos="1152"/>
              </w:tabs>
              <w:rPr>
                <w:rFonts w:ascii="Cambria" w:hAnsi="Cambria"/>
                <w:i/>
                <w:iCs/>
              </w:rPr>
            </w:pPr>
            <w:r>
              <w:rPr>
                <w:rFonts w:ascii="Cambria" w:hAnsi="Cambria"/>
                <w:i/>
                <w:iCs/>
              </w:rPr>
              <w:t>Max Variance Shift</w:t>
            </w:r>
          </w:p>
        </w:tc>
        <w:tc>
          <w:tcPr>
            <w:tcW w:w="2928" w:type="dxa"/>
          </w:tcPr>
          <w:p w14:paraId="07FBBFF6" w14:textId="77777777" w:rsidR="00D70AA1" w:rsidRDefault="00D70AA1" w:rsidP="00D70AA1">
            <w:pPr>
              <w:tabs>
                <w:tab w:val="left" w:pos="1152"/>
              </w:tabs>
              <w:rPr>
                <w:rFonts w:ascii="Cambria" w:hAnsi="Cambria"/>
              </w:rPr>
            </w:pPr>
            <w:r>
              <w:rPr>
                <w:rFonts w:ascii="Cambria" w:eastAsiaTheme="minorEastAsia" w:hAnsi="Cambria"/>
              </w:rPr>
              <w:t>Largest variance shift between two consecutive sliding windows.</w:t>
            </w:r>
          </w:p>
        </w:tc>
        <w:tc>
          <w:tcPr>
            <w:tcW w:w="1530" w:type="dxa"/>
          </w:tcPr>
          <w:p w14:paraId="5FFFEF92" w14:textId="77777777" w:rsidR="00D70AA1" w:rsidRPr="001A7ACE" w:rsidRDefault="00000000" w:rsidP="00D70AA1">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78969E82" w14:textId="191DD610" w:rsidR="00D70AA1" w:rsidRDefault="00D70AA1" w:rsidP="004F777E">
            <w:pPr>
              <w:tabs>
                <w:tab w:val="left" w:pos="1152"/>
              </w:tabs>
              <w:rPr>
                <w:rFonts w:ascii="Cambria" w:eastAsia="Calibri" w:hAnsi="Cambria" w:cs="Times New Roman"/>
              </w:rPr>
            </w:pPr>
            <w:r w:rsidRPr="005A2BCD">
              <w:t>0.05</w:t>
            </w:r>
          </w:p>
        </w:tc>
        <w:tc>
          <w:tcPr>
            <w:tcW w:w="1345" w:type="dxa"/>
          </w:tcPr>
          <w:p w14:paraId="454BE5B3" w14:textId="2D213782" w:rsidR="00D70AA1" w:rsidRDefault="00D70AA1" w:rsidP="004F777E">
            <w:pPr>
              <w:tabs>
                <w:tab w:val="left" w:pos="1152"/>
              </w:tabs>
              <w:rPr>
                <w:rFonts w:ascii="Cambria" w:eastAsia="Calibri" w:hAnsi="Cambria" w:cs="Times New Roman"/>
              </w:rPr>
            </w:pPr>
            <w:r w:rsidRPr="00C83467">
              <w:t>1.10</w:t>
            </w:r>
          </w:p>
        </w:tc>
      </w:tr>
      <w:tr w:rsidR="00D70AA1" w14:paraId="7F381E0B" w14:textId="77777777" w:rsidTr="001F212F">
        <w:tc>
          <w:tcPr>
            <w:tcW w:w="2107" w:type="dxa"/>
          </w:tcPr>
          <w:p w14:paraId="28965603" w14:textId="77777777" w:rsidR="00D70AA1" w:rsidRDefault="00D70AA1" w:rsidP="00D70AA1">
            <w:pPr>
              <w:tabs>
                <w:tab w:val="left" w:pos="1152"/>
              </w:tabs>
              <w:rPr>
                <w:rFonts w:ascii="Cambria" w:hAnsi="Cambria"/>
                <w:i/>
                <w:iCs/>
              </w:rPr>
            </w:pPr>
            <w:r>
              <w:rPr>
                <w:rFonts w:ascii="Cambria" w:hAnsi="Cambria"/>
                <w:i/>
                <w:iCs/>
              </w:rPr>
              <w:t>Max Level Shift</w:t>
            </w:r>
          </w:p>
        </w:tc>
        <w:tc>
          <w:tcPr>
            <w:tcW w:w="2928" w:type="dxa"/>
          </w:tcPr>
          <w:p w14:paraId="2A6E6E4F" w14:textId="77777777" w:rsidR="00D70AA1" w:rsidRDefault="00D70AA1" w:rsidP="00D70AA1">
            <w:pPr>
              <w:tabs>
                <w:tab w:val="left" w:pos="1152"/>
              </w:tabs>
              <w:rPr>
                <w:rFonts w:ascii="Cambria" w:hAnsi="Cambria"/>
              </w:rPr>
            </w:pPr>
            <w:r>
              <w:rPr>
                <w:rFonts w:ascii="Cambria" w:eastAsiaTheme="minorEastAsia" w:hAnsi="Cambria"/>
              </w:rPr>
              <w:t>Largest mean shift between two consecutive sliding windows.</w:t>
            </w:r>
          </w:p>
        </w:tc>
        <w:tc>
          <w:tcPr>
            <w:tcW w:w="1530" w:type="dxa"/>
          </w:tcPr>
          <w:p w14:paraId="698A8F88" w14:textId="77777777" w:rsidR="00D70AA1" w:rsidRPr="001A7ACE" w:rsidRDefault="00000000" w:rsidP="00D70AA1">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03B15583" w14:textId="28A9DCD6" w:rsidR="00D70AA1" w:rsidRDefault="00D70AA1" w:rsidP="004F777E">
            <w:pPr>
              <w:tabs>
                <w:tab w:val="left" w:pos="1152"/>
              </w:tabs>
              <w:rPr>
                <w:rFonts w:ascii="Cambria" w:eastAsia="Calibri" w:hAnsi="Cambria" w:cs="Times New Roman"/>
              </w:rPr>
            </w:pPr>
            <w:r w:rsidRPr="005A2BCD">
              <w:t>0.57</w:t>
            </w:r>
          </w:p>
        </w:tc>
        <w:tc>
          <w:tcPr>
            <w:tcW w:w="1345" w:type="dxa"/>
          </w:tcPr>
          <w:p w14:paraId="452A34CB" w14:textId="6E5B2FEB" w:rsidR="00D70AA1" w:rsidRDefault="00D70AA1" w:rsidP="004F777E">
            <w:pPr>
              <w:tabs>
                <w:tab w:val="left" w:pos="1152"/>
              </w:tabs>
              <w:rPr>
                <w:rFonts w:ascii="Cambria" w:eastAsia="Calibri" w:hAnsi="Cambria" w:cs="Times New Roman"/>
              </w:rPr>
            </w:pPr>
            <w:r w:rsidRPr="00C83467">
              <w:t>0.70</w:t>
            </w:r>
          </w:p>
        </w:tc>
      </w:tr>
    </w:tbl>
    <w:p w14:paraId="26E58515" w14:textId="77777777" w:rsidR="00AB5D35" w:rsidRDefault="00AB5D35" w:rsidP="00AB5D35">
      <w:pPr>
        <w:tabs>
          <w:tab w:val="left" w:pos="1152"/>
        </w:tabs>
        <w:rPr>
          <w:rFonts w:ascii="Cambria" w:hAnsi="Cambria"/>
          <w:i/>
          <w:iCs/>
        </w:rPr>
      </w:pPr>
    </w:p>
    <w:p w14:paraId="76472679" w14:textId="77777777" w:rsidR="00AB5D35" w:rsidRPr="00AB5D35" w:rsidRDefault="00AB5D35" w:rsidP="004F777E">
      <w:pPr>
        <w:rPr>
          <w:rFonts w:ascii="Cambria" w:hAnsi="Cambria"/>
        </w:rPr>
      </w:pPr>
    </w:p>
    <w:p w14:paraId="69F649C0" w14:textId="77777777" w:rsidR="00AB5D35" w:rsidRPr="00AB5D35" w:rsidRDefault="00AB5D35" w:rsidP="00AB5D35">
      <w:pPr>
        <w:numPr>
          <w:ilvl w:val="1"/>
          <w:numId w:val="17"/>
        </w:numPr>
        <w:rPr>
          <w:rFonts w:ascii="Cambria" w:hAnsi="Cambria"/>
        </w:rPr>
      </w:pPr>
    </w:p>
    <w:p w14:paraId="226F860F" w14:textId="77777777" w:rsidR="004F777E" w:rsidRDefault="00364EE9" w:rsidP="00AB5D35">
      <w:pPr>
        <w:rPr>
          <w:ins w:id="143" w:author="Bale,Cameron" w:date="2023-09-12T10:20:00Z"/>
          <w:rFonts w:ascii="Cambria" w:hAnsi="Cambria"/>
        </w:rPr>
      </w:pPr>
      <w:r>
        <w:rPr>
          <w:rFonts w:ascii="Cambria" w:hAnsi="Cambria"/>
        </w:rPr>
        <w:t>In examining which features improve</w:t>
      </w:r>
      <w:r w:rsidR="001225C6">
        <w:rPr>
          <w:rFonts w:ascii="Cambria" w:hAnsi="Cambria"/>
        </w:rPr>
        <w:t xml:space="preserve"> forecast accuracy, </w:t>
      </w:r>
      <w:r w:rsidR="00AB5D35" w:rsidRPr="00182A20">
        <w:rPr>
          <w:rFonts w:ascii="Cambria" w:hAnsi="Cambria"/>
        </w:rPr>
        <w:t xml:space="preserve">Bandara et al. </w:t>
      </w:r>
      <w:r w:rsidR="00AB5D35">
        <w:rPr>
          <w:rFonts w:ascii="Cambria" w:hAnsi="Cambria"/>
        </w:rPr>
        <w:t>(</w:t>
      </w:r>
      <w:r w:rsidR="00AB5D35" w:rsidRPr="00182A20">
        <w:rPr>
          <w:rFonts w:ascii="Cambria" w:hAnsi="Cambria"/>
        </w:rPr>
        <w:t>2018</w:t>
      </w:r>
      <w:r w:rsidR="00AB5D35">
        <w:rPr>
          <w:rFonts w:ascii="Cambria" w:hAnsi="Cambria"/>
        </w:rPr>
        <w:t xml:space="preserve">) clustered similar time series based on eighteen </w:t>
      </w:r>
      <w:r w:rsidR="00AB5D35" w:rsidRPr="00A856BA">
        <w:rPr>
          <w:rFonts w:ascii="Cambria" w:hAnsi="Cambria"/>
        </w:rPr>
        <w:t>interpretable features</w:t>
      </w:r>
      <w:r w:rsidR="00AB5D35">
        <w:rPr>
          <w:rStyle w:val="CommentReference"/>
        </w:rPr>
        <w:t>,</w:t>
      </w:r>
      <w:r w:rsidR="00AB5D35">
        <w:rPr>
          <w:rFonts w:ascii="Cambria" w:hAnsi="Cambria"/>
        </w:rPr>
        <w:t xml:space="preserve"> including the mean, variance, and strength of seasonality to improve the accuracy of</w:t>
      </w:r>
      <w:ins w:id="144" w:author="Bale,Cameron" w:date="2023-09-12T10:19:00Z">
        <w:r w:rsidR="004F777E">
          <w:rPr>
            <w:rFonts w:ascii="Cambria" w:hAnsi="Cambria"/>
          </w:rPr>
          <w:t xml:space="preserve"> recurrent neural networks</w:t>
        </w:r>
      </w:ins>
      <w:r w:rsidR="00AB5D35">
        <w:rPr>
          <w:rFonts w:ascii="Cambria" w:hAnsi="Cambria"/>
        </w:rPr>
        <w:t xml:space="preserve"> </w:t>
      </w:r>
      <w:ins w:id="145" w:author="Bale,Cameron" w:date="2023-09-12T10:20:00Z">
        <w:r w:rsidR="004F777E">
          <w:rPr>
            <w:rFonts w:ascii="Cambria" w:hAnsi="Cambria"/>
          </w:rPr>
          <w:t>(</w:t>
        </w:r>
      </w:ins>
      <w:r w:rsidR="00AB5D35">
        <w:rPr>
          <w:rFonts w:ascii="Cambria" w:hAnsi="Cambria"/>
        </w:rPr>
        <w:t>RNNs</w:t>
      </w:r>
      <w:ins w:id="146" w:author="Bale,Cameron" w:date="2023-09-12T10:20:00Z">
        <w:r w:rsidR="004F777E">
          <w:rPr>
            <w:rFonts w:ascii="Cambria" w:hAnsi="Cambria"/>
          </w:rPr>
          <w:t>)</w:t>
        </w:r>
      </w:ins>
      <w:r w:rsidR="00AB5D35">
        <w:rPr>
          <w:rFonts w:ascii="Cambria" w:hAnsi="Cambria"/>
        </w:rPr>
        <w:t xml:space="preserve"> between 2 and 11%.  </w:t>
      </w:r>
      <w:r>
        <w:rPr>
          <w:rFonts w:ascii="Cambria" w:hAnsi="Cambria"/>
        </w:rPr>
        <w:t>Furthermore, t</w:t>
      </w:r>
      <w:r w:rsidR="00AB5D35">
        <w:rPr>
          <w:rFonts w:ascii="Cambria" w:hAnsi="Cambria"/>
        </w:rPr>
        <w:t xml:space="preserve">he initial results from the M4 competition suggested that the randomness and linearity of time series were the most important determinants of forecast accuracy and that seasonal time series (typically less noisy) are easier to forecast </w:t>
      </w:r>
      <w:r w:rsidR="00AB5D35">
        <w:rPr>
          <w:rFonts w:ascii="Cambria" w:hAnsi="Cambria"/>
        </w:rPr>
        <w:fldChar w:fldCharType="begin"/>
      </w:r>
      <w:r w:rsidR="00AB5D35">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AB5D35">
        <w:rPr>
          <w:rFonts w:ascii="Cambria" w:hAnsi="Cambria"/>
        </w:rPr>
        <w:fldChar w:fldCharType="separate"/>
      </w:r>
      <w:r w:rsidR="00AB5D35" w:rsidRPr="00E8301B">
        <w:rPr>
          <w:rFonts w:ascii="Cambria" w:hAnsi="Cambria"/>
        </w:rPr>
        <w:t>(Makridakis et al., 2018)</w:t>
      </w:r>
      <w:r w:rsidR="00AB5D35">
        <w:rPr>
          <w:rFonts w:ascii="Cambria" w:hAnsi="Cambria"/>
        </w:rPr>
        <w:fldChar w:fldCharType="end"/>
      </w:r>
      <w:r w:rsidR="00AB5D35">
        <w:rPr>
          <w:rFonts w:ascii="Cambria" w:hAnsi="Cambria"/>
        </w:rPr>
        <w:t xml:space="preserve">. In a follow-up study, </w:t>
      </w:r>
      <w:r w:rsidR="00AB5D35">
        <w:rPr>
          <w:rFonts w:ascii="Cambria" w:hAnsi="Cambria"/>
        </w:rPr>
        <w:fldChar w:fldCharType="begin"/>
      </w:r>
      <w:r w:rsidR="00AB5D35">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AB5D35">
        <w:rPr>
          <w:rFonts w:ascii="Cambria" w:hAnsi="Cambria"/>
        </w:rPr>
        <w:fldChar w:fldCharType="separate"/>
      </w:r>
      <w:r w:rsidR="00AB5D35" w:rsidRPr="0031756A">
        <w:rPr>
          <w:rFonts w:ascii="Cambria" w:hAnsi="Cambria"/>
        </w:rPr>
        <w:t xml:space="preserve">Spiliotis et al. </w:t>
      </w:r>
      <w:r w:rsidR="00AB5D35">
        <w:rPr>
          <w:rFonts w:ascii="Cambria" w:hAnsi="Cambria"/>
        </w:rPr>
        <w:t>(</w:t>
      </w:r>
      <w:r w:rsidR="00AB5D35" w:rsidRPr="0031756A">
        <w:rPr>
          <w:rFonts w:ascii="Cambria" w:hAnsi="Cambria"/>
        </w:rPr>
        <w:t>2020)</w:t>
      </w:r>
      <w:r w:rsidR="00AB5D35">
        <w:rPr>
          <w:rFonts w:ascii="Cambria" w:hAnsi="Cambria"/>
        </w:rPr>
        <w:fldChar w:fldCharType="end"/>
      </w:r>
      <w:r w:rsidR="00AB5D35">
        <w:rPr>
          <w:rFonts w:ascii="Cambria" w:hAnsi="Cambria"/>
        </w:rPr>
        <w:t xml:space="preserve"> used multiple linear regression to confirm the importance of randomness, linearity, and seasonal strength in predicting mean absolute scaled error (MASE) values of the ETS, ARIMA, Theta, and Naïve 2 (random walk applied to seasonally adjusted data) models from the M4 competition. They found that increasing the frequency, kurtosis, linearity, and seasonal strength of time series improved forecast accuracy, but increasing skewness, self-similarity, and randomness degraded forecast accuracy.</w:t>
      </w:r>
    </w:p>
    <w:p w14:paraId="519C3ED9" w14:textId="77777777" w:rsidR="0008246B" w:rsidRDefault="0008246B" w:rsidP="00AB5D35">
      <w:pPr>
        <w:rPr>
          <w:ins w:id="147" w:author="Bale,Cameron" w:date="2023-09-12T10:34:00Z"/>
          <w:rFonts w:ascii="Cambria" w:hAnsi="Cambria"/>
        </w:rPr>
      </w:pPr>
    </w:p>
    <w:p w14:paraId="2F38430C" w14:textId="2DFF94D6" w:rsidR="00AB5D35" w:rsidRPr="0008246B" w:rsidDel="0008246B" w:rsidRDefault="0008246B" w:rsidP="00AB5D35">
      <w:pPr>
        <w:rPr>
          <w:del w:id="148" w:author="Bale,Cameron" w:date="2023-09-12T10:34:00Z"/>
          <w:rFonts w:ascii="Cambria" w:hAnsi="Cambria"/>
          <w:i/>
          <w:iCs/>
          <w:rPrChange w:id="149" w:author="Bale,Cameron" w:date="2023-09-12T10:34:00Z">
            <w:rPr>
              <w:del w:id="150" w:author="Bale,Cameron" w:date="2023-09-12T10:34:00Z"/>
              <w:rFonts w:ascii="Cambria" w:hAnsi="Cambria"/>
            </w:rPr>
          </w:rPrChange>
        </w:rPr>
      </w:pPr>
      <w:ins w:id="151" w:author="Bale,Cameron" w:date="2023-09-12T10:33:00Z">
        <w:r>
          <w:rPr>
            <w:rFonts w:ascii="Cambria" w:hAnsi="Cambria"/>
          </w:rPr>
          <w:t>The predictive power of time series features has bee</w:t>
        </w:r>
      </w:ins>
      <w:ins w:id="152" w:author="Bale,Cameron" w:date="2023-09-12T10:34:00Z">
        <w:r>
          <w:rPr>
            <w:rFonts w:ascii="Cambria" w:hAnsi="Cambria"/>
          </w:rPr>
          <w:t>n</w:t>
        </w:r>
      </w:ins>
      <w:ins w:id="153" w:author="Bale,Cameron" w:date="2023-09-12T10:33:00Z">
        <w:r>
          <w:rPr>
            <w:rFonts w:ascii="Cambria" w:hAnsi="Cambria"/>
          </w:rPr>
          <w:t xml:space="preserve"> leveraged </w:t>
        </w:r>
      </w:ins>
      <w:ins w:id="154" w:author="Bale,Cameron" w:date="2023-09-12T10:34:00Z">
        <w:r>
          <w:rPr>
            <w:rFonts w:ascii="Cambria" w:hAnsi="Cambria"/>
          </w:rPr>
          <w:t xml:space="preserve">for other tasks such as </w:t>
        </w:r>
      </w:ins>
      <w:ins w:id="155" w:author="Bale,Cameron" w:date="2023-09-12T10:32:00Z">
        <w:r>
          <w:rPr>
            <w:rFonts w:ascii="Cambria" w:hAnsi="Cambria"/>
          </w:rPr>
          <w:t xml:space="preserve">forecasting model selection. </w:t>
        </w:r>
      </w:ins>
      <w:moveToRangeStart w:id="156" w:author="Bale,Cameron" w:date="2023-09-12T10:21:00Z" w:name="move145406513"/>
      <w:moveTo w:id="157" w:author="Bale,Cameron" w:date="2023-09-12T10:21:00Z">
        <w:r w:rsidR="008E6F76">
          <w:rPr>
            <w:rFonts w:ascii="Cambria" w:hAnsi="Cambria"/>
          </w:rPr>
          <w:t>Qi et al. (2022)</w:t>
        </w:r>
        <w:del w:id="158" w:author="Bale,Cameron" w:date="2023-09-12T10:32:00Z">
          <w:r w:rsidR="008E6F76" w:rsidDel="0008246B">
            <w:rPr>
              <w:rFonts w:ascii="Cambria" w:hAnsi="Cambria"/>
            </w:rPr>
            <w:delText xml:space="preserve"> </w:delText>
          </w:r>
        </w:del>
        <w:r w:rsidR="008E6F76">
          <w:rPr>
            <w:rFonts w:ascii="Cambria" w:hAnsi="Cambria"/>
          </w:rPr>
          <w:t>found that forecasts using the strength of trend and seasonality for exponential smoothing model selection had lower errors across multiple forecast accuracy metrics than information-based selection methods for the majority of forecast horizons.</w:t>
        </w:r>
      </w:moveTo>
      <w:moveToRangeEnd w:id="156"/>
      <w:ins w:id="159" w:author="Bale,Cameron" w:date="2023-09-12T10:22:00Z">
        <w:r w:rsidR="008E6F76">
          <w:rPr>
            <w:rFonts w:ascii="Cambria" w:hAnsi="Cambria"/>
          </w:rPr>
          <w:t xml:space="preserve"> </w:t>
        </w:r>
      </w:ins>
      <w:moveToRangeStart w:id="160" w:author="Bale,Cameron" w:date="2023-09-12T10:22:00Z" w:name="move145406548"/>
      <w:moveTo w:id="161" w:author="Bale,Cameron" w:date="2023-09-12T10:22:00Z">
        <w:r w:rsidR="008E6F76">
          <w:rPr>
            <w:rFonts w:ascii="Cambria" w:hAnsi="Cambria"/>
          </w:rPr>
          <w:fldChar w:fldCharType="begin"/>
        </w:r>
        <w:r w:rsidR="008E6F76">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8E6F76">
          <w:rPr>
            <w:rFonts w:ascii="Cambria" w:hAnsi="Cambria"/>
          </w:rPr>
          <w:fldChar w:fldCharType="separate"/>
        </w:r>
        <w:r w:rsidR="008E6F76" w:rsidRPr="00523574">
          <w:rPr>
            <w:rFonts w:ascii="Cambria" w:hAnsi="Cambria"/>
          </w:rPr>
          <w:t xml:space="preserve">Petropoulos &amp; Siemsen </w:t>
        </w:r>
        <w:r w:rsidR="008E6F76">
          <w:rPr>
            <w:rFonts w:ascii="Cambria" w:hAnsi="Cambria"/>
          </w:rPr>
          <w:t>(</w:t>
        </w:r>
        <w:r w:rsidR="008E6F76" w:rsidRPr="00523574">
          <w:rPr>
            <w:rFonts w:ascii="Cambria" w:hAnsi="Cambria"/>
          </w:rPr>
          <w:t>2022)</w:t>
        </w:r>
        <w:r w:rsidR="008E6F76">
          <w:rPr>
            <w:rFonts w:ascii="Cambria" w:hAnsi="Cambria"/>
          </w:rPr>
          <w:fldChar w:fldCharType="end"/>
        </w:r>
        <w:r w:rsidR="008E6F76">
          <w:rPr>
            <w:rFonts w:ascii="Cambria" w:hAnsi="Cambria"/>
          </w:rPr>
          <w:t xml:space="preserve"> created a representativeness metric that selects models with trend and seasonality components when the respective signals of these components are strong. For most data frequencies, their approach lowered MASE on the M, M3, and M4 competition data and selected the best forecasting model approximately 3% more often than the other selection methods.</w:t>
        </w:r>
      </w:moveTo>
      <w:moveToRangeEnd w:id="160"/>
      <w:del w:id="162" w:author="Bale,Cameron" w:date="2023-09-12T10:20:00Z">
        <w:r w:rsidR="00AB5D35" w:rsidDel="004F777E">
          <w:rPr>
            <w:rFonts w:ascii="Cambria" w:hAnsi="Cambria"/>
          </w:rPr>
          <w:delText xml:space="preserve"> </w:delText>
        </w:r>
      </w:del>
    </w:p>
    <w:p w14:paraId="1C70F136" w14:textId="257A2FB2" w:rsidR="00AB5D35" w:rsidDel="0008246B" w:rsidRDefault="00AB5D35" w:rsidP="00AB5D35">
      <w:pPr>
        <w:rPr>
          <w:del w:id="163" w:author="Bale,Cameron" w:date="2023-09-12T10:34:00Z"/>
          <w:rFonts w:ascii="Cambria" w:hAnsi="Cambria"/>
        </w:rPr>
      </w:pPr>
    </w:p>
    <w:p w14:paraId="33E273E4" w14:textId="21F2EA1D" w:rsidR="00AB5D35" w:rsidRDefault="0008246B" w:rsidP="00AB5D35">
      <w:pPr>
        <w:rPr>
          <w:rFonts w:ascii="Cambria" w:hAnsi="Cambria"/>
        </w:rPr>
      </w:pPr>
      <w:ins w:id="164" w:author="Bale,Cameron" w:date="2023-09-12T10:35:00Z">
        <w:r>
          <w:rPr>
            <w:rFonts w:ascii="Cambria" w:hAnsi="Cambria"/>
          </w:rPr>
          <w:t>Leveraging t</w:t>
        </w:r>
      </w:ins>
      <w:del w:id="165" w:author="Bale,Cameron" w:date="2023-09-12T10:35:00Z">
        <w:r w:rsidR="00AB5D35" w:rsidDel="0008246B">
          <w:rPr>
            <w:rFonts w:ascii="Cambria" w:hAnsi="Cambria"/>
          </w:rPr>
          <w:delText>T</w:delText>
        </w:r>
      </w:del>
      <w:r w:rsidR="00AB5D35">
        <w:rPr>
          <w:rFonts w:ascii="Cambria" w:hAnsi="Cambria"/>
        </w:rPr>
        <w:t xml:space="preserve">ime series features </w:t>
      </w:r>
      <w:del w:id="166" w:author="Bale,Cameron" w:date="2023-09-12T10:34:00Z">
        <w:r w:rsidR="00AB5D35" w:rsidDel="0008246B">
          <w:rPr>
            <w:rFonts w:ascii="Cambria" w:hAnsi="Cambria"/>
          </w:rPr>
          <w:delText xml:space="preserve">are </w:delText>
        </w:r>
      </w:del>
      <w:ins w:id="167" w:author="Bale,Cameron" w:date="2023-09-12T10:34:00Z">
        <w:r>
          <w:rPr>
            <w:rFonts w:ascii="Cambria" w:hAnsi="Cambria"/>
          </w:rPr>
          <w:t>can</w:t>
        </w:r>
        <w:r>
          <w:rPr>
            <w:rFonts w:ascii="Cambria" w:hAnsi="Cambria"/>
          </w:rPr>
          <w:t xml:space="preserve"> </w:t>
        </w:r>
      </w:ins>
      <w:r w:rsidR="00AB5D35">
        <w:rPr>
          <w:rFonts w:ascii="Cambria" w:hAnsi="Cambria"/>
        </w:rPr>
        <w:t xml:space="preserve">also </w:t>
      </w:r>
      <w:del w:id="168" w:author="Bale,Cameron" w:date="2023-09-12T10:35:00Z">
        <w:r w:rsidR="00AB5D35" w:rsidDel="0008246B">
          <w:rPr>
            <w:rFonts w:ascii="Cambria" w:hAnsi="Cambria"/>
          </w:rPr>
          <w:delText xml:space="preserve">used </w:delText>
        </w:r>
        <w:r w:rsidR="00936D95" w:rsidDel="0008246B">
          <w:rPr>
            <w:rFonts w:ascii="Cambria" w:hAnsi="Cambria"/>
          </w:rPr>
          <w:delText xml:space="preserve">to </w:delText>
        </w:r>
      </w:del>
      <w:r w:rsidR="00936D95">
        <w:rPr>
          <w:rFonts w:ascii="Cambria" w:hAnsi="Cambria"/>
        </w:rPr>
        <w:t>improve</w:t>
      </w:r>
      <w:r w:rsidR="00AB5D35">
        <w:rPr>
          <w:rFonts w:ascii="Cambria" w:hAnsi="Cambria"/>
        </w:rPr>
        <w:t xml:space="preserve"> </w:t>
      </w:r>
      <w:del w:id="169" w:author="Bale,Cameron" w:date="2023-09-12T10:35:00Z">
        <w:r w:rsidR="00AB5D35" w:rsidDel="0008246B">
          <w:rPr>
            <w:rFonts w:ascii="Cambria" w:hAnsi="Cambria"/>
          </w:rPr>
          <w:delText xml:space="preserve">model selection and </w:delText>
        </w:r>
      </w:del>
      <w:r w:rsidR="00AB5D35">
        <w:rPr>
          <w:rFonts w:ascii="Cambria" w:hAnsi="Cambria"/>
        </w:rPr>
        <w:t>forecast combination</w:t>
      </w:r>
      <w:ins w:id="170" w:author="Bale,Cameron" w:date="2023-09-12T10:35:00Z">
        <w:r>
          <w:rPr>
            <w:rFonts w:ascii="Cambria" w:hAnsi="Cambria"/>
          </w:rPr>
          <w:t xml:space="preserve"> accuracy</w:t>
        </w:r>
      </w:ins>
      <w:r w:rsidR="00AB5D35">
        <w:rPr>
          <w:rFonts w:ascii="Cambria" w:hAnsi="Cambria"/>
        </w:rPr>
        <w:t xml:space="preserve">. </w:t>
      </w:r>
      <w:r w:rsidR="001225C6" w:rsidRPr="001225C6">
        <w:rPr>
          <w:rFonts w:ascii="Cambria" w:hAnsi="Cambria"/>
        </w:rPr>
        <w:t xml:space="preserve">Montero-Manso </w:t>
      </w:r>
      <w:r w:rsidR="001225C6">
        <w:rPr>
          <w:rFonts w:ascii="Cambria" w:hAnsi="Cambria"/>
        </w:rPr>
        <w:t>et. al. (2020) use</w:t>
      </w:r>
      <w:r w:rsidR="00936D95">
        <w:rPr>
          <w:rFonts w:ascii="Cambria" w:hAnsi="Cambria"/>
        </w:rPr>
        <w:t>d</w:t>
      </w:r>
      <w:r w:rsidR="001225C6">
        <w:rPr>
          <w:rFonts w:ascii="Cambria" w:hAnsi="Cambria"/>
        </w:rPr>
        <w:t xml:space="preserve"> 42 time series features on historical data with </w:t>
      </w:r>
      <w:r w:rsidR="001225C6" w:rsidRPr="001225C6">
        <w:rPr>
          <w:rFonts w:ascii="Cambria" w:hAnsi="Cambria"/>
        </w:rPr>
        <w:t>FFORMA (Feature-based FORecast Model Averaging)</w:t>
      </w:r>
      <w:r w:rsidR="001225C6">
        <w:rPr>
          <w:rFonts w:ascii="Cambria" w:hAnsi="Cambria"/>
        </w:rPr>
        <w:t xml:space="preserve"> to tune a weighted combination of forecasts</w:t>
      </w:r>
      <w:r w:rsidR="001225C6" w:rsidRPr="001225C6">
        <w:rPr>
          <w:rFonts w:ascii="Cambria" w:hAnsi="Cambria"/>
        </w:rPr>
        <w:t>.</w:t>
      </w:r>
      <w:r w:rsidR="001225C6">
        <w:rPr>
          <w:rFonts w:ascii="Cambria" w:hAnsi="Cambria"/>
        </w:rPr>
        <w:t xml:space="preserve">  They appl</w:t>
      </w:r>
      <w:r w:rsidR="00936D95">
        <w:rPr>
          <w:rFonts w:ascii="Cambria" w:hAnsi="Cambria"/>
        </w:rPr>
        <w:t>ied</w:t>
      </w:r>
      <w:r w:rsidR="001225C6">
        <w:rPr>
          <w:rFonts w:ascii="Cambria" w:hAnsi="Cambria"/>
        </w:rPr>
        <w:t xml:space="preserve"> their method to the M4 competition data and f</w:t>
      </w:r>
      <w:r w:rsidR="00936D95">
        <w:rPr>
          <w:rFonts w:ascii="Cambria" w:hAnsi="Cambria"/>
        </w:rPr>
        <w:t>ou</w:t>
      </w:r>
      <w:r w:rsidR="001225C6">
        <w:rPr>
          <w:rFonts w:ascii="Cambria" w:hAnsi="Cambria"/>
        </w:rPr>
        <w:t xml:space="preserve">nd that their point estimates and prediction intervals outperformed all but one method in the M4 competition.  </w:t>
      </w:r>
      <w:moveFromRangeStart w:id="171" w:author="Bale,Cameron" w:date="2023-09-12T10:21:00Z" w:name="move145406513"/>
      <w:moveFrom w:id="172" w:author="Bale,Cameron" w:date="2023-09-12T10:21:00Z">
        <w:r w:rsidR="00AB5D35" w:rsidDel="008E6F76">
          <w:rPr>
            <w:rFonts w:ascii="Cambria" w:hAnsi="Cambria"/>
          </w:rPr>
          <w:t xml:space="preserve">Qi et al. (2022) found that forecasts using the strength of trend and seasonality for exponential smoothing model selection had lower errors across multiple forecast accuracy metrics than information-based selection methods for the majority of forecast horizons. </w:t>
        </w:r>
      </w:moveFrom>
      <w:moveFromRangeEnd w:id="171"/>
      <w:r w:rsidR="00AB5D35">
        <w:rPr>
          <w:rFonts w:ascii="Cambria" w:hAnsi="Cambria"/>
        </w:rPr>
        <w:t>Talagala et al. (2022) applied a meta-learning algorithm based on Bayesian multivariate surface regression to 37 features, including spectral entropy and the Hurst exponent, to predict the model combination that would yield the minimum forecast error for the M4 competition data. This approach achieved forecast accuracy on par with the top M4 competition methods with less computational cost. Li et al. (2022) used features such as the first ACF value to propose an interpretable Bayesian forecast combination framework with time-varying weights. In experiments using the M3 competition data, this method reduced the MASE by approximately 1.1% relative to the next-best forecast combination method.</w:t>
      </w:r>
      <w:ins w:id="173" w:author="Bale,Cameron" w:date="2023-09-12T10:37:00Z">
        <w:r>
          <w:rPr>
            <w:rFonts w:ascii="Cambria" w:hAnsi="Cambria"/>
          </w:rPr>
          <w:t xml:space="preserve"> Interestingly, using the diversity of forecasts as a </w:t>
        </w:r>
      </w:ins>
      <w:ins w:id="174" w:author="Bale,Cameron" w:date="2023-09-12T10:38:00Z">
        <w:r>
          <w:rPr>
            <w:rFonts w:ascii="Cambria" w:hAnsi="Cambria"/>
          </w:rPr>
          <w:t xml:space="preserve">single </w:t>
        </w:r>
      </w:ins>
      <w:ins w:id="175" w:author="Bale,Cameron" w:date="2023-09-12T10:37:00Z">
        <w:r>
          <w:rPr>
            <w:rFonts w:ascii="Cambria" w:hAnsi="Cambria"/>
          </w:rPr>
          <w:t>feature</w:t>
        </w:r>
      </w:ins>
      <w:ins w:id="176" w:author="Bale,Cameron" w:date="2023-09-12T10:38:00Z">
        <w:r>
          <w:rPr>
            <w:rFonts w:ascii="Cambria" w:hAnsi="Cambria"/>
          </w:rPr>
          <w:t xml:space="preserve"> achieves similar</w:t>
        </w:r>
      </w:ins>
      <w:ins w:id="177" w:author="Bale,Cameron" w:date="2023-09-12T10:39:00Z">
        <w:r>
          <w:rPr>
            <w:rFonts w:ascii="Cambria" w:hAnsi="Cambria"/>
          </w:rPr>
          <w:t xml:space="preserve"> or better</w:t>
        </w:r>
      </w:ins>
      <w:ins w:id="178" w:author="Bale,Cameron" w:date="2023-09-12T10:38:00Z">
        <w:r>
          <w:rPr>
            <w:rFonts w:ascii="Cambria" w:hAnsi="Cambria"/>
          </w:rPr>
          <w:t xml:space="preserve"> forecast accuracy </w:t>
        </w:r>
      </w:ins>
      <w:ins w:id="179" w:author="Bale,Cameron" w:date="2023-09-12T10:39:00Z">
        <w:r>
          <w:rPr>
            <w:rFonts w:ascii="Cambria" w:hAnsi="Cambria"/>
          </w:rPr>
          <w:t>compared to</w:t>
        </w:r>
      </w:ins>
      <w:ins w:id="180" w:author="Bale,Cameron" w:date="2023-09-12T10:38:00Z">
        <w:r>
          <w:rPr>
            <w:rFonts w:ascii="Cambria" w:hAnsi="Cambria"/>
          </w:rPr>
          <w:t xml:space="preserve"> using dozens</w:t>
        </w:r>
      </w:ins>
      <w:ins w:id="181" w:author="Bale,Cameron" w:date="2023-09-12T10:39:00Z">
        <w:r>
          <w:rPr>
            <w:rFonts w:ascii="Cambria" w:hAnsi="Cambria"/>
          </w:rPr>
          <w:t xml:space="preserve"> of features from historical data (Kang et al., 2022</w:t>
        </w:r>
      </w:ins>
      <w:ins w:id="182" w:author="Bale,Cameron" w:date="2023-09-12T10:40:00Z">
        <w:r>
          <w:rPr>
            <w:rFonts w:ascii="Cambria" w:hAnsi="Cambria"/>
          </w:rPr>
          <w:t xml:space="preserve">; Li et al., </w:t>
        </w:r>
        <w:r>
          <w:rPr>
            <w:rFonts w:ascii="Cambria" w:hAnsi="Cambria"/>
          </w:rPr>
          <w:lastRenderedPageBreak/>
          <w:t>2022</w:t>
        </w:r>
      </w:ins>
      <w:ins w:id="183" w:author="Bale,Cameron" w:date="2023-09-12T10:39:00Z">
        <w:r>
          <w:rPr>
            <w:rFonts w:ascii="Cambria" w:hAnsi="Cambria"/>
          </w:rPr>
          <w:t xml:space="preserve">). </w:t>
        </w:r>
      </w:ins>
      <w:ins w:id="184" w:author="Bale,Cameron" w:date="2023-09-12T10:38:00Z">
        <w:r>
          <w:rPr>
            <w:rFonts w:ascii="Cambria" w:hAnsi="Cambria"/>
          </w:rPr>
          <w:t xml:space="preserve"> </w:t>
        </w:r>
      </w:ins>
      <w:del w:id="185" w:author="Bale,Cameron" w:date="2023-09-12T10:37:00Z">
        <w:r w:rsidR="00AB5D35" w:rsidDel="0008246B">
          <w:rPr>
            <w:rFonts w:ascii="Cambria" w:hAnsi="Cambria"/>
          </w:rPr>
          <w:delText xml:space="preserve"> </w:delText>
        </w:r>
      </w:del>
      <w:moveFromRangeStart w:id="186" w:author="Bale,Cameron" w:date="2023-09-12T10:22:00Z" w:name="move145406548"/>
      <w:moveFrom w:id="187" w:author="Bale,Cameron" w:date="2023-09-12T10:22:00Z">
        <w:r w:rsidR="00AB5D35" w:rsidDel="008E6F76">
          <w:rPr>
            <w:rFonts w:ascii="Cambria" w:hAnsi="Cambria"/>
          </w:rPr>
          <w:fldChar w:fldCharType="begin"/>
        </w:r>
        <w:r w:rsidR="00AB5D35" w:rsidDel="008E6F76">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AB5D35" w:rsidDel="008E6F76">
          <w:rPr>
            <w:rFonts w:ascii="Cambria" w:hAnsi="Cambria"/>
          </w:rPr>
          <w:fldChar w:fldCharType="separate"/>
        </w:r>
        <w:r w:rsidR="00AB5D35" w:rsidRPr="00523574" w:rsidDel="008E6F76">
          <w:rPr>
            <w:rFonts w:ascii="Cambria" w:hAnsi="Cambria"/>
          </w:rPr>
          <w:t xml:space="preserve">Petropoulos &amp; Siemsen </w:t>
        </w:r>
        <w:r w:rsidR="00AB5D35" w:rsidDel="008E6F76">
          <w:rPr>
            <w:rFonts w:ascii="Cambria" w:hAnsi="Cambria"/>
          </w:rPr>
          <w:t>(</w:t>
        </w:r>
        <w:r w:rsidR="00AB5D35" w:rsidRPr="00523574" w:rsidDel="008E6F76">
          <w:rPr>
            <w:rFonts w:ascii="Cambria" w:hAnsi="Cambria"/>
          </w:rPr>
          <w:t>2022)</w:t>
        </w:r>
        <w:r w:rsidR="00AB5D35" w:rsidDel="008E6F76">
          <w:rPr>
            <w:rFonts w:ascii="Cambria" w:hAnsi="Cambria"/>
          </w:rPr>
          <w:fldChar w:fldCharType="end"/>
        </w:r>
        <w:r w:rsidR="00AB5D35" w:rsidDel="008E6F76">
          <w:rPr>
            <w:rFonts w:ascii="Cambria" w:hAnsi="Cambria"/>
          </w:rPr>
          <w:t xml:space="preserve"> created a representativeness metric that selects models with trend and seasonality components when the respective signals of these components are strong. For most data frequencies, their approach lowered MASE on the M, M3, and M4 competition data and selected the best forecasting model approximately 3% more often than the other selection methods.</w:t>
        </w:r>
      </w:moveFrom>
      <w:moveFromRangeEnd w:id="186"/>
    </w:p>
    <w:p w14:paraId="1184D26A" w14:textId="77777777" w:rsidR="00AB5D35" w:rsidRDefault="00AB5D35" w:rsidP="00AB5D35">
      <w:pPr>
        <w:rPr>
          <w:rFonts w:ascii="Cambria" w:hAnsi="Cambria"/>
        </w:rPr>
      </w:pPr>
    </w:p>
    <w:p w14:paraId="3CBD6167" w14:textId="48D3D06B" w:rsidR="001225C6" w:rsidRDefault="001225C6" w:rsidP="00AB5D35">
      <w:pPr>
        <w:rPr>
          <w:rFonts w:ascii="Cambria" w:hAnsi="Cambria"/>
        </w:rPr>
      </w:pPr>
    </w:p>
    <w:p w14:paraId="297C85A1" w14:textId="77777777" w:rsidR="001225C6" w:rsidRDefault="001225C6" w:rsidP="00AB5D35">
      <w:pPr>
        <w:rPr>
          <w:rFonts w:ascii="Cambria" w:hAnsi="Cambria"/>
        </w:rPr>
      </w:pPr>
    </w:p>
    <w:p w14:paraId="3D27A03A" w14:textId="481DDDDA" w:rsidR="00AB5D35" w:rsidRPr="008425AC" w:rsidRDefault="00AB5D35" w:rsidP="008425AC">
      <w:pPr>
        <w:rPr>
          <w:rFonts w:ascii="Cambria" w:hAnsi="Cambria"/>
        </w:rPr>
      </w:pPr>
    </w:p>
    <w:p w14:paraId="6EB86975" w14:textId="7CD9A2C8" w:rsidR="009855E4" w:rsidRDefault="00196AC8" w:rsidP="009855E4">
      <w:pPr>
        <w:pStyle w:val="ListParagraph"/>
        <w:numPr>
          <w:ilvl w:val="1"/>
          <w:numId w:val="1"/>
        </w:numPr>
        <w:rPr>
          <w:rFonts w:ascii="Cambria" w:hAnsi="Cambria"/>
          <w:i/>
          <w:iCs/>
        </w:rPr>
      </w:pPr>
      <w:r>
        <w:rPr>
          <w:rFonts w:ascii="Cambria" w:hAnsi="Cambria"/>
          <w:i/>
          <w:iCs/>
        </w:rPr>
        <w:t xml:space="preserve">Privacy </w:t>
      </w:r>
      <w:r w:rsidR="009855E4">
        <w:rPr>
          <w:rFonts w:ascii="Cambria" w:hAnsi="Cambria"/>
          <w:i/>
          <w:iCs/>
        </w:rPr>
        <w:t>Methods</w:t>
      </w:r>
    </w:p>
    <w:p w14:paraId="0B34F17A" w14:textId="77777777" w:rsidR="009855E4" w:rsidRDefault="009855E4" w:rsidP="009F04A8">
      <w:pPr>
        <w:rPr>
          <w:rFonts w:ascii="Cambria" w:hAnsi="Cambria"/>
        </w:rPr>
      </w:pPr>
    </w:p>
    <w:p w14:paraId="113E6AF0" w14:textId="77777777" w:rsidR="00936D95" w:rsidDel="008425AC" w:rsidRDefault="00357FEF" w:rsidP="00357FEF">
      <w:pPr>
        <w:rPr>
          <w:del w:id="188" w:author="Bale,Cameron" w:date="2023-09-12T10:55:00Z"/>
          <w:rFonts w:ascii="Cambria" w:hAnsi="Cambria"/>
        </w:rPr>
      </w:pPr>
      <w:r w:rsidRPr="00421CC0">
        <w:rPr>
          <w:rFonts w:ascii="Cambria" w:hAnsi="Cambria"/>
        </w:rPr>
        <w:t>Time series data are either stored in a single data set (centralized) or spread across multiple data owners and/or data sets (decentralized).</w:t>
      </w:r>
      <w:del w:id="189" w:author="Bale,Cameron" w:date="2023-09-12T10:55:00Z">
        <w:r w:rsidRPr="00421CC0" w:rsidDel="008425AC">
          <w:rPr>
            <w:rFonts w:ascii="Cambria" w:hAnsi="Cambria"/>
          </w:rPr>
          <w:delText xml:space="preserve"> </w:delText>
        </w:r>
      </w:del>
    </w:p>
    <w:p w14:paraId="7B67459C" w14:textId="77777777" w:rsidR="00936D95" w:rsidDel="008425AC" w:rsidRDefault="00936D95" w:rsidP="00357FEF">
      <w:pPr>
        <w:rPr>
          <w:del w:id="190" w:author="Bale,Cameron" w:date="2023-09-12T10:55:00Z"/>
          <w:rFonts w:ascii="Cambria" w:hAnsi="Cambria"/>
        </w:rPr>
      </w:pPr>
    </w:p>
    <w:p w14:paraId="6BA84F56" w14:textId="2AB7462B" w:rsidR="00B16EB9" w:rsidRDefault="00357FEF" w:rsidP="009F04A8">
      <w:pPr>
        <w:rPr>
          <w:rFonts w:ascii="Cambria" w:hAnsi="Cambria"/>
        </w:rPr>
      </w:pPr>
      <w:r w:rsidRPr="00421CC0">
        <w:rPr>
          <w:rFonts w:ascii="Cambria" w:hAnsi="Cambria"/>
        </w:rPr>
        <w:t>In the decentralized scenario</w:t>
      </w:r>
      <w:r>
        <w:rPr>
          <w:rFonts w:ascii="Cambria" w:hAnsi="Cambria"/>
        </w:rPr>
        <w:t xml:space="preserve"> (</w:t>
      </w:r>
      <w:r>
        <w:rPr>
          <w:rFonts w:ascii="Cambria" w:hAnsi="Cambria"/>
          <w:i/>
          <w:iCs/>
        </w:rPr>
        <w:t>e.g.</w:t>
      </w:r>
      <w:r>
        <w:rPr>
          <w:rFonts w:ascii="Cambria" w:hAnsi="Cambria"/>
        </w:rPr>
        <w:t>, in the renewable energy sector)</w:t>
      </w:r>
      <w:r w:rsidRPr="00421CC0">
        <w:rPr>
          <w:rFonts w:ascii="Cambria" w:hAnsi="Cambria"/>
        </w:rPr>
        <w:t xml:space="preserve">, multi-party computation and federated learning enable privacy-preserving collaborative forecasting to ensure accurate forecasts while protecting sensitive data </w:t>
      </w:r>
      <w:r w:rsidRPr="00421CC0">
        <w:rPr>
          <w:rFonts w:ascii="Cambria" w:hAnsi="Cambria"/>
        </w:rPr>
        <w:fldChar w:fldCharType="begin"/>
      </w:r>
      <w:r w:rsidRPr="00421CC0">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Pr="00421CC0">
        <w:rPr>
          <w:rFonts w:ascii="Cambria" w:hAnsi="Cambria"/>
        </w:rPr>
        <w:fldChar w:fldCharType="separate"/>
      </w:r>
      <w:r w:rsidRPr="00421CC0">
        <w:rPr>
          <w:rFonts w:ascii="Cambria" w:hAnsi="Cambria" w:cs="Times New Roman"/>
          <w:szCs w:val="24"/>
        </w:rPr>
        <w:t>(Gonçalves et al., 2021a; Gonçalves et al., 2021b; Sommer et al., 2021)</w:t>
      </w:r>
      <w:r w:rsidRPr="00421CC0">
        <w:rPr>
          <w:rFonts w:ascii="Cambria" w:hAnsi="Cambria"/>
        </w:rPr>
        <w:fldChar w:fldCharType="end"/>
      </w:r>
      <w:r w:rsidRPr="00421CC0">
        <w:rPr>
          <w:rFonts w:ascii="Cambria" w:hAnsi="Cambria"/>
        </w:rPr>
        <w:t>. For example</w:t>
      </w:r>
      <w:r>
        <w:rPr>
          <w:rFonts w:ascii="Cambria" w:hAnsi="Cambria"/>
        </w:rPr>
        <w:t>, data owners can sell time series data to a market operator who then sells forecasts of the time series data to multiple buyers.  This approach has the advantage of creating a market of economic incentives for data sharing while limiting data transfer and protecting privacy.  However, there are still privacy risks including potential data breaches with the transfer and storage of the time series data to the market operator.</w:t>
      </w:r>
      <w:r w:rsidR="00936D95">
        <w:rPr>
          <w:rFonts w:ascii="Cambria" w:hAnsi="Cambria"/>
        </w:rPr>
        <w:t xml:space="preserve"> </w:t>
      </w:r>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 xml:space="preserve">Goncalves et al. </w:t>
      </w:r>
      <w:r w:rsidR="000D4F2E">
        <w:rPr>
          <w:rFonts w:ascii="Cambria" w:hAnsi="Cambria"/>
        </w:rPr>
        <w:t>(</w:t>
      </w:r>
      <w:r w:rsidR="001130FC" w:rsidRPr="001130FC">
        <w:rPr>
          <w:rFonts w:ascii="Cambria" w:hAnsi="Cambria"/>
        </w:rPr>
        <w:t>2021</w:t>
      </w:r>
      <w:r w:rsidR="00E67037">
        <w:rPr>
          <w:rFonts w:ascii="Cambria" w:hAnsi="Cambria"/>
        </w:rPr>
        <w:t>c</w:t>
      </w:r>
      <w:r w:rsidR="001130FC" w:rsidRPr="001130FC">
        <w:rPr>
          <w:rFonts w:ascii="Cambria" w:hAnsi="Cambria"/>
        </w:rPr>
        <w:t>)</w:t>
      </w:r>
      <w:r w:rsidR="001130FC">
        <w:rPr>
          <w:rFonts w:ascii="Cambria" w:hAnsi="Cambria"/>
        </w:rPr>
        <w:fldChar w:fldCharType="end"/>
      </w:r>
      <w:r w:rsidR="001130FC">
        <w:rPr>
          <w:rFonts w:ascii="Cambria" w:hAnsi="Cambria"/>
        </w:rPr>
        <w:t xml:space="preserve"> </w:t>
      </w:r>
      <w:r w:rsidR="009F04A8">
        <w:rPr>
          <w:rFonts w:ascii="Cambria" w:hAnsi="Cambria"/>
        </w:rPr>
        <w:t>modeled</w:t>
      </w:r>
      <w:r w:rsidR="001726A5" w:rsidRPr="001726A5">
        <w:rPr>
          <w:rFonts w:ascii="Cambria" w:hAnsi="Cambria"/>
        </w:rPr>
        <w:t xml:space="preserve"> a data market where data owners are compensated for sharing their </w:t>
      </w:r>
      <w:r w:rsidR="006719A1">
        <w:rPr>
          <w:rFonts w:ascii="Cambria" w:hAnsi="Cambria"/>
        </w:rPr>
        <w:t xml:space="preserve">time series </w:t>
      </w:r>
      <w:r w:rsidR="001726A5" w:rsidRPr="001726A5">
        <w:rPr>
          <w:rFonts w:ascii="Cambria" w:hAnsi="Cambria"/>
        </w:rPr>
        <w:t>data and purchase</w:t>
      </w:r>
      <w:r w:rsidR="00B16EB9">
        <w:rPr>
          <w:rFonts w:ascii="Cambria" w:hAnsi="Cambria"/>
        </w:rPr>
        <w:t xml:space="preserve"> only</w:t>
      </w:r>
      <w:r w:rsidR="001726A5" w:rsidRPr="001726A5">
        <w:rPr>
          <w:rFonts w:ascii="Cambria" w:hAnsi="Cambria"/>
        </w:rPr>
        <w:t xml:space="preserve"> forecasts based on the data from other parties. </w:t>
      </w:r>
      <w:r w:rsidR="00CF5DFB">
        <w:rPr>
          <w:rFonts w:ascii="Cambria" w:hAnsi="Cambria"/>
        </w:rPr>
        <w:t xml:space="preserve">However, </w:t>
      </w:r>
      <w:r w:rsidR="00A060A1">
        <w:rPr>
          <w:rFonts w:ascii="Cambria" w:hAnsi="Cambria"/>
        </w:rPr>
        <w:t>the</w:t>
      </w:r>
      <w:r w:rsidR="004B41BC">
        <w:rPr>
          <w:rFonts w:ascii="Cambria" w:hAnsi="Cambria"/>
        </w:rPr>
        <w:t xml:space="preserve"> original time series were </w:t>
      </w:r>
      <w:r w:rsidR="00B16EB9">
        <w:rPr>
          <w:rFonts w:ascii="Cambria" w:hAnsi="Cambria"/>
        </w:rPr>
        <w:t xml:space="preserve">still </w:t>
      </w:r>
      <w:r w:rsidR="004B41BC">
        <w:rPr>
          <w:rFonts w:ascii="Cambria" w:hAnsi="Cambria"/>
        </w:rPr>
        <w:t xml:space="preserve">shared with a central party which </w:t>
      </w:r>
      <w:r w:rsidR="001726A5" w:rsidRPr="001726A5">
        <w:rPr>
          <w:rFonts w:ascii="Cambria" w:hAnsi="Cambria"/>
        </w:rPr>
        <w:t>discourage</w:t>
      </w:r>
      <w:r w:rsidR="00B16EB9">
        <w:rPr>
          <w:rFonts w:ascii="Cambria" w:hAnsi="Cambria"/>
        </w:rPr>
        <w:t>s</w:t>
      </w:r>
      <w:r w:rsidR="004B41BC">
        <w:rPr>
          <w:rFonts w:ascii="Cambria" w:hAnsi="Cambria"/>
        </w:rPr>
        <w:t xml:space="preserve"> data owners</w:t>
      </w:r>
      <w:r w:rsidR="001726A5" w:rsidRPr="001726A5">
        <w:rPr>
          <w:rFonts w:ascii="Cambria" w:hAnsi="Cambria"/>
        </w:rPr>
        <w:t xml:space="preserve"> from </w:t>
      </w:r>
      <w:r w:rsidR="007761A3">
        <w:rPr>
          <w:rFonts w:ascii="Cambria" w:hAnsi="Cambria"/>
        </w:rPr>
        <w:t>sharing</w:t>
      </w:r>
      <w:r w:rsidR="001726A5" w:rsidRPr="001726A5">
        <w:rPr>
          <w:rFonts w:ascii="Cambria" w:hAnsi="Cambria"/>
        </w:rPr>
        <w:t xml:space="preserve"> </w:t>
      </w:r>
      <w:r w:rsidR="006719A1">
        <w:rPr>
          <w:rFonts w:ascii="Cambria" w:hAnsi="Cambria"/>
        </w:rPr>
        <w:t xml:space="preserve">time series </w:t>
      </w:r>
      <w:r w:rsidR="001726A5" w:rsidRPr="001726A5">
        <w:rPr>
          <w:rFonts w:ascii="Cambria" w:hAnsi="Cambria"/>
        </w:rPr>
        <w:t xml:space="preserve">due to </w:t>
      </w:r>
      <w:r w:rsidR="00AB5D35">
        <w:rPr>
          <w:rFonts w:ascii="Cambria" w:hAnsi="Cambria"/>
        </w:rPr>
        <w:t>possibility of a</w:t>
      </w:r>
      <w:r w:rsidR="0004461E">
        <w:rPr>
          <w:rFonts w:ascii="Cambria" w:hAnsi="Cambria"/>
        </w:rPr>
        <w:t xml:space="preserve"> data breach</w:t>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collaborative forecasting include secure multi-party computation, decomposition-based methods, and data transformation techniques </w:t>
      </w:r>
      <w:r w:rsidR="00604DB9">
        <w:rPr>
          <w:rFonts w:ascii="Cambria" w:hAnsi="Cambria"/>
        </w:rPr>
        <w:t xml:space="preserve">(see </w:t>
      </w:r>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w:t>
      </w:r>
      <w:r w:rsidR="00160BD8">
        <w:rPr>
          <w:rFonts w:ascii="Cambria" w:hAnsi="Cambria" w:cs="Times New Roman"/>
          <w:szCs w:val="24"/>
        </w:rPr>
        <w:t xml:space="preserve"> </w:t>
      </w:r>
      <w:r w:rsidR="001130FC" w:rsidRPr="001130FC">
        <w:rPr>
          <w:rFonts w:ascii="Cambria" w:hAnsi="Cambria" w:cs="Times New Roman"/>
          <w:szCs w:val="24"/>
        </w:rPr>
        <w:t>2021</w:t>
      </w:r>
      <w:r w:rsidR="00896CC8">
        <w:rPr>
          <w:rFonts w:ascii="Cambria" w:hAnsi="Cambria" w:cs="Times New Roman"/>
          <w:szCs w:val="24"/>
        </w:rPr>
        <w:t>a</w:t>
      </w:r>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r w:rsidR="009F04A8">
        <w:rPr>
          <w:rFonts w:ascii="Cambria" w:hAnsi="Cambria"/>
        </w:rPr>
        <w:t xml:space="preserve"> </w:t>
      </w:r>
    </w:p>
    <w:p w14:paraId="0101BB2B" w14:textId="77777777" w:rsidR="00B16EB9" w:rsidRDefault="00B16EB9" w:rsidP="009F04A8">
      <w:pPr>
        <w:rPr>
          <w:rFonts w:ascii="Cambria" w:hAnsi="Cambria"/>
        </w:rPr>
      </w:pPr>
    </w:p>
    <w:p w14:paraId="6CF79541" w14:textId="28B78FFC" w:rsidR="001726A5" w:rsidRPr="00C1364C" w:rsidRDefault="00DC471C" w:rsidP="008F1E7A">
      <w:pPr>
        <w:rPr>
          <w:rFonts w:ascii="Cambria" w:hAnsi="Cambria"/>
        </w:rPr>
      </w:pPr>
      <w:commentRangeStart w:id="191"/>
      <w:r>
        <w:rPr>
          <w:rFonts w:ascii="Cambria" w:hAnsi="Cambria"/>
        </w:rPr>
        <w:t>In a</w:t>
      </w:r>
      <w:r w:rsidR="004A612E">
        <w:rPr>
          <w:rFonts w:ascii="Cambria" w:hAnsi="Cambria"/>
        </w:rPr>
        <w:t xml:space="preserve"> centralized scenario</w:t>
      </w:r>
      <w:r>
        <w:rPr>
          <w:rFonts w:ascii="Cambria" w:hAnsi="Cambria"/>
        </w:rPr>
        <w:t>, the data owner</w:t>
      </w:r>
      <w:r w:rsidR="004A612E">
        <w:rPr>
          <w:rFonts w:ascii="Cambria" w:hAnsi="Cambria"/>
        </w:rPr>
        <w:t xml:space="preserve"> </w:t>
      </w:r>
      <w:r w:rsidR="00196AC8">
        <w:rPr>
          <w:rFonts w:ascii="Cambria" w:hAnsi="Cambria"/>
        </w:rPr>
        <w:t xml:space="preserve">anonymizes the time series data by directly </w:t>
      </w:r>
      <w:r w:rsidR="00196AC8" w:rsidRPr="00C37A47">
        <w:rPr>
          <w:rFonts w:ascii="Cambria" w:hAnsi="Cambria"/>
        </w:rPr>
        <w:t>alter</w:t>
      </w:r>
      <w:r w:rsidR="00196AC8">
        <w:rPr>
          <w:rFonts w:ascii="Cambria" w:hAnsi="Cambria"/>
        </w:rPr>
        <w:t>ing</w:t>
      </w:r>
      <w:r w:rsidR="00196AC8" w:rsidRPr="00C37A47">
        <w:rPr>
          <w:rFonts w:ascii="Cambria" w:hAnsi="Cambria"/>
        </w:rPr>
        <w:t xml:space="preserve"> the </w:t>
      </w:r>
      <w:r w:rsidR="00196AC8">
        <w:rPr>
          <w:rFonts w:ascii="Cambria" w:hAnsi="Cambria"/>
        </w:rPr>
        <w:t>values within the data set</w:t>
      </w:r>
      <w:r w:rsidR="00196AC8" w:rsidRPr="00C37A47">
        <w:rPr>
          <w:rFonts w:ascii="Cambria" w:hAnsi="Cambria"/>
        </w:rPr>
        <w:t xml:space="preserve"> to </w:t>
      </w:r>
      <w:r w:rsidR="00196AC8">
        <w:rPr>
          <w:rFonts w:ascii="Cambria" w:hAnsi="Cambria"/>
        </w:rPr>
        <w:t>increase the privacy level of the protected data set</w:t>
      </w:r>
      <w:del w:id="192" w:author="Bale,Cameron" w:date="2023-09-12T10:56:00Z">
        <w:r w:rsidR="00196AC8" w:rsidDel="008425AC">
          <w:rPr>
            <w:rFonts w:ascii="Cambria" w:hAnsi="Cambria"/>
          </w:rPr>
          <w:delText xml:space="preserve"> </w:delText>
        </w:r>
      </w:del>
      <w:commentRangeEnd w:id="191"/>
      <w:r w:rsidR="008425AC">
        <w:rPr>
          <w:rStyle w:val="CommentReference"/>
        </w:rPr>
        <w:commentReference w:id="191"/>
      </w:r>
      <w:r w:rsidR="000D4F2E">
        <w:rPr>
          <w:rFonts w:ascii="Cambria" w:hAnsi="Cambria"/>
        </w:rPr>
        <w:t>.</w:t>
      </w:r>
      <w:r>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001726A5" w:rsidRPr="001726A5">
        <w:rPr>
          <w:rFonts w:ascii="Cambria" w:hAnsi="Cambria"/>
        </w:rPr>
        <w:t>show</w:t>
      </w:r>
      <w:r w:rsidR="006719A1">
        <w:rPr>
          <w:rFonts w:ascii="Cambria" w:hAnsi="Cambria"/>
        </w:rPr>
        <w:t>ed</w:t>
      </w:r>
      <w:r w:rsidR="001726A5" w:rsidRPr="001726A5">
        <w:rPr>
          <w:rFonts w:ascii="Cambria" w:hAnsi="Cambria"/>
        </w:rPr>
        <w:t xml:space="preserve"> that</w:t>
      </w:r>
      <w:r w:rsidR="000D4F2E">
        <w:rPr>
          <w:rFonts w:ascii="Cambria" w:hAnsi="Cambria"/>
        </w:rPr>
        <w:t xml:space="preserve"> </w:t>
      </w:r>
      <w:r w:rsidR="001726A5" w:rsidRPr="001726A5">
        <w:rPr>
          <w:rFonts w:ascii="Cambria" w:hAnsi="Cambria"/>
        </w:rPr>
        <w:t>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451C5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reduces forecast accuracy</w:t>
      </w:r>
      <w:r w:rsidR="00B04898">
        <w:rPr>
          <w:rFonts w:ascii="Cambria" w:hAnsi="Cambria"/>
        </w:rPr>
        <w:t xml:space="preserve"> by over 21% when only half the data points are altered.</w:t>
      </w:r>
      <w:r w:rsidR="00982C6C">
        <w:rPr>
          <w:rFonts w:ascii="Cambria" w:hAnsi="Cambria"/>
        </w:rPr>
        <w:t xml:space="preserve"> </w:t>
      </w:r>
      <w:r w:rsidR="007E2483">
        <w:rPr>
          <w:rFonts w:ascii="Cambria" w:hAnsi="Cambria"/>
        </w:rPr>
        <w:t xml:space="preserve">Their results likely understate the </w:t>
      </w:r>
      <w:r w:rsidR="00AA58D6">
        <w:rPr>
          <w:rFonts w:ascii="Cambria" w:hAnsi="Cambria"/>
        </w:rPr>
        <w:t>reduction</w:t>
      </w:r>
      <w:r w:rsidR="007E2483">
        <w:rPr>
          <w:rFonts w:ascii="Cambria" w:hAnsi="Cambria"/>
        </w:rPr>
        <w:t xml:space="preserve"> in forecast accuracy fr</w:t>
      </w:r>
      <w:r w:rsidR="00174316">
        <w:rPr>
          <w:rFonts w:ascii="Cambria" w:hAnsi="Cambria"/>
        </w:rPr>
        <w:t>om</w:t>
      </w:r>
      <w:r w:rsidR="007E2483">
        <w:rPr>
          <w:rFonts w:ascii="Cambria" w:hAnsi="Cambria"/>
        </w:rPr>
        <w:t xml:space="preserve"> privacy methods </w:t>
      </w:r>
      <w:r w:rsidR="00174316">
        <w:rPr>
          <w:rFonts w:ascii="Cambria" w:hAnsi="Cambria"/>
        </w:rPr>
        <w:t>because only half the</w:t>
      </w:r>
      <w:r w:rsidR="00982C6C">
        <w:rPr>
          <w:rFonts w:ascii="Cambria" w:hAnsi="Cambria"/>
        </w:rPr>
        <w:t xml:space="preserve"> data points </w:t>
      </w:r>
      <w:r w:rsidR="00174316">
        <w:rPr>
          <w:rFonts w:ascii="Cambria" w:hAnsi="Cambria"/>
        </w:rPr>
        <w:t>were</w:t>
      </w:r>
      <w:r w:rsidR="007E2483">
        <w:rPr>
          <w:rFonts w:ascii="Cambria" w:hAnsi="Cambria"/>
        </w:rPr>
        <w:t xml:space="preserve"> altered</w:t>
      </w:r>
      <w:r w:rsidR="002C7295">
        <w:rPr>
          <w:rFonts w:ascii="Cambria" w:hAnsi="Cambria"/>
        </w:rPr>
        <w:t>.</w:t>
      </w:r>
    </w:p>
    <w:p w14:paraId="7125DED0" w14:textId="77777777" w:rsidR="001726A5" w:rsidRPr="001726A5" w:rsidRDefault="001726A5" w:rsidP="001726A5">
      <w:pPr>
        <w:rPr>
          <w:rFonts w:ascii="Cambria" w:hAnsi="Cambria"/>
        </w:rPr>
      </w:pPr>
    </w:p>
    <w:p w14:paraId="203ACDF8" w14:textId="001F97C3" w:rsidR="001726A5" w:rsidRPr="00753FD1" w:rsidRDefault="00174316" w:rsidP="001726A5">
      <w:pPr>
        <w:rPr>
          <w:rFonts w:ascii="Cambria" w:eastAsiaTheme="minorEastAsia" w:hAnsi="Cambria"/>
        </w:rPr>
      </w:pPr>
      <w:r>
        <w:rPr>
          <w:rFonts w:ascii="Cambria" w:hAnsi="Cambria"/>
        </w:rPr>
        <w:t xml:space="preserve">Other </w:t>
      </w:r>
      <w:r w:rsidR="001726A5" w:rsidRPr="001726A5">
        <w:rPr>
          <w:rFonts w:ascii="Cambria" w:hAnsi="Cambria"/>
        </w:rPr>
        <w:t>privacy method</w:t>
      </w:r>
      <w:r>
        <w:rPr>
          <w:rFonts w:ascii="Cambria" w:hAnsi="Cambria"/>
        </w:rPr>
        <w:t xml:space="preserve">s </w:t>
      </w:r>
      <w:commentRangeStart w:id="193"/>
      <w:del w:id="194" w:author="Bale,Cameron" w:date="2023-09-12T10:57:00Z">
        <w:r w:rsidR="00F834F8" w:rsidDel="008425AC">
          <w:rPr>
            <w:rFonts w:ascii="Cambria" w:hAnsi="Cambria"/>
          </w:rPr>
          <w:delText xml:space="preserve">for non-time series data </w:delText>
        </w:r>
      </w:del>
      <w:commentRangeEnd w:id="193"/>
      <w:r w:rsidR="008425AC">
        <w:rPr>
          <w:rStyle w:val="CommentReference"/>
        </w:rPr>
        <w:commentReference w:id="193"/>
      </w:r>
      <w:r>
        <w:rPr>
          <w:rFonts w:ascii="Cambria" w:hAnsi="Cambria"/>
        </w:rPr>
        <w:t>include</w:t>
      </w:r>
      <w:r w:rsidR="001726A5" w:rsidRPr="001726A5">
        <w:rPr>
          <w:rFonts w:ascii="Cambria" w:hAnsi="Cambria"/>
        </w:rPr>
        <w:t xml:space="preserve"> </w:t>
      </w:r>
      <w:r w:rsidR="00C61AD1" w:rsidRPr="005B0CAF">
        <w:rPr>
          <w:rFonts w:ascii="Cambria" w:hAnsi="Cambria"/>
        </w:rPr>
        <w:t>generalization</w:t>
      </w:r>
      <w:r w:rsidR="001726A5" w:rsidRPr="001726A5">
        <w:rPr>
          <w:rFonts w:ascii="Cambria" w:hAnsi="Cambria"/>
        </w:rPr>
        <w:t xml:space="preserve"> where </w:t>
      </w:r>
      <w:r w:rsidR="00D530E6">
        <w:rPr>
          <w:rFonts w:ascii="Cambria" w:hAnsi="Cambria"/>
        </w:rPr>
        <w:t>the structure</w:t>
      </w:r>
      <w:r>
        <w:rPr>
          <w:rFonts w:ascii="Cambria" w:hAnsi="Cambria"/>
        </w:rPr>
        <w:t xml:space="preserve"> </w:t>
      </w:r>
      <w:r w:rsidR="00D530E6">
        <w:rPr>
          <w:rFonts w:ascii="Cambria" w:hAnsi="Cambria"/>
        </w:rPr>
        <w:t xml:space="preserve">of the original data set is changed.  </w:t>
      </w:r>
      <w:r>
        <w:rPr>
          <w:rFonts w:ascii="Cambria" w:hAnsi="Cambria"/>
        </w:rPr>
        <w:t>D</w:t>
      </w:r>
      <w:r w:rsidR="001726A5" w:rsidRPr="001726A5">
        <w:rPr>
          <w:rFonts w:ascii="Cambria" w:hAnsi="Cambria"/>
        </w:rPr>
        <w:t xml:space="preserve">ata records </w:t>
      </w:r>
      <w:r w:rsidR="00D530E6">
        <w:rPr>
          <w:rFonts w:ascii="Cambria" w:hAnsi="Cambria"/>
        </w:rPr>
        <w:t>can be</w:t>
      </w:r>
      <w:r w:rsidR="001726A5" w:rsidRPr="001726A5">
        <w:rPr>
          <w:rFonts w:ascii="Cambria" w:hAnsi="Cambria"/>
        </w:rPr>
        <w:t xml:space="preserve"> </w:t>
      </w:r>
      <w:r w:rsidR="004036F8">
        <w:rPr>
          <w:rFonts w:ascii="Cambria" w:hAnsi="Cambria"/>
        </w:rPr>
        <w:t>aggregated</w:t>
      </w:r>
      <w:r w:rsidR="001726A5" w:rsidRPr="001726A5">
        <w:rPr>
          <w:rFonts w:ascii="Cambria" w:hAnsi="Cambria"/>
        </w:rPr>
        <w:t xml:space="preserve"> </w:t>
      </w:r>
      <w:r w:rsidR="004036F8">
        <w:rPr>
          <w:rFonts w:ascii="Cambria" w:hAnsi="Cambria"/>
        </w:rPr>
        <w:t xml:space="preserve">or combined </w:t>
      </w:r>
      <w:r w:rsidR="001726A5" w:rsidRPr="001726A5">
        <w:rPr>
          <w:rFonts w:ascii="Cambria" w:hAnsi="Cambria"/>
        </w:rPr>
        <w:t xml:space="preserve">to </w:t>
      </w:r>
      <w:r w:rsidR="004036F8">
        <w:rPr>
          <w:rFonts w:ascii="Cambria" w:hAnsi="Cambria"/>
        </w:rPr>
        <w:t xml:space="preserve">make </w:t>
      </w:r>
      <w:r w:rsidR="001726A5"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001726A5" w:rsidRPr="001726A5">
        <w:rPr>
          <w:rFonts w:ascii="Cambria" w:hAnsi="Cambria"/>
        </w:rPr>
        <w:t>other records</w:t>
      </w:r>
      <w:r>
        <w:rPr>
          <w:rFonts w:ascii="Cambria" w:hAnsi="Cambria"/>
        </w:rPr>
        <w:t xml:space="preserve"> (or time series)</w:t>
      </w:r>
      <w:r w:rsidR="001726A5" w:rsidRPr="001726A5">
        <w:rPr>
          <w:rFonts w:ascii="Cambria" w:hAnsi="Cambria"/>
        </w:rPr>
        <w:t>.</w:t>
      </w:r>
      <w:r w:rsidR="00E50F68">
        <w:rPr>
          <w:rFonts w:ascii="Cambria" w:hAnsi="Cambria"/>
        </w:rPr>
        <w:t xml:space="preserve"> </w:t>
      </w:r>
      <w:r>
        <w:rPr>
          <w:rFonts w:ascii="Cambria" w:hAnsi="Cambria"/>
        </w:rPr>
        <w:t xml:space="preserve"> For example, daily time series data can be aggregated to weekly time series data (</w:t>
      </w:r>
      <w:r w:rsidR="00F834F8">
        <w:rPr>
          <w:rFonts w:ascii="Cambria" w:hAnsi="Cambria"/>
        </w:rPr>
        <w:t>temporal</w:t>
      </w:r>
      <w:r>
        <w:rPr>
          <w:rFonts w:ascii="Cambria" w:hAnsi="Cambria"/>
        </w:rPr>
        <w:t xml:space="preserve"> aggregation)</w:t>
      </w:r>
      <w:r w:rsidR="007F6C72">
        <w:rPr>
          <w:rFonts w:ascii="Cambria" w:hAnsi="Cambria"/>
        </w:rPr>
        <w:t xml:space="preserve">, </w:t>
      </w:r>
      <w:r>
        <w:rPr>
          <w:rFonts w:ascii="Cambria" w:hAnsi="Cambria"/>
        </w:rPr>
        <w:t>or each time series can be averaged with its most similar time series (</w:t>
      </w:r>
      <m:oMath>
        <m:r>
          <w:rPr>
            <w:rFonts w:ascii="Cambria Math" w:hAnsi="Cambria Math"/>
          </w:rPr>
          <m:t>k=2</m:t>
        </m:r>
      </m:oMath>
      <w:r>
        <w:rPr>
          <w:rFonts w:ascii="Cambria" w:hAnsi="Cambria"/>
        </w:rPr>
        <w:t xml:space="preserve"> anonymity).  Using </w:t>
      </w:r>
      <m:oMath>
        <m:r>
          <w:rPr>
            <w:rFonts w:ascii="Cambria Math" w:hAnsi="Cambria Math"/>
          </w:rPr>
          <m:t>k=2</m:t>
        </m:r>
      </m:oMath>
      <w:r>
        <w:rPr>
          <w:rFonts w:ascii="Cambria" w:hAnsi="Cambria"/>
        </w:rPr>
        <w:t xml:space="preserve"> anonymity</w:t>
      </w:r>
      <w:r w:rsidR="00E30FE6">
        <w:rPr>
          <w:rFonts w:ascii="Cambria" w:hAnsi="Cambria"/>
        </w:rPr>
        <w:t xml:space="preserve"> (weak privacy)</w:t>
      </w:r>
      <w:r>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001726A5" w:rsidRPr="001726A5">
        <w:rPr>
          <w:rFonts w:ascii="Cambria" w:hAnsi="Cambria"/>
        </w:rPr>
        <w:t>evaluate</w:t>
      </w:r>
      <w:r>
        <w:rPr>
          <w:rFonts w:ascii="Cambria" w:hAnsi="Cambria"/>
        </w:rPr>
        <w:t>d</w:t>
      </w:r>
      <w:r w:rsidR="001726A5" w:rsidRPr="001726A5">
        <w:rPr>
          <w:rFonts w:ascii="Cambria" w:hAnsi="Cambria"/>
        </w:rPr>
        <w:t xml:space="preserve"> the change in forecast accuracy for simple exponential smoothing, double exponential smoothing, linear regression, multiple linear regression, and polynomial regression</w:t>
      </w:r>
      <w:r w:rsidR="00E30FE6">
        <w:rPr>
          <w:rFonts w:ascii="Cambria" w:hAnsi="Cambria"/>
        </w:rPr>
        <w:t xml:space="preserve">. </w:t>
      </w:r>
      <w:r w:rsidR="001726A5" w:rsidRPr="001726A5">
        <w:rPr>
          <w:rFonts w:ascii="Cambria" w:hAnsi="Cambria"/>
        </w:rPr>
        <w:t>The</w:t>
      </w:r>
      <w:r w:rsidR="002C7295">
        <w:rPr>
          <w:rFonts w:ascii="Cambria" w:hAnsi="Cambria"/>
        </w:rPr>
        <w:t>y</w:t>
      </w:r>
      <w:r w:rsidR="001726A5" w:rsidRPr="001726A5">
        <w:rPr>
          <w:rFonts w:ascii="Cambria" w:hAnsi="Cambria"/>
        </w:rPr>
        <w:t xml:space="preserve"> f</w:t>
      </w:r>
      <w:r w:rsidR="006719A1">
        <w:rPr>
          <w:rFonts w:ascii="Cambria" w:hAnsi="Cambria"/>
        </w:rPr>
        <w:t>ound</w:t>
      </w:r>
      <w:r w:rsidR="001726A5" w:rsidRPr="001726A5">
        <w:rPr>
          <w:rFonts w:ascii="Cambria" w:hAnsi="Cambria"/>
        </w:rPr>
        <w:t xml:space="preserve"> an overall reduction in forecast accuracy but d</w:t>
      </w:r>
      <w:r>
        <w:rPr>
          <w:rFonts w:ascii="Cambria" w:hAnsi="Cambria"/>
        </w:rPr>
        <w:t>id</w:t>
      </w:r>
      <w:r w:rsidR="001726A5" w:rsidRPr="001726A5">
        <w:rPr>
          <w:rFonts w:ascii="Cambria" w:hAnsi="Cambria"/>
        </w:rPr>
        <w:t xml:space="preserve"> not provide the accuracy of each model individually.</w:t>
      </w:r>
      <w:r w:rsidR="00ED08BF">
        <w:rPr>
          <w:rFonts w:ascii="Cambria" w:hAnsi="Cambria"/>
        </w:rPr>
        <w:t xml:space="preserve">  </w:t>
      </w:r>
      <w:r w:rsidR="0090652C">
        <w:rPr>
          <w:rFonts w:ascii="Cambria" w:hAnsi="Cambria"/>
        </w:rPr>
        <w:t>Also, t</w:t>
      </w:r>
      <w:r w:rsidR="001726A5" w:rsidRPr="001726A5">
        <w:rPr>
          <w:rFonts w:ascii="Cambria" w:hAnsi="Cambria"/>
        </w:rPr>
        <w:t xml:space="preserve">op- and bottom-coding </w:t>
      </w:r>
      <w:r>
        <w:rPr>
          <w:rFonts w:ascii="Cambria" w:hAnsi="Cambria"/>
        </w:rPr>
        <w:t>can be</w:t>
      </w:r>
      <w:r w:rsidR="001726A5" w:rsidRPr="001726A5">
        <w:rPr>
          <w:rFonts w:ascii="Cambria" w:hAnsi="Cambria"/>
        </w:rPr>
        <w:t xml:space="preserve"> used to replace the tails of distributions</w:t>
      </w:r>
      <w:r w:rsidR="009E7AA2">
        <w:rPr>
          <w:rFonts w:ascii="Cambria" w:hAnsi="Cambria"/>
        </w:rPr>
        <w:t xml:space="preserve"> with a threshold value</w:t>
      </w:r>
      <w:r>
        <w:rPr>
          <w:rFonts w:ascii="Cambria" w:hAnsi="Cambria"/>
        </w:rPr>
        <w:t>,</w:t>
      </w:r>
      <w:r w:rsidR="001726A5" w:rsidRPr="001726A5">
        <w:rPr>
          <w:rFonts w:ascii="Cambria" w:hAnsi="Cambria"/>
        </w:rPr>
        <w:t xml:space="preserve"> such as </w:t>
      </w:r>
      <w:r>
        <w:rPr>
          <w:rFonts w:ascii="Cambria" w:hAnsi="Cambria"/>
        </w:rPr>
        <w:t>$150,000 for income or 10 kilowatts-hours for household energy usage)</w:t>
      </w:r>
      <w:r w:rsidR="001726A5" w:rsidRPr="001726A5">
        <w:rPr>
          <w:rFonts w:ascii="Cambria" w:hAnsi="Cambria"/>
        </w:rPr>
        <w:t>.</w:t>
      </w:r>
      <w:r w:rsidR="0090652C">
        <w:rPr>
          <w:rFonts w:ascii="Cambria" w:hAnsi="Cambria"/>
        </w:rPr>
        <w:t xml:space="preserve">  </w:t>
      </w:r>
      <w:r w:rsidR="00D3162A">
        <w:rPr>
          <w:rFonts w:ascii="Cambria" w:hAnsi="Cambria"/>
        </w:rPr>
        <w:t>Top- and bottom-coding</w:t>
      </w:r>
      <w:r w:rsidR="0090652C">
        <w:rPr>
          <w:rFonts w:ascii="Cambria" w:hAnsi="Cambria"/>
        </w:rPr>
        <w:t xml:space="preserve"> </w:t>
      </w:r>
      <w:r w:rsidR="00104AAF">
        <w:rPr>
          <w:rFonts w:ascii="Cambria" w:hAnsi="Cambria"/>
        </w:rPr>
        <w:t>limit</w:t>
      </w:r>
      <w:r w:rsidR="0090652C">
        <w:rPr>
          <w:rFonts w:ascii="Cambria" w:hAnsi="Cambria"/>
        </w:rPr>
        <w:t xml:space="preserve"> attribute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xml:space="preserve">, preventing </w:t>
      </w:r>
      <w:r w:rsidR="0090652C">
        <w:rPr>
          <w:rFonts w:ascii="Cambria" w:hAnsi="Cambria"/>
        </w:rPr>
        <w:lastRenderedPageBreak/>
        <w:t xml:space="preserve">knowledge of specific </w:t>
      </w:r>
      <w:r w:rsidR="001344B2">
        <w:rPr>
          <w:rFonts w:ascii="Cambria" w:hAnsi="Cambria"/>
        </w:rPr>
        <w:t>values</w:t>
      </w:r>
      <w:r w:rsidR="0090652C">
        <w:rPr>
          <w:rFonts w:ascii="Cambria" w:hAnsi="Cambria"/>
        </w:rPr>
        <w:t xml:space="preserve"> within a time series)</w:t>
      </w:r>
      <w:r w:rsidR="00D3162A">
        <w:rPr>
          <w:rFonts w:ascii="Cambria" w:hAnsi="Cambria"/>
        </w:rPr>
        <w:t>, but</w:t>
      </w:r>
      <w:r w:rsidR="0090652C">
        <w:rPr>
          <w:rFonts w:ascii="Cambria" w:hAnsi="Cambria"/>
        </w:rPr>
        <w:t xml:space="preserve"> </w:t>
      </w:r>
      <w:r w:rsidR="00EF05BA">
        <w:rPr>
          <w:rFonts w:ascii="Cambria" w:hAnsi="Cambria"/>
        </w:rPr>
        <w:t>may not be</w:t>
      </w:r>
      <w:r w:rsidR="00B83F93">
        <w:rPr>
          <w:rFonts w:ascii="Cambria" w:hAnsi="Cambria"/>
        </w:rPr>
        <w:t xml:space="preserve"> effective at limiting</w:t>
      </w:r>
      <w:r w:rsidR="0090652C">
        <w:rPr>
          <w:rFonts w:ascii="Cambria" w:hAnsi="Cambria"/>
        </w:rPr>
        <w:t xml:space="preserve"> identification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preventing the identification of an entire time series).</w:t>
      </w:r>
      <w:r w:rsidR="00753FD1">
        <w:rPr>
          <w:rFonts w:ascii="Cambria" w:hAnsi="Cambria"/>
        </w:rPr>
        <w:t xml:space="preserve"> </w:t>
      </w:r>
      <w:r w:rsidR="00B83F93">
        <w:rPr>
          <w:rFonts w:ascii="Cambria" w:hAnsi="Cambria"/>
        </w:rPr>
        <w:t>Top- and bottom-coding</w:t>
      </w:r>
      <w:r w:rsidR="001726A5" w:rsidRPr="001726A5">
        <w:rPr>
          <w:rFonts w:ascii="Cambria" w:hAnsi="Cambria"/>
        </w:rPr>
        <w:t xml:space="preserve"> </w:t>
      </w:r>
      <w:r w:rsidR="00B83F93">
        <w:rPr>
          <w:rFonts w:ascii="Cambria" w:hAnsi="Cambria"/>
        </w:rPr>
        <w:t>could have</w:t>
      </w:r>
      <w:r w:rsidR="001726A5" w:rsidRPr="001726A5">
        <w:rPr>
          <w:rFonts w:ascii="Cambria" w:hAnsi="Cambria"/>
        </w:rPr>
        <w:t xml:space="preserve"> an effect similar to adjusting for outliers which improve</w:t>
      </w:r>
      <w:r w:rsidR="0052454E">
        <w:rPr>
          <w:rFonts w:ascii="Cambria" w:hAnsi="Cambria"/>
        </w:rPr>
        <w:t>s</w:t>
      </w:r>
      <w:r w:rsidR="001726A5"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90652C">
        <w:rPr>
          <w:rFonts w:ascii="Cambria" w:hAnsi="Cambria"/>
        </w:rPr>
        <w:t>.</w:t>
      </w:r>
      <w:r w:rsidR="002C7295">
        <w:rPr>
          <w:rFonts w:ascii="Cambria" w:hAnsi="Cambria"/>
        </w:rPr>
        <w:t xml:space="preserve"> </w:t>
      </w: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Default="000A646E" w:rsidP="00E83927">
      <w:pPr>
        <w:rPr>
          <w:rFonts w:ascii="Cambria" w:hAnsi="Cambria"/>
        </w:rPr>
      </w:pPr>
      <w:r>
        <w:rPr>
          <w:rFonts w:ascii="Cambria" w:hAnsi="Cambria"/>
        </w:rPr>
        <w:t>Privacy</w:t>
      </w:r>
      <w:r w:rsidR="00F67E6F">
        <w:rPr>
          <w:rFonts w:ascii="Cambria" w:hAnsi="Cambria"/>
        </w:rPr>
        <w:t xml:space="preserve"> methods a</w:t>
      </w:r>
      <w:r w:rsidR="00BB1654">
        <w:rPr>
          <w:rFonts w:ascii="Cambria" w:hAnsi="Cambria"/>
        </w:rPr>
        <w:t>djust</w:t>
      </w:r>
      <w:r w:rsidR="00F67E6F">
        <w:rPr>
          <w:rFonts w:ascii="Cambria" w:hAnsi="Cambria"/>
        </w:rPr>
        <w:t xml:space="preserve"> forecasts by</w:t>
      </w:r>
      <w:r>
        <w:rPr>
          <w:rFonts w:ascii="Cambria" w:hAnsi="Cambria"/>
        </w:rPr>
        <w:t xml:space="preserve"> altering </w:t>
      </w:r>
      <w:r w:rsidR="00F67E6F">
        <w:rPr>
          <w:rFonts w:ascii="Cambria" w:hAnsi="Cambria"/>
        </w:rPr>
        <w:t xml:space="preserve">the </w:t>
      </w:r>
      <w:r w:rsidR="00BB1654">
        <w:rPr>
          <w:rFonts w:ascii="Cambria" w:hAnsi="Cambria"/>
        </w:rPr>
        <w:t>original</w:t>
      </w:r>
      <w:r w:rsidR="00F67E6F">
        <w:rPr>
          <w:rFonts w:ascii="Cambria" w:hAnsi="Cambria"/>
        </w:rPr>
        <w:t xml:space="preserve"> time series</w:t>
      </w:r>
      <w:r w:rsidR="00457C34">
        <w:rPr>
          <w:rFonts w:ascii="Cambria" w:hAnsi="Cambria"/>
        </w:rPr>
        <w:t xml:space="preserve"> </w:t>
      </w:r>
      <w:r w:rsidR="009855E4">
        <w:rPr>
          <w:rFonts w:ascii="Cambria" w:hAnsi="Cambria"/>
        </w:rPr>
        <w:t>data</w:t>
      </w:r>
      <w:r>
        <w:rPr>
          <w:rFonts w:ascii="Cambria" w:hAnsi="Cambria"/>
        </w:rPr>
        <w:t>.</w:t>
      </w:r>
      <w:r w:rsidR="00457C34">
        <w:rPr>
          <w:rFonts w:ascii="Cambria" w:hAnsi="Cambria"/>
        </w:rPr>
        <w:t xml:space="preserve">  </w:t>
      </w:r>
      <w:r w:rsidR="00C63442">
        <w:rPr>
          <w:rFonts w:ascii="Cambria" w:hAnsi="Cambria"/>
        </w:rPr>
        <w:t>Similar to judgmental adjustments, t</w:t>
      </w:r>
      <w:r w:rsidR="00457C34">
        <w:rPr>
          <w:rFonts w:ascii="Cambria" w:hAnsi="Cambria"/>
        </w:rPr>
        <w:t xml:space="preserve">his presents the forecaster with multiple </w:t>
      </w:r>
      <w:r>
        <w:rPr>
          <w:rFonts w:ascii="Cambria" w:hAnsi="Cambria"/>
        </w:rPr>
        <w:t>forecasts</w:t>
      </w:r>
      <w:r w:rsidR="008C7E73">
        <w:rPr>
          <w:rFonts w:ascii="Cambria" w:hAnsi="Cambria"/>
        </w:rPr>
        <w:t xml:space="preserve"> to choose from.  W</w:t>
      </w:r>
      <w:r w:rsidR="00A224C1">
        <w:rPr>
          <w:rFonts w:ascii="Cambria" w:hAnsi="Cambria"/>
        </w:rPr>
        <w:t>e</w:t>
      </w:r>
      <w:r w:rsidR="00457C34">
        <w:rPr>
          <w:rFonts w:ascii="Cambria" w:hAnsi="Cambria"/>
        </w:rPr>
        <w:t xml:space="preserve"> reference the </w:t>
      </w:r>
      <w:r w:rsidR="00C63442">
        <w:rPr>
          <w:rFonts w:ascii="Cambria" w:hAnsi="Cambria"/>
        </w:rPr>
        <w:t xml:space="preserve">long history </w:t>
      </w:r>
      <w:r w:rsidR="00457C34">
        <w:rPr>
          <w:rFonts w:ascii="Cambria" w:hAnsi="Cambria"/>
        </w:rPr>
        <w:t>o</w:t>
      </w:r>
      <w:r w:rsidR="00521E57">
        <w:rPr>
          <w:rFonts w:ascii="Cambria" w:hAnsi="Cambria"/>
        </w:rPr>
        <w:t>n</w:t>
      </w:r>
      <w:r w:rsidR="00457C34">
        <w:rPr>
          <w:rFonts w:ascii="Cambria" w:hAnsi="Cambria"/>
        </w:rPr>
        <w:t xml:space="preserve"> judgmental forecasting</w:t>
      </w:r>
      <w:r w:rsidR="00C06371">
        <w:rPr>
          <w:rFonts w:ascii="Cambria" w:hAnsi="Cambria"/>
        </w:rPr>
        <w:t xml:space="preserve"> (Petropoulos et al., 2022, </w:t>
      </w:r>
      <w:r w:rsidR="00BB1654">
        <w:rPr>
          <w:rFonts w:ascii="Cambria" w:hAnsi="Cambria"/>
        </w:rPr>
        <w:t xml:space="preserve">see </w:t>
      </w:r>
      <w:r w:rsidR="00C06371">
        <w:rPr>
          <w:rFonts w:ascii="Cambria" w:hAnsi="Cambria"/>
        </w:rPr>
        <w:t>sec</w:t>
      </w:r>
      <w:r w:rsidR="00BB1654">
        <w:rPr>
          <w:rFonts w:ascii="Cambria" w:hAnsi="Cambria"/>
        </w:rPr>
        <w:t>tions</w:t>
      </w:r>
      <w:r w:rsidR="00C06371">
        <w:rPr>
          <w:rFonts w:ascii="Cambria" w:hAnsi="Cambria"/>
        </w:rPr>
        <w:t xml:space="preserve"> 2.11.2 and 3.7.3)</w:t>
      </w:r>
      <w:r w:rsidR="008C7E73">
        <w:rPr>
          <w:rFonts w:ascii="Cambria" w:hAnsi="Cambria"/>
        </w:rPr>
        <w:t xml:space="preserve"> investigating how the direction and magnitude of adjustments, and the volatility of </w:t>
      </w:r>
      <w:r w:rsidR="00F21828">
        <w:rPr>
          <w:rFonts w:ascii="Cambria" w:hAnsi="Cambria"/>
        </w:rPr>
        <w:t>forecasts</w:t>
      </w:r>
      <w:r w:rsidR="008C7E73">
        <w:rPr>
          <w:rFonts w:ascii="Cambria" w:hAnsi="Cambria"/>
        </w:rPr>
        <w:t xml:space="preserve"> affect forecast accuracy.</w:t>
      </w:r>
    </w:p>
    <w:p w14:paraId="17C6E30F" w14:textId="77777777" w:rsidR="000A646E" w:rsidRDefault="000A646E" w:rsidP="00E83927">
      <w:pPr>
        <w:rPr>
          <w:rFonts w:ascii="Cambria" w:hAnsi="Cambria"/>
        </w:rPr>
      </w:pPr>
    </w:p>
    <w:p w14:paraId="0474C458" w14:textId="0E9D150D" w:rsidR="000A646E" w:rsidRDefault="000A646E" w:rsidP="000A646E">
      <w:pPr>
        <w:rPr>
          <w:rFonts w:ascii="Cambria" w:hAnsi="Cambria"/>
        </w:rPr>
      </w:pPr>
      <w:r>
        <w:rPr>
          <w:rFonts w:ascii="Cambria" w:hAnsi="Cambria"/>
        </w:rPr>
        <w:t xml:space="preserve">There are two critical differences between privacy adjustments and judgmental adjustments.  </w:t>
      </w:r>
    </w:p>
    <w:p w14:paraId="3D1854DF" w14:textId="48AD53A6" w:rsidR="00E1384A" w:rsidRDefault="00457C34" w:rsidP="00E1384A">
      <w:pPr>
        <w:rPr>
          <w:rFonts w:ascii="Cambria" w:hAnsi="Cambria"/>
        </w:rPr>
      </w:pPr>
      <w:r>
        <w:rPr>
          <w:rFonts w:ascii="Cambria" w:hAnsi="Cambria"/>
        </w:rPr>
        <w:t xml:space="preserve">First, judgmental adjustments alter </w:t>
      </w:r>
      <w:r w:rsidR="00521E57">
        <w:rPr>
          <w:rFonts w:ascii="Cambria" w:hAnsi="Cambria"/>
        </w:rPr>
        <w:t xml:space="preserve">a </w:t>
      </w:r>
      <w:r w:rsidR="00F67E6F">
        <w:rPr>
          <w:rFonts w:ascii="Cambria" w:hAnsi="Cambria"/>
        </w:rPr>
        <w:t xml:space="preserve">forecast </w:t>
      </w:r>
      <w:r w:rsidR="00954BE3">
        <w:rPr>
          <w:rFonts w:ascii="Cambria" w:hAnsi="Cambria"/>
        </w:rPr>
        <w:t xml:space="preserve">after </w:t>
      </w:r>
      <w:r w:rsidR="00521E57">
        <w:rPr>
          <w:rFonts w:ascii="Cambria" w:hAnsi="Cambria"/>
        </w:rPr>
        <w:t>it is</w:t>
      </w:r>
      <w:r>
        <w:rPr>
          <w:rFonts w:ascii="Cambria" w:hAnsi="Cambria"/>
        </w:rPr>
        <w:t xml:space="preserve"> output from a</w:t>
      </w:r>
      <w:r w:rsidR="00F67E6F">
        <w:rPr>
          <w:rFonts w:ascii="Cambria" w:hAnsi="Cambria"/>
        </w:rPr>
        <w:t xml:space="preserve"> forecasting model</w:t>
      </w:r>
      <w:r w:rsidR="00BB1654">
        <w:rPr>
          <w:rFonts w:ascii="Cambria" w:hAnsi="Cambria"/>
        </w:rPr>
        <w:t>. T</w:t>
      </w:r>
      <w:r w:rsidR="00E1384A">
        <w:rPr>
          <w:rFonts w:ascii="Cambria" w:hAnsi="Cambria"/>
        </w:rPr>
        <w:t>he underlying time series</w:t>
      </w:r>
      <w:r w:rsidR="007C596A">
        <w:rPr>
          <w:rFonts w:ascii="Cambria" w:hAnsi="Cambria"/>
        </w:rPr>
        <w:t xml:space="preserve"> and their</w:t>
      </w:r>
      <w:r w:rsidR="00E1384A">
        <w:rPr>
          <w:rFonts w:ascii="Cambria" w:hAnsi="Cambria"/>
        </w:rPr>
        <w:t xml:space="preserve">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r w:rsidR="008C7E73">
        <w:rPr>
          <w:rFonts w:ascii="Cambria" w:hAnsi="Cambria"/>
        </w:rPr>
        <w:t xml:space="preserve">For the direction of the adjustment, </w:t>
      </w:r>
      <w:r w:rsidR="00C63442" w:rsidRPr="00C80F13">
        <w:rPr>
          <w:rFonts w:ascii="Cambria" w:hAnsi="Cambria"/>
        </w:rPr>
        <w:t xml:space="preserve">Davydenko &amp; Fildes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r w:rsidR="00C63442">
        <w:rPr>
          <w:rFonts w:ascii="Cambria" w:hAnsi="Cambria"/>
        </w:rPr>
        <w:t xml:space="preserve">. </w:t>
      </w:r>
      <w:r w:rsidR="004D03E6" w:rsidRPr="00DB3320">
        <w:rPr>
          <w:rFonts w:ascii="Cambria" w:hAnsi="Cambria"/>
        </w:rPr>
        <w:t>Khosrowabadi</w:t>
      </w:r>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r w:rsidR="00745A1A">
        <w:rPr>
          <w:rFonts w:ascii="Cambria" w:hAnsi="Cambria"/>
        </w:rPr>
        <w:t>Fildes et al. (20</w:t>
      </w:r>
      <w:r w:rsidR="00721B5E">
        <w:rPr>
          <w:rFonts w:ascii="Cambria" w:hAnsi="Cambria"/>
        </w:rPr>
        <w:t>0</w:t>
      </w:r>
      <w:r w:rsidR="00745A1A">
        <w:rPr>
          <w:rFonts w:ascii="Cambria" w:hAnsi="Cambria"/>
        </w:rPr>
        <w:t xml:space="preserve">9) showed that </w:t>
      </w:r>
      <w:r w:rsidR="002C7FB5">
        <w:rPr>
          <w:rFonts w:ascii="Cambria" w:hAnsi="Cambria"/>
        </w:rPr>
        <w:t>negative adjustments 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w:t>
      </w:r>
      <w:r w:rsidR="008C7E73">
        <w:rPr>
          <w:rFonts w:ascii="Cambria" w:hAnsi="Cambria"/>
        </w:rPr>
        <w:t xml:space="preserve">also </w:t>
      </w:r>
      <w:r w:rsidR="00C63442" w:rsidRPr="00753FD1">
        <w:rPr>
          <w:rFonts w:ascii="Cambria" w:hAnsi="Cambria"/>
        </w:rPr>
        <w:t>positively associated with the size of accuracy improvements</w:t>
      </w:r>
      <w:r w:rsidR="003939FA">
        <w:rPr>
          <w:rFonts w:ascii="Cambria" w:hAnsi="Cambria"/>
        </w:rPr>
        <w:t xml:space="preserve"> when</w:t>
      </w:r>
      <w:r w:rsidR="00C63442" w:rsidRPr="00753FD1">
        <w:rPr>
          <w:rFonts w:ascii="Cambria" w:hAnsi="Cambria"/>
        </w:rPr>
        <w:t xml:space="preserve"> adjustments </w:t>
      </w:r>
      <w:r w:rsidR="003939FA">
        <w:rPr>
          <w:rFonts w:ascii="Cambria" w:hAnsi="Cambria"/>
        </w:rPr>
        <w:t xml:space="preserve">are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8C7E73">
        <w:rPr>
          <w:rFonts w:ascii="Cambria" w:hAnsi="Cambria"/>
        </w:rPr>
        <w:t xml:space="preserve">For volatility, </w:t>
      </w:r>
      <w:r w:rsidR="0003528B" w:rsidRPr="00753FD1">
        <w:rPr>
          <w:rFonts w:ascii="Cambria" w:hAnsi="Cambria"/>
        </w:rPr>
        <w:t xml:space="preserve">accuracy improvements are </w:t>
      </w:r>
      <w:r w:rsidR="007C483B">
        <w:rPr>
          <w:rFonts w:ascii="Cambria" w:hAnsi="Cambria"/>
        </w:rPr>
        <w:t>greater</w:t>
      </w:r>
      <w:r w:rsidR="0003528B" w:rsidRPr="00753FD1">
        <w:rPr>
          <w:rFonts w:ascii="Cambria" w:hAnsi="Cambria"/>
        </w:rPr>
        <w:t xml:space="preserve"> for</w:t>
      </w:r>
      <w:r w:rsidR="009F21A1">
        <w:rPr>
          <w:rFonts w:ascii="Cambria" w:hAnsi="Cambria"/>
        </w:rPr>
        <w:t xml:space="preserve"> time series</w:t>
      </w:r>
      <w:r w:rsidR="007C483B">
        <w:rPr>
          <w:rFonts w:ascii="Cambria" w:hAnsi="Cambria"/>
        </w:rPr>
        <w:t xml:space="preserve"> that have forecast errors with low volatility, presumably because adjusters struggle to assess the effect of future events accurately when a time series is more volatile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p>
    <w:p w14:paraId="24358E93" w14:textId="77777777" w:rsidR="00E83927" w:rsidRDefault="00E83927" w:rsidP="00E83927">
      <w:pPr>
        <w:rPr>
          <w:rFonts w:ascii="Cambria" w:hAnsi="Cambria"/>
        </w:rPr>
      </w:pPr>
    </w:p>
    <w:p w14:paraId="7D26833B" w14:textId="3CBE12F8" w:rsidR="00FC439D" w:rsidRDefault="00457C34" w:rsidP="00753FD1">
      <w:pPr>
        <w:rPr>
          <w:rFonts w:ascii="Cambria" w:hAnsi="Cambria"/>
        </w:rPr>
      </w:pPr>
      <w:r>
        <w:rPr>
          <w:rFonts w:ascii="Cambria" w:hAnsi="Cambria"/>
        </w:rPr>
        <w:t xml:space="preserve">Second, </w:t>
      </w:r>
      <w:r w:rsidR="00E83927">
        <w:rPr>
          <w:rFonts w:ascii="Cambria" w:hAnsi="Cambria"/>
        </w:rPr>
        <w:t xml:space="preserve">the motivation for </w:t>
      </w:r>
      <w:r>
        <w:rPr>
          <w:rFonts w:ascii="Cambria" w:hAnsi="Cambria"/>
        </w:rPr>
        <w:t>judgmental adjustments</w:t>
      </w:r>
      <w:r w:rsidR="009F21A1">
        <w:rPr>
          <w:rFonts w:ascii="Cambria" w:hAnsi="Cambria"/>
        </w:rPr>
        <w:t xml:space="preserve"> </w:t>
      </w:r>
      <w:r w:rsidR="00951979">
        <w:rPr>
          <w:rFonts w:ascii="Cambria" w:hAnsi="Cambria"/>
        </w:rPr>
        <w:t>is</w:t>
      </w:r>
      <w:r w:rsidR="009F21A1">
        <w:rPr>
          <w:rFonts w:ascii="Cambria" w:hAnsi="Cambria"/>
        </w:rPr>
        <w:t xml:space="preserve"> different. </w:t>
      </w:r>
      <w:r w:rsidR="00951979">
        <w:rPr>
          <w:rFonts w:ascii="Cambria" w:hAnsi="Cambria"/>
        </w:rPr>
        <w:t>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w:t>
      </w:r>
      <w:r w:rsidR="00951979">
        <w:rPr>
          <w:rFonts w:ascii="Cambria" w:hAnsi="Cambria"/>
        </w:rPr>
        <w:t>The</w:t>
      </w:r>
      <w:r w:rsidR="00E83927">
        <w:rPr>
          <w:rFonts w:ascii="Cambria" w:hAnsi="Cambria"/>
        </w:rPr>
        <w:t xml:space="preserv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experience of the adjuster, knowledge of special events, or insider or confidential information</w:t>
      </w:r>
      <w:r>
        <w:rPr>
          <w:rFonts w:ascii="Cambria" w:hAnsi="Cambria"/>
        </w:rPr>
        <w:t xml:space="preserve"> </w:t>
      </w:r>
      <w:r w:rsidR="00E83927">
        <w:rPr>
          <w:rFonts w:ascii="Cambria" w:hAnsi="Cambria"/>
        </w:rPr>
        <w:t xml:space="preserve">to improve forecast accuracy </w:t>
      </w:r>
      <w:r>
        <w:rPr>
          <w:rFonts w:ascii="Cambria" w:hAnsi="Cambria"/>
        </w:rPr>
        <w:t xml:space="preserve">(Fildes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(Davydenko &amp; Fildes, 2013</w:t>
      </w:r>
      <w:r w:rsidR="004D03E6" w:rsidRPr="007A02E9">
        <w:rPr>
          <w:rFonts w:ascii="Cambria" w:hAnsi="Cambria"/>
        </w:rPr>
        <w:t xml:space="preserve">; </w:t>
      </w:r>
      <w:r w:rsidR="00C80F13" w:rsidRPr="004D03E6">
        <w:rPr>
          <w:rFonts w:ascii="Cambria" w:hAnsi="Cambria"/>
        </w:rPr>
        <w:fldChar w:fldCharType="end"/>
      </w:r>
      <w:r w:rsidR="004D03E6" w:rsidRPr="004D03E6">
        <w:rPr>
          <w:rFonts w:ascii="Cambria" w:hAnsi="Cambria"/>
        </w:rPr>
        <w:t>Khosrowabadi</w:t>
      </w:r>
      <w:r w:rsidR="004D03E6" w:rsidRPr="007A02E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EA3470">
        <w:rPr>
          <w:rFonts w:ascii="Cambria" w:hAnsi="Cambria"/>
        </w:rPr>
        <w:t>,</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t>improve privacy</w:t>
      </w:r>
      <w:r w:rsidR="00346487">
        <w:rPr>
          <w:rFonts w:ascii="Cambria" w:hAnsi="Cambria"/>
        </w:rPr>
        <w:t xml:space="preserve"> by </w:t>
      </w:r>
      <w:r w:rsidR="00951979">
        <w:rPr>
          <w:rFonts w:ascii="Cambria" w:hAnsi="Cambria"/>
        </w:rPr>
        <w:t>blurring</w:t>
      </w:r>
      <w:r w:rsidR="00346487">
        <w:rPr>
          <w:rFonts w:ascii="Cambria" w:hAnsi="Cambria"/>
        </w:rPr>
        <w:t xml:space="preserve"> the data</w:t>
      </w:r>
      <w:r w:rsidR="009D1A66">
        <w:rPr>
          <w:rFonts w:ascii="Cambria" w:hAnsi="Cambria"/>
        </w:rPr>
        <w:t xml:space="preserve">. The </w:t>
      </w:r>
      <w:r w:rsidR="00EA3470">
        <w:rPr>
          <w:rFonts w:ascii="Cambria" w:hAnsi="Cambria"/>
        </w:rPr>
        <w:t xml:space="preserve">assumption </w:t>
      </w:r>
      <w:r w:rsidR="00082D5F">
        <w:rPr>
          <w:rFonts w:ascii="Cambria" w:hAnsi="Cambria"/>
        </w:rPr>
        <w:t xml:space="preserve">is </w:t>
      </w:r>
      <w:r w:rsidR="00EA3470">
        <w:rPr>
          <w:rFonts w:ascii="Cambria" w:hAnsi="Cambria"/>
        </w:rPr>
        <w:t>that forecast accuracy will not improve</w:t>
      </w:r>
      <w:r w:rsidR="009D1A66">
        <w:rPr>
          <w:rFonts w:ascii="Cambria" w:hAnsi="Cambria"/>
        </w:rPr>
        <w:t xml:space="preserve"> – instead, utility (forecast accuracy) will tradeoff with privacy (</w:t>
      </w:r>
      <w:r w:rsidR="00F468BF">
        <w:rPr>
          <w:rFonts w:ascii="Cambria" w:hAnsi="Cambria"/>
        </w:rPr>
        <w:t>Duncan &amp; Stokes, 2004</w:t>
      </w:r>
      <w:r w:rsidR="009D1A66">
        <w:rPr>
          <w:rFonts w:ascii="Cambria" w:hAnsi="Cambria"/>
        </w:rPr>
        <w:t>).</w:t>
      </w:r>
    </w:p>
    <w:p w14:paraId="3D707468" w14:textId="2521D7FD" w:rsidR="00E96EA4" w:rsidRDefault="00E96EA4" w:rsidP="00753FD1">
      <w:pPr>
        <w:rPr>
          <w:rFonts w:ascii="Cambria" w:hAnsi="Cambria"/>
        </w:rPr>
      </w:pPr>
    </w:p>
    <w:p w14:paraId="1E67B9E3" w14:textId="77777777" w:rsidR="00AB5B23" w:rsidRPr="00753FD1" w:rsidRDefault="00AB5B23" w:rsidP="00753FD1">
      <w:pPr>
        <w:rPr>
          <w:rFonts w:ascii="Cambria" w:hAnsi="Cambria"/>
        </w:rPr>
      </w:pPr>
    </w:p>
    <w:p w14:paraId="5907875B" w14:textId="730CC92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r w:rsidR="007F0A36">
        <w:rPr>
          <w:rFonts w:ascii="Cambria" w:hAnsi="Cambria"/>
          <w:b/>
          <w:bCs/>
        </w:rPr>
        <w:t>k-</w:t>
      </w:r>
      <w:r w:rsidRPr="00134519">
        <w:rPr>
          <w:rFonts w:ascii="Cambria" w:hAnsi="Cambria"/>
          <w:b/>
          <w:bCs/>
        </w:rPr>
        <w:t>nTS) Swapping Method</w:t>
      </w:r>
    </w:p>
    <w:p w14:paraId="2C55A37B" w14:textId="77777777" w:rsidR="0082387F" w:rsidRDefault="0082387F" w:rsidP="001546D0">
      <w:pPr>
        <w:rPr>
          <w:rFonts w:ascii="Cambria" w:hAnsi="Cambria"/>
        </w:rPr>
      </w:pPr>
    </w:p>
    <w:p w14:paraId="77C7FADF" w14:textId="3ED85F4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k-nTS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 xml:space="preserve">-nTS </w:t>
      </w:r>
      <w:r w:rsidR="00CF1E46">
        <w:rPr>
          <w:rFonts w:ascii="Cambria" w:hAnsi="Cambria"/>
        </w:rPr>
        <w:t xml:space="preserve">swapping </w:t>
      </w:r>
      <w:r w:rsidRPr="00E24122">
        <w:rPr>
          <w:rFonts w:ascii="Cambria" w:hAnsi="Cambria"/>
        </w:rPr>
        <w:t xml:space="preserve">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w:t>
      </w:r>
      <w:r w:rsidR="001924B1">
        <w:rPr>
          <w:rFonts w:ascii="Cambria" w:hAnsi="Cambria"/>
        </w:rPr>
        <w:t>at</w:t>
      </w:r>
      <w:r w:rsidR="001C0CA8">
        <w:rPr>
          <w:rFonts w:ascii="Cambria" w:hAnsi="Cambria"/>
        </w:rPr>
        <w:t xml:space="preserve"> </w:t>
      </w:r>
      <w:r w:rsidR="001924B1">
        <w:rPr>
          <w:rFonts w:ascii="Cambria" w:hAnsi="Cambria"/>
        </w:rPr>
        <w:t>time</w:t>
      </w:r>
      <w:r w:rsidR="00592506">
        <w:rPr>
          <w:rFonts w:ascii="Cambria" w:hAnsi="Cambria"/>
        </w:rPr>
        <w:t xml:space="preserve">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2F1511B4" w14:textId="51B0DF94" w:rsidR="00FA68DC" w:rsidRDefault="00FA68DC" w:rsidP="00FA68DC">
      <w:pPr>
        <w:shd w:val="clear" w:color="auto" w:fill="FFFFFF"/>
        <w:rPr>
          <w:rFonts w:ascii="Cambria" w:hAnsi="Cambria"/>
        </w:rPr>
      </w:pPr>
      <w:r w:rsidRPr="00FA68DC">
        <w:rPr>
          <w:rFonts w:ascii="Cambria" w:hAnsi="Cambria"/>
        </w:rPr>
        <w:lastRenderedPageBreak/>
        <w:t xml:space="preserve">Depending on the quantity of available data, </w:t>
      </w:r>
      <w:r w:rsidRPr="00FA68DC">
        <w:rPr>
          <w:rFonts w:ascii="Cambria" w:hAnsi="Cambria"/>
          <w:i/>
          <w:iCs/>
        </w:rPr>
        <w:t>k</w:t>
      </w:r>
      <w:r w:rsidRPr="00FA68DC">
        <w:rPr>
          <w:rFonts w:ascii="Cambria" w:hAnsi="Cambria"/>
        </w:rPr>
        <w:t xml:space="preserve">-nTS </w:t>
      </w:r>
      <w:r w:rsidR="0070136C">
        <w:rPr>
          <w:rFonts w:ascii="Cambria" w:hAnsi="Cambria"/>
        </w:rPr>
        <w:t xml:space="preserve">swapping </w:t>
      </w:r>
      <w:r w:rsidRPr="00FA68DC">
        <w:rPr>
          <w:rFonts w:ascii="Cambria" w:hAnsi="Cambria"/>
        </w:rPr>
        <w:t xml:space="preserve">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w:t>
      </w:r>
      <w:r w:rsidR="003B057B">
        <w:rPr>
          <w:rFonts w:ascii="Cambria" w:eastAsiaTheme="minorEastAsia" w:hAnsi="Cambria"/>
        </w:rPr>
        <w:t>by one time period.</w:t>
      </w:r>
      <w:r w:rsidR="00A939EA">
        <w:rPr>
          <w:rFonts w:ascii="Cambria" w:hAnsi="Cambria"/>
        </w:rPr>
        <w:t xml:space="preserve"> </w:t>
      </w: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0087294F">
        <w:rPr>
          <w:rFonts w:ascii="Cambria" w:hAnsi="Cambria"/>
        </w:rPr>
        <w:t xml:space="preserve"> </w:t>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73005D">
        <w:rPr>
          <w:rFonts w:ascii="Cambria" w:eastAsiaTheme="minorEastAsia" w:hAnsi="Cambria"/>
        </w:rPr>
        <w:t xml:space="preserve">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0FE6680E" w:rsidR="00E35845" w:rsidRPr="00486146" w:rsidRDefault="00DF214F" w:rsidP="00FA68DC">
      <w:pPr>
        <w:shd w:val="clear" w:color="auto" w:fill="FFFFFF"/>
        <w:rPr>
          <w:rFonts w:ascii="Cambria" w:eastAsiaTheme="minorEastAs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r w:rsidR="00E158B5">
        <w:rPr>
          <w:rFonts w:ascii="Cambria" w:hAnsi="Cambria"/>
        </w:rPr>
        <w:t>from</w:t>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w:t>
      </w:r>
      <w:r w:rsidRPr="00A822EB">
        <w:rPr>
          <w:rFonts w:ascii="Cambria" w:hAnsi="Cambria"/>
          <w:i/>
          <w:iCs/>
        </w:rPr>
        <w:t>i.e.</w:t>
      </w:r>
      <w:r w:rsidRPr="00DF214F">
        <w:rPr>
          <w:rFonts w:ascii="Cambria" w:hAnsi="Cambria"/>
        </w:rPr>
        <w:t xml:space="preserv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5"/>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7D16E16"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w:t>
      </w:r>
      <w:r w:rsidR="004F7322">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oMath>
      <w:r w:rsidR="004F7322">
        <w:rPr>
          <w:rFonts w:ascii="Cambria" w:eastAsiaTheme="minorEastAsia" w:hAnsi="Cambria"/>
        </w:rPr>
        <w:t xml:space="preserve">. </w:t>
      </w:r>
      <w:r w:rsidR="00BE7AC7">
        <w:rPr>
          <w:rFonts w:ascii="Cambria" w:eastAsiaTheme="minorEastAsia" w:hAnsi="Cambria"/>
        </w:rPr>
        <w:t xml:space="preserve">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r w:rsidR="00BE7AC7">
        <w:rPr>
          <w:rFonts w:ascii="Cambria" w:eastAsiaTheme="minorEastAsia" w:hAnsi="Cambria"/>
          <w:i/>
          <w:iCs/>
        </w:rPr>
        <w:t>i</w:t>
      </w:r>
      <w:r w:rsidR="00BE7AC7">
        <w:rPr>
          <w:rFonts w:ascii="Cambria" w:eastAsiaTheme="minorEastAsia" w:hAnsi="Cambria"/>
        </w:rPr>
        <w:t xml:space="preserve">th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31F2E18E" w:rsid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r>
        <w:rPr>
          <w:rFonts w:ascii="Cambria" w:eastAsiaTheme="minorEastAsia" w:hAnsi="Cambria"/>
          <w:i/>
          <w:iCs/>
        </w:rPr>
        <w:t>i, j</w:t>
      </w:r>
      <w:r w:rsidRPr="009E7D1F">
        <w:rPr>
          <w:rFonts w:ascii="Cambria" w:eastAsiaTheme="minorEastAsia" w:hAnsi="Cambria"/>
        </w:rPr>
        <w:t xml:space="preserve">)th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w:t>
      </w:r>
      <w:r w:rsidR="00A822EB">
        <w:rPr>
          <w:rFonts w:ascii="Cambria" w:eastAsiaTheme="minorEastAsia" w:hAnsi="Cambria"/>
        </w:rPr>
        <w:t>n</w:t>
      </w:r>
      <w:r w:rsidR="00E158B5">
        <w:rPr>
          <w:rFonts w:ascii="Cambria" w:eastAsiaTheme="minorEastAsia" w:hAnsi="Cambria"/>
        </w:rPr>
        <w:t xml:space="preserve">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w:t>
      </w:r>
      <w:r w:rsidR="007F5D3E" w:rsidRPr="00A822EB">
        <w:rPr>
          <w:rFonts w:ascii="Cambria" w:eastAsiaTheme="minorEastAsia" w:hAnsi="Cambria"/>
          <w:i/>
          <w:iCs/>
        </w:rPr>
        <w:t>i.e.</w:t>
      </w:r>
      <w:r w:rsidR="007F5D3E">
        <w:rPr>
          <w:rFonts w:ascii="Cambria" w:eastAsiaTheme="minorEastAsia" w:hAnsi="Cambria"/>
        </w:rPr>
        <w:t xml:space="preserv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645FCAA7" w:rsidR="003B7D44" w:rsidRDefault="003B7D44" w:rsidP="00FA68DC">
      <w:pPr>
        <w:shd w:val="clear" w:color="auto" w:fill="FFFFFF"/>
        <w:rPr>
          <w:rFonts w:ascii="Cambria" w:eastAsiaTheme="minorEastAsia" w:hAnsi="Cambria"/>
        </w:rPr>
      </w:pPr>
    </w:p>
    <w:p w14:paraId="76B8EB60" w14:textId="49EE5B4F" w:rsidR="003B7D44" w:rsidRPr="003B7D44" w:rsidRDefault="00137072"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7FB46E1D">
            <wp:simplePos x="0" y="0"/>
            <wp:positionH relativeFrom="margin">
              <wp:posOffset>742949</wp:posOffset>
            </wp:positionH>
            <wp:positionV relativeFrom="paragraph">
              <wp:posOffset>10160</wp:posOffset>
            </wp:positionV>
            <wp:extent cx="4223389" cy="1066800"/>
            <wp:effectExtent l="0" t="0" r="5715"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48368" t="46623" r="9667" b="34520"/>
                    <a:stretch/>
                  </pic:blipFill>
                  <pic:spPr bwMode="auto">
                    <a:xfrm>
                      <a:off x="0" y="0"/>
                      <a:ext cx="4224906" cy="106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632CCC9D" w:rsidR="003B7D44" w:rsidRPr="003B7D44" w:rsidRDefault="006D0C49" w:rsidP="006D0C49">
      <w:pPr>
        <w:shd w:val="clear" w:color="auto" w:fill="FFFFFF"/>
        <w:tabs>
          <w:tab w:val="left" w:pos="8266"/>
        </w:tabs>
        <w:rPr>
          <w:rFonts w:ascii="Cambria" w:eastAsiaTheme="minorEastAsia" w:hAnsi="Cambria"/>
        </w:rPr>
      </w:pPr>
      <w:r>
        <w:rPr>
          <w:rFonts w:ascii="Cambria" w:eastAsiaTheme="minorEastAsia" w:hAnsi="Cambria"/>
        </w:rPr>
        <w:tab/>
        <w:t>(1)</w:t>
      </w: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4BE2D94F" w14:textId="23982765" w:rsidR="00855562" w:rsidRDefault="00855562" w:rsidP="00FA68DC">
      <w:pPr>
        <w:shd w:val="clear" w:color="auto" w:fill="FFFFFF"/>
        <w:rPr>
          <w:rFonts w:ascii="Cambria" w:eastAsiaTheme="minorEastAsia" w:hAnsi="Cambria"/>
        </w:rPr>
      </w:pPr>
    </w:p>
    <w:p w14:paraId="1F2C1E3E" w14:textId="77777777" w:rsidR="00137072" w:rsidRDefault="00137072" w:rsidP="00FA68DC">
      <w:pPr>
        <w:shd w:val="clear" w:color="auto" w:fill="FFFFFF"/>
        <w:rPr>
          <w:rFonts w:ascii="Cambria" w:eastAsiaTheme="minorEastAsia" w:hAnsi="Cambria"/>
        </w:rPr>
      </w:pPr>
    </w:p>
    <w:p w14:paraId="39750823" w14:textId="77777777" w:rsidR="00805E8B" w:rsidRDefault="00805E8B" w:rsidP="00FA68DC">
      <w:pPr>
        <w:shd w:val="clear" w:color="auto" w:fill="FFFFFF"/>
        <w:rPr>
          <w:rFonts w:ascii="Cambria" w:eastAsiaTheme="minorEastAsia" w:hAnsi="Cambria"/>
        </w:rPr>
      </w:pPr>
    </w:p>
    <w:p w14:paraId="1ACB47E0" w14:textId="77777777" w:rsidR="00805E8B" w:rsidRDefault="00805E8B" w:rsidP="00FA68DC">
      <w:pPr>
        <w:shd w:val="clear" w:color="auto" w:fill="FFFFFF"/>
        <w:rPr>
          <w:rFonts w:ascii="Cambria" w:eastAsiaTheme="minorEastAsia" w:hAnsi="Cambria"/>
        </w:rPr>
      </w:pPr>
    </w:p>
    <w:p w14:paraId="6FD4C775" w14:textId="77777777" w:rsidR="00805E8B" w:rsidRDefault="00805E8B" w:rsidP="00FA68DC">
      <w:pPr>
        <w:shd w:val="clear" w:color="auto" w:fill="FFFFFF"/>
        <w:rPr>
          <w:rFonts w:ascii="Cambria" w:eastAsiaTheme="minorEastAsia" w:hAnsi="Cambria"/>
        </w:rPr>
      </w:pPr>
    </w:p>
    <w:p w14:paraId="5B733830" w14:textId="77777777" w:rsidR="00805E8B" w:rsidRDefault="00805E8B" w:rsidP="00FA68DC">
      <w:pPr>
        <w:shd w:val="clear" w:color="auto" w:fill="FFFFFF"/>
        <w:rPr>
          <w:rFonts w:ascii="Cambria" w:eastAsiaTheme="minorEastAsia" w:hAnsi="Cambria"/>
        </w:rPr>
      </w:pPr>
    </w:p>
    <w:p w14:paraId="10FB8A87" w14:textId="77777777" w:rsidR="00805E8B" w:rsidRDefault="00805E8B" w:rsidP="00FA68DC">
      <w:pPr>
        <w:shd w:val="clear" w:color="auto" w:fill="FFFFFF"/>
        <w:rPr>
          <w:rFonts w:ascii="Cambria" w:eastAsiaTheme="minorEastAsia" w:hAnsi="Cambria"/>
        </w:rPr>
      </w:pPr>
    </w:p>
    <w:p w14:paraId="1BFF875D" w14:textId="65373EAC" w:rsidR="001F285E" w:rsidRDefault="001F285E" w:rsidP="00FA68DC">
      <w:pPr>
        <w:shd w:val="clear" w:color="auto" w:fill="FFFFFF"/>
        <w:rPr>
          <w:rFonts w:ascii="Cambria" w:eastAsiaTheme="minorEastAsia" w:hAnsi="Cambria"/>
          <w:b/>
          <w:bCs/>
          <w:u w:val="single"/>
        </w:rPr>
      </w:pPr>
      <w:r>
        <w:rPr>
          <w:rFonts w:ascii="Cambria" w:eastAsiaTheme="minorEastAsia" w:hAnsi="Cambria"/>
          <w:b/>
          <w:bCs/>
          <w:u w:val="single"/>
        </w:rPr>
        <w:lastRenderedPageBreak/>
        <w:t>Algorithm 1: The k-nTS Swapping Method</w:t>
      </w:r>
    </w:p>
    <w:p w14:paraId="136C41D3" w14:textId="1C866DE9" w:rsidR="001F285E" w:rsidRDefault="001F285E" w:rsidP="00FA68DC">
      <w:pPr>
        <w:shd w:val="clear" w:color="auto" w:fill="FFFFFF"/>
        <w:rPr>
          <w:rFonts w:ascii="Cambria" w:eastAsiaTheme="minorEastAsia" w:hAnsi="Cambria"/>
          <w:b/>
          <w:bCs/>
          <w:u w:val="single"/>
        </w:rPr>
      </w:pPr>
    </w:p>
    <w:p w14:paraId="6C333EE9" w14:textId="46049492" w:rsidR="001F285E" w:rsidRDefault="001F285E" w:rsidP="00FA68DC">
      <w:pPr>
        <w:shd w:val="clear" w:color="auto" w:fill="FFFFFF"/>
        <w:rPr>
          <w:rFonts w:ascii="Cambria" w:eastAsiaTheme="minorEastAsia" w:hAnsi="Cambria"/>
          <w:b/>
          <w:bCs/>
        </w:rPr>
      </w:pPr>
      <w:r>
        <w:rPr>
          <w:rFonts w:ascii="Cambria" w:eastAsiaTheme="minorEastAsia" w:hAnsi="Cambria"/>
          <w:b/>
          <w:bCs/>
        </w:rPr>
        <w:t xml:space="preserve">Require [Initialization]: </w:t>
      </w:r>
    </w:p>
    <w:p w14:paraId="38C46F85" w14:textId="58B79A52" w:rsidR="001F285E" w:rsidRDefault="00905DD7" w:rsidP="00FA68DC">
      <w:pPr>
        <w:shd w:val="clear" w:color="auto" w:fill="FFFFFF"/>
        <w:rPr>
          <w:rFonts w:ascii="Cambria" w:eastAsiaTheme="minorEastAsia" w:hAnsi="Cambria"/>
          <w:b/>
          <w:bCs/>
        </w:rPr>
      </w:pPr>
      <w:r>
        <w:rPr>
          <w:rFonts w:ascii="Cambria" w:eastAsiaTheme="minorEastAsia" w:hAnsi="Cambria"/>
          <w:b/>
          <w:bCs/>
        </w:rPr>
        <w:tab/>
      </w:r>
    </w:p>
    <w:p w14:paraId="1F7C99D4" w14:textId="0B7BBD2D" w:rsidR="00905DD7" w:rsidRPr="00657CD6" w:rsidRDefault="00905DD7" w:rsidP="00905DD7">
      <w:pPr>
        <w:rPr>
          <w:rFonts w:ascii="Cambria" w:eastAsiaTheme="minorEastAsia" w:hAnsi="Cambria"/>
        </w:rPr>
      </w:pPr>
      <w:r>
        <w:rPr>
          <w:rFonts w:ascii="Cambria" w:eastAsiaTheme="minorEastAsia" w:hAnsi="Cambria"/>
          <w:b/>
          <w:bCs/>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original time series.</w:t>
      </w:r>
    </w:p>
    <w:p w14:paraId="50691AEA" w14:textId="33C198B3" w:rsidR="00905DD7" w:rsidRDefault="00905DD7" w:rsidP="00905DD7">
      <w:pPr>
        <w:ind w:firstLine="720"/>
        <w:rPr>
          <w:rFonts w:ascii="Cambria" w:eastAsiaTheme="minorEastAsia" w:hAnsi="Cambria"/>
        </w:rPr>
      </w:pP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Pr>
          <w:rFonts w:ascii="Cambria" w:eastAsiaTheme="minorEastAsia" w:hAnsi="Cambria"/>
        </w:rPr>
        <w:t xml:space="preserve">: the </w:t>
      </w:r>
      <m:oMath>
        <m:r>
          <w:rPr>
            <w:rFonts w:ascii="Cambria Math" w:eastAsiaTheme="minorEastAsia" w:hAnsi="Cambria Math"/>
          </w:rPr>
          <m:t xml:space="preserve">m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time series features.</w:t>
      </w:r>
    </w:p>
    <w:p w14:paraId="6F8B59A2" w14:textId="7335193B" w:rsidR="00CE016F" w:rsidRDefault="00905DD7" w:rsidP="008166EC">
      <w:pPr>
        <w:ind w:firstLine="720"/>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 xml:space="preserve">: </w:t>
      </w:r>
      <w:r w:rsidR="007F4128">
        <w:rPr>
          <w:rFonts w:ascii="Cambria" w:eastAsiaTheme="minorEastAsia" w:hAnsi="Cambria"/>
        </w:rPr>
        <w:t>the feature distance matrix.</w:t>
      </w:r>
    </w:p>
    <w:p w14:paraId="2A455C3A" w14:textId="77777777" w:rsidR="00CE016F" w:rsidRPr="008166EC" w:rsidRDefault="00CE016F" w:rsidP="008166EC">
      <w:pPr>
        <w:rPr>
          <w:rFonts w:ascii="Cambria" w:eastAsiaTheme="minorEastAsia" w:hAnsi="Cambria"/>
        </w:rPr>
      </w:pPr>
    </w:p>
    <w:p w14:paraId="7A145345" w14:textId="41DE2550" w:rsidR="00C31779" w:rsidRDefault="007F4128" w:rsidP="00C31779">
      <w:pPr>
        <w:shd w:val="clear" w:color="auto" w:fill="FFFFFF"/>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j = 1,2,…,J</m:t>
        </m:r>
      </m:oMath>
      <w:r>
        <w:rPr>
          <w:rFonts w:ascii="Cambria" w:eastAsiaTheme="minorEastAsia" w:hAnsi="Cambria"/>
          <w:b/>
          <w:bCs/>
        </w:rPr>
        <w:t xml:space="preserve"> do</w:t>
      </w:r>
    </w:p>
    <w:p w14:paraId="10770A98" w14:textId="77777777" w:rsid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Find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C31779">
        <w:rPr>
          <w:rFonts w:ascii="Cambria" w:eastAsiaTheme="minorEastAsia" w:hAnsi="Cambr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by sorting the </w:t>
      </w:r>
      <m:oMath>
        <m:r>
          <w:rPr>
            <w:rFonts w:ascii="Cambria Math" w:eastAsiaTheme="minorEastAsia" w:hAnsi="Cambria Math"/>
          </w:rPr>
          <m:t>j</m:t>
        </m:r>
      </m:oMath>
      <w:r w:rsidRPr="00C31779">
        <w:rPr>
          <w:rFonts w:ascii="Cambria" w:eastAsiaTheme="minorEastAsia" w:hAnsi="Cambria"/>
        </w:rPr>
        <w:t xml:space="preserve">th column of </w:t>
      </w:r>
      <m:oMath>
        <m:r>
          <w:rPr>
            <w:rFonts w:ascii="Cambria Math" w:eastAsiaTheme="minorEastAsia" w:hAnsi="Cambria Math"/>
          </w:rPr>
          <m:t>D</m:t>
        </m:r>
      </m:oMath>
      <w:r w:rsidRPr="00C31779">
        <w:rPr>
          <w:rFonts w:ascii="Cambria" w:eastAsiaTheme="minorEastAsia" w:hAnsi="Cambria"/>
        </w:rPr>
        <w:t xml:space="preserve"> from smallest to largest and finding the </w:t>
      </w:r>
      <m:oMath>
        <m:r>
          <w:rPr>
            <w:rFonts w:ascii="Cambria Math" w:eastAsiaTheme="minorEastAsia" w:hAnsi="Cambria Math"/>
          </w:rPr>
          <m:t>k</m:t>
        </m:r>
      </m:oMath>
      <w:r w:rsidRPr="00C31779">
        <w:rPr>
          <w:rFonts w:ascii="Cambria" w:eastAsiaTheme="minorEastAsia" w:hAnsi="Cambria"/>
        </w:rPr>
        <w:t>th smallest component.</w:t>
      </w:r>
    </w:p>
    <w:p w14:paraId="374B41B5" w14:textId="5B11C3D3" w:rsidR="00C31779" w:rsidRP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Replace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with the last component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Pr="00C31779">
        <w:rPr>
          <w:rFonts w:ascii="Cambria" w:eastAsiaTheme="minorEastAsia" w:hAnsi="Cambria"/>
        </w:rPr>
        <w:t xml:space="preserve"> for a randomly chosen </w:t>
      </w:r>
      <m:oMath>
        <m:r>
          <w:rPr>
            <w:rFonts w:ascii="Cambria Math" w:eastAsiaTheme="minorEastAsia" w:hAnsi="Cambria Math"/>
          </w:rPr>
          <m:t xml:space="preserve">i </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1,…,k</m:t>
        </m:r>
        <m:r>
          <m:rPr>
            <m:lit/>
          </m:rPr>
          <w:rPr>
            <w:rFonts w:ascii="Cambria Math" w:eastAsiaTheme="minorEastAsia" w:hAnsi="Cambria Math"/>
          </w:rPr>
          <m:t>}</m:t>
        </m:r>
        <m:r>
          <w:rPr>
            <w:rFonts w:ascii="Cambria Math" w:eastAsiaTheme="minorEastAsia" w:hAnsi="Cambria Math"/>
          </w:rPr>
          <m:t>.</m:t>
        </m:r>
      </m:oMath>
    </w:p>
    <w:p w14:paraId="04F43149" w14:textId="29102B0B" w:rsidR="007A0EE9" w:rsidRPr="00657CD6" w:rsidRDefault="007A0EE9" w:rsidP="007A0EE9">
      <w:pPr>
        <w:shd w:val="clear" w:color="auto" w:fill="FFFFFF"/>
        <w:rPr>
          <w:rFonts w:ascii="Cambria" w:eastAsiaTheme="minorEastAsia" w:hAnsi="Cambria"/>
          <w:b/>
          <w:bCs/>
        </w:rPr>
      </w:pPr>
      <w:r>
        <w:rPr>
          <w:rFonts w:ascii="Cambria" w:eastAsiaTheme="minorEastAsia" w:hAnsi="Cambria"/>
          <w:b/>
          <w:bCs/>
        </w:rPr>
        <w:t>end for</w:t>
      </w:r>
    </w:p>
    <w:p w14:paraId="2AE4438C" w14:textId="77777777" w:rsidR="00905DD7" w:rsidRPr="00657CD6" w:rsidRDefault="00905DD7" w:rsidP="00FA68DC">
      <w:pPr>
        <w:shd w:val="clear" w:color="auto" w:fill="FFFFFF"/>
        <w:rPr>
          <w:rFonts w:ascii="Cambria" w:eastAsiaTheme="minorEastAsia" w:hAnsi="Cambria"/>
        </w:rPr>
      </w:pPr>
    </w:p>
    <w:p w14:paraId="3E4D36FE" w14:textId="1D1ADA47" w:rsidR="000E5A3D" w:rsidRDefault="000E5A3D" w:rsidP="00FA68DC">
      <w:pPr>
        <w:shd w:val="clear" w:color="auto" w:fill="FFFFFF"/>
        <w:rPr>
          <w:rFonts w:ascii="Cambria" w:eastAsiaTheme="minorEastAsia" w:hAnsi="Cambria"/>
        </w:rPr>
      </w:pPr>
    </w:p>
    <w:p w14:paraId="79DB15A2" w14:textId="5B6A7589" w:rsidR="003B7D44" w:rsidRPr="00AD5442"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6E62E96E" w:rsidR="00C82969" w:rsidRDefault="00C82969" w:rsidP="006C60EC">
      <w:pPr>
        <w:shd w:val="clear" w:color="auto" w:fill="FFFFFF"/>
        <w:ind w:left="720" w:firstLine="720"/>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w:t>
      </w:r>
      <w:r w:rsidR="006C60EC">
        <w:rPr>
          <w:rFonts w:ascii="Cambria" w:eastAsiaTheme="minorEastAsia" w:hAnsi="Cambria"/>
        </w:rPr>
        <w:t xml:space="preserve">                             (2)</w:t>
      </w:r>
    </w:p>
    <w:p w14:paraId="3D4B9A6E" w14:textId="14B89EEF" w:rsidR="000E5A3D" w:rsidRDefault="000E5A3D" w:rsidP="00C82969">
      <w:pPr>
        <w:shd w:val="clear" w:color="auto" w:fill="FFFFFF"/>
        <w:jc w:val="center"/>
        <w:rPr>
          <w:rFonts w:ascii="Cambria" w:eastAsiaTheme="minorEastAsia" w:hAnsi="Cambria"/>
        </w:rPr>
      </w:pPr>
    </w:p>
    <w:p w14:paraId="63FF9F33" w14:textId="2117836E" w:rsidR="00FB56E1" w:rsidRPr="00AD5442" w:rsidRDefault="000E5A3D" w:rsidP="000E5A3D">
      <w:pPr>
        <w:shd w:val="clear" w:color="auto" w:fill="FFFFFF"/>
        <w:rPr>
          <w:rFonts w:ascii="Cambria" w:eastAsiaTheme="minorEastAsia" w:hAnsi="Cambria"/>
        </w:rPr>
      </w:pPr>
      <w:r>
        <w:rPr>
          <w:rFonts w:ascii="Cambria" w:eastAsiaTheme="minorEastAsia" w:hAnsi="Cambria"/>
        </w:rPr>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6"/>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AD5442">
        <w:rPr>
          <w:rFonts w:ascii="Cambria" w:eastAsiaTheme="minorEastAsia" w:hAnsi="Cambria"/>
        </w:rPr>
        <w:t xml:space="preserve"> </w:t>
      </w:r>
      <w:r w:rsidR="007C2612">
        <w:rPr>
          <w:rFonts w:ascii="Cambria" w:eastAsiaTheme="minorEastAsia" w:hAnsi="Cambria"/>
        </w:rPr>
        <w:t xml:space="preserve">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r w:rsidR="007C2612">
        <w:rPr>
          <w:rFonts w:ascii="Cambria" w:eastAsiaTheme="minorEastAsia" w:hAnsi="Cambria"/>
          <w:i/>
          <w:iCs/>
        </w:rPr>
        <w:t>j</w:t>
      </w:r>
      <w:r w:rsidR="007C2612">
        <w:rPr>
          <w:rFonts w:ascii="Cambria" w:eastAsiaTheme="minorEastAsia" w:hAnsi="Cambria"/>
        </w:rPr>
        <w:t xml:space="preserve">th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have </w:t>
      </w:r>
    </w:p>
    <w:p w14:paraId="327C45AF" w14:textId="648A271C" w:rsidR="00FB56E1" w:rsidRDefault="00FB56E1" w:rsidP="000E5A3D">
      <w:pPr>
        <w:shd w:val="clear" w:color="auto" w:fill="FFFFFF"/>
        <w:rPr>
          <w:rFonts w:ascii="Cambria" w:eastAsiaTheme="minorEastAsia" w:hAnsi="Cambria"/>
        </w:rPr>
      </w:pPr>
    </w:p>
    <w:p w14:paraId="230B4387" w14:textId="7221B863" w:rsidR="00FB56E1" w:rsidRDefault="00000000" w:rsidP="006C60EC">
      <w:pPr>
        <w:shd w:val="clear" w:color="auto" w:fill="FFFFFF"/>
        <w:ind w:left="216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t>(3)</w:t>
      </w:r>
    </w:p>
    <w:p w14:paraId="468EB8FE" w14:textId="49246F08" w:rsidR="00FB56E1" w:rsidRDefault="00FB56E1" w:rsidP="00FB56E1">
      <w:pPr>
        <w:shd w:val="clear" w:color="auto" w:fill="FFFFFF"/>
        <w:rPr>
          <w:rFonts w:ascii="Cambria" w:eastAsiaTheme="minorEastAsia" w:hAnsi="Cambria"/>
        </w:rPr>
      </w:pPr>
    </w:p>
    <w:p w14:paraId="54198AA4" w14:textId="239BBCD3" w:rsidR="005F02AD"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t>
      </w:r>
      <w:r w:rsidRPr="00C91FC2">
        <w:rPr>
          <w:rFonts w:ascii="Cambria" w:eastAsiaTheme="minorEastAsia" w:hAnsi="Cambria"/>
        </w:rPr>
        <w:t>Let the</w:t>
      </w:r>
      <w:r w:rsidR="00B847E4">
        <w:rPr>
          <w:rFonts w:ascii="Cambria" w:eastAsiaTheme="minorEastAsia" w:hAnsi="Cambria"/>
        </w:rPr>
        <w:t xml:space="preserve"> </w:t>
      </w:r>
      <w:r w:rsidR="00B847E4">
        <w:rPr>
          <w:rFonts w:ascii="Cambria" w:eastAsiaTheme="minorEastAsia" w:hAnsi="Cambria"/>
          <w:i/>
          <w:iCs/>
        </w:rPr>
        <w:t>i</w:t>
      </w:r>
      <w:r w:rsidR="00B847E4">
        <w:rPr>
          <w:rFonts w:ascii="Cambria" w:eastAsiaTheme="minorEastAsia" w:hAnsi="Cambria"/>
        </w:rPr>
        <w:t>th</w:t>
      </w:r>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005D3ED7">
        <w:rPr>
          <w:rFonts w:ascii="Cambria" w:eastAsiaTheme="minorEastAsia" w:hAnsi="Cambria"/>
        </w:rPr>
        <w:t xml:space="preserve">. </w:t>
      </w:r>
      <w:r w:rsidR="00E158B5">
        <w:rPr>
          <w:rFonts w:ascii="Cambria" w:eastAsiaTheme="minorEastAsia" w:hAnsi="Cambria"/>
        </w:rPr>
        <w:t xml:space="preserve">Swapping </w:t>
      </w:r>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w:p>
    <w:p w14:paraId="604E3C78" w14:textId="77777777" w:rsidR="005F02AD" w:rsidRDefault="005F02AD" w:rsidP="000E5A3D">
      <w:pPr>
        <w:shd w:val="clear" w:color="auto" w:fill="FFFFFF"/>
        <w:rPr>
          <w:rFonts w:ascii="Cambria" w:eastAsiaTheme="minorEastAsia" w:hAnsi="Cambria"/>
        </w:rPr>
      </w:pPr>
    </w:p>
    <w:p w14:paraId="7F6AEA85" w14:textId="7A25D506" w:rsidR="00B80510" w:rsidRPr="00B80510" w:rsidRDefault="00000000" w:rsidP="006C60EC">
      <w:pPr>
        <w:shd w:val="clear" w:color="auto" w:fill="FFFFFF"/>
        <w:ind w:left="72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w:t>
      </w:r>
      <w:r w:rsidR="00B80510">
        <w:rPr>
          <w:rFonts w:ascii="Cambria" w:eastAsiaTheme="minorEastAsia" w:hAnsi="Cambria"/>
        </w:rPr>
        <w:t xml:space="preserve">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 xml:space="preserve">k </m:t>
        </m:r>
        <m:r>
          <m:rPr>
            <m:sty m:val="p"/>
          </m:rPr>
          <w:rPr>
            <w:rFonts w:ascii="Cambria Math" w:eastAsiaTheme="minorEastAsia" w:hAnsi="Cambria Math"/>
          </w:rPr>
          <m:t>for</m:t>
        </m:r>
        <m:r>
          <w:rPr>
            <w:rFonts w:ascii="Cambria Math" w:eastAsiaTheme="minorEastAsia" w:hAnsi="Cambria Math"/>
          </w:rPr>
          <m:t xml:space="preserve"> i=1,…,k.</m:t>
        </m:r>
      </m:oMath>
      <w:r w:rsidR="006C60EC">
        <w:rPr>
          <w:rFonts w:ascii="Cambria" w:eastAsiaTheme="minorEastAsia" w:hAnsi="Cambria"/>
        </w:rPr>
        <w:tab/>
      </w:r>
      <w:r w:rsidR="006C60EC">
        <w:rPr>
          <w:rFonts w:ascii="Cambria" w:eastAsiaTheme="minorEastAsia" w:hAnsi="Cambria"/>
        </w:rPr>
        <w:tab/>
        <w:t>(4)</w:t>
      </w:r>
    </w:p>
    <w:p w14:paraId="5FE12A5C" w14:textId="5C22EEDA" w:rsidR="00262166" w:rsidRDefault="00262166" w:rsidP="000E5A3D">
      <w:pPr>
        <w:shd w:val="clear" w:color="auto" w:fill="FFFFFF"/>
        <w:rPr>
          <w:rFonts w:ascii="Cambria" w:eastAsiaTheme="minorEastAsia" w:hAnsi="Cambria"/>
        </w:rPr>
      </w:pPr>
    </w:p>
    <w:p w14:paraId="2ABF446D" w14:textId="76D0BC8A" w:rsidR="007870E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99799E">
        <w:rPr>
          <w:rFonts w:ascii="Cambria" w:eastAsiaTheme="minorEastAsia" w:hAnsi="Cambria"/>
        </w:rPr>
        <w:t>,</w:t>
      </w:r>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w:t>
      </w:r>
      <w:r w:rsidR="00527512">
        <w:rPr>
          <w:rFonts w:ascii="Cambria" w:eastAsiaTheme="minorEastAsia" w:hAnsi="Cambria"/>
        </w:rPr>
        <w:t>.</w:t>
      </w:r>
      <w:r w:rsidR="00DC3D03">
        <w:rPr>
          <w:rFonts w:ascii="Cambria" w:eastAsiaTheme="minorEastAsia" w:hAnsi="Cambria"/>
        </w:rPr>
        <w:t xml:space="preserve"> </w:t>
      </w:r>
      <w:r w:rsidR="00CF39A5">
        <w:rPr>
          <w:rFonts w:ascii="Cambria" w:eastAsiaTheme="minorEastAsia" w:hAnsi="Cambria"/>
        </w:rPr>
        <w:t>All of t</w:t>
      </w:r>
      <w:r w:rsidR="00DC3D03">
        <w:rPr>
          <w:rFonts w:ascii="Cambria" w:eastAsiaTheme="minorEastAsia" w:hAnsi="Cambria"/>
        </w:rPr>
        <w:t xml:space="preserve">he first </w:t>
      </w:r>
      <m:oMath>
        <m:r>
          <w:rPr>
            <w:rFonts w:ascii="Cambria Math" w:eastAsiaTheme="minorEastAsia" w:hAnsi="Cambria Math"/>
          </w:rPr>
          <m:t>n</m:t>
        </m:r>
      </m:oMath>
      <w:r w:rsidR="00DC3D03">
        <w:rPr>
          <w:rFonts w:ascii="Cambria" w:eastAsiaTheme="minorEastAsia" w:hAnsi="Cambria"/>
        </w:rPr>
        <w:t xml:space="preserve"> values of each time series are swapped based on the </w:t>
      </w:r>
      <w:r w:rsidR="00DC3D03">
        <w:rPr>
          <w:rFonts w:ascii="Cambria" w:eastAsiaTheme="minorEastAsia" w:hAnsi="Cambria"/>
          <w:i/>
          <w:iCs/>
        </w:rPr>
        <w:t>k</w:t>
      </w:r>
      <w:r w:rsidR="00DC3D03">
        <w:rPr>
          <w:rFonts w:ascii="Cambria" w:eastAsiaTheme="minorEastAsia" w:hAnsi="Cambria"/>
        </w:rPr>
        <w:t>-nearest time series to the first rolling window. For each successive time period</w:t>
      </w:r>
      <w:r w:rsidR="007821CE">
        <w:rPr>
          <w:rFonts w:ascii="Cambria" w:eastAsiaTheme="minorEastAsia" w:hAnsi="Cambria"/>
        </w:rPr>
        <w:t>,</w:t>
      </w:r>
      <w:r w:rsidR="00DC3D03">
        <w:rPr>
          <w:rFonts w:ascii="Cambria" w:eastAsiaTheme="minorEastAsia" w:hAnsi="Cambria"/>
        </w:rPr>
        <w:t xml:space="preserve"> the window is rolled forward, the </w:t>
      </w:r>
      <w:r w:rsidR="00DC3D03">
        <w:rPr>
          <w:rFonts w:ascii="Cambria" w:eastAsiaTheme="minorEastAsia" w:hAnsi="Cambria"/>
          <w:i/>
          <w:iCs/>
        </w:rPr>
        <w:t>k</w:t>
      </w:r>
      <w:r w:rsidR="00DC3D03">
        <w:rPr>
          <w:rFonts w:ascii="Cambria" w:eastAsiaTheme="minorEastAsia" w:hAnsi="Cambria"/>
        </w:rPr>
        <w:t>-nearest neighbors are re-calculated, and</w:t>
      </w:r>
      <w:r w:rsidR="00DC3D03">
        <w:rPr>
          <w:rFonts w:ascii="Cambria" w:eastAsiaTheme="minorEastAsia" w:hAnsi="Cambria"/>
          <w:i/>
          <w:iCs/>
        </w:rPr>
        <w:t xml:space="preserve"> </w:t>
      </w:r>
      <w:r w:rsidR="00DC3D03" w:rsidRPr="00DC3D03">
        <w:rPr>
          <w:rFonts w:ascii="Cambria" w:eastAsiaTheme="minorEastAsia" w:hAnsi="Cambria"/>
        </w:rPr>
        <w:t>swapping</w:t>
      </w:r>
      <w:r w:rsidR="00DC3D03">
        <w:rPr>
          <w:rFonts w:ascii="Cambria" w:eastAsiaTheme="minorEastAsia" w:hAnsi="Cambria"/>
        </w:rPr>
        <w:t xml:space="preserve"> is performed</w:t>
      </w:r>
      <w:r w:rsidR="00966FF9">
        <w:rPr>
          <w:rFonts w:ascii="Cambria" w:eastAsiaTheme="minorEastAsia" w:hAnsi="Cambria"/>
        </w:rPr>
        <w:t xml:space="preserve"> on a rolling basis</w:t>
      </w:r>
      <w:r w:rsidR="00DC3D03">
        <w:rPr>
          <w:rFonts w:ascii="Cambria" w:eastAsiaTheme="minorEastAsia" w:hAnsi="Cambria"/>
        </w:rPr>
        <w:t xml:space="preserve">. </w:t>
      </w:r>
      <w:r w:rsidRPr="00262166">
        <w:rPr>
          <w:rFonts w:ascii="Cambria" w:eastAsiaTheme="minorEastAsia" w:hAnsi="Cambria"/>
        </w:rPr>
        <w:t>The</w:t>
      </w:r>
      <w:r w:rsidR="003C008A">
        <w:rPr>
          <w:rFonts w:ascii="Cambria" w:eastAsiaTheme="minorEastAsia" w:hAnsi="Cambria"/>
        </w:rPr>
        <w:t xml:space="preserve"> output of the</w:t>
      </w:r>
      <w:r w:rsidRPr="00262166">
        <w:rPr>
          <w:rFonts w:ascii="Cambria" w:eastAsiaTheme="minorEastAsia" w:hAnsi="Cambria"/>
        </w:rPr>
        <w:t xml:space="preserve"> </w:t>
      </w:r>
      <w:r w:rsidRPr="007870E6">
        <w:rPr>
          <w:rFonts w:ascii="Cambria" w:eastAsiaTheme="minorEastAsia" w:hAnsi="Cambria"/>
          <w:i/>
          <w:iCs/>
        </w:rPr>
        <w:t>k</w:t>
      </w:r>
      <w:r w:rsidRPr="00262166">
        <w:rPr>
          <w:rFonts w:ascii="Cambria" w:eastAsiaTheme="minorEastAsia" w:hAnsi="Cambria"/>
        </w:rPr>
        <w:t>-</w:t>
      </w:r>
      <w:r w:rsidR="00E158B5">
        <w:rPr>
          <w:rFonts w:ascii="Cambria" w:eastAsiaTheme="minorEastAsia" w:hAnsi="Cambria"/>
        </w:rPr>
        <w:t xml:space="preserve">nTS </w:t>
      </w:r>
      <w:r w:rsidR="00CB53A2">
        <w:rPr>
          <w:rFonts w:ascii="Cambria" w:eastAsiaTheme="minorEastAsia" w:hAnsi="Cambria"/>
        </w:rPr>
        <w:t>swapping</w:t>
      </w:r>
      <w:r w:rsidR="00E158B5">
        <w:rPr>
          <w:rFonts w:ascii="Cambria" w:eastAsiaTheme="minorEastAsia" w:hAnsi="Cambria"/>
        </w:rPr>
        <w:t xml:space="preserve">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p>
    <w:p w14:paraId="469724F6" w14:textId="79F5B9CB" w:rsidR="007870E6" w:rsidRPr="00262166" w:rsidRDefault="007870E6" w:rsidP="000E5A3D">
      <w:pPr>
        <w:shd w:val="clear" w:color="auto" w:fill="FFFFFF"/>
        <w:rPr>
          <w:rFonts w:ascii="Cambria" w:eastAsiaTheme="minorEastAsia" w:hAnsi="Cambria"/>
        </w:rPr>
      </w:pPr>
    </w:p>
    <w:p w14:paraId="338129E2" w14:textId="09758B31" w:rsidR="007C2612" w:rsidRDefault="007C2612" w:rsidP="000E5A3D">
      <w:pPr>
        <w:shd w:val="clear" w:color="auto" w:fill="FFFFFF"/>
        <w:rPr>
          <w:rFonts w:ascii="Cambria" w:eastAsiaTheme="minorEastAsia" w:hAnsi="Cambria"/>
        </w:rPr>
      </w:pPr>
    </w:p>
    <w:p w14:paraId="5BFA36E6" w14:textId="77777777" w:rsidR="00805E8B" w:rsidRDefault="00805E8B" w:rsidP="000E5A3D">
      <w:pPr>
        <w:shd w:val="clear" w:color="auto" w:fill="FFFFFF"/>
        <w:rPr>
          <w:rFonts w:ascii="Cambria" w:eastAsiaTheme="minorEastAsia" w:hAnsi="Cambria"/>
        </w:rPr>
      </w:pPr>
    </w:p>
    <w:p w14:paraId="3D7F3D89" w14:textId="77777777" w:rsidR="00805E8B" w:rsidRPr="007C2612" w:rsidRDefault="00805E8B" w:rsidP="000E5A3D">
      <w:pPr>
        <w:shd w:val="clear" w:color="auto" w:fill="FFFFFF"/>
        <w:rPr>
          <w:rFonts w:ascii="Cambria" w:eastAsiaTheme="minorEastAsia" w:hAnsi="Cambria"/>
        </w:rPr>
      </w:pPr>
    </w:p>
    <w:p w14:paraId="75033779" w14:textId="7D699E5B" w:rsidR="00ED08D6" w:rsidRDefault="00795AF6" w:rsidP="000E5A3D">
      <w:pPr>
        <w:shd w:val="clear" w:color="auto" w:fill="FFFFFF"/>
        <w:rPr>
          <w:noProof/>
        </w:rPr>
      </w:pPr>
      <w:r>
        <w:rPr>
          <w:noProof/>
        </w:rPr>
        <w:drawing>
          <wp:anchor distT="0" distB="0" distL="114300" distR="114300" simplePos="0" relativeHeight="251722752" behindDoc="0" locked="0" layoutInCell="1" allowOverlap="1" wp14:anchorId="686EF34D" wp14:editId="57ECF4CE">
            <wp:simplePos x="0" y="0"/>
            <wp:positionH relativeFrom="margin">
              <wp:align>center</wp:align>
            </wp:positionH>
            <wp:positionV relativeFrom="paragraph">
              <wp:posOffset>10160</wp:posOffset>
            </wp:positionV>
            <wp:extent cx="481965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840" t="35495" r="3685" b="44128"/>
                    <a:stretch/>
                  </pic:blipFill>
                  <pic:spPr bwMode="auto">
                    <a:xfrm>
                      <a:off x="0" y="0"/>
                      <a:ext cx="481965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525B8" w14:textId="623D1DE8" w:rsidR="007C2612" w:rsidRPr="007C2612" w:rsidRDefault="007C2612" w:rsidP="000E5A3D">
      <w:pPr>
        <w:shd w:val="clear" w:color="auto" w:fill="FFFFFF"/>
        <w:rPr>
          <w:rFonts w:ascii="Cambria" w:eastAsiaTheme="minorEastAsia" w:hAnsi="Cambria"/>
        </w:rPr>
      </w:pPr>
    </w:p>
    <w:p w14:paraId="1B3B0E4B" w14:textId="45C86F53" w:rsidR="007C2612" w:rsidRPr="007C2612" w:rsidRDefault="00DC3D03" w:rsidP="00DC3D03">
      <w:pPr>
        <w:shd w:val="clear" w:color="auto" w:fill="FFFFFF"/>
        <w:tabs>
          <w:tab w:val="left" w:pos="8100"/>
        </w:tabs>
        <w:rPr>
          <w:rFonts w:ascii="Cambria" w:eastAsiaTheme="minorEastAsia" w:hAnsi="Cambria"/>
        </w:rPr>
      </w:pPr>
      <w:r>
        <w:rPr>
          <w:rFonts w:ascii="Cambria" w:eastAsiaTheme="minorEastAsia" w:hAnsi="Cambria"/>
        </w:rPr>
        <w:tab/>
      </w:r>
    </w:p>
    <w:p w14:paraId="02626F9E" w14:textId="6CDAFD9D" w:rsidR="007C2612" w:rsidRPr="007C2612" w:rsidRDefault="007E144E" w:rsidP="007E144E">
      <w:pPr>
        <w:shd w:val="clear" w:color="auto" w:fill="FFFFFF"/>
        <w:jc w:val="right"/>
        <w:rPr>
          <w:rFonts w:ascii="Cambria" w:eastAsiaTheme="minorEastAsia" w:hAnsi="Cambria"/>
        </w:rPr>
      </w:pPr>
      <w:r>
        <w:rPr>
          <w:rFonts w:ascii="Cambria" w:eastAsiaTheme="minorEastAsia" w:hAnsi="Cambria"/>
        </w:rPr>
        <w:t>(5)</w:t>
      </w: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52DDB929" w14:textId="1F1545A5" w:rsidR="00D97B71" w:rsidRDefault="00D97B71" w:rsidP="00753FD1">
      <w:pPr>
        <w:rPr>
          <w:rFonts w:ascii="Cambria" w:hAnsi="Cambria"/>
        </w:rPr>
      </w:pPr>
    </w:p>
    <w:p w14:paraId="2D460022" w14:textId="77777777" w:rsidR="00D97B71" w:rsidRDefault="00D97B71" w:rsidP="00753FD1">
      <w:pPr>
        <w:rPr>
          <w:rFonts w:ascii="Cambria" w:hAnsi="Cambria"/>
        </w:rPr>
      </w:pPr>
    </w:p>
    <w:p w14:paraId="4841C4C1" w14:textId="6C5FF545"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r w:rsidR="00821D6F">
        <w:rPr>
          <w:rFonts w:ascii="Cambria" w:hAnsi="Cambria"/>
          <w:b/>
          <w:bCs/>
        </w:rPr>
        <w:t>k-</w:t>
      </w:r>
      <w:r>
        <w:rPr>
          <w:rFonts w:ascii="Cambria" w:hAnsi="Cambria"/>
          <w:b/>
          <w:bCs/>
        </w:rPr>
        <w:t>nTS+) Swapping Method</w:t>
      </w:r>
    </w:p>
    <w:p w14:paraId="64068B12" w14:textId="77777777" w:rsidR="001546D0" w:rsidDel="00282FDA" w:rsidRDefault="001546D0" w:rsidP="001546D0">
      <w:pPr>
        <w:rPr>
          <w:del w:id="195" w:author="Bale,Cameron" w:date="2023-09-12T11:04:00Z"/>
          <w:rFonts w:ascii="Cambria" w:hAnsi="Cambria"/>
        </w:rPr>
      </w:pPr>
    </w:p>
    <w:p w14:paraId="5F7A0F59" w14:textId="77777777" w:rsidR="0008246B" w:rsidRDefault="0008246B" w:rsidP="0082016F">
      <w:pPr>
        <w:rPr>
          <w:ins w:id="196" w:author="Bale,Cameron" w:date="2023-09-12T10:40:00Z"/>
          <w:rFonts w:ascii="Cambria" w:hAnsi="Cambria"/>
        </w:rPr>
      </w:pPr>
    </w:p>
    <w:p w14:paraId="2E4B9D19" w14:textId="2FDF3BB2" w:rsidR="00282FDA" w:rsidRDefault="002F0067" w:rsidP="0082016F">
      <w:pPr>
        <w:rPr>
          <w:ins w:id="197" w:author="Bale,Cameron" w:date="2023-09-12T13:07:00Z"/>
          <w:rFonts w:ascii="Cambria" w:hAnsi="Cambria"/>
        </w:rPr>
      </w:pPr>
      <w:r>
        <w:rPr>
          <w:rFonts w:ascii="Cambria" w:hAnsi="Cambria"/>
        </w:rPr>
        <w:t xml:space="preserve">The k-nTS+ </w:t>
      </w:r>
      <w:r w:rsidR="00E815CC">
        <w:rPr>
          <w:rFonts w:ascii="Cambria" w:hAnsi="Cambria"/>
        </w:rPr>
        <w:t>swapping</w:t>
      </w:r>
      <w:r>
        <w:rPr>
          <w:rFonts w:ascii="Cambria" w:hAnsi="Cambria"/>
        </w:rPr>
        <w:t xml:space="preserve"> method adds a feature selection process to k-nTS </w:t>
      </w:r>
      <w:r w:rsidR="00FD68FA">
        <w:rPr>
          <w:rFonts w:ascii="Cambria" w:hAnsi="Cambria"/>
        </w:rPr>
        <w:t xml:space="preserve">swapping </w:t>
      </w:r>
      <w:r>
        <w:rPr>
          <w:rFonts w:ascii="Cambria" w:hAnsi="Cambria"/>
        </w:rPr>
        <w:t>which selects features that are</w:t>
      </w:r>
      <w:r>
        <w:rPr>
          <w:rFonts w:ascii="Cambria" w:eastAsiaTheme="minorEastAsia" w:hAnsi="Cambria"/>
        </w:rPr>
        <w:t xml:space="preserve"> good predictors of forecast </w:t>
      </w:r>
      <w:r w:rsidR="0082016F">
        <w:rPr>
          <w:rFonts w:ascii="Cambria" w:eastAsiaTheme="minorEastAsia" w:hAnsi="Cambria"/>
        </w:rPr>
        <w:t>accuracy</w:t>
      </w:r>
      <w:r>
        <w:rPr>
          <w:rFonts w:ascii="Cambria" w:eastAsiaTheme="minorEastAsia" w:hAnsi="Cambria"/>
        </w:rPr>
        <w:t>.</w:t>
      </w:r>
      <w:ins w:id="198" w:author="Bale,Cameron" w:date="2023-09-12T11:00:00Z">
        <w:r w:rsidR="00282FDA">
          <w:rPr>
            <w:rFonts w:ascii="Cambria" w:eastAsiaTheme="minorEastAsia" w:hAnsi="Cambria"/>
          </w:rPr>
          <w:t xml:space="preserve"> The data owner can provide a large selection of time series features to the method</w:t>
        </w:r>
      </w:ins>
      <w:ins w:id="199" w:author="Bale,Cameron" w:date="2023-09-12T11:01:00Z">
        <w:r w:rsidR="00282FDA">
          <w:rPr>
            <w:rFonts w:ascii="Cambria" w:eastAsiaTheme="minorEastAsia" w:hAnsi="Cambria"/>
          </w:rPr>
          <w:t>. However,</w:t>
        </w:r>
      </w:ins>
      <w:del w:id="200" w:author="Bale,Cameron" w:date="2023-09-12T11:00:00Z">
        <w:r w:rsidDel="00282FDA">
          <w:rPr>
            <w:rFonts w:ascii="Cambria" w:eastAsiaTheme="minorEastAsia" w:hAnsi="Cambria"/>
          </w:rPr>
          <w:delText xml:space="preserve"> </w:delText>
        </w:r>
      </w:del>
      <w:ins w:id="201" w:author="Bale,Cameron" w:date="2023-09-12T11:02:00Z">
        <w:r w:rsidR="00282FDA">
          <w:rPr>
            <w:rFonts w:ascii="Cambria" w:hAnsi="Cambria"/>
          </w:rPr>
          <w:t>using all of the features for the basis of swapping would</w:t>
        </w:r>
      </w:ins>
      <w:ins w:id="202" w:author="Bale,Cameron" w:date="2023-09-12T11:01:00Z">
        <w:r w:rsidR="00282FDA">
          <w:rPr>
            <w:rFonts w:ascii="Cambria" w:hAnsi="Cambria"/>
          </w:rPr>
          <w:t xml:space="preserve"> significantly increase the dimensionality and reduce the efficiency of a swapping process. To address this problem, a random forest-based recursive feature elimination (RFE) algorithm </w:t>
        </w:r>
      </w:ins>
      <w:ins w:id="203" w:author="Bale,Cameron" w:date="2023-09-12T11:02:00Z">
        <w:r w:rsidR="00282FDA">
          <w:rPr>
            <w:rFonts w:ascii="Cambria" w:hAnsi="Cambria"/>
          </w:rPr>
          <w:t xml:space="preserve">is </w:t>
        </w:r>
      </w:ins>
      <w:ins w:id="204" w:author="Bale,Cameron" w:date="2023-09-12T11:01:00Z">
        <w:r w:rsidR="00282FDA">
          <w:rPr>
            <w:rFonts w:ascii="Cambria" w:hAnsi="Cambria"/>
          </w:rPr>
          <w:t xml:space="preserve">applied to features initially selected by RReliefF </w:t>
        </w:r>
        <w:r w:rsidR="00282FDA" w:rsidRPr="001577AD">
          <w:rPr>
            <w:rFonts w:ascii="Cambria" w:hAnsi="Cambria"/>
          </w:rPr>
          <w:t>(Robnik-Sikonja &amp; Kononenko, 2003)</w:t>
        </w:r>
        <w:r w:rsidR="00282FDA">
          <w:rPr>
            <w:rFonts w:ascii="Cambria" w:hAnsi="Cambria"/>
          </w:rPr>
          <w:t>. Prior work has shown that random forest-based RFE is efficient when applied to sets of highly correlated features (Gregorutti et al. 2017)</w:t>
        </w:r>
      </w:ins>
      <w:ins w:id="205" w:author="Bale,Cameron" w:date="2023-09-12T11:03:00Z">
        <w:r w:rsidR="00282FDA">
          <w:rPr>
            <w:rFonts w:ascii="Cambria" w:hAnsi="Cambria"/>
          </w:rPr>
          <w:t xml:space="preserve">, ensuring that the method selects a </w:t>
        </w:r>
      </w:ins>
      <w:del w:id="206" w:author="Bale,Cameron" w:date="2023-09-12T11:03:00Z">
        <w:r w:rsidDel="00282FDA">
          <w:rPr>
            <w:rFonts w:ascii="Cambria" w:eastAsiaTheme="minorEastAsia" w:hAnsi="Cambria"/>
          </w:rPr>
          <w:delText xml:space="preserve">The goal </w:delText>
        </w:r>
        <w:r w:rsidDel="00282FDA">
          <w:rPr>
            <w:rFonts w:ascii="Cambria" w:hAnsi="Cambria"/>
          </w:rPr>
          <w:delText xml:space="preserve">is to obtain a </w:delText>
        </w:r>
      </w:del>
      <w:r>
        <w:rPr>
          <w:rFonts w:ascii="Cambria" w:hAnsi="Cambria"/>
        </w:rPr>
        <w:t>small set of features that predict forecast accuracy well.</w:t>
      </w:r>
    </w:p>
    <w:p w14:paraId="2E5A4293" w14:textId="77777777" w:rsidR="00A92E63" w:rsidRDefault="00A92E63" w:rsidP="0082016F">
      <w:pPr>
        <w:rPr>
          <w:ins w:id="207" w:author="Bale,Cameron" w:date="2023-09-12T13:07:00Z"/>
          <w:rFonts w:ascii="Cambria" w:hAnsi="Cambria"/>
        </w:rPr>
      </w:pPr>
    </w:p>
    <w:p w14:paraId="4D91AAA6" w14:textId="77777777" w:rsidR="00A92E63" w:rsidRDefault="00A92E63" w:rsidP="0082016F">
      <w:pPr>
        <w:rPr>
          <w:ins w:id="208" w:author="Bale,Cameron" w:date="2023-09-12T13:07:00Z"/>
          <w:rFonts w:ascii="Cambria" w:hAnsi="Cambria"/>
        </w:rPr>
      </w:pPr>
    </w:p>
    <w:p w14:paraId="5826D5EA" w14:textId="77777777" w:rsidR="00A92E63" w:rsidRDefault="00A92E63" w:rsidP="0082016F">
      <w:pPr>
        <w:rPr>
          <w:ins w:id="209" w:author="Bale,Cameron" w:date="2023-09-12T13:07:00Z"/>
          <w:rFonts w:ascii="Cambria" w:hAnsi="Cambria"/>
        </w:rPr>
      </w:pPr>
    </w:p>
    <w:p w14:paraId="68A48C3F" w14:textId="77777777" w:rsidR="00A92E63" w:rsidRDefault="00A92E63" w:rsidP="0082016F">
      <w:pPr>
        <w:rPr>
          <w:ins w:id="210" w:author="Bale,Cameron" w:date="2023-09-12T13:07:00Z"/>
          <w:rFonts w:ascii="Cambria" w:hAnsi="Cambria"/>
        </w:rPr>
      </w:pPr>
    </w:p>
    <w:p w14:paraId="5DF02F85" w14:textId="77777777" w:rsidR="00A92E63" w:rsidRDefault="00A92E63" w:rsidP="0082016F">
      <w:pPr>
        <w:rPr>
          <w:ins w:id="211" w:author="Bale,Cameron" w:date="2023-09-12T13:07:00Z"/>
          <w:rFonts w:ascii="Cambria" w:hAnsi="Cambria"/>
        </w:rPr>
      </w:pPr>
    </w:p>
    <w:p w14:paraId="7AF5E80D" w14:textId="77777777" w:rsidR="00A92E63" w:rsidRDefault="00A92E63" w:rsidP="0082016F">
      <w:pPr>
        <w:rPr>
          <w:ins w:id="212" w:author="Bale,Cameron" w:date="2023-09-12T13:07:00Z"/>
          <w:rFonts w:ascii="Cambria" w:hAnsi="Cambria"/>
        </w:rPr>
      </w:pPr>
    </w:p>
    <w:p w14:paraId="5583D7AD" w14:textId="77777777" w:rsidR="00A92E63" w:rsidRDefault="00A92E63" w:rsidP="0082016F">
      <w:pPr>
        <w:rPr>
          <w:ins w:id="213" w:author="Bale,Cameron" w:date="2023-09-12T13:07:00Z"/>
          <w:rFonts w:ascii="Cambria" w:hAnsi="Cambria"/>
        </w:rPr>
      </w:pPr>
    </w:p>
    <w:p w14:paraId="1E08014B" w14:textId="77777777" w:rsidR="00A92E63" w:rsidRDefault="00A92E63" w:rsidP="0082016F">
      <w:pPr>
        <w:rPr>
          <w:ins w:id="214" w:author="Bale,Cameron" w:date="2023-09-12T13:07:00Z"/>
          <w:rFonts w:ascii="Cambria" w:hAnsi="Cambria"/>
        </w:rPr>
      </w:pPr>
    </w:p>
    <w:p w14:paraId="3C1068EC" w14:textId="77777777" w:rsidR="00A92E63" w:rsidRDefault="00A92E63" w:rsidP="0082016F">
      <w:pPr>
        <w:rPr>
          <w:ins w:id="215" w:author="Bale,Cameron" w:date="2023-09-12T13:07:00Z"/>
          <w:rFonts w:ascii="Cambria" w:hAnsi="Cambria"/>
        </w:rPr>
      </w:pPr>
    </w:p>
    <w:p w14:paraId="0280104F" w14:textId="77777777" w:rsidR="00A92E63" w:rsidRDefault="00A92E63" w:rsidP="0082016F">
      <w:pPr>
        <w:rPr>
          <w:ins w:id="216" w:author="Bale,Cameron" w:date="2023-09-12T13:07:00Z"/>
          <w:rFonts w:ascii="Cambria" w:hAnsi="Cambria"/>
        </w:rPr>
      </w:pPr>
    </w:p>
    <w:p w14:paraId="0B0F93EE" w14:textId="77777777" w:rsidR="00A92E63" w:rsidRDefault="00A92E63" w:rsidP="0082016F">
      <w:pPr>
        <w:rPr>
          <w:ins w:id="217" w:author="Bale,Cameron" w:date="2023-09-12T13:07:00Z"/>
          <w:rFonts w:ascii="Cambria" w:hAnsi="Cambria"/>
        </w:rPr>
      </w:pPr>
    </w:p>
    <w:p w14:paraId="049F68E6" w14:textId="77777777" w:rsidR="00A92E63" w:rsidRDefault="00A92E63" w:rsidP="0082016F">
      <w:pPr>
        <w:rPr>
          <w:ins w:id="218" w:author="Bale,Cameron" w:date="2023-09-12T13:07:00Z"/>
          <w:rFonts w:ascii="Cambria" w:hAnsi="Cambria"/>
        </w:rPr>
      </w:pPr>
    </w:p>
    <w:p w14:paraId="634CD98B" w14:textId="77777777" w:rsidR="00A92E63" w:rsidRDefault="00A92E63" w:rsidP="0082016F">
      <w:pPr>
        <w:rPr>
          <w:ins w:id="219" w:author="Bale,Cameron" w:date="2023-09-12T13:07:00Z"/>
          <w:rFonts w:ascii="Cambria" w:hAnsi="Cambria"/>
        </w:rPr>
      </w:pPr>
    </w:p>
    <w:p w14:paraId="141F249A" w14:textId="77777777" w:rsidR="00A92E63" w:rsidRDefault="00A92E63" w:rsidP="0082016F">
      <w:pPr>
        <w:rPr>
          <w:ins w:id="220" w:author="Bale,Cameron" w:date="2023-09-12T13:07:00Z"/>
          <w:rFonts w:ascii="Cambria" w:hAnsi="Cambria"/>
        </w:rPr>
      </w:pPr>
    </w:p>
    <w:p w14:paraId="6E9639EB" w14:textId="77777777" w:rsidR="00A92E63" w:rsidRDefault="00A92E63" w:rsidP="0082016F">
      <w:pPr>
        <w:rPr>
          <w:ins w:id="221" w:author="Bale,Cameron" w:date="2023-09-12T13:07:00Z"/>
          <w:rFonts w:ascii="Cambria" w:hAnsi="Cambria"/>
        </w:rPr>
      </w:pPr>
    </w:p>
    <w:p w14:paraId="65462741" w14:textId="77777777" w:rsidR="00A92E63" w:rsidRDefault="00A92E63" w:rsidP="0082016F">
      <w:pPr>
        <w:rPr>
          <w:ins w:id="222" w:author="Bale,Cameron" w:date="2023-09-12T13:07:00Z"/>
          <w:rFonts w:ascii="Cambria" w:hAnsi="Cambria"/>
        </w:rPr>
      </w:pPr>
    </w:p>
    <w:p w14:paraId="35D03FFA" w14:textId="77777777" w:rsidR="00A92E63" w:rsidRDefault="00A92E63" w:rsidP="0082016F">
      <w:pPr>
        <w:rPr>
          <w:ins w:id="223" w:author="Bale,Cameron" w:date="2023-09-12T13:07:00Z"/>
          <w:rFonts w:ascii="Cambria" w:hAnsi="Cambria"/>
        </w:rPr>
      </w:pPr>
    </w:p>
    <w:p w14:paraId="71692D8F" w14:textId="77777777" w:rsidR="00A92E63" w:rsidRDefault="00A92E63" w:rsidP="0082016F">
      <w:pPr>
        <w:rPr>
          <w:ins w:id="224" w:author="Bale,Cameron" w:date="2023-09-12T13:07:00Z"/>
          <w:rFonts w:ascii="Cambria" w:hAnsi="Cambria"/>
        </w:rPr>
      </w:pPr>
    </w:p>
    <w:p w14:paraId="569F2189" w14:textId="77777777" w:rsidR="00A92E63" w:rsidRDefault="00A92E63" w:rsidP="0082016F">
      <w:pPr>
        <w:rPr>
          <w:ins w:id="225" w:author="Bale,Cameron" w:date="2023-09-12T13:07:00Z"/>
          <w:rFonts w:ascii="Cambria" w:hAnsi="Cambria"/>
        </w:rPr>
      </w:pPr>
    </w:p>
    <w:p w14:paraId="06AAE759" w14:textId="77777777" w:rsidR="00A92E63" w:rsidRDefault="00A92E63" w:rsidP="0082016F">
      <w:pPr>
        <w:rPr>
          <w:ins w:id="226" w:author="Bale,Cameron" w:date="2023-09-12T13:07:00Z"/>
          <w:rFonts w:ascii="Cambria" w:hAnsi="Cambria"/>
        </w:rPr>
      </w:pPr>
    </w:p>
    <w:p w14:paraId="15469D21" w14:textId="77777777" w:rsidR="00A92E63" w:rsidRDefault="00A92E63" w:rsidP="0082016F">
      <w:pPr>
        <w:rPr>
          <w:ins w:id="227" w:author="Bale,Cameron" w:date="2023-09-12T13:07:00Z"/>
          <w:rFonts w:ascii="Cambria" w:hAnsi="Cambria"/>
        </w:rPr>
      </w:pPr>
    </w:p>
    <w:p w14:paraId="09FDCA48" w14:textId="77777777" w:rsidR="00A92E63" w:rsidRDefault="00A92E63" w:rsidP="0082016F">
      <w:pPr>
        <w:rPr>
          <w:ins w:id="228" w:author="Bale,Cameron" w:date="2023-09-12T13:07:00Z"/>
          <w:rFonts w:ascii="Cambria" w:hAnsi="Cambria"/>
        </w:rPr>
      </w:pPr>
    </w:p>
    <w:p w14:paraId="5E9DB91F" w14:textId="77777777" w:rsidR="00A92E63" w:rsidRDefault="00A92E63" w:rsidP="0082016F">
      <w:pPr>
        <w:rPr>
          <w:ins w:id="229" w:author="Bale,Cameron" w:date="2023-09-12T13:07:00Z"/>
          <w:rFonts w:ascii="Cambria" w:hAnsi="Cambria"/>
        </w:rPr>
      </w:pPr>
    </w:p>
    <w:p w14:paraId="4E127FB3" w14:textId="77777777" w:rsidR="00A92E63" w:rsidRDefault="00A92E63" w:rsidP="0082016F">
      <w:pPr>
        <w:rPr>
          <w:ins w:id="230" w:author="Bale,Cameron" w:date="2023-09-12T13:07:00Z"/>
          <w:rFonts w:ascii="Cambria" w:hAnsi="Cambria"/>
        </w:rPr>
      </w:pPr>
    </w:p>
    <w:p w14:paraId="12A47B19" w14:textId="77777777" w:rsidR="00A92E63" w:rsidRDefault="00A92E63" w:rsidP="0082016F">
      <w:pPr>
        <w:rPr>
          <w:ins w:id="231" w:author="Bale,Cameron" w:date="2023-09-12T13:07:00Z"/>
          <w:rFonts w:ascii="Cambria" w:hAnsi="Cambria"/>
        </w:rPr>
      </w:pPr>
    </w:p>
    <w:p w14:paraId="38F8313E" w14:textId="77777777" w:rsidR="00A92E63" w:rsidRDefault="00A92E63" w:rsidP="0082016F">
      <w:pPr>
        <w:rPr>
          <w:ins w:id="232" w:author="Bale,Cameron" w:date="2023-09-12T13:07:00Z"/>
          <w:rFonts w:ascii="Cambria" w:hAnsi="Cambria"/>
        </w:rPr>
      </w:pPr>
    </w:p>
    <w:p w14:paraId="3EDD2D3D" w14:textId="77777777" w:rsidR="00A92E63" w:rsidRDefault="00A92E63" w:rsidP="0082016F">
      <w:pPr>
        <w:rPr>
          <w:ins w:id="233" w:author="Bale,Cameron" w:date="2023-09-12T13:07:00Z"/>
          <w:rFonts w:ascii="Cambria" w:hAnsi="Cambria"/>
        </w:rPr>
      </w:pPr>
    </w:p>
    <w:p w14:paraId="162EDEF1" w14:textId="77777777" w:rsidR="00A92E63" w:rsidRDefault="00A92E63" w:rsidP="0082016F">
      <w:pPr>
        <w:rPr>
          <w:ins w:id="234" w:author="Bale,Cameron" w:date="2023-09-12T13:08:00Z"/>
          <w:rFonts w:ascii="Cambria" w:hAnsi="Cambria"/>
        </w:rPr>
      </w:pPr>
    </w:p>
    <w:p w14:paraId="7B8BF1B6" w14:textId="44454DC3" w:rsidR="00A92E63" w:rsidRPr="00A92E63" w:rsidRDefault="00A92E63" w:rsidP="0082016F">
      <w:pPr>
        <w:rPr>
          <w:ins w:id="235" w:author="Bale,Cameron" w:date="2023-09-12T13:07:00Z"/>
          <w:rFonts w:ascii="Cambria" w:hAnsi="Cambria"/>
          <w:b/>
          <w:bCs/>
          <w:rPrChange w:id="236" w:author="Bale,Cameron" w:date="2023-09-12T13:10:00Z">
            <w:rPr>
              <w:ins w:id="237" w:author="Bale,Cameron" w:date="2023-09-12T13:07:00Z"/>
              <w:rFonts w:ascii="Cambria" w:hAnsi="Cambria"/>
            </w:rPr>
          </w:rPrChange>
        </w:rPr>
      </w:pPr>
      <w:ins w:id="238" w:author="Bale,Cameron" w:date="2023-09-12T13:10:00Z">
        <w:r>
          <w:rPr>
            <w:rFonts w:ascii="Cambria" w:hAnsi="Cambria"/>
            <w:b/>
            <w:bCs/>
          </w:rPr>
          <w:lastRenderedPageBreak/>
          <w:t>Figure 2: Flowchart of the k-nTS+ data protection process.</w:t>
        </w:r>
      </w:ins>
    </w:p>
    <w:p w14:paraId="3E5ED882" w14:textId="187C6565" w:rsidR="00A92E63" w:rsidRDefault="00A92E63" w:rsidP="0082016F">
      <w:pPr>
        <w:rPr>
          <w:ins w:id="239" w:author="Bale,Cameron" w:date="2023-09-12T13:07:00Z"/>
          <w:rFonts w:ascii="Cambria" w:hAnsi="Cambria"/>
        </w:rPr>
      </w:pPr>
    </w:p>
    <w:p w14:paraId="567929B6" w14:textId="69CB9502" w:rsidR="00A92E63" w:rsidRDefault="00A92E63" w:rsidP="0082016F">
      <w:pPr>
        <w:rPr>
          <w:ins w:id="240" w:author="Bale,Cameron" w:date="2023-09-12T13:07:00Z"/>
          <w:rFonts w:ascii="Cambria" w:hAnsi="Cambria"/>
        </w:rPr>
      </w:pPr>
    </w:p>
    <w:p w14:paraId="60E9ACF4" w14:textId="73A906AF" w:rsidR="00A92E63" w:rsidRDefault="00A92E63" w:rsidP="0082016F">
      <w:pPr>
        <w:rPr>
          <w:ins w:id="241" w:author="Bale,Cameron" w:date="2023-09-12T13:07:00Z"/>
          <w:rFonts w:ascii="Cambria" w:hAnsi="Cambria"/>
        </w:rPr>
      </w:pPr>
    </w:p>
    <w:p w14:paraId="434562AC" w14:textId="77CEF60B" w:rsidR="00A92E63" w:rsidRDefault="00A92E63" w:rsidP="0082016F">
      <w:pPr>
        <w:rPr>
          <w:ins w:id="242" w:author="Bale,Cameron" w:date="2023-09-12T13:07:00Z"/>
          <w:rFonts w:ascii="Cambria" w:hAnsi="Cambria"/>
        </w:rPr>
      </w:pPr>
      <w:ins w:id="243" w:author="Bale,Cameron" w:date="2023-09-12T13:08:00Z">
        <w:r w:rsidRPr="00A92E63">
          <w:rPr>
            <w:rFonts w:ascii="Cambria" w:hAnsi="Cambria"/>
          </w:rPr>
          <w:drawing>
            <wp:anchor distT="0" distB="0" distL="114300" distR="114300" simplePos="0" relativeHeight="251728896" behindDoc="0" locked="0" layoutInCell="1" allowOverlap="1" wp14:anchorId="58C270EB" wp14:editId="1C583032">
              <wp:simplePos x="0" y="0"/>
              <wp:positionH relativeFrom="column">
                <wp:posOffset>1</wp:posOffset>
              </wp:positionH>
              <wp:positionV relativeFrom="paragraph">
                <wp:posOffset>76199</wp:posOffset>
              </wp:positionV>
              <wp:extent cx="4421142" cy="7497775"/>
              <wp:effectExtent l="0" t="0" r="0" b="8255"/>
              <wp:wrapNone/>
              <wp:docPr id="107090110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1104" name="Picture 1"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1623" cy="7498591"/>
                      </a:xfrm>
                      <a:prstGeom prst="rect">
                        <a:avLst/>
                      </a:prstGeom>
                    </pic:spPr>
                  </pic:pic>
                </a:graphicData>
              </a:graphic>
              <wp14:sizeRelH relativeFrom="margin">
                <wp14:pctWidth>0</wp14:pctWidth>
              </wp14:sizeRelH>
              <wp14:sizeRelV relativeFrom="margin">
                <wp14:pctHeight>0</wp14:pctHeight>
              </wp14:sizeRelV>
            </wp:anchor>
          </w:drawing>
        </w:r>
      </w:ins>
    </w:p>
    <w:p w14:paraId="5A25F14F" w14:textId="77777777" w:rsidR="00A92E63" w:rsidRDefault="00A92E63" w:rsidP="0082016F">
      <w:pPr>
        <w:rPr>
          <w:ins w:id="244" w:author="Bale,Cameron" w:date="2023-09-12T13:07:00Z"/>
          <w:rFonts w:ascii="Cambria" w:hAnsi="Cambria"/>
        </w:rPr>
      </w:pPr>
    </w:p>
    <w:p w14:paraId="057190C0" w14:textId="40A5C9A4" w:rsidR="00A92E63" w:rsidRDefault="00A92E63" w:rsidP="0082016F">
      <w:pPr>
        <w:rPr>
          <w:ins w:id="245" w:author="Bale,Cameron" w:date="2023-09-12T13:07:00Z"/>
          <w:rFonts w:ascii="Cambria" w:hAnsi="Cambria"/>
        </w:rPr>
      </w:pPr>
      <w:commentRangeStart w:id="246"/>
      <w:commentRangeEnd w:id="246"/>
      <w:ins w:id="247" w:author="Bale,Cameron" w:date="2023-09-12T13:09:00Z">
        <w:r>
          <w:rPr>
            <w:rStyle w:val="CommentReference"/>
          </w:rPr>
          <w:commentReference w:id="246"/>
        </w:r>
      </w:ins>
    </w:p>
    <w:p w14:paraId="2FB5FAD0" w14:textId="77777777" w:rsidR="00A92E63" w:rsidRDefault="00A92E63" w:rsidP="0082016F">
      <w:pPr>
        <w:rPr>
          <w:ins w:id="248" w:author="Bale,Cameron" w:date="2023-09-12T13:07:00Z"/>
          <w:rFonts w:ascii="Cambria" w:hAnsi="Cambria"/>
        </w:rPr>
      </w:pPr>
    </w:p>
    <w:p w14:paraId="566DDDE6" w14:textId="77777777" w:rsidR="00A92E63" w:rsidRDefault="00A92E63" w:rsidP="0082016F">
      <w:pPr>
        <w:rPr>
          <w:ins w:id="249" w:author="Bale,Cameron" w:date="2023-09-12T13:07:00Z"/>
          <w:rFonts w:ascii="Cambria" w:hAnsi="Cambria"/>
        </w:rPr>
      </w:pPr>
    </w:p>
    <w:p w14:paraId="5D2E0151" w14:textId="77777777" w:rsidR="00A92E63" w:rsidRDefault="00A92E63" w:rsidP="0082016F">
      <w:pPr>
        <w:rPr>
          <w:ins w:id="250" w:author="Bale,Cameron" w:date="2023-09-12T13:07:00Z"/>
          <w:rFonts w:ascii="Cambria" w:hAnsi="Cambria"/>
        </w:rPr>
      </w:pPr>
    </w:p>
    <w:p w14:paraId="755126BD" w14:textId="77777777" w:rsidR="00A92E63" w:rsidRDefault="00A92E63" w:rsidP="0082016F">
      <w:pPr>
        <w:rPr>
          <w:ins w:id="251" w:author="Bale,Cameron" w:date="2023-09-12T13:07:00Z"/>
          <w:rFonts w:ascii="Cambria" w:hAnsi="Cambria"/>
        </w:rPr>
      </w:pPr>
    </w:p>
    <w:p w14:paraId="7B9A4A99" w14:textId="77777777" w:rsidR="00A92E63" w:rsidRDefault="00A92E63" w:rsidP="0082016F">
      <w:pPr>
        <w:rPr>
          <w:ins w:id="252" w:author="Bale,Cameron" w:date="2023-09-12T13:07:00Z"/>
          <w:rFonts w:ascii="Cambria" w:hAnsi="Cambria"/>
        </w:rPr>
      </w:pPr>
    </w:p>
    <w:p w14:paraId="75351A52" w14:textId="77777777" w:rsidR="00A92E63" w:rsidRDefault="00A92E63" w:rsidP="0082016F">
      <w:pPr>
        <w:rPr>
          <w:ins w:id="253" w:author="Bale,Cameron" w:date="2023-09-12T13:07:00Z"/>
          <w:rFonts w:ascii="Cambria" w:hAnsi="Cambria"/>
        </w:rPr>
      </w:pPr>
    </w:p>
    <w:p w14:paraId="53E27F31" w14:textId="77777777" w:rsidR="00A92E63" w:rsidRDefault="00A92E63" w:rsidP="0082016F">
      <w:pPr>
        <w:rPr>
          <w:ins w:id="254" w:author="Bale,Cameron" w:date="2023-09-12T13:07:00Z"/>
          <w:rFonts w:ascii="Cambria" w:hAnsi="Cambria"/>
        </w:rPr>
      </w:pPr>
    </w:p>
    <w:p w14:paraId="7E69AB79" w14:textId="77777777" w:rsidR="00A92E63" w:rsidRDefault="00A92E63" w:rsidP="0082016F">
      <w:pPr>
        <w:rPr>
          <w:ins w:id="255" w:author="Bale,Cameron" w:date="2023-09-12T13:07:00Z"/>
          <w:rFonts w:ascii="Cambria" w:hAnsi="Cambria"/>
        </w:rPr>
      </w:pPr>
    </w:p>
    <w:p w14:paraId="6B90CBA4" w14:textId="77777777" w:rsidR="00A92E63" w:rsidRDefault="00A92E63" w:rsidP="0082016F">
      <w:pPr>
        <w:rPr>
          <w:ins w:id="256" w:author="Bale,Cameron" w:date="2023-09-12T13:07:00Z"/>
          <w:rFonts w:ascii="Cambria" w:hAnsi="Cambria"/>
        </w:rPr>
      </w:pPr>
    </w:p>
    <w:p w14:paraId="355C650B" w14:textId="77777777" w:rsidR="00A92E63" w:rsidRDefault="00A92E63" w:rsidP="0082016F">
      <w:pPr>
        <w:rPr>
          <w:ins w:id="257" w:author="Bale,Cameron" w:date="2023-09-12T13:07:00Z"/>
          <w:rFonts w:ascii="Cambria" w:hAnsi="Cambria"/>
        </w:rPr>
      </w:pPr>
    </w:p>
    <w:p w14:paraId="0BD205A7" w14:textId="77777777" w:rsidR="00A92E63" w:rsidRDefault="00A92E63" w:rsidP="0082016F">
      <w:pPr>
        <w:rPr>
          <w:ins w:id="258" w:author="Bale,Cameron" w:date="2023-09-12T13:07:00Z"/>
          <w:rFonts w:ascii="Cambria" w:hAnsi="Cambria"/>
        </w:rPr>
      </w:pPr>
    </w:p>
    <w:p w14:paraId="22C03331" w14:textId="77777777" w:rsidR="00A92E63" w:rsidRDefault="00A92E63" w:rsidP="0082016F">
      <w:pPr>
        <w:rPr>
          <w:ins w:id="259" w:author="Bale,Cameron" w:date="2023-09-12T13:07:00Z"/>
          <w:rFonts w:ascii="Cambria" w:hAnsi="Cambria"/>
        </w:rPr>
      </w:pPr>
    </w:p>
    <w:p w14:paraId="29E07951" w14:textId="77777777" w:rsidR="00A92E63" w:rsidRDefault="00A92E63" w:rsidP="0082016F">
      <w:pPr>
        <w:rPr>
          <w:ins w:id="260" w:author="Bale,Cameron" w:date="2023-09-12T13:07:00Z"/>
          <w:rFonts w:ascii="Cambria" w:hAnsi="Cambria"/>
        </w:rPr>
      </w:pPr>
    </w:p>
    <w:p w14:paraId="0644FACF" w14:textId="77777777" w:rsidR="00A92E63" w:rsidRDefault="00A92E63" w:rsidP="0082016F">
      <w:pPr>
        <w:rPr>
          <w:ins w:id="261" w:author="Bale,Cameron" w:date="2023-09-12T13:07:00Z"/>
          <w:rFonts w:ascii="Cambria" w:hAnsi="Cambria"/>
        </w:rPr>
      </w:pPr>
    </w:p>
    <w:p w14:paraId="53809E22" w14:textId="77777777" w:rsidR="00A92E63" w:rsidRDefault="00A92E63" w:rsidP="0082016F">
      <w:pPr>
        <w:rPr>
          <w:ins w:id="262" w:author="Bale,Cameron" w:date="2023-09-12T13:07:00Z"/>
          <w:rFonts w:ascii="Cambria" w:hAnsi="Cambria"/>
        </w:rPr>
      </w:pPr>
    </w:p>
    <w:p w14:paraId="04885A8D" w14:textId="77777777" w:rsidR="00A92E63" w:rsidRDefault="00A92E63" w:rsidP="0082016F">
      <w:pPr>
        <w:rPr>
          <w:ins w:id="263" w:author="Bale,Cameron" w:date="2023-09-12T13:07:00Z"/>
          <w:rFonts w:ascii="Cambria" w:hAnsi="Cambria"/>
        </w:rPr>
      </w:pPr>
    </w:p>
    <w:p w14:paraId="49942A7B" w14:textId="77777777" w:rsidR="00A92E63" w:rsidRDefault="00A92E63" w:rsidP="0082016F">
      <w:pPr>
        <w:rPr>
          <w:ins w:id="264" w:author="Bale,Cameron" w:date="2023-09-12T13:07:00Z"/>
          <w:rFonts w:ascii="Cambria" w:hAnsi="Cambria"/>
        </w:rPr>
      </w:pPr>
    </w:p>
    <w:p w14:paraId="5311BDA2" w14:textId="77777777" w:rsidR="00A92E63" w:rsidRDefault="00A92E63" w:rsidP="0082016F">
      <w:pPr>
        <w:rPr>
          <w:ins w:id="265" w:author="Bale,Cameron" w:date="2023-09-12T13:07:00Z"/>
          <w:rFonts w:ascii="Cambria" w:hAnsi="Cambria"/>
        </w:rPr>
      </w:pPr>
    </w:p>
    <w:p w14:paraId="3A23E4DA" w14:textId="77777777" w:rsidR="00A92E63" w:rsidRDefault="00A92E63" w:rsidP="0082016F">
      <w:pPr>
        <w:rPr>
          <w:ins w:id="266" w:author="Bale,Cameron" w:date="2023-09-12T13:07:00Z"/>
          <w:rFonts w:ascii="Cambria" w:hAnsi="Cambria"/>
        </w:rPr>
      </w:pPr>
    </w:p>
    <w:p w14:paraId="7B6A9BDF" w14:textId="77777777" w:rsidR="00A92E63" w:rsidRDefault="00A92E63" w:rsidP="0082016F">
      <w:pPr>
        <w:rPr>
          <w:ins w:id="267" w:author="Bale,Cameron" w:date="2023-09-12T13:07:00Z"/>
          <w:rFonts w:ascii="Cambria" w:hAnsi="Cambria"/>
        </w:rPr>
      </w:pPr>
    </w:p>
    <w:p w14:paraId="7D3D5F88" w14:textId="77777777" w:rsidR="00A92E63" w:rsidRDefault="00A92E63" w:rsidP="0082016F">
      <w:pPr>
        <w:rPr>
          <w:ins w:id="268" w:author="Bale,Cameron" w:date="2023-09-12T13:07:00Z"/>
          <w:rFonts w:ascii="Cambria" w:hAnsi="Cambria"/>
        </w:rPr>
      </w:pPr>
    </w:p>
    <w:p w14:paraId="51064788" w14:textId="77777777" w:rsidR="00A92E63" w:rsidRDefault="00A92E63" w:rsidP="0082016F">
      <w:pPr>
        <w:rPr>
          <w:ins w:id="269" w:author="Bale,Cameron" w:date="2023-09-12T13:07:00Z"/>
          <w:rFonts w:ascii="Cambria" w:hAnsi="Cambria"/>
        </w:rPr>
      </w:pPr>
    </w:p>
    <w:p w14:paraId="53DF1B7D" w14:textId="77777777" w:rsidR="00A92E63" w:rsidRDefault="00A92E63" w:rsidP="0082016F">
      <w:pPr>
        <w:rPr>
          <w:ins w:id="270" w:author="Bale,Cameron" w:date="2023-09-12T13:07:00Z"/>
          <w:rFonts w:ascii="Cambria" w:hAnsi="Cambria"/>
        </w:rPr>
      </w:pPr>
    </w:p>
    <w:p w14:paraId="387986C8" w14:textId="77777777" w:rsidR="00A92E63" w:rsidRDefault="00A92E63" w:rsidP="0082016F">
      <w:pPr>
        <w:rPr>
          <w:ins w:id="271" w:author="Bale,Cameron" w:date="2023-09-12T13:07:00Z"/>
          <w:rFonts w:ascii="Cambria" w:hAnsi="Cambria"/>
        </w:rPr>
      </w:pPr>
    </w:p>
    <w:p w14:paraId="23886416" w14:textId="77777777" w:rsidR="00A92E63" w:rsidRDefault="00A92E63" w:rsidP="0082016F">
      <w:pPr>
        <w:rPr>
          <w:ins w:id="272" w:author="Bale,Cameron" w:date="2023-09-12T13:07:00Z"/>
          <w:rFonts w:ascii="Cambria" w:hAnsi="Cambria"/>
        </w:rPr>
      </w:pPr>
    </w:p>
    <w:p w14:paraId="65834C1E" w14:textId="77777777" w:rsidR="00A92E63" w:rsidRDefault="00A92E63" w:rsidP="0082016F">
      <w:pPr>
        <w:rPr>
          <w:ins w:id="273" w:author="Bale,Cameron" w:date="2023-09-12T13:07:00Z"/>
          <w:rFonts w:ascii="Cambria" w:hAnsi="Cambria"/>
        </w:rPr>
      </w:pPr>
    </w:p>
    <w:p w14:paraId="5F985034" w14:textId="77777777" w:rsidR="00A92E63" w:rsidRDefault="00A92E63" w:rsidP="0082016F">
      <w:pPr>
        <w:rPr>
          <w:ins w:id="274" w:author="Bale,Cameron" w:date="2023-09-12T13:07:00Z"/>
          <w:rFonts w:ascii="Cambria" w:hAnsi="Cambria"/>
        </w:rPr>
      </w:pPr>
    </w:p>
    <w:p w14:paraId="631D5CF1" w14:textId="77777777" w:rsidR="00A92E63" w:rsidRDefault="00A92E63" w:rsidP="0082016F">
      <w:pPr>
        <w:rPr>
          <w:ins w:id="275" w:author="Bale,Cameron" w:date="2023-09-12T13:07:00Z"/>
          <w:rFonts w:ascii="Cambria" w:hAnsi="Cambria"/>
        </w:rPr>
      </w:pPr>
    </w:p>
    <w:p w14:paraId="08D1DB5A" w14:textId="77777777" w:rsidR="00A92E63" w:rsidRDefault="00A92E63" w:rsidP="0082016F">
      <w:pPr>
        <w:rPr>
          <w:ins w:id="276" w:author="Bale,Cameron" w:date="2023-09-12T13:07:00Z"/>
          <w:rFonts w:ascii="Cambria" w:hAnsi="Cambria"/>
        </w:rPr>
      </w:pPr>
    </w:p>
    <w:p w14:paraId="3109FF1B" w14:textId="77777777" w:rsidR="00A92E63" w:rsidRDefault="00A92E63" w:rsidP="0082016F">
      <w:pPr>
        <w:rPr>
          <w:ins w:id="277" w:author="Bale,Cameron" w:date="2023-09-12T13:07:00Z"/>
          <w:rFonts w:ascii="Cambria" w:hAnsi="Cambria"/>
        </w:rPr>
      </w:pPr>
    </w:p>
    <w:p w14:paraId="23B0FE0F" w14:textId="77777777" w:rsidR="00A92E63" w:rsidRDefault="00A92E63" w:rsidP="0082016F">
      <w:pPr>
        <w:rPr>
          <w:ins w:id="278" w:author="Bale,Cameron" w:date="2023-09-12T13:07:00Z"/>
          <w:rFonts w:ascii="Cambria" w:hAnsi="Cambria"/>
        </w:rPr>
      </w:pPr>
    </w:p>
    <w:p w14:paraId="12B0478A" w14:textId="77777777" w:rsidR="00A92E63" w:rsidRDefault="00A92E63" w:rsidP="0082016F">
      <w:pPr>
        <w:rPr>
          <w:ins w:id="279" w:author="Bale,Cameron" w:date="2023-09-12T13:07:00Z"/>
          <w:rFonts w:ascii="Cambria" w:hAnsi="Cambria"/>
        </w:rPr>
      </w:pPr>
    </w:p>
    <w:p w14:paraId="7235E5C4" w14:textId="77777777" w:rsidR="00A92E63" w:rsidRDefault="00A92E63" w:rsidP="0082016F">
      <w:pPr>
        <w:rPr>
          <w:ins w:id="280" w:author="Bale,Cameron" w:date="2023-09-12T13:07:00Z"/>
          <w:rFonts w:ascii="Cambria" w:hAnsi="Cambria"/>
        </w:rPr>
      </w:pPr>
    </w:p>
    <w:p w14:paraId="74168370" w14:textId="77777777" w:rsidR="00A92E63" w:rsidRDefault="00A92E63" w:rsidP="0082016F">
      <w:pPr>
        <w:rPr>
          <w:ins w:id="281" w:author="Bale,Cameron" w:date="2023-09-12T13:07:00Z"/>
          <w:rFonts w:ascii="Cambria" w:hAnsi="Cambria"/>
        </w:rPr>
      </w:pPr>
    </w:p>
    <w:p w14:paraId="469B513D" w14:textId="77777777" w:rsidR="00A92E63" w:rsidRDefault="00A92E63" w:rsidP="0082016F">
      <w:pPr>
        <w:rPr>
          <w:ins w:id="282" w:author="Bale,Cameron" w:date="2023-09-12T13:07:00Z"/>
          <w:rFonts w:ascii="Cambria" w:hAnsi="Cambria"/>
        </w:rPr>
      </w:pPr>
    </w:p>
    <w:p w14:paraId="06D3D2FE" w14:textId="77777777" w:rsidR="00A92E63" w:rsidRDefault="00A92E63" w:rsidP="0082016F">
      <w:pPr>
        <w:rPr>
          <w:ins w:id="283" w:author="Bale,Cameron" w:date="2023-09-12T13:07:00Z"/>
          <w:rFonts w:ascii="Cambria" w:hAnsi="Cambria"/>
        </w:rPr>
      </w:pPr>
    </w:p>
    <w:p w14:paraId="73815DED" w14:textId="77777777" w:rsidR="00A92E63" w:rsidRDefault="00A92E63" w:rsidP="0082016F">
      <w:pPr>
        <w:rPr>
          <w:ins w:id="284" w:author="Bale,Cameron" w:date="2023-09-12T13:07:00Z"/>
          <w:rFonts w:ascii="Cambria" w:hAnsi="Cambria"/>
        </w:rPr>
      </w:pPr>
    </w:p>
    <w:p w14:paraId="42664D59" w14:textId="77777777" w:rsidR="00A92E63" w:rsidRDefault="00A92E63" w:rsidP="0082016F">
      <w:pPr>
        <w:rPr>
          <w:ins w:id="285" w:author="Bale,Cameron" w:date="2023-09-12T13:07:00Z"/>
          <w:rFonts w:ascii="Cambria" w:hAnsi="Cambria"/>
        </w:rPr>
      </w:pPr>
    </w:p>
    <w:p w14:paraId="77108CAB" w14:textId="77777777" w:rsidR="00A92E63" w:rsidRDefault="00A92E63" w:rsidP="0082016F">
      <w:pPr>
        <w:rPr>
          <w:ins w:id="286" w:author="Bale,Cameron" w:date="2023-09-12T13:07:00Z"/>
          <w:rFonts w:ascii="Cambria" w:hAnsi="Cambria"/>
        </w:rPr>
      </w:pPr>
    </w:p>
    <w:p w14:paraId="3FDC39ED" w14:textId="77777777" w:rsidR="00A92E63" w:rsidRDefault="00A92E63" w:rsidP="0082016F">
      <w:pPr>
        <w:rPr>
          <w:ins w:id="287" w:author="Bale,Cameron" w:date="2023-09-12T13:07:00Z"/>
          <w:rFonts w:ascii="Cambria" w:hAnsi="Cambria"/>
        </w:rPr>
      </w:pPr>
    </w:p>
    <w:p w14:paraId="6C855C3A" w14:textId="77777777" w:rsidR="00A92E63" w:rsidRDefault="00A92E63" w:rsidP="0082016F">
      <w:pPr>
        <w:rPr>
          <w:ins w:id="288" w:author="Bale,Cameron" w:date="2023-09-12T13:07:00Z"/>
          <w:rFonts w:ascii="Cambria" w:hAnsi="Cambria"/>
        </w:rPr>
      </w:pPr>
    </w:p>
    <w:p w14:paraId="7339CDB7" w14:textId="77777777" w:rsidR="00A92E63" w:rsidRDefault="00A92E63" w:rsidP="0082016F">
      <w:pPr>
        <w:rPr>
          <w:ins w:id="289" w:author="Bale,Cameron" w:date="2023-09-12T13:07:00Z"/>
          <w:rFonts w:ascii="Cambria" w:hAnsi="Cambria"/>
        </w:rPr>
      </w:pPr>
    </w:p>
    <w:p w14:paraId="7E198CAA" w14:textId="77777777" w:rsidR="00282FDA" w:rsidRDefault="00282FDA" w:rsidP="0082016F">
      <w:pPr>
        <w:rPr>
          <w:ins w:id="290" w:author="Bale,Cameron" w:date="2023-09-12T11:03:00Z"/>
          <w:rFonts w:ascii="Cambria" w:hAnsi="Cambria"/>
        </w:rPr>
      </w:pPr>
    </w:p>
    <w:p w14:paraId="4F1BFFB9" w14:textId="33C3AEEF" w:rsidR="00A92E63" w:rsidRPr="00A92E63" w:rsidDel="00A92E63" w:rsidRDefault="00282FDA" w:rsidP="00A92E63">
      <w:pPr>
        <w:rPr>
          <w:del w:id="291" w:author="Bale,Cameron" w:date="2023-09-12T13:11:00Z"/>
          <w:rFonts w:ascii="Cambria" w:eastAsiaTheme="minorEastAsia" w:hAnsi="Cambria"/>
          <w:rPrChange w:id="292" w:author="Bale,Cameron" w:date="2023-09-12T13:13:00Z">
            <w:rPr>
              <w:del w:id="293" w:author="Bale,Cameron" w:date="2023-09-12T13:11:00Z"/>
              <w:rFonts w:ascii="Cambria Math" w:eastAsiaTheme="minorEastAsia" w:hAnsi="Cambria Math"/>
              <w:i/>
            </w:rPr>
          </w:rPrChange>
        </w:rPr>
      </w:pPr>
      <w:ins w:id="294" w:author="Bale,Cameron" w:date="2023-09-12T11:05:00Z">
        <w:r>
          <w:rPr>
            <w:rFonts w:ascii="Cambria" w:hAnsi="Cambria"/>
          </w:rPr>
          <w:lastRenderedPageBreak/>
          <w:t xml:space="preserve">Figure 2 illustrates the </w:t>
        </w:r>
      </w:ins>
      <w:r w:rsidR="00E815CC">
        <w:rPr>
          <w:rFonts w:ascii="Cambria" w:hAnsi="Cambria"/>
        </w:rPr>
        <w:t>k</w:t>
      </w:r>
      <w:r w:rsidR="00E815CC">
        <w:rPr>
          <w:rFonts w:ascii="Cambria" w:eastAsiaTheme="minorEastAsia" w:hAnsi="Cambria"/>
        </w:rPr>
        <w:t>-nTS+ swapping</w:t>
      </w:r>
      <w:ins w:id="295" w:author="Bale,Cameron" w:date="2023-09-12T11:05:00Z">
        <w:r>
          <w:rPr>
            <w:rFonts w:ascii="Cambria" w:eastAsiaTheme="minorEastAsia" w:hAnsi="Cambria"/>
          </w:rPr>
          <w:t xml:space="preserve"> process, which</w:t>
        </w:r>
      </w:ins>
      <w:r w:rsidR="00E815CC">
        <w:rPr>
          <w:rFonts w:ascii="Cambria" w:eastAsiaTheme="minorEastAsia" w:hAnsi="Cambria"/>
        </w:rPr>
        <w:t xml:space="preserve"> can be used collaboratively between a data owner and the forecaster. The forecaster specifies their preferred forecasting model </w:t>
      </w:r>
      <m:oMath>
        <m:r>
          <w:rPr>
            <w:rFonts w:ascii="Cambria Math" w:eastAsiaTheme="minorEastAsia" w:hAnsi="Cambria Math"/>
          </w:rPr>
          <m:t>M</m:t>
        </m:r>
        <m:r>
          <w:ins w:id="296" w:author="Bale,Cameron" w:date="2023-09-12T13:13:00Z">
            <w:rPr>
              <w:rFonts w:ascii="Cambria Math" w:eastAsiaTheme="minorEastAsia" w:hAnsi="Cambria Math"/>
            </w:rPr>
            <m:t>.</m:t>
          </w:ins>
        </m:r>
      </m:oMath>
      <w:ins w:id="297" w:author="Bale,Cameron" w:date="2023-09-12T13:13:00Z">
        <w:r w:rsidR="00A92E63">
          <w:rPr>
            <w:rFonts w:ascii="Cambria" w:eastAsiaTheme="minorEastAsia" w:hAnsi="Cambria"/>
          </w:rPr>
          <w:t xml:space="preserve"> The</w:t>
        </w:r>
      </w:ins>
    </w:p>
    <w:p w14:paraId="3A338ABB" w14:textId="6CA5AFAC" w:rsidR="00A92E63" w:rsidRPr="007B230F" w:rsidRDefault="00E815CC" w:rsidP="00A92E63">
      <w:pPr>
        <w:rPr>
          <w:ins w:id="298" w:author="Bale,Cameron" w:date="2023-09-12T13:16:00Z"/>
          <w:rFonts w:ascii="Cambria" w:eastAsiaTheme="minorEastAsia" w:hAnsi="Cambria"/>
          <w:rPrChange w:id="299" w:author="Bale,Cameron" w:date="2023-09-12T13:22:00Z">
            <w:rPr>
              <w:ins w:id="300" w:author="Bale,Cameron" w:date="2023-09-12T13:16:00Z"/>
              <w:rFonts w:ascii="Cambria Math" w:eastAsiaTheme="minorEastAsia" w:hAnsi="Cambria Math"/>
              <w:i/>
            </w:rPr>
          </w:rPrChange>
        </w:rPr>
      </w:pPr>
      <w:del w:id="301" w:author="Bale,Cameron" w:date="2023-09-12T13:12:00Z">
        <w:r w:rsidDel="00A92E63">
          <w:rPr>
            <w:rFonts w:ascii="Cambria" w:eastAsiaTheme="minorEastAsia" w:hAnsi="Cambria"/>
          </w:rPr>
          <w:delText xml:space="preserve">, </w:delText>
        </w:r>
      </w:del>
      <w:del w:id="302" w:author="Bale,Cameron" w:date="2023-09-12T13:13:00Z">
        <w:r w:rsidDel="00A92E63">
          <w:rPr>
            <w:rFonts w:ascii="Cambria" w:eastAsiaTheme="minorEastAsia" w:hAnsi="Cambria"/>
          </w:rPr>
          <w:delText>and the</w:delText>
        </w:r>
      </w:del>
      <w:r>
        <w:rPr>
          <w:rFonts w:ascii="Cambria" w:eastAsiaTheme="minorEastAsia" w:hAnsi="Cambria"/>
        </w:rPr>
        <w:t xml:space="preserve"> data owner</w:t>
      </w:r>
      <w:ins w:id="303" w:author="Bale,Cameron" w:date="2023-09-12T13:13:00Z">
        <w:r w:rsidR="00A92E63">
          <w:rPr>
            <w:rFonts w:ascii="Cambria" w:eastAsiaTheme="minorEastAsia" w:hAnsi="Cambria"/>
          </w:rPr>
          <w:t xml:space="preserve"> generates protected versions of the original data set</w:t>
        </w:r>
      </w:ins>
      <w:ins w:id="304" w:author="Bale,Cameron" w:date="2023-09-12T13:17:00Z">
        <w:r w:rsidR="00A92E63">
          <w:rPr>
            <w:rFonts w:ascii="Cambria" w:eastAsiaTheme="minorEastAsia" w:hAnsi="Cambria"/>
          </w:rPr>
          <w:t xml:space="preserve"> up through time period </w:t>
        </w:r>
      </w:ins>
      <m:oMath>
        <m:r>
          <w:ins w:id="305" w:author="Bale,Cameron" w:date="2023-09-12T13:17:00Z">
            <w:rPr>
              <w:rFonts w:ascii="Cambria Math" w:eastAsiaTheme="minorEastAsia" w:hAnsi="Cambria Math"/>
            </w:rPr>
            <m:t>T-h</m:t>
          </w:ins>
        </m:r>
      </m:oMath>
      <w:ins w:id="306" w:author="Bale,Cameron" w:date="2023-09-12T13:17:00Z">
        <w:r w:rsidR="00A92E63">
          <w:rPr>
            <w:rFonts w:ascii="Cambria" w:eastAsiaTheme="minorEastAsia" w:hAnsi="Cambria"/>
          </w:rPr>
          <w:t xml:space="preserve"> </w:t>
        </w:r>
      </w:ins>
      <w:ins w:id="307" w:author="Bale,Cameron" w:date="2023-09-12T13:13:00Z">
        <w:r w:rsidR="00A92E63">
          <w:rPr>
            <w:rFonts w:ascii="Cambria" w:eastAsiaTheme="minorEastAsia" w:hAnsi="Cambria"/>
          </w:rPr>
          <w:t>using baseline privacy methods with varying levels of privacy strength.</w:t>
        </w:r>
      </w:ins>
      <w:ins w:id="308" w:author="Bale,Cameron" w:date="2023-09-12T13:14:00Z">
        <w:r w:rsidR="00A92E63">
          <w:rPr>
            <w:rFonts w:ascii="Cambria" w:eastAsiaTheme="minorEastAsia" w:hAnsi="Cambria"/>
          </w:rPr>
          <w:t xml:space="preserve"> The data owner computes the forecast errors f</w:t>
        </w:r>
      </w:ins>
      <w:ins w:id="309" w:author="Bale,Cameron" w:date="2023-09-12T13:15:00Z">
        <w:r w:rsidR="00A92E63">
          <w:rPr>
            <w:rFonts w:ascii="Cambria" w:eastAsiaTheme="minorEastAsia" w:hAnsi="Cambria"/>
          </w:rPr>
          <w:t xml:space="preserve">rom </w:t>
        </w:r>
      </w:ins>
      <w:ins w:id="310" w:author="Bale,Cameron" w:date="2023-09-12T13:17:00Z">
        <w:r w:rsidR="00A92E63">
          <w:rPr>
            <w:rFonts w:ascii="Cambria" w:eastAsiaTheme="minorEastAsia" w:hAnsi="Cambria"/>
          </w:rPr>
          <w:t>using</w:t>
        </w:r>
      </w:ins>
      <w:ins w:id="311" w:author="Bale,Cameron" w:date="2023-09-12T13:15:00Z">
        <w:r w:rsidR="00A92E63">
          <w:rPr>
            <w:rFonts w:ascii="Cambria" w:eastAsiaTheme="minorEastAsia" w:hAnsi="Cambria"/>
          </w:rPr>
          <w:t xml:space="preserve"> the model </w:t>
        </w:r>
      </w:ins>
      <m:oMath>
        <m:r>
          <w:ins w:id="312" w:author="Bale,Cameron" w:date="2023-09-12T13:15:00Z">
            <w:rPr>
              <w:rFonts w:ascii="Cambria Math" w:eastAsiaTheme="minorEastAsia" w:hAnsi="Cambria Math"/>
            </w:rPr>
            <m:t>M</m:t>
          </w:ins>
        </m:r>
      </m:oMath>
      <w:ins w:id="313" w:author="Bale,Cameron" w:date="2023-09-12T13:15:00Z">
        <w:r w:rsidR="00A92E63">
          <w:rPr>
            <w:rFonts w:ascii="Cambria" w:eastAsiaTheme="minorEastAsia" w:hAnsi="Cambria"/>
          </w:rPr>
          <w:t xml:space="preserve"> to</w:t>
        </w:r>
      </w:ins>
      <w:ins w:id="314" w:author="Bale,Cameron" w:date="2023-09-12T13:18:00Z">
        <w:r w:rsidR="00A92E63">
          <w:rPr>
            <w:rFonts w:ascii="Cambria" w:eastAsiaTheme="minorEastAsia" w:hAnsi="Cambria"/>
          </w:rPr>
          <w:t xml:space="preserve"> forecast time periods </w:t>
        </w:r>
      </w:ins>
      <m:oMath>
        <m:r>
          <w:ins w:id="315" w:author="Bale,Cameron" w:date="2023-09-12T13:18:00Z">
            <w:rPr>
              <w:rFonts w:ascii="Cambria Math" w:eastAsiaTheme="minorEastAsia" w:hAnsi="Cambria Math"/>
            </w:rPr>
            <m:t>T-h+1</m:t>
          </w:ins>
        </m:r>
      </m:oMath>
      <w:ins w:id="316" w:author="Bale,Cameron" w:date="2023-09-12T13:18:00Z">
        <w:r w:rsidR="00B23510">
          <w:rPr>
            <w:rFonts w:ascii="Cambria" w:eastAsiaTheme="minorEastAsia" w:hAnsi="Cambria"/>
          </w:rPr>
          <w:t xml:space="preserve"> through </w:t>
        </w:r>
      </w:ins>
      <m:oMath>
        <m:r>
          <w:ins w:id="317" w:author="Bale,Cameron" w:date="2023-09-12T13:18:00Z">
            <w:rPr>
              <w:rFonts w:ascii="Cambria Math" w:eastAsiaTheme="minorEastAsia" w:hAnsi="Cambria Math"/>
            </w:rPr>
            <m:t>T</m:t>
          </w:ins>
        </m:r>
      </m:oMath>
      <w:ins w:id="318" w:author="Bale,Cameron" w:date="2023-09-12T13:18:00Z">
        <w:r w:rsidR="00B23510">
          <w:rPr>
            <w:rFonts w:ascii="Cambria" w:eastAsiaTheme="minorEastAsia" w:hAnsi="Cambria"/>
          </w:rPr>
          <w:t xml:space="preserve"> for </w:t>
        </w:r>
      </w:ins>
      <w:ins w:id="319" w:author="Bale,Cameron" w:date="2023-09-12T13:15:00Z">
        <w:r w:rsidR="00A92E63">
          <w:rPr>
            <w:rFonts w:ascii="Cambria" w:eastAsiaTheme="minorEastAsia" w:hAnsi="Cambria"/>
          </w:rPr>
          <w:t>each version of the data. These errors</w:t>
        </w:r>
      </w:ins>
      <w:ins w:id="320" w:author="Bale,Cameron" w:date="2023-09-12T13:19:00Z">
        <w:r w:rsidR="00B23510">
          <w:rPr>
            <w:rFonts w:ascii="Cambria" w:eastAsiaTheme="minorEastAsia" w:hAnsi="Cambria"/>
          </w:rPr>
          <w:t xml:space="preserve"> are the target variable in the feature selection</w:t>
        </w:r>
      </w:ins>
      <w:ins w:id="321" w:author="Bale,Cameron" w:date="2023-09-12T13:20:00Z">
        <w:r w:rsidR="00B23510">
          <w:rPr>
            <w:rFonts w:ascii="Cambria" w:eastAsiaTheme="minorEastAsia" w:hAnsi="Cambria"/>
          </w:rPr>
          <w:t xml:space="preserve"> process, which uses RReliefF and random forest-based RFE to select an efficient set of features for predicting the forecast errors of the model </w:t>
        </w:r>
      </w:ins>
      <m:oMath>
        <m:r>
          <w:ins w:id="322" w:author="Bale,Cameron" w:date="2023-09-12T13:20:00Z">
            <w:rPr>
              <w:rFonts w:ascii="Cambria Math" w:eastAsiaTheme="minorEastAsia" w:hAnsi="Cambria Math"/>
            </w:rPr>
            <m:t>M.</m:t>
          </w:ins>
        </m:r>
      </m:oMath>
      <w:ins w:id="323" w:author="Bale,Cameron" w:date="2023-09-12T13:21:00Z">
        <w:r w:rsidR="00B23510">
          <w:rPr>
            <w:rFonts w:ascii="Cambria" w:eastAsiaTheme="minorEastAsia" w:hAnsi="Cambria"/>
          </w:rPr>
          <w:t xml:space="preserve"> </w:t>
        </w:r>
      </w:ins>
      <w:ins w:id="324" w:author="Bale,Cameron" w:date="2023-09-12T13:16:00Z">
        <w:r w:rsidR="00A92E63">
          <w:rPr>
            <w:rFonts w:ascii="Cambria" w:eastAsiaTheme="minorEastAsia" w:hAnsi="Cambria"/>
          </w:rPr>
          <w:t>The selected features</w:t>
        </w:r>
      </w:ins>
      <w:ins w:id="325" w:author="Bale,Cameron" w:date="2023-09-12T13:21:00Z">
        <w:r w:rsidR="00B23510">
          <w:rPr>
            <w:rFonts w:ascii="Cambria" w:eastAsiaTheme="minorEastAsia" w:hAnsi="Cambria"/>
          </w:rPr>
          <w:t xml:space="preserve"> </w:t>
        </w:r>
      </w:ins>
      <m:oMath>
        <m:sSup>
          <m:sSupPr>
            <m:ctrlPr>
              <w:ins w:id="326" w:author="Bale,Cameron" w:date="2023-09-12T13:21:00Z">
                <w:rPr>
                  <w:rFonts w:ascii="Cambria Math" w:eastAsiaTheme="minorEastAsia" w:hAnsi="Cambria Math"/>
                  <w:i/>
                </w:rPr>
              </w:ins>
            </m:ctrlPr>
          </m:sSupPr>
          <m:e>
            <m:r>
              <w:ins w:id="327" w:author="Bale,Cameron" w:date="2023-09-12T13:21:00Z">
                <w:rPr>
                  <w:rFonts w:ascii="Cambria Math" w:eastAsiaTheme="minorEastAsia" w:hAnsi="Cambria Math"/>
                </w:rPr>
                <m:t>F</m:t>
              </w:ins>
            </m:r>
          </m:e>
          <m:sup>
            <m:r>
              <w:ins w:id="328" w:author="Bale,Cameron" w:date="2023-09-12T13:21:00Z">
                <w:rPr>
                  <w:rFonts w:ascii="Cambria Math" w:eastAsiaTheme="minorEastAsia" w:hAnsi="Cambria Math"/>
                </w:rPr>
                <m:t>*</m:t>
              </w:ins>
            </m:r>
          </m:sup>
        </m:sSup>
      </m:oMath>
      <w:ins w:id="329" w:author="Bale,Cameron" w:date="2023-09-12T13:16:00Z">
        <w:r w:rsidR="00A92E63">
          <w:rPr>
            <w:rFonts w:ascii="Cambria" w:eastAsiaTheme="minorEastAsia" w:hAnsi="Cambria"/>
          </w:rPr>
          <w:t xml:space="preserve">are then used as the basis for swapping to create the protected data set </w:t>
        </w:r>
      </w:ins>
      <m:oMath>
        <m:sSup>
          <m:sSupPr>
            <m:ctrlPr>
              <w:ins w:id="330" w:author="Bale,Cameron" w:date="2023-09-12T13:16:00Z">
                <w:rPr>
                  <w:rFonts w:ascii="Cambria Math" w:eastAsiaTheme="minorEastAsia" w:hAnsi="Cambria Math"/>
                  <w:i/>
                </w:rPr>
              </w:ins>
            </m:ctrlPr>
          </m:sSupPr>
          <m:e>
            <m:r>
              <w:ins w:id="331" w:author="Bale,Cameron" w:date="2023-09-12T13:16:00Z">
                <w:rPr>
                  <w:rFonts w:ascii="Cambria Math" w:eastAsiaTheme="minorEastAsia" w:hAnsi="Cambria Math"/>
                </w:rPr>
                <m:t>X</m:t>
              </w:ins>
            </m:r>
          </m:e>
          <m:sup>
            <m:r>
              <w:ins w:id="332" w:author="Bale,Cameron" w:date="2023-09-12T13:16:00Z">
                <w:rPr>
                  <w:rFonts w:ascii="Cambria Math" w:eastAsiaTheme="minorEastAsia" w:hAnsi="Cambria Math"/>
                </w:rPr>
                <m:t>'</m:t>
              </w:ins>
            </m:r>
          </m:sup>
        </m:sSup>
      </m:oMath>
      <w:ins w:id="333" w:author="Bale,Cameron" w:date="2023-09-12T13:22:00Z">
        <w:r w:rsidR="007B230F">
          <w:rPr>
            <w:rFonts w:ascii="Cambria" w:eastAsiaTheme="minorEastAsia" w:hAnsi="Cambria"/>
          </w:rPr>
          <w:t xml:space="preserve"> from through original data set up through time period </w:t>
        </w:r>
      </w:ins>
      <m:oMath>
        <m:r>
          <w:ins w:id="334" w:author="Bale,Cameron" w:date="2023-09-12T13:22:00Z">
            <w:rPr>
              <w:rFonts w:ascii="Cambria Math" w:eastAsiaTheme="minorEastAsia" w:hAnsi="Cambria Math"/>
            </w:rPr>
            <m:t>T</m:t>
          </w:ins>
        </m:r>
      </m:oMath>
      <w:ins w:id="335" w:author="Bale,Cameron" w:date="2023-09-12T13:16:00Z">
        <w:r w:rsidR="00A92E63">
          <w:rPr>
            <w:rFonts w:ascii="Cambria" w:eastAsiaTheme="minorEastAsia" w:hAnsi="Cambria"/>
          </w:rPr>
          <w:t>.</w:t>
        </w:r>
      </w:ins>
      <w:ins w:id="336" w:author="Bale,Cameron" w:date="2023-09-12T13:23:00Z">
        <w:r w:rsidR="007B230F">
          <w:rPr>
            <w:rFonts w:ascii="Cambria" w:eastAsiaTheme="minorEastAsia" w:hAnsi="Cambria"/>
          </w:rPr>
          <w:t xml:space="preserve"> </w:t>
        </w:r>
      </w:ins>
      <w:r w:rsidR="007B230F">
        <w:rPr>
          <w:rFonts w:ascii="Cambria" w:eastAsiaTheme="minorEastAsia" w:hAnsi="Cambria"/>
        </w:rPr>
        <w:t xml:space="preserve">The data owner can </w:t>
      </w:r>
      <w:del w:id="337" w:author="Bale,Cameron" w:date="2023-09-12T13:24:00Z">
        <w:r w:rsidR="007B230F" w:rsidDel="00E27B9A">
          <w:rPr>
            <w:rFonts w:ascii="Cambria" w:eastAsiaTheme="minorEastAsia" w:hAnsi="Cambria"/>
          </w:rPr>
          <w:delText>repeat</w:delText>
        </w:r>
      </w:del>
      <w:ins w:id="338" w:author="Bale,Cameron" w:date="2023-09-12T13:24:00Z">
        <w:r w:rsidR="00E27B9A">
          <w:rPr>
            <w:rFonts w:ascii="Cambria" w:eastAsiaTheme="minorEastAsia" w:hAnsi="Cambria"/>
          </w:rPr>
          <w:t>perform</w:t>
        </w:r>
      </w:ins>
      <w:r w:rsidR="007B230F">
        <w:rPr>
          <w:rFonts w:ascii="Cambria" w:eastAsiaTheme="minorEastAsia" w:hAnsi="Cambria"/>
        </w:rPr>
        <w:t xml:space="preserve"> </w:t>
      </w:r>
      <w:del w:id="339" w:author="Bale,Cameron" w:date="2023-09-12T13:23:00Z">
        <w:r w:rsidR="007B230F" w:rsidDel="007B230F">
          <w:rPr>
            <w:rFonts w:ascii="Cambria" w:eastAsiaTheme="minorEastAsia" w:hAnsi="Cambria"/>
          </w:rPr>
          <w:delText>this</w:delText>
        </w:r>
      </w:del>
      <w:ins w:id="340" w:author="Bale,Cameron" w:date="2023-09-12T13:23:00Z">
        <w:r w:rsidR="007B230F">
          <w:rPr>
            <w:rFonts w:ascii="Cambria" w:eastAsiaTheme="minorEastAsia" w:hAnsi="Cambria"/>
          </w:rPr>
          <w:t>the swapping</w:t>
        </w:r>
      </w:ins>
      <w:r w:rsidR="007B230F">
        <w:rPr>
          <w:rFonts w:ascii="Cambria" w:eastAsiaTheme="minorEastAsia" w:hAnsi="Cambria"/>
        </w:rPr>
        <w:t xml:space="preserve"> process over successive time periods </w:t>
      </w:r>
      <w:del w:id="341" w:author="Bale,Cameron" w:date="2023-09-12T13:24:00Z">
        <w:r w:rsidR="007B230F" w:rsidDel="00E27B9A">
          <w:rPr>
            <w:rFonts w:ascii="Cambria" w:eastAsiaTheme="minorEastAsia" w:hAnsi="Cambria"/>
          </w:rPr>
          <w:delText xml:space="preserve">for </w:delText>
        </w:r>
      </w:del>
      <w:del w:id="342" w:author="Bale,Cameron" w:date="2023-09-12T13:23:00Z">
        <w:r w:rsidR="007B230F" w:rsidDel="007B230F">
          <w:rPr>
            <w:rFonts w:ascii="Cambria" w:eastAsiaTheme="minorEastAsia" w:hAnsi="Cambria"/>
          </w:rPr>
          <w:delText>multiple data releases</w:delText>
        </w:r>
      </w:del>
      <w:ins w:id="343" w:author="Bale,Cameron" w:date="2023-09-12T13:23:00Z">
        <w:r w:rsidR="007B230F">
          <w:rPr>
            <w:rFonts w:ascii="Cambria" w:eastAsiaTheme="minorEastAsia" w:hAnsi="Cambria"/>
          </w:rPr>
          <w:t>to release protected data</w:t>
        </w:r>
      </w:ins>
      <w:r w:rsidR="007B230F">
        <w:rPr>
          <w:rFonts w:ascii="Cambria" w:eastAsiaTheme="minorEastAsia" w:hAnsi="Cambria"/>
        </w:rPr>
        <w:t xml:space="preserve"> </w:t>
      </w:r>
      <w:del w:id="344" w:author="Bale,Cameron" w:date="2023-09-12T13:23:00Z">
        <w:r w:rsidR="007B230F" w:rsidDel="007B230F">
          <w:rPr>
            <w:rFonts w:ascii="Cambria" w:eastAsiaTheme="minorEastAsia" w:hAnsi="Cambria"/>
          </w:rPr>
          <w:delText>at</w:delText>
        </w:r>
      </w:del>
      <w:ins w:id="345" w:author="Bale,Cameron" w:date="2023-09-12T13:23:00Z">
        <w:r w:rsidR="007B230F">
          <w:rPr>
            <w:rFonts w:ascii="Cambria" w:eastAsiaTheme="minorEastAsia" w:hAnsi="Cambria"/>
          </w:rPr>
          <w:t>for</w:t>
        </w:r>
      </w:ins>
      <w:r w:rsidR="007B230F">
        <w:rPr>
          <w:rFonts w:ascii="Cambria" w:eastAsiaTheme="minorEastAsia" w:hAnsi="Cambria"/>
        </w:rPr>
        <w:t xml:space="preserve"> times </w:t>
      </w:r>
      <m:oMath>
        <m:r>
          <w:rPr>
            <w:rFonts w:ascii="Cambria Math" w:eastAsiaTheme="minorEastAsia" w:hAnsi="Cambria Math"/>
          </w:rPr>
          <m:t>T+1</m:t>
        </m:r>
      </m:oMath>
      <w:r w:rsidR="007B230F">
        <w:rPr>
          <w:rFonts w:ascii="Cambria" w:eastAsiaTheme="minorEastAsia" w:hAnsi="Cambria"/>
        </w:rPr>
        <w:t xml:space="preserve"> and beyond</w:t>
      </w:r>
      <w:ins w:id="346" w:author="Bale,Cameron" w:date="2023-09-12T13:25:00Z">
        <w:r w:rsidR="00E27B9A">
          <w:rPr>
            <w:rFonts w:ascii="Cambria" w:eastAsiaTheme="minorEastAsia" w:hAnsi="Cambria"/>
          </w:rPr>
          <w:t>, and may choose to perform the feature selection process again for any time period</w:t>
        </w:r>
      </w:ins>
      <w:r w:rsidR="007B230F">
        <w:rPr>
          <w:rFonts w:ascii="Cambria" w:eastAsiaTheme="minorEastAsia" w:hAnsi="Cambria"/>
        </w:rPr>
        <w:t xml:space="preserve">. </w:t>
      </w:r>
      <w:r w:rsidR="007B230F">
        <w:rPr>
          <w:rFonts w:ascii="Cambria" w:hAnsi="Cambria"/>
        </w:rPr>
        <w:t xml:space="preserve">Algorithm 2 specifies the k-nTS+ swapping method below. </w:t>
      </w:r>
      <w:r w:rsidR="007B230F">
        <w:rPr>
          <w:rFonts w:ascii="Cambria" w:eastAsiaTheme="minorEastAsia" w:hAnsi="Cambria"/>
        </w:rPr>
        <w:t>A version of Algorithm 2 with more mathematical detail can be found in the Appendix.</w:t>
      </w:r>
    </w:p>
    <w:p w14:paraId="6291DCF8" w14:textId="77777777" w:rsidR="0008246B" w:rsidDel="00E27B9A" w:rsidRDefault="0008246B" w:rsidP="0082016F">
      <w:pPr>
        <w:rPr>
          <w:del w:id="347" w:author="Bale,Cameron" w:date="2023-09-12T13:26:00Z"/>
          <w:rFonts w:ascii="Cambria" w:hAnsi="Cambria"/>
        </w:rPr>
      </w:pPr>
    </w:p>
    <w:p w14:paraId="0AAB665E" w14:textId="77777777" w:rsidR="009E3B96" w:rsidRDefault="009E3B96" w:rsidP="009E3B96">
      <w:pPr>
        <w:rPr>
          <w:rFonts w:ascii="Cambria" w:hAnsi="Cambria"/>
          <w:b/>
          <w:bCs/>
          <w:u w:val="single"/>
        </w:rPr>
      </w:pPr>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The k-nTS+ Swapping Method</w:t>
      </w:r>
      <w:del w:id="348" w:author="Bale,Cameron" w:date="2023-09-12T13:45:00Z">
        <w:r w:rsidDel="009E3B96">
          <w:rPr>
            <w:rFonts w:ascii="Cambria" w:hAnsi="Cambria"/>
            <w:b/>
            <w:bCs/>
            <w:u w:val="single"/>
          </w:rPr>
          <w:delText xml:space="preserve"> [Detailed]</w:delText>
        </w:r>
      </w:del>
    </w:p>
    <w:p w14:paraId="6C82D60C" w14:textId="77777777" w:rsidR="009E3B96" w:rsidRDefault="009E3B96" w:rsidP="009E3B96">
      <w:pPr>
        <w:rPr>
          <w:rFonts w:ascii="Cambria" w:hAnsi="Cambria"/>
          <w:b/>
          <w:bCs/>
          <w:u w:val="single"/>
        </w:rPr>
      </w:pPr>
    </w:p>
    <w:p w14:paraId="725A8983" w14:textId="77777777" w:rsidR="009E3B96" w:rsidRDefault="009E3B96" w:rsidP="009E3B96">
      <w:pPr>
        <w:rPr>
          <w:rFonts w:ascii="Cambria" w:hAnsi="Cambria"/>
        </w:rPr>
      </w:pPr>
      <w:r>
        <w:rPr>
          <w:rFonts w:ascii="Cambria" w:hAnsi="Cambria"/>
          <w:b/>
          <w:bCs/>
        </w:rPr>
        <w:t>Require [Initialization]</w:t>
      </w:r>
      <w:r>
        <w:rPr>
          <w:rFonts w:ascii="Cambria" w:hAnsi="Cambria"/>
        </w:rPr>
        <w:t>:</w:t>
      </w:r>
    </w:p>
    <w:p w14:paraId="165A49DF" w14:textId="77777777" w:rsidR="009E3B96" w:rsidRDefault="009E3B96" w:rsidP="009E3B96">
      <w:pPr>
        <w:rPr>
          <w:rFonts w:ascii="Cambria" w:hAnsi="Cambria"/>
        </w:rPr>
      </w:pPr>
    </w:p>
    <w:p w14:paraId="20D0BD6A" w14:textId="77777777" w:rsidR="009E3B96" w:rsidRDefault="009E3B96" w:rsidP="009E3B96">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02FF5757" w14:textId="77777777" w:rsidR="009E3B96" w:rsidRPr="00A52670" w:rsidRDefault="009E3B96" w:rsidP="009E3B96">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18C65131" w14:textId="42D84D15" w:rsidR="009E3B96" w:rsidRDefault="009E3B96" w:rsidP="009E3B96">
      <w:pPr>
        <w:rPr>
          <w:rFonts w:ascii="Cambria" w:eastAsiaTheme="minorEastAsia" w:hAnsi="Cambria"/>
        </w:rPr>
      </w:pPr>
      <w:r>
        <w:rPr>
          <w:rFonts w:ascii="Cambria" w:eastAsiaTheme="minorEastAsia" w:hAnsi="Cambria"/>
        </w:rPr>
        <w:tab/>
      </w:r>
      <m:oMath>
        <m:r>
          <w:del w:id="349" w:author="Bale,Cameron" w:date="2023-09-12T13:45:00Z">
            <m:rPr>
              <m:scr m:val="script"/>
            </m:rPr>
            <w:rPr>
              <w:rFonts w:ascii="Cambria Math" w:eastAsiaTheme="minorEastAsia" w:hAnsi="Cambria Math"/>
            </w:rPr>
            <m:t>F</m:t>
          </w:del>
        </m:r>
        <m:r>
          <w:ins w:id="350" w:author="Bale,Cameron" w:date="2023-09-12T13:45:00Z">
            <m:rPr>
              <m:scr m:val="script"/>
            </m:rPr>
            <w:rPr>
              <w:rFonts w:ascii="Cambria Math" w:eastAsiaTheme="minorEastAsia" w:hAnsi="Cambria Math"/>
            </w:rPr>
            <m:t>M</m:t>
          </w:ins>
        </m:r>
      </m:oMath>
      <w:r>
        <w:rPr>
          <w:rFonts w:ascii="Cambria" w:eastAsiaTheme="minorEastAsia" w:hAnsi="Cambria"/>
        </w:rPr>
        <w:t>: the desired forecasting model.</w:t>
      </w:r>
    </w:p>
    <w:p w14:paraId="0B257B34" w14:textId="4F156925" w:rsidR="009E3B96" w:rsidRPr="005D1656" w:rsidRDefault="009E3B96" w:rsidP="009E3B96">
      <w:pPr>
        <w:rPr>
          <w:rFonts w:ascii="Cambria" w:eastAsiaTheme="minorEastAsia" w:hAnsi="Cambria"/>
        </w:rPr>
      </w:pPr>
      <w:r>
        <w:rPr>
          <w:rFonts w:ascii="Cambria" w:eastAsiaTheme="minorEastAsia" w:hAnsi="Cambria"/>
        </w:rPr>
        <w:tab/>
      </w:r>
      <m:oMath>
        <m:r>
          <w:del w:id="351" w:author="Bale,Cameron" w:date="2023-09-12T13:45:00Z">
            <m:rPr>
              <m:scr m:val="script"/>
            </m:rPr>
            <w:rPr>
              <w:rFonts w:ascii="Cambria Math" w:eastAsiaTheme="minorEastAsia" w:hAnsi="Cambria Math"/>
            </w:rPr>
            <m:t>M</m:t>
          </w:del>
        </m:r>
        <m:r>
          <m:rPr>
            <m:scr m:val="script"/>
          </m:rPr>
          <w:rPr>
            <w:rFonts w:ascii="Cambria Math" w:eastAsiaTheme="minorEastAsia" w:hAnsi="Cambria Math"/>
          </w:rPr>
          <m:t>F</m:t>
        </m:r>
      </m:oMath>
      <w:r>
        <w:rPr>
          <w:rFonts w:ascii="Cambria" w:eastAsiaTheme="minorEastAsia" w:hAnsi="Cambria"/>
        </w:rPr>
        <w:t xml:space="preserve">: </w:t>
      </w:r>
      <w:ins w:id="352" w:author="Bale,Cameron" w:date="2023-09-12T13:46:00Z">
        <w:r>
          <w:rPr>
            <w:rFonts w:ascii="Cambria" w:eastAsiaTheme="minorEastAsia" w:hAnsi="Cambria"/>
          </w:rPr>
          <w:t xml:space="preserve">set of </w:t>
        </w:r>
      </w:ins>
      <m:oMath>
        <m:r>
          <w:ins w:id="353" w:author="Bale,Cameron" w:date="2023-09-12T13:54:00Z">
            <w:rPr>
              <w:rFonts w:ascii="Cambria Math" w:eastAsiaTheme="minorEastAsia" w:hAnsi="Cambria Math"/>
            </w:rPr>
            <m:t xml:space="preserve">N </m:t>
          </w:ins>
        </m:r>
      </m:oMath>
      <w:ins w:id="354" w:author="Bale,Cameron" w:date="2023-09-12T13:46:00Z">
        <w:r>
          <w:rPr>
            <w:rFonts w:ascii="Cambria" w:eastAsiaTheme="minorEastAsia" w:hAnsi="Cambria"/>
          </w:rPr>
          <w:t>functions for calculating time series features.</w:t>
        </w:r>
      </w:ins>
    </w:p>
    <w:p w14:paraId="37F43F6D" w14:textId="77777777" w:rsidR="009E3B96" w:rsidRDefault="009E3B96" w:rsidP="009E3B96">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303201A7" w14:textId="77777777" w:rsidR="009E3B96" w:rsidRDefault="009E3B96" w:rsidP="009E3B96">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09764155" w14:textId="77777777" w:rsidR="009E3B96" w:rsidRDefault="009E3B96" w:rsidP="009E3B96">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18B50F4E" w14:textId="77777777" w:rsidR="009E3B96" w:rsidRDefault="009E3B96" w:rsidP="009E3B96">
      <w:pPr>
        <w:rPr>
          <w:ins w:id="355" w:author="Bale,Cameron" w:date="2023-09-12T13:47:00Z"/>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191347F2" w14:textId="639C3907" w:rsidR="005D1656" w:rsidRPr="005D1656" w:rsidRDefault="005D1656" w:rsidP="009E3B96">
      <w:pPr>
        <w:rPr>
          <w:rFonts w:ascii="Cambria" w:eastAsiaTheme="minorEastAsia" w:hAnsi="Cambria"/>
        </w:rPr>
      </w:pPr>
      <w:ins w:id="356" w:author="Bale,Cameron" w:date="2023-09-12T13:47:00Z">
        <w:r>
          <w:rPr>
            <w:rFonts w:ascii="Cambria" w:eastAsiaTheme="minorEastAsia" w:hAnsi="Cambria"/>
          </w:rPr>
          <w:tab/>
        </w:r>
        <w:r>
          <w:rPr>
            <w:rFonts w:ascii="Cambria" w:eastAsiaTheme="minorEastAsia" w:hAnsi="Cambria"/>
            <w:i/>
            <w:iCs/>
          </w:rPr>
          <w:t>h:</w:t>
        </w:r>
        <w:r>
          <w:rPr>
            <w:rFonts w:ascii="Cambria" w:eastAsiaTheme="minorEastAsia" w:hAnsi="Cambria"/>
          </w:rPr>
          <w:t xml:space="preserve"> forecast horizon</w:t>
        </w:r>
      </w:ins>
    </w:p>
    <w:p w14:paraId="7518EA5D" w14:textId="77777777" w:rsidR="009E3B96" w:rsidRDefault="009E3B96" w:rsidP="009E3B96">
      <w:pPr>
        <w:rPr>
          <w:rFonts w:ascii="Cambria" w:eastAsiaTheme="minorEastAsia" w:hAnsi="Cambria"/>
        </w:rPr>
      </w:pPr>
    </w:p>
    <w:p w14:paraId="57E3F97B" w14:textId="77777777" w:rsidR="009E3B96" w:rsidRDefault="009E3B96" w:rsidP="009E3B96">
      <w:pPr>
        <w:rPr>
          <w:rFonts w:ascii="Cambria" w:eastAsiaTheme="minorEastAsia" w:hAnsi="Cambria"/>
        </w:rPr>
      </w:pPr>
      <w:r>
        <w:rPr>
          <w:rFonts w:ascii="Cambria" w:eastAsiaTheme="minorEastAsia" w:hAnsi="Cambria"/>
          <w:i/>
          <w:iCs/>
        </w:rPr>
        <w:t>Step 1: Create Baseline Protected Datasets</w:t>
      </w:r>
    </w:p>
    <w:p w14:paraId="5FE6BBB9" w14:textId="77777777" w:rsidR="009E3B96" w:rsidRPr="004C03CB" w:rsidRDefault="009E3B96" w:rsidP="009E3B96">
      <w:pPr>
        <w:rPr>
          <w:rFonts w:ascii="Cambria" w:eastAsiaTheme="minorEastAsia" w:hAnsi="Cambria"/>
        </w:rPr>
      </w:pPr>
    </w:p>
    <w:p w14:paraId="31BC9275" w14:textId="3BD42274" w:rsidR="009E3B96" w:rsidRPr="004C03CB" w:rsidRDefault="009E3B96" w:rsidP="009E3B96">
      <w:pPr>
        <w:pStyle w:val="ListParagraph"/>
        <w:numPr>
          <w:ilvl w:val="0"/>
          <w:numId w:val="2"/>
        </w:numPr>
        <w:rPr>
          <w:rFonts w:ascii="Cambria" w:eastAsiaTheme="minorEastAsia" w:hAnsi="Cambria"/>
        </w:rPr>
      </w:pPr>
      <w:r>
        <w:rPr>
          <w:rFonts w:ascii="Cambria" w:eastAsiaTheme="minorEastAsia" w:hAnsi="Cambria"/>
        </w:rPr>
        <w:t>Store the data values from all series from time</w:t>
      </w:r>
      <w:ins w:id="357" w:author="Bale,Cameron" w:date="2023-09-12T13:47:00Z">
        <w:r w:rsidR="005D1656">
          <w:rPr>
            <w:rFonts w:ascii="Cambria" w:eastAsiaTheme="minorEastAsia" w:hAnsi="Cambria"/>
          </w:rPr>
          <w:t>(s)</w:t>
        </w:r>
      </w:ins>
      <w:r>
        <w:rPr>
          <w:rFonts w:ascii="Cambria" w:eastAsiaTheme="minorEastAsia" w:hAnsi="Cambria"/>
        </w:rPr>
        <w:t xml:space="preserve"> </w:t>
      </w:r>
      <m:oMath>
        <m:r>
          <w:rPr>
            <w:rFonts w:ascii="Cambria Math" w:eastAsiaTheme="minorEastAsia" w:hAnsi="Cambria Math"/>
          </w:rPr>
          <m:t>T</m:t>
        </m:r>
        <m:r>
          <w:ins w:id="358" w:author="Bale,Cameron" w:date="2023-09-12T13:47:00Z">
            <w:rPr>
              <w:rFonts w:ascii="Cambria Math" w:eastAsiaTheme="minorEastAsia" w:hAnsi="Cambria Math"/>
            </w:rPr>
            <m:t>-h</m:t>
          </w:ins>
        </m:r>
      </m:oMath>
      <w:r>
        <w:rPr>
          <w:rFonts w:ascii="Cambria" w:eastAsiaTheme="minorEastAsia" w:hAnsi="Cambria"/>
        </w:rPr>
        <w:t xml:space="preserve"> </w:t>
      </w:r>
      <w:ins w:id="359" w:author="Bale,Cameron" w:date="2023-09-12T13:47:00Z">
        <w:r w:rsidR="005D1656">
          <w:rPr>
            <w:rFonts w:ascii="Cambria" w:eastAsiaTheme="minorEastAsia" w:hAnsi="Cambria"/>
          </w:rPr>
          <w:t xml:space="preserve">through </w:t>
        </w:r>
      </w:ins>
      <m:oMath>
        <m:r>
          <w:ins w:id="360" w:author="Bale,Cameron" w:date="2023-09-12T13:47:00Z">
            <w:rPr>
              <w:rFonts w:ascii="Cambria Math" w:eastAsiaTheme="minorEastAsia" w:hAnsi="Cambria Math"/>
            </w:rPr>
            <m:t>T</m:t>
          </w:ins>
        </m:r>
      </m:oMath>
      <w:ins w:id="361" w:author="Bale,Cameron" w:date="2023-09-12T13:47:00Z">
        <w:r w:rsidR="005D1656">
          <w:rPr>
            <w:rFonts w:ascii="Cambria" w:eastAsiaTheme="minorEastAsia" w:hAnsi="Cambria"/>
          </w:rPr>
          <w:t xml:space="preserve"> </w:t>
        </w:r>
      </w:ins>
      <w:r>
        <w:rPr>
          <w:rFonts w:ascii="Cambria" w:eastAsiaTheme="minorEastAsia" w:hAnsi="Cambria"/>
        </w:rPr>
        <w:t xml:space="preserve">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m:t>
            </m:r>
            <m:r>
              <w:ins w:id="362" w:author="Bale,Cameron" w:date="2023-09-12T13:48:00Z">
                <w:rPr>
                  <w:rFonts w:ascii="Cambria Math" w:eastAsiaTheme="minorEastAsia" w:hAnsi="Cambria Math"/>
                </w:rPr>
                <m:t>-h:T</m:t>
              </w:ins>
            </m:r>
          </m:e>
        </m:d>
      </m:oMath>
    </w:p>
    <w:p w14:paraId="2A4B5BB6" w14:textId="716C307D" w:rsidR="009E3B96" w:rsidRPr="00CD5E10" w:rsidRDefault="009E3B96" w:rsidP="009E3B96">
      <w:pPr>
        <w:pStyle w:val="ListParagraph"/>
        <w:numPr>
          <w:ilvl w:val="0"/>
          <w:numId w:val="2"/>
        </w:numPr>
        <w:rPr>
          <w:rFonts w:ascii="Cambria" w:eastAsiaTheme="minorEastAsia" w:hAnsi="Cambria"/>
        </w:rPr>
      </w:pPr>
      <w:r>
        <w:rPr>
          <w:rFonts w:ascii="Cambria" w:eastAsiaTheme="minorEastAsia" w:hAnsi="Cambria"/>
        </w:rPr>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m:t>
                </m:r>
                <m:r>
                  <w:ins w:id="363" w:author="Bale,Cameron" w:date="2023-09-12T13:48:00Z">
                    <w:rPr>
                      <w:rFonts w:ascii="Cambria Math" w:eastAsiaTheme="minorEastAsia" w:hAnsi="Cambria Math"/>
                    </w:rPr>
                    <m:t>h</m:t>
                  </w:ins>
                </m:r>
                <m:r>
                  <w:del w:id="364" w:author="Bale,Cameron" w:date="2023-09-12T13:48:00Z">
                    <w:rPr>
                      <w:rFonts w:ascii="Cambria Math" w:eastAsiaTheme="minorEastAsia" w:hAnsi="Cambria Math"/>
                    </w:rPr>
                    <m:t>1</m:t>
                  </w:del>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 xml:space="preserve"> </m:t>
        </m:r>
      </m:oMath>
      <w:r w:rsidRPr="00CD5E10">
        <w:rPr>
          <w:rFonts w:ascii="Cambria" w:eastAsiaTheme="minorEastAsia" w:hAnsi="Cambria"/>
        </w:rPr>
        <w:t xml:space="preserve">for 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p>
    <w:p w14:paraId="280A1A5A" w14:textId="77777777" w:rsidR="009E3B96" w:rsidRDefault="009E3B96" w:rsidP="009E3B96">
      <w:pPr>
        <w:rPr>
          <w:rFonts w:ascii="Cambria" w:eastAsiaTheme="minorEastAsia" w:hAnsi="Cambria"/>
          <w:b/>
          <w:bCs/>
        </w:rPr>
      </w:pPr>
    </w:p>
    <w:p w14:paraId="26A1C23E" w14:textId="77777777" w:rsidR="009E3B96" w:rsidRPr="004C03CB" w:rsidRDefault="009E3B96" w:rsidP="009E3B96">
      <w:pPr>
        <w:rPr>
          <w:rFonts w:ascii="Cambria" w:eastAsiaTheme="minorEastAsia" w:hAnsi="Cambria"/>
          <w:i/>
          <w:iCs/>
        </w:rPr>
      </w:pPr>
      <w:r>
        <w:rPr>
          <w:rFonts w:ascii="Cambria" w:eastAsiaTheme="minorEastAsia" w:hAnsi="Cambria"/>
          <w:i/>
          <w:iCs/>
        </w:rPr>
        <w:t>Step 2: Generate Baseline Forecasts</w:t>
      </w:r>
    </w:p>
    <w:p w14:paraId="26A58C4E" w14:textId="77777777" w:rsidR="009E3B96" w:rsidRPr="004C03CB" w:rsidRDefault="009E3B96" w:rsidP="009E3B96">
      <w:pPr>
        <w:rPr>
          <w:rFonts w:ascii="Cambria" w:eastAsiaTheme="minorEastAsia" w:hAnsi="Cambria"/>
        </w:rPr>
      </w:pPr>
    </w:p>
    <w:p w14:paraId="380466A0" w14:textId="79FBFF18" w:rsidR="009E3B96" w:rsidRPr="006C3720" w:rsidRDefault="009E3B96" w:rsidP="009E3B96">
      <w:pPr>
        <w:pStyle w:val="ListParagraph"/>
        <w:numPr>
          <w:ilvl w:val="0"/>
          <w:numId w:val="3"/>
        </w:numPr>
        <w:rPr>
          <w:rFonts w:ascii="Cambria" w:eastAsiaTheme="minorEastAsia" w:hAnsi="Cambria"/>
        </w:rPr>
      </w:pPr>
      <w:r w:rsidRPr="00CD407A">
        <w:rPr>
          <w:rFonts w:ascii="Cambria" w:eastAsiaTheme="minorEastAsia" w:hAnsi="Cambria"/>
        </w:rPr>
        <w:t>Generate forecasts</w:t>
      </w:r>
      <w:r>
        <w:rPr>
          <w:rFonts w:ascii="Cambria" w:eastAsiaTheme="minorEastAsia" w:hAnsi="Cambria"/>
        </w:rPr>
        <w:t xml:space="preserve"> using </w:t>
      </w:r>
      <m:oMath>
        <m:r>
          <w:del w:id="365" w:author="Bale,Cameron" w:date="2023-09-12T13:48:00Z">
            <m:rPr>
              <m:scr m:val="script"/>
            </m:rPr>
            <w:rPr>
              <w:rFonts w:ascii="Cambria Math" w:eastAsiaTheme="minorEastAsia" w:hAnsi="Cambria Math"/>
            </w:rPr>
            <m:t>F</m:t>
          </w:del>
        </m:r>
        <m:r>
          <w:ins w:id="366" w:author="Bale,Cameron" w:date="2023-09-12T13:49:00Z">
            <m:rPr>
              <m:scr m:val="script"/>
            </m:rPr>
            <w:rPr>
              <w:rFonts w:ascii="Cambria Math" w:eastAsiaTheme="minorEastAsia" w:hAnsi="Cambria Math"/>
            </w:rPr>
            <m:t>M</m:t>
          </w:ins>
        </m:r>
        <m:r>
          <w:rPr>
            <w:rFonts w:ascii="Cambria Math" w:eastAsiaTheme="minorEastAsia" w:hAnsi="Cambria Math"/>
          </w:rPr>
          <m:t xml:space="preserve"> </m:t>
        </m:r>
      </m:oMath>
      <w:r w:rsidRPr="006C3720">
        <w:rPr>
          <w:rFonts w:ascii="Cambria" w:eastAsiaTheme="minorEastAsia" w:hAnsi="Cambria"/>
        </w:rPr>
        <w:t>for time</w:t>
      </w:r>
      <w:ins w:id="367" w:author="Bale,Cameron" w:date="2023-09-12T13:49:00Z">
        <w:r w:rsidR="005D1656">
          <w:rPr>
            <w:rFonts w:ascii="Cambria" w:eastAsiaTheme="minorEastAsia" w:hAnsi="Cambria"/>
          </w:rPr>
          <w:t>(s)</w:t>
        </w:r>
      </w:ins>
      <w:r w:rsidRPr="006C3720">
        <w:rPr>
          <w:rFonts w:ascii="Cambria" w:eastAsiaTheme="minorEastAsia" w:hAnsi="Cambria"/>
        </w:rPr>
        <w:t xml:space="preserve"> </w:t>
      </w:r>
      <m:oMath>
        <m:r>
          <w:rPr>
            <w:rFonts w:ascii="Cambria Math" w:eastAsiaTheme="minorEastAsia" w:hAnsi="Cambria Math"/>
          </w:rPr>
          <m:t>T</m:t>
        </m:r>
        <m:r>
          <w:ins w:id="368" w:author="Bale,Cameron" w:date="2023-09-12T13:49:00Z">
            <w:rPr>
              <w:rFonts w:ascii="Cambria Math" w:eastAsiaTheme="minorEastAsia" w:hAnsi="Cambria Math"/>
            </w:rPr>
            <m:t>-h+1</m:t>
          </w:ins>
        </m:r>
      </m:oMath>
      <w:ins w:id="369" w:author="Bale,Cameron" w:date="2023-09-12T13:49:00Z">
        <w:r w:rsidR="005D1656">
          <w:rPr>
            <w:rFonts w:ascii="Cambria" w:eastAsiaTheme="minorEastAsia" w:hAnsi="Cambria"/>
          </w:rPr>
          <w:t xml:space="preserve"> through </w:t>
        </w:r>
      </w:ins>
      <m:oMath>
        <m:r>
          <w:ins w:id="370" w:author="Bale,Cameron" w:date="2023-09-12T13:49:00Z">
            <w:rPr>
              <w:rFonts w:ascii="Cambria Math" w:eastAsiaTheme="minorEastAsia" w:hAnsi="Cambria Math"/>
            </w:rPr>
            <m:t>T</m:t>
          </w:ins>
        </m:r>
      </m:oMath>
      <w:r w:rsidRPr="006C3720">
        <w:rPr>
          <w:rFonts w:ascii="Cambria" w:eastAsiaTheme="minorEastAsia" w:hAnsi="Cambria"/>
        </w:rPr>
        <w:t xml:space="preserve"> based on the original data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m:t>
            </m:r>
            <m:r>
              <w:ins w:id="371" w:author="Bale,Cameron" w:date="2023-09-12T13:49:00Z">
                <w:rPr>
                  <w:rFonts w:ascii="Cambria Math" w:eastAsiaTheme="minorEastAsia" w:hAnsi="Cambria Math"/>
                </w:rPr>
                <m:t>h</m:t>
              </w:ins>
            </m:r>
            <m:r>
              <w:del w:id="372" w:author="Bale,Cameron" w:date="2023-09-12T13:49:00Z">
                <w:rPr>
                  <w:rFonts w:ascii="Cambria Math" w:eastAsiaTheme="minorEastAsia" w:hAnsi="Cambria Math"/>
                </w:rPr>
                <m:t>1</m:t>
              </w:del>
            </m:r>
          </m:e>
        </m:d>
      </m:oMath>
      <w:r>
        <w:rPr>
          <w:rFonts w:ascii="Cambria" w:eastAsiaTheme="minorEastAsia" w:hAnsi="Cambria"/>
        </w:rPr>
        <w:t xml:space="preserve"> and each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,b=1,…,B</m:t>
        </m:r>
      </m:oMath>
    </w:p>
    <w:p w14:paraId="1BE1DD3F" w14:textId="77777777" w:rsidR="009E3B96" w:rsidRDefault="009E3B96" w:rsidP="009E3B96">
      <w:pPr>
        <w:rPr>
          <w:rFonts w:ascii="Cambria" w:eastAsiaTheme="minorEastAsia" w:hAnsi="Cambria"/>
        </w:rPr>
      </w:pPr>
    </w:p>
    <w:p w14:paraId="42F17A8D" w14:textId="77777777" w:rsidR="009E3B96" w:rsidRDefault="009E3B96" w:rsidP="009E3B96">
      <w:pPr>
        <w:rPr>
          <w:rFonts w:ascii="Cambria" w:eastAsiaTheme="minorEastAsia" w:hAnsi="Cambria"/>
          <w:i/>
          <w:iCs/>
        </w:rPr>
      </w:pPr>
      <w:r>
        <w:rPr>
          <w:rFonts w:ascii="Cambria" w:eastAsiaTheme="minorEastAsia" w:hAnsi="Cambria"/>
          <w:i/>
          <w:iCs/>
        </w:rPr>
        <w:t>Step 3: Measure Forecast Accuracy</w:t>
      </w:r>
    </w:p>
    <w:p w14:paraId="44F743B2" w14:textId="77777777" w:rsidR="009E3B96" w:rsidRDefault="009E3B96" w:rsidP="009E3B96">
      <w:pPr>
        <w:rPr>
          <w:rFonts w:ascii="Cambria" w:eastAsiaTheme="minorEastAsia" w:hAnsi="Cambria"/>
        </w:rPr>
      </w:pPr>
    </w:p>
    <w:p w14:paraId="5CECE0A6" w14:textId="7643E9B5" w:rsidR="009E3B96" w:rsidRPr="006C3720" w:rsidRDefault="009E3B96" w:rsidP="009E3B96">
      <w:pPr>
        <w:pStyle w:val="ListParagraph"/>
        <w:numPr>
          <w:ilvl w:val="0"/>
          <w:numId w:val="11"/>
        </w:numPr>
        <w:rPr>
          <w:rFonts w:ascii="Cambria" w:eastAsiaTheme="minorEastAsia" w:hAnsi="Cambria"/>
        </w:rPr>
      </w:pPr>
      <w:r w:rsidRPr="006C3720">
        <w:rPr>
          <w:rFonts w:ascii="Cambria" w:eastAsiaTheme="minorEastAsia" w:hAnsi="Cambria"/>
        </w:rPr>
        <w:t xml:space="preserve">Compute </w:t>
      </w:r>
      <w:ins w:id="373" w:author="Bale,Cameron" w:date="2023-09-12T13:50:00Z">
        <w:r w:rsidR="005D1656">
          <w:rPr>
            <w:rFonts w:ascii="Cambria" w:eastAsiaTheme="minorEastAsia" w:hAnsi="Cambria"/>
          </w:rPr>
          <w:t xml:space="preserve">average </w:t>
        </w:r>
      </w:ins>
      <w:r w:rsidRPr="006C3720">
        <w:rPr>
          <w:rFonts w:ascii="Cambria" w:eastAsiaTheme="minorEastAsia" w:hAnsi="Cambria"/>
        </w:rPr>
        <w:t>forecast error</w:t>
      </w:r>
      <w:del w:id="374" w:author="Bale,Cameron" w:date="2023-09-12T13:50:00Z">
        <w:r w:rsidRPr="006C3720" w:rsidDel="005D1656">
          <w:rPr>
            <w:rFonts w:ascii="Cambria" w:eastAsiaTheme="minorEastAsia" w:hAnsi="Cambria"/>
          </w:rPr>
          <w:delText>s</w:delText>
        </w:r>
      </w:del>
      <w:r>
        <w:rPr>
          <w:rFonts w:ascii="Cambria" w:eastAsiaTheme="minorEastAsia" w:hAnsi="Cambria"/>
        </w:rPr>
        <w:t xml:space="preserve"> at the series level</w:t>
      </w:r>
      <w:r w:rsidRPr="006C3720">
        <w:rPr>
          <w:rFonts w:ascii="Cambria" w:eastAsiaTheme="minorEastAsia" w:hAnsi="Cambria"/>
        </w:rPr>
        <w:t xml:space="preserve"> </w:t>
      </w:r>
      <m:oMath>
        <m:r>
          <m:rPr>
            <m:sty m:val="p"/>
          </m:rPr>
          <w:rPr>
            <w:rFonts w:ascii="Cambria Math" w:eastAsiaTheme="minorEastAsia" w:hAnsi="Cambria Math"/>
          </w:rPr>
          <m:t>ϵ</m:t>
        </m:r>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e>
          <m:sup>
            <m:r>
              <m:rPr>
                <m:sty m:val="p"/>
              </m:rPr>
              <w:rPr>
                <w:rFonts w:ascii="Cambria Math" w:eastAsiaTheme="minorEastAsia" w:hAnsi="Cambria Math"/>
              </w:rPr>
              <m:t>T</m:t>
            </m:r>
          </m:sup>
        </m:sSup>
      </m:oMath>
      <w:r>
        <w:rPr>
          <w:rFonts w:ascii="Cambria" w:eastAsiaTheme="minorEastAsia" w:hAnsi="Cambria"/>
        </w:rPr>
        <w:t xml:space="preserve"> for the original data forecasts and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r>
          <w:rPr>
            <w:rFonts w:ascii="Cambria Math" w:eastAsiaTheme="minorEastAsia" w:hAnsi="Cambria Math"/>
          </w:rPr>
          <m:t>, b = 1,…,B</m:t>
        </m:r>
      </m:oMath>
      <w:r>
        <w:rPr>
          <w:rFonts w:ascii="Cambria" w:eastAsiaTheme="minorEastAsia" w:hAnsi="Cambria"/>
        </w:rPr>
        <w:t xml:space="preserve"> for the protected data forecasts </w:t>
      </w:r>
      <w:del w:id="375" w:author="Bale,Cameron" w:date="2023-09-12T13:50:00Z">
        <w:r w:rsidRPr="006C3720" w:rsidDel="005D1656">
          <w:rPr>
            <w:rFonts w:ascii="Cambria" w:eastAsiaTheme="minorEastAsia" w:hAnsi="Cambria"/>
          </w:rPr>
          <w:delText xml:space="preserve">for </w:delText>
        </w:r>
      </w:del>
      <w:ins w:id="376" w:author="Bale,Cameron" w:date="2023-09-12T13:50:00Z">
        <w:r w:rsidR="005D1656">
          <w:rPr>
            <w:rFonts w:ascii="Cambria" w:eastAsiaTheme="minorEastAsia" w:hAnsi="Cambria"/>
          </w:rPr>
          <w:t>across</w:t>
        </w:r>
        <w:r w:rsidR="005D1656" w:rsidRPr="006C3720">
          <w:rPr>
            <w:rFonts w:ascii="Cambria" w:eastAsiaTheme="minorEastAsia" w:hAnsi="Cambria"/>
          </w:rPr>
          <w:t xml:space="preserve"> </w:t>
        </w:r>
      </w:ins>
      <w:r w:rsidRPr="006C3720">
        <w:rPr>
          <w:rFonts w:ascii="Cambria" w:eastAsiaTheme="minorEastAsia" w:hAnsi="Cambria"/>
        </w:rPr>
        <w:t>time</w:t>
      </w:r>
      <w:ins w:id="377" w:author="Bale,Cameron" w:date="2023-09-12T13:50:00Z">
        <w:r w:rsidR="005D1656">
          <w:rPr>
            <w:rFonts w:ascii="Cambria" w:eastAsiaTheme="minorEastAsia" w:hAnsi="Cambria"/>
          </w:rPr>
          <w:t>s</w:t>
        </w:r>
      </w:ins>
      <w:r w:rsidRPr="006C3720">
        <w:rPr>
          <w:rFonts w:ascii="Cambria" w:eastAsiaTheme="minorEastAsia" w:hAnsi="Cambria"/>
        </w:rPr>
        <w:t xml:space="preserve"> </w:t>
      </w:r>
      <m:oMath>
        <m:r>
          <m:rPr>
            <m:sty m:val="p"/>
          </m:rPr>
          <w:rPr>
            <w:rFonts w:ascii="Cambria Math" w:eastAsiaTheme="minorEastAsia" w:hAnsi="Cambria Math"/>
          </w:rPr>
          <m:t>T</m:t>
        </m:r>
        <m:r>
          <w:ins w:id="378" w:author="Bale,Cameron" w:date="2023-09-12T13:50:00Z">
            <m:rPr>
              <m:sty m:val="p"/>
            </m:rPr>
            <w:rPr>
              <w:rFonts w:ascii="Cambria Math" w:eastAsiaTheme="minorEastAsia" w:hAnsi="Cambria Math"/>
            </w:rPr>
            <m:t>-h+1</m:t>
          </w:ins>
        </m:r>
      </m:oMath>
      <w:ins w:id="379" w:author="Bale,Cameron" w:date="2023-09-12T13:50:00Z">
        <w:r w:rsidR="005D1656">
          <w:rPr>
            <w:rFonts w:ascii="Cambria" w:eastAsiaTheme="minorEastAsia" w:hAnsi="Cambria"/>
          </w:rPr>
          <w:t xml:space="preserve"> through </w:t>
        </w:r>
      </w:ins>
      <m:oMath>
        <m:r>
          <w:ins w:id="380" w:author="Bale,Cameron" w:date="2023-09-12T13:50:00Z">
            <w:rPr>
              <w:rFonts w:ascii="Cambria Math" w:eastAsiaTheme="minorEastAsia" w:hAnsi="Cambria Math"/>
            </w:rPr>
            <m:t>T</m:t>
          </w:ins>
        </m:r>
      </m:oMath>
    </w:p>
    <w:p w14:paraId="06732A1B" w14:textId="77777777" w:rsidR="009E3B96" w:rsidRDefault="009E3B96" w:rsidP="009E3B96">
      <w:pPr>
        <w:rPr>
          <w:rFonts w:ascii="Cambria" w:eastAsiaTheme="minorEastAsia" w:hAnsi="Cambria"/>
        </w:rPr>
      </w:pPr>
    </w:p>
    <w:p w14:paraId="0B231392" w14:textId="77777777" w:rsidR="009E3B96" w:rsidRDefault="009E3B96" w:rsidP="009E3B96">
      <w:pPr>
        <w:rPr>
          <w:rFonts w:ascii="Cambria" w:eastAsiaTheme="minorEastAsia" w:hAnsi="Cambria"/>
          <w:i/>
          <w:iCs/>
        </w:rPr>
      </w:pPr>
      <w:r>
        <w:rPr>
          <w:rFonts w:ascii="Cambria" w:eastAsiaTheme="minorEastAsia" w:hAnsi="Cambria"/>
          <w:i/>
          <w:iCs/>
        </w:rPr>
        <w:t>Step 4: Extract and Select Time Series Features</w:t>
      </w:r>
    </w:p>
    <w:p w14:paraId="5BB27FA2" w14:textId="77777777" w:rsidR="009E3B96" w:rsidRDefault="009E3B96" w:rsidP="009E3B96">
      <w:pPr>
        <w:rPr>
          <w:rFonts w:ascii="Cambria" w:eastAsiaTheme="minorEastAsia" w:hAnsi="Cambria"/>
        </w:rPr>
      </w:pPr>
    </w:p>
    <w:p w14:paraId="69D76183" w14:textId="176B973A" w:rsidR="009E3B96" w:rsidRPr="00A70F63" w:rsidRDefault="009E3B96" w:rsidP="009E3B96">
      <w:pPr>
        <w:pStyle w:val="ListParagraph"/>
        <w:numPr>
          <w:ilvl w:val="0"/>
          <w:numId w:val="12"/>
        </w:numPr>
        <w:rPr>
          <w:rFonts w:ascii="Cambria" w:eastAsiaTheme="minorEastAsia" w:hAnsi="Cambria"/>
        </w:rPr>
      </w:pPr>
      <w:r w:rsidRPr="006C3720">
        <w:rPr>
          <w:rFonts w:ascii="Cambria" w:eastAsiaTheme="minorEastAsia" w:hAnsi="Cambria"/>
        </w:rPr>
        <w:lastRenderedPageBreak/>
        <w:t>Extract cross-sectional time series features matri</w:t>
      </w:r>
      <w:r>
        <w:rPr>
          <w:rFonts w:ascii="Cambria" w:eastAsiaTheme="minorEastAsia" w:hAnsi="Cambria"/>
        </w:rPr>
        <w:t>ces</w:t>
      </w:r>
      <w:r w:rsidRPr="006C3720">
        <w:rPr>
          <w:rFonts w:ascii="Cambria" w:eastAsiaTheme="minorEastAsia" w:hAnsi="Cambria"/>
        </w:rPr>
        <w:t xml:space="preserve"> </w:t>
      </w:r>
      <m:oMath>
        <m:r>
          <w:rPr>
            <w:rFonts w:ascii="Cambria Math" w:eastAsiaTheme="minorEastAsia" w:hAnsi="Cambria Math"/>
          </w:rPr>
          <m:t>C</m:t>
        </m:r>
      </m:oMath>
      <w:r w:rsidRPr="006C3720">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m:t>
            </m:r>
            <m:r>
              <w:ins w:id="381" w:author="Bale,Cameron" w:date="2023-09-12T13:51:00Z">
                <w:rPr>
                  <w:rFonts w:ascii="Cambria Math" w:eastAsiaTheme="minorEastAsia" w:hAnsi="Cambria Math"/>
                </w:rPr>
                <m:t>h</m:t>
              </w:ins>
            </m:r>
            <m:r>
              <w:del w:id="382" w:author="Bale,Cameron" w:date="2023-09-12T13:51:00Z">
                <w:rPr>
                  <w:rFonts w:ascii="Cambria Math" w:eastAsiaTheme="minorEastAsia" w:hAnsi="Cambria Math"/>
                </w:rPr>
                <m:t>1</m:t>
              </w:del>
            </m:r>
          </m:e>
        </m:d>
      </m:oMath>
      <w:r>
        <w:rPr>
          <w:rFonts w:ascii="Cambria" w:eastAsiaTheme="minorEastAsia" w:hAnsi="Cambria"/>
        </w:rPr>
        <w:t xml:space="preserve"> and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,b=1,…,B</m:t>
        </m:r>
      </m:oMath>
      <w:r>
        <w:rPr>
          <w:rFonts w:ascii="Cambria" w:eastAsiaTheme="minorEastAsia" w:hAnsi="Cambria"/>
        </w:rPr>
        <w:t xml:space="preserve">, from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06C4BB81" w14:textId="77777777" w:rsidR="009E3B96" w:rsidRDefault="009E3B96" w:rsidP="009E3B96">
      <w:pPr>
        <w:pStyle w:val="ListParagraph"/>
        <w:numPr>
          <w:ilvl w:val="0"/>
          <w:numId w:val="12"/>
        </w:numPr>
        <w:rPr>
          <w:rFonts w:ascii="Cambria" w:eastAsiaTheme="minorEastAsia" w:hAnsi="Cambria"/>
        </w:rPr>
      </w:pPr>
      <w:r w:rsidRPr="00A70F63">
        <w:rPr>
          <w:rFonts w:ascii="Cambria" w:eastAsiaTheme="minorEastAsia" w:hAnsi="Cambria"/>
        </w:rPr>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sidRPr="00A70F63">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A70F63">
        <w:rPr>
          <w:rFonts w:ascii="Cambria" w:eastAsiaTheme="minorEastAsia" w:hAnsi="Cambria"/>
        </w:rPr>
        <w:t>by concatenating the feature matices and error vectors from the baseline protected and original data sets</w:t>
      </w:r>
    </w:p>
    <w:p w14:paraId="445A0055" w14:textId="6A504726"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Treat forecast errors </w:t>
      </w:r>
      <m:oMath>
        <m:r>
          <m:rPr>
            <m:scr m:val="script"/>
          </m:rPr>
          <w:rPr>
            <w:rFonts w:ascii="Cambria Math" w:eastAsiaTheme="minorEastAsia" w:hAnsi="Cambria Math"/>
          </w:rPr>
          <m:t>E</m:t>
        </m:r>
      </m:oMath>
      <w:r w:rsidRPr="004E71EA">
        <w:rPr>
          <w:rFonts w:ascii="Cambria" w:eastAsiaTheme="minorEastAsia" w:hAnsi="Cambria"/>
        </w:rPr>
        <w:t xml:space="preserve"> as the target and time series features </w:t>
      </w:r>
      <m:oMath>
        <m:r>
          <m:rPr>
            <m:scr m:val="script"/>
          </m:rPr>
          <w:rPr>
            <w:rFonts w:ascii="Cambria Math" w:eastAsiaTheme="minorEastAsia" w:hAnsi="Cambria Math"/>
          </w:rPr>
          <m:t>C</m:t>
        </m:r>
      </m:oMath>
      <w:r w:rsidRPr="004E71EA">
        <w:rPr>
          <w:rFonts w:ascii="Cambria" w:eastAsiaTheme="minorEastAsia" w:hAnsi="Cambria"/>
        </w:rPr>
        <w:t xml:space="preserve"> 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sidRPr="004E71EA">
        <w:rPr>
          <w:rFonts w:ascii="Cambria" w:eastAsiaTheme="minorEastAsia" w:hAnsi="Cambria"/>
        </w:rPr>
        <w:t xml:space="preserve"> for </w:t>
      </w:r>
      <w:del w:id="383" w:author="Bale,Cameron" w:date="2023-09-12T13:55:00Z">
        <w:r w:rsidRPr="004E71EA" w:rsidDel="005D1656">
          <w:rPr>
            <w:rFonts w:ascii="Cambria" w:eastAsiaTheme="minorEastAsia" w:hAnsi="Cambria"/>
          </w:rPr>
          <w:delText xml:space="preserve">each feature </w:delText>
        </w:r>
      </w:del>
      <m:oMath>
        <m:sSub>
          <m:sSubPr>
            <m:ctrlPr>
              <w:del w:id="384" w:author="Bale,Cameron" w:date="2023-09-12T13:55:00Z">
                <w:rPr>
                  <w:rFonts w:ascii="Cambria Math" w:eastAsiaTheme="minorEastAsia" w:hAnsi="Cambria Math"/>
                  <w:i/>
                </w:rPr>
              </w:del>
            </m:ctrlPr>
          </m:sSubPr>
          <m:e>
            <m:r>
              <w:del w:id="385" w:author="Bale,Cameron" w:date="2023-09-12T13:55:00Z">
                <w:rPr>
                  <w:rFonts w:ascii="Cambria Math" w:eastAsiaTheme="minorEastAsia" w:hAnsi="Cambria Math"/>
                </w:rPr>
                <m:t>m</m:t>
              </w:del>
            </m:r>
          </m:e>
          <m:sub>
            <m:r>
              <w:del w:id="386" w:author="Bale,Cameron" w:date="2023-09-12T13:55:00Z">
                <w:rPr>
                  <w:rFonts w:ascii="Cambria Math" w:eastAsiaTheme="minorEastAsia" w:hAnsi="Cambria Math"/>
                </w:rPr>
                <m:t>n</m:t>
              </w:del>
            </m:r>
          </m:sub>
        </m:sSub>
      </m:oMath>
      <w:ins w:id="387" w:author="Bale,Cameron" w:date="2023-09-12T13:55:00Z">
        <w:r w:rsidR="005D1656">
          <w:rPr>
            <w:rFonts w:ascii="Cambria" w:eastAsiaTheme="minorEastAsia" w:hAnsi="Cambria"/>
          </w:rPr>
          <w:t>each of the N features</w:t>
        </w:r>
      </w:ins>
      <m:oMath>
        <m:r>
          <w:rPr>
            <w:rFonts w:ascii="Cambria Math" w:eastAsiaTheme="minorEastAsia" w:hAnsi="Cambria Math"/>
          </w:rPr>
          <m:t xml:space="preserve"> </m:t>
        </m:r>
        <m:r>
          <m:rPr>
            <m:sty m:val="p"/>
          </m:rPr>
          <w:rPr>
            <w:rFonts w:ascii="Cambria Math" w:eastAsiaTheme="minorEastAsia" w:hAnsi="Cambria Math"/>
          </w:rPr>
          <m:t>using</m:t>
        </m:r>
        <m:r>
          <w:rPr>
            <w:rFonts w:ascii="Cambria Math" w:eastAsiaTheme="minorEastAsia" w:hAnsi="Cambria Math"/>
          </w:rPr>
          <m:t xml:space="preserve"> </m:t>
        </m:r>
      </m:oMath>
      <w:r w:rsidRPr="004E71EA">
        <w:rPr>
          <w:rFonts w:ascii="Cambria" w:eastAsiaTheme="minorEastAsia" w:hAnsi="Cambria"/>
        </w:rPr>
        <w:t>RReliefF</w:t>
      </w:r>
      <w:del w:id="388" w:author="Bale,Cameron" w:date="2023-09-12T13:55:00Z">
        <w:r w:rsidRPr="004E71EA" w:rsidDel="005D1656">
          <w:rPr>
            <w:rFonts w:ascii="Cambria" w:eastAsiaTheme="minorEastAsia" w:hAnsi="Cambria"/>
          </w:rPr>
          <w:delText xml:space="preserve"> algorithm </w:delText>
        </w:r>
      </w:del>
      <w:r w:rsidRPr="004E71EA">
        <w:rPr>
          <w:rFonts w:ascii="Cambria" w:eastAsiaTheme="minorEastAsia" w:hAnsi="Cambria"/>
        </w:rPr>
        <w:t xml:space="preserve">(Robnik-Sikonja &amp; Kononenko, 2003) with nearest neighbor parameter </w:t>
      </w:r>
      <m:oMath>
        <m:r>
          <m:rPr>
            <m:scr m:val="script"/>
          </m:rPr>
          <w:rPr>
            <w:rFonts w:ascii="Cambria Math" w:eastAsiaTheme="minorEastAsia" w:hAnsi="Cambria Math"/>
          </w:rPr>
          <m:t>K</m:t>
        </m:r>
      </m:oMath>
      <w:r w:rsidRPr="004E71EA">
        <w:rPr>
          <w:rFonts w:ascii="Cambria" w:eastAsiaTheme="minorEastAsia" w:hAnsi="Cambria"/>
          <w:iCs/>
        </w:rPr>
        <w:t>.</w:t>
      </w:r>
    </w:p>
    <w:p w14:paraId="4BCB86C2" w14:textId="537289B3" w:rsidR="009E3B96"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Select features </w:t>
      </w:r>
      <w:commentRangeStart w:id="389"/>
      <m:oMath>
        <m:sSup>
          <m:sSupPr>
            <m:ctrlPr>
              <w:rPr>
                <w:rFonts w:ascii="Cambria Math" w:eastAsiaTheme="minorEastAsia" w:hAnsi="Cambria Math"/>
                <w:i/>
              </w:rPr>
            </m:ctrlPr>
          </m:sSupPr>
          <m:e>
            <m:r>
              <w:del w:id="390" w:author="Bale,Cameron" w:date="2023-09-12T13:55:00Z">
                <m:rPr>
                  <m:scr m:val="script"/>
                </m:rPr>
                <w:rPr>
                  <w:rFonts w:ascii="Cambria Math" w:eastAsiaTheme="minorEastAsia" w:hAnsi="Cambria Math"/>
                </w:rPr>
                <m:t>M</m:t>
              </w:del>
            </m:r>
            <m:r>
              <w:ins w:id="391" w:author="Bale,Cameron" w:date="2023-09-12T13:55:00Z">
                <m:rPr>
                  <m:scr m:val="script"/>
                </m:rPr>
                <w:rPr>
                  <w:rFonts w:ascii="Cambria Math" w:eastAsiaTheme="minorEastAsia" w:hAnsi="Cambria Math"/>
                </w:rPr>
                <m:t>F</m:t>
              </w:ins>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ins w:id="392" w:author="Bale,Cameron" w:date="2023-09-12T13:56:00Z">
                <w:rPr>
                  <w:rFonts w:ascii="Cambria Math" w:eastAsiaTheme="minorEastAsia" w:hAnsi="Cambria Math"/>
                </w:rPr>
                <m:t>f</m:t>
              </w:ins>
            </m:r>
            <m:r>
              <w:del w:id="393" w:author="Bale,Cameron" w:date="2023-09-12T13:56:00Z">
                <w:rPr>
                  <w:rFonts w:ascii="Cambria Math" w:eastAsiaTheme="minorEastAsia" w:hAnsi="Cambria Math"/>
                </w:rPr>
                <m:t>m</m:t>
              </w:del>
            </m:r>
          </m:e>
          <m:sub>
            <m:r>
              <w:rPr>
                <w:rFonts w:ascii="Cambria Math" w:eastAsiaTheme="minorEastAsia" w:hAnsi="Cambria Math"/>
              </w:rPr>
              <m:t>n</m:t>
            </m:r>
          </m:sub>
        </m:sSub>
        <m:r>
          <m:rPr>
            <m:sty m:val="p"/>
          </m:rPr>
          <w:rPr>
            <w:rFonts w:ascii="Cambria Math" w:eastAsiaTheme="minorEastAsia" w:hAnsi="Cambria Math"/>
          </w:rPr>
          <m:t>∈</m:t>
        </m:r>
        <m:r>
          <w:del w:id="394" w:author="Bale,Cameron" w:date="2023-09-12T13:56:00Z">
            <m:rPr>
              <m:scr m:val="script"/>
            </m:rPr>
            <w:rPr>
              <w:rFonts w:ascii="Cambria Math" w:eastAsiaTheme="minorEastAsia" w:hAnsi="Cambria Math"/>
            </w:rPr>
            <m:t>M</m:t>
          </w:del>
        </m:r>
        <m:r>
          <w:ins w:id="395" w:author="Bale,Cameron" w:date="2023-09-12T13:56:00Z">
            <m:rPr>
              <m:scr m:val="script"/>
            </m:rPr>
            <w:rPr>
              <w:rFonts w:ascii="Cambria Math" w:eastAsiaTheme="minorEastAsia" w:hAnsi="Cambria Math"/>
            </w:rPr>
            <m:t>F</m:t>
          </w:ins>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sidRPr="004E71EA">
        <w:rPr>
          <w:rFonts w:ascii="Cambria" w:eastAsiaTheme="minorEastAsia" w:hAnsi="Cambria"/>
        </w:rPr>
        <w:t xml:space="preserve"> which contains the names of the </w:t>
      </w:r>
      <m:oMath>
        <m:r>
          <w:rPr>
            <w:rFonts w:ascii="Cambria Math" w:eastAsiaTheme="minorEastAsia" w:hAnsi="Cambria Math"/>
          </w:rPr>
          <m:t xml:space="preserve">S </m:t>
        </m:r>
      </m:oMath>
      <w:r w:rsidRPr="004E71EA">
        <w:rPr>
          <w:rFonts w:ascii="Cambria" w:eastAsiaTheme="minorEastAsia" w:hAnsi="Cambria"/>
        </w:rPr>
        <w:t>features with RReliefF weights greater than zero.</w:t>
      </w:r>
      <w:commentRangeEnd w:id="389"/>
      <w:r w:rsidR="00C91B2F">
        <w:rPr>
          <w:rStyle w:val="CommentReference"/>
        </w:rPr>
        <w:commentReference w:id="389"/>
      </w:r>
    </w:p>
    <w:p w14:paraId="59FD9E10" w14:textId="56772C68"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from </w:t>
      </w:r>
      <m:oMath>
        <m:r>
          <m:rPr>
            <m:scr m:val="script"/>
          </m:rPr>
          <w:rPr>
            <w:rFonts w:ascii="Cambria Math" w:eastAsiaTheme="minorEastAsia" w:hAnsi="Cambria Math"/>
          </w:rPr>
          <m:t>C</m:t>
        </m:r>
      </m:oMath>
      <w:r w:rsidRPr="004E71EA">
        <w:rPr>
          <w:rFonts w:ascii="Cambria" w:eastAsiaTheme="minorEastAsia" w:hAnsi="Cambria"/>
        </w:rPr>
        <w:t xml:space="preserve"> such that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contains the features </w:t>
      </w:r>
      <m:oMath>
        <m:sSup>
          <m:sSupPr>
            <m:ctrlPr>
              <w:rPr>
                <w:rFonts w:ascii="Cambria Math" w:eastAsiaTheme="minorEastAsia" w:hAnsi="Cambria Math"/>
                <w:i/>
              </w:rPr>
            </m:ctrlPr>
          </m:sSupPr>
          <m:e>
            <m:r>
              <w:del w:id="396" w:author="Bale,Cameron" w:date="2023-09-12T13:56:00Z">
                <m:rPr>
                  <m:scr m:val="script"/>
                </m:rPr>
                <w:rPr>
                  <w:rFonts w:ascii="Cambria Math" w:eastAsiaTheme="minorEastAsia" w:hAnsi="Cambria Math"/>
                </w:rPr>
                <m:t>M</m:t>
              </w:del>
            </m:r>
            <m:r>
              <w:ins w:id="397" w:author="Bale,Cameron" w:date="2023-09-12T13:56:00Z">
                <m:rPr>
                  <m:scr m:val="script"/>
                </m:rPr>
                <w:rPr>
                  <w:rFonts w:ascii="Cambria Math" w:eastAsiaTheme="minorEastAsia" w:hAnsi="Cambria Math"/>
                </w:rPr>
                <m:t>F</m:t>
              </w:ins>
            </m:r>
          </m:e>
          <m:sup>
            <m:r>
              <w:rPr>
                <w:rFonts w:ascii="Cambria Math" w:eastAsiaTheme="minorEastAsia" w:hAnsi="Cambria Math"/>
              </w:rPr>
              <m:t>'</m:t>
            </m:r>
          </m:sup>
        </m:sSup>
      </m:oMath>
    </w:p>
    <w:p w14:paraId="71A5A0A1" w14:textId="77777777"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b/>
          <w:bCs/>
        </w:rPr>
        <w:t>for</w:t>
      </w:r>
      <w:r w:rsidRPr="004E71EA">
        <w:rPr>
          <w:rFonts w:ascii="Cambria" w:eastAsiaTheme="minorEastAsia" w:hAnsi="Cambria"/>
        </w:rPr>
        <w:t xml:space="preserve"> </w:t>
      </w:r>
      <m:oMath>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4E71EA">
        <w:rPr>
          <w:rFonts w:ascii="Cambria" w:eastAsiaTheme="minorEastAsia" w:hAnsi="Cambria"/>
        </w:rPr>
        <w:t>:</w:t>
      </w:r>
    </w:p>
    <w:p w14:paraId="7A103200" w14:textId="655AB074" w:rsidR="009E3B96" w:rsidRPr="00CD407A" w:rsidRDefault="009E3B96" w:rsidP="009E3B96">
      <w:pPr>
        <w:pStyle w:val="ListParagraph"/>
        <w:numPr>
          <w:ilvl w:val="1"/>
          <w:numId w:val="4"/>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5A5B3165" w14:textId="1B1850B2" w:rsidR="009E3B96" w:rsidRPr="004C03CB" w:rsidRDefault="009E3B96" w:rsidP="009E3B96">
      <w:pPr>
        <w:pStyle w:val="ListParagraph"/>
        <w:numPr>
          <w:ilvl w:val="1"/>
          <w:numId w:val="4"/>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oMath>
      <w:r w:rsidRPr="00CD407A">
        <w:rPr>
          <w:rFonts w:ascii="Cambria" w:eastAsiaTheme="minorEastAsia" w:hAnsi="Cambria"/>
        </w:rPr>
        <w:t>, the mean-</w:t>
      </w:r>
      <w:del w:id="398" w:author="Bale,Cameron" w:date="2023-09-12T13:59:00Z">
        <w:r w:rsidRPr="00CD407A" w:rsidDel="00AB6050">
          <w:rPr>
            <w:rFonts w:ascii="Cambria" w:eastAsiaTheme="minorEastAsia" w:hAnsi="Cambria"/>
          </w:rPr>
          <w:delText>squared error</w:delText>
        </w:r>
      </w:del>
      <w:ins w:id="399" w:author="Bale,Cameron" w:date="2023-09-12T13:59:00Z">
        <w:r w:rsidR="00AB6050">
          <w:rPr>
            <w:rFonts w:ascii="Cambria" w:eastAsiaTheme="minorEastAsia" w:hAnsi="Cambria"/>
          </w:rPr>
          <w:t>absolute error</w:t>
        </w:r>
      </w:ins>
      <w:r w:rsidRPr="00CD407A">
        <w:rPr>
          <w:rFonts w:ascii="Cambria" w:eastAsiaTheme="minorEastAsia" w:hAnsi="Cambria"/>
        </w:rPr>
        <w:t xml:space="preserve"> of the random forest out-of-bag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S</m:t>
        </m:r>
      </m:oMath>
      <w:r w:rsidRPr="004C03CB">
        <w:rPr>
          <w:rFonts w:ascii="Cambria" w:eastAsiaTheme="minorEastAsia" w:hAnsi="Cambria"/>
        </w:rPr>
        <w:t>.</w:t>
      </w:r>
    </w:p>
    <w:p w14:paraId="7782D238" w14:textId="24E43336" w:rsidR="009E3B96" w:rsidRPr="004C03CB" w:rsidRDefault="009E3B96" w:rsidP="009E3B96">
      <w:pPr>
        <w:pStyle w:val="ListParagraph"/>
        <w:numPr>
          <w:ilvl w:val="1"/>
          <w:numId w:val="4"/>
        </w:numPr>
        <w:rPr>
          <w:rFonts w:ascii="Cambria" w:hAnsi="Cambria"/>
        </w:rPr>
      </w:pPr>
      <w:r w:rsidRPr="00CD407A">
        <w:rPr>
          <w:rFonts w:ascii="Cambria" w:eastAsiaTheme="minorEastAsia" w:hAnsi="Cambria"/>
        </w:rPr>
        <w:t xml:space="preserve">Calculate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del w:id="400" w:author="Bale,Cameron" w:date="2023-09-12T13:59:00Z">
                <w:rPr>
                  <w:rFonts w:ascii="Cambria Math" w:eastAsiaTheme="minorEastAsia" w:hAnsi="Cambria Math"/>
                </w:rPr>
                <m:t>m</m:t>
              </w:del>
            </m:r>
            <m:r>
              <w:ins w:id="401" w:author="Bale,Cameron" w:date="2023-09-12T13:59:00Z">
                <w:rPr>
                  <w:rFonts w:ascii="Cambria Math" w:eastAsiaTheme="minorEastAsia" w:hAnsi="Cambria Math"/>
                </w:rPr>
                <m:t>f</m:t>
              </w:ins>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w:del w:id="402" w:author="Bale,Cameron" w:date="2023-09-12T13:59:00Z">
                <m:rPr>
                  <m:scr m:val="script"/>
                  <m:sty m:val="p"/>
                </m:rPr>
                <w:rPr>
                  <w:rFonts w:ascii="Cambria Math" w:eastAsiaTheme="minorEastAsia" w:hAnsi="Cambria Math"/>
                </w:rPr>
                <m:t>M</m:t>
              </w:del>
            </m:r>
            <m:r>
              <w:ins w:id="403" w:author="Bale,Cameron" w:date="2023-09-12T13:59:00Z">
                <m:rPr>
                  <m:scr m:val="script"/>
                </m:rPr>
                <w:rPr>
                  <w:rFonts w:ascii="Cambria Math" w:eastAsiaTheme="minorEastAsia" w:hAnsi="Cambria Math"/>
                </w:rPr>
                <m:t>F</m:t>
              </w:ins>
            </m:r>
          </m:e>
          <m:sup>
            <m:r>
              <m:rPr>
                <m:sty m:val="p"/>
              </m:rPr>
              <w:rPr>
                <w:rFonts w:ascii="Cambria Math" w:eastAsiaTheme="minorEastAsia" w:hAnsi="Cambria Math"/>
              </w:rPr>
              <m:t>'</m:t>
            </m:r>
          </m:sup>
        </m:sSup>
      </m:oMath>
      <w:r w:rsidRPr="00CD407A">
        <w:rPr>
          <w:rFonts w:ascii="Cambria" w:eastAsiaTheme="minorEastAsia" w:hAnsi="Cambria"/>
        </w:rPr>
        <w:t>as the change in mean-</w:t>
      </w:r>
      <w:del w:id="404" w:author="Bale,Cameron" w:date="2023-09-12T14:00:00Z">
        <w:r w:rsidRPr="00CD407A" w:rsidDel="00AB6050">
          <w:rPr>
            <w:rFonts w:ascii="Cambria" w:eastAsiaTheme="minorEastAsia" w:hAnsi="Cambria"/>
          </w:rPr>
          <w:delText xml:space="preserve">squared </w:delText>
        </w:r>
      </w:del>
      <w:ins w:id="405" w:author="Bale,Cameron" w:date="2023-09-12T14:00:00Z">
        <w:r w:rsidR="00AB6050">
          <w:rPr>
            <w:rFonts w:ascii="Cambria" w:eastAsiaTheme="minorEastAsia" w:hAnsi="Cambria"/>
          </w:rPr>
          <w:t>absolute</w:t>
        </w:r>
        <w:r w:rsidR="00AB6050" w:rsidRPr="00CD407A">
          <w:rPr>
            <w:rFonts w:ascii="Cambria" w:eastAsiaTheme="minorEastAsia" w:hAnsi="Cambria"/>
          </w:rPr>
          <w:t xml:space="preserve"> </w:t>
        </w:r>
      </w:ins>
      <w:r w:rsidRPr="00CD407A">
        <w:rPr>
          <w:rFonts w:ascii="Cambria" w:eastAsiaTheme="minorEastAsia" w:hAnsi="Cambria"/>
        </w:rPr>
        <w:t xml:space="preserve">error of the out-of-bag predictions after permuting the feature </w:t>
      </w:r>
      <m:oMath>
        <m:sSub>
          <m:sSubPr>
            <m:ctrlPr>
              <w:rPr>
                <w:rFonts w:ascii="Cambria Math" w:eastAsiaTheme="minorEastAsia" w:hAnsi="Cambria Math"/>
              </w:rPr>
            </m:ctrlPr>
          </m:sSubPr>
          <m:e>
            <m:r>
              <w:del w:id="406" w:author="Bale,Cameron" w:date="2023-09-12T14:00:00Z">
                <w:rPr>
                  <w:rFonts w:ascii="Cambria Math" w:eastAsiaTheme="minorEastAsia" w:hAnsi="Cambria Math"/>
                </w:rPr>
                <m:t>m</m:t>
              </w:del>
            </m:r>
            <m:r>
              <w:ins w:id="407" w:author="Bale,Cameron" w:date="2023-09-12T14:00:00Z">
                <w:rPr>
                  <w:rFonts w:ascii="Cambria Math" w:eastAsiaTheme="minorEastAsia" w:hAnsi="Cambria Math"/>
                </w:rPr>
                <m:t>f</m:t>
              </w:ins>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70C7A913" w14:textId="77777777" w:rsidR="009E3B96" w:rsidRPr="0068433E" w:rsidRDefault="009E3B96" w:rsidP="009E3B96">
      <w:pPr>
        <w:pStyle w:val="ListParagraph"/>
        <w:numPr>
          <w:ilvl w:val="1"/>
          <w:numId w:val="4"/>
        </w:numPr>
        <w:rPr>
          <w:rFonts w:ascii="Cambria" w:eastAsiaTheme="minorEastAsia" w:hAnsi="Cambria"/>
        </w:rPr>
      </w:pPr>
      <w:r w:rsidRPr="007B2938">
        <w:rPr>
          <w:rFonts w:ascii="Cambria" w:eastAsiaTheme="minorEastAsia" w:hAnsi="Cambria"/>
          <w:b/>
          <w:bCs/>
        </w:rPr>
        <w:t>for</w:t>
      </w:r>
      <w:r w:rsidRPr="00CD407A">
        <w:rPr>
          <w:rFonts w:ascii="Cambria" w:eastAsiaTheme="minorEastAsia" w:hAnsi="Cambria"/>
        </w:rPr>
        <w:t xml:space="preserve"> subset size </w:t>
      </w:r>
      <m:oMath>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S</m:t>
        </m:r>
        <m:r>
          <m:rPr>
            <m:sty m:val="p"/>
          </m:rPr>
          <w:rPr>
            <w:rFonts w:ascii="Cambria Math" w:eastAsiaTheme="minorEastAsia" w:hAnsi="Cambria Math"/>
          </w:rPr>
          <m:t>-1,…,0</m:t>
        </m:r>
      </m:oMath>
      <w:r w:rsidRPr="0068433E">
        <w:rPr>
          <w:rFonts w:ascii="Cambria" w:eastAsiaTheme="minorEastAsia" w:hAnsi="Cambria"/>
        </w:rPr>
        <w:t xml:space="preserve">: </w:t>
      </w:r>
    </w:p>
    <w:p w14:paraId="36AE2C1F" w14:textId="02FC3F8E" w:rsidR="009E3B96" w:rsidRDefault="009E3B96" w:rsidP="009E3B96">
      <w:pPr>
        <w:pStyle w:val="ListParagraph"/>
        <w:numPr>
          <w:ilvl w:val="2"/>
          <w:numId w:val="4"/>
        </w:numPr>
        <w:rPr>
          <w:rFonts w:ascii="Cambria" w:eastAsiaTheme="minorEastAsia" w:hAnsi="Cambria"/>
        </w:rPr>
      </w:pPr>
      <w:r w:rsidRPr="00CD407A">
        <w:rPr>
          <w:rFonts w:ascii="Cambria" w:eastAsiaTheme="minorEastAsia" w:hAnsi="Cambria"/>
        </w:rPr>
        <w:t xml:space="preserve">Drop feature </w:t>
      </w:r>
      <m:oMath>
        <m:sSub>
          <m:sSubPr>
            <m:ctrlPr>
              <w:rPr>
                <w:rFonts w:ascii="Cambria Math" w:eastAsiaTheme="minorEastAsia" w:hAnsi="Cambria Math"/>
              </w:rPr>
            </m:ctrlPr>
          </m:sSubPr>
          <m:e>
            <m:r>
              <w:del w:id="408" w:author="Bale,Cameron" w:date="2023-09-12T14:00:00Z">
                <w:rPr>
                  <w:rFonts w:ascii="Cambria Math" w:eastAsiaTheme="minorEastAsia" w:hAnsi="Cambria Math"/>
                </w:rPr>
                <m:t>m</m:t>
              </w:del>
            </m:r>
            <m:r>
              <w:ins w:id="409" w:author="Bale,Cameron" w:date="2023-09-12T14:00:00Z">
                <w:rPr>
                  <w:rFonts w:ascii="Cambria Math" w:eastAsiaTheme="minorEastAsia" w:hAnsi="Cambria Math"/>
                </w:rPr>
                <m:t>f</m:t>
              </w:ins>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s</m:t>
        </m:r>
      </m:oMath>
      <w:r>
        <w:rPr>
          <w:rFonts w:ascii="Cambria" w:eastAsiaTheme="minorEastAsia" w:hAnsi="Cambria"/>
        </w:rPr>
        <w:t xml:space="preserve"> features remain</w:t>
      </w:r>
      <w:r w:rsidRPr="004C03CB">
        <w:rPr>
          <w:rFonts w:ascii="Cambria" w:eastAsiaTheme="minorEastAsia" w:hAnsi="Cambria"/>
        </w:rPr>
        <w:t>.</w:t>
      </w:r>
    </w:p>
    <w:p w14:paraId="52DF8298" w14:textId="30CC9B99" w:rsidR="009E3B96" w:rsidRPr="004C03CB" w:rsidRDefault="009E3B96" w:rsidP="009E3B96">
      <w:pPr>
        <w:pStyle w:val="ListParagraph"/>
        <w:numPr>
          <w:ilvl w:val="2"/>
          <w:numId w:val="4"/>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r>
          <w:rPr>
            <w:rFonts w:ascii="Cambria Math" w:eastAsiaTheme="minorEastAsia" w:hAnsi="Cambria Math"/>
          </w:rPr>
          <m:t xml:space="preserve"> = s+1</m:t>
        </m:r>
      </m:oMath>
      <w:r w:rsidRPr="004C03CB">
        <w:rPr>
          <w:rFonts w:ascii="Cambria" w:eastAsiaTheme="minorEastAsia" w:hAnsi="Cambria"/>
        </w:rPr>
        <w:t xml:space="preserve"> to </w:t>
      </w:r>
      <m:oMath>
        <m:sSub>
          <m:sSubPr>
            <m:ctrlPr>
              <w:rPr>
                <w:rFonts w:ascii="Cambria Math" w:eastAsiaTheme="minorEastAsia" w:hAnsi="Cambria Math"/>
              </w:rPr>
            </m:ctrlPr>
          </m:sSubPr>
          <m:e>
            <m:r>
              <w:del w:id="410" w:author="Bale,Cameron" w:date="2023-09-12T14:00:00Z">
                <w:rPr>
                  <w:rFonts w:ascii="Cambria Math" w:eastAsiaTheme="minorEastAsia" w:hAnsi="Cambria Math"/>
                </w:rPr>
                <m:t>m</m:t>
              </w:del>
            </m:r>
            <m:r>
              <w:ins w:id="411" w:author="Bale,Cameron" w:date="2023-09-12T14:00:00Z">
                <w:rPr>
                  <w:rFonts w:ascii="Cambria Math" w:eastAsiaTheme="minorEastAsia" w:hAnsi="Cambria Math"/>
                </w:rPr>
                <m:t>f</m:t>
              </w:ins>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63A1D92F" w14:textId="77777777" w:rsidR="009E3B96" w:rsidRPr="007B2938" w:rsidRDefault="009E3B96" w:rsidP="009E3B96">
      <w:pPr>
        <w:pStyle w:val="ListParagraph"/>
        <w:numPr>
          <w:ilvl w:val="2"/>
          <w:numId w:val="4"/>
        </w:numPr>
        <w:rPr>
          <w:rFonts w:ascii="Cambria" w:eastAsiaTheme="minorEastAsia" w:hAnsi="Cambria"/>
        </w:rPr>
      </w:pPr>
      <w:r>
        <w:rPr>
          <w:rFonts w:ascii="Cambria" w:eastAsiaTheme="minorEastAsia" w:hAnsi="Cambria"/>
          <w:b/>
          <w:bCs/>
        </w:rPr>
        <w:t xml:space="preserve">if  </w:t>
      </w:r>
      <m:oMath>
        <m:r>
          <w:rPr>
            <w:rFonts w:ascii="Cambria Math" w:eastAsiaTheme="minorEastAsia" w:hAnsi="Cambria Math"/>
          </w:rPr>
          <m:t>s</m:t>
        </m:r>
        <m:r>
          <m:rPr>
            <m:sty m:val="bi"/>
          </m:rPr>
          <w:rPr>
            <w:rFonts w:ascii="Cambria Math" w:eastAsiaTheme="minorEastAsia" w:hAnsi="Cambria Math"/>
          </w:rPr>
          <m:t xml:space="preserve"> &gt; 0:</m:t>
        </m:r>
      </m:oMath>
      <w:r>
        <w:rPr>
          <w:rFonts w:ascii="Cambria" w:eastAsiaTheme="minorEastAsia" w:hAnsi="Cambria"/>
          <w:b/>
        </w:rPr>
        <w:t xml:space="preserve"> </w:t>
      </w:r>
      <w:r w:rsidRPr="007B2938">
        <w:rPr>
          <w:rFonts w:ascii="Cambria" w:eastAsiaTheme="minorEastAsia" w:hAnsi="Cambria"/>
        </w:rPr>
        <w:t xml:space="preserve">Repeat steps </w:t>
      </w:r>
      <w:r>
        <w:rPr>
          <w:rFonts w:ascii="Cambria" w:eastAsiaTheme="minorEastAsia" w:hAnsi="Cambria"/>
        </w:rPr>
        <w:t>(</w:t>
      </w:r>
      <w:r w:rsidRPr="007B2938">
        <w:rPr>
          <w:rFonts w:ascii="Cambria" w:eastAsiaTheme="minorEastAsia" w:hAnsi="Cambria"/>
        </w:rPr>
        <w:t>b.</w:t>
      </w:r>
      <w:r>
        <w:rPr>
          <w:rFonts w:ascii="Cambria" w:eastAsiaTheme="minorEastAsia" w:hAnsi="Cambria"/>
        </w:rPr>
        <w:t>)</w:t>
      </w:r>
      <w:r w:rsidRPr="007B2938">
        <w:rPr>
          <w:rFonts w:ascii="Cambria" w:eastAsiaTheme="minorEastAsia" w:hAnsi="Cambria"/>
        </w:rPr>
        <w:t xml:space="preserve"> and </w:t>
      </w:r>
      <w:r>
        <w:rPr>
          <w:rFonts w:ascii="Cambria" w:eastAsiaTheme="minorEastAsia" w:hAnsi="Cambria"/>
        </w:rPr>
        <w:t>(</w:t>
      </w:r>
      <w:r w:rsidRPr="007B2938">
        <w:rPr>
          <w:rFonts w:ascii="Cambria" w:eastAsiaTheme="minorEastAsia" w:hAnsi="Cambria"/>
        </w:rPr>
        <w:t>c.</w:t>
      </w:r>
      <w:r>
        <w:rPr>
          <w:rFonts w:ascii="Cambria" w:eastAsiaTheme="minorEastAsia" w:hAnsi="Cambria"/>
        </w:rPr>
        <w:t>)</w:t>
      </w:r>
    </w:p>
    <w:p w14:paraId="5315C35A" w14:textId="77777777" w:rsidR="009E3B96" w:rsidRDefault="009E3B96" w:rsidP="009E3B96">
      <w:pPr>
        <w:pStyle w:val="ListParagraph"/>
        <w:ind w:left="1440"/>
        <w:rPr>
          <w:rFonts w:ascii="Cambria" w:eastAsiaTheme="minorEastAsia" w:hAnsi="Cambria"/>
          <w:b/>
          <w:bCs/>
        </w:rPr>
      </w:pPr>
      <w:r>
        <w:rPr>
          <w:rFonts w:ascii="Cambria" w:eastAsiaTheme="minorEastAsia" w:hAnsi="Cambria"/>
          <w:b/>
          <w:bCs/>
        </w:rPr>
        <w:t>end for</w:t>
      </w:r>
    </w:p>
    <w:p w14:paraId="04F44763" w14:textId="77777777" w:rsidR="009E3B96" w:rsidRDefault="009E3B96" w:rsidP="009E3B96">
      <w:pPr>
        <w:rPr>
          <w:rFonts w:ascii="Cambria" w:eastAsiaTheme="minorEastAsia" w:hAnsi="Cambria"/>
          <w:b/>
          <w:bCs/>
        </w:rPr>
      </w:pPr>
      <w:r>
        <w:rPr>
          <w:rFonts w:ascii="Cambria" w:eastAsiaTheme="minorEastAsia" w:hAnsi="Cambria"/>
          <w:b/>
          <w:bCs/>
        </w:rPr>
        <w:tab/>
        <w:t>end for</w:t>
      </w:r>
    </w:p>
    <w:p w14:paraId="2A6365D3" w14:textId="77777777" w:rsidR="009E3B96" w:rsidRDefault="009E3B96" w:rsidP="009E3B96">
      <w:pPr>
        <w:pStyle w:val="ListParagraph"/>
        <w:rPr>
          <w:rFonts w:ascii="Cambria" w:eastAsiaTheme="minorEastAsia" w:hAnsi="Cambria"/>
        </w:rPr>
      </w:pPr>
    </w:p>
    <w:p w14:paraId="424626B8" w14:textId="24F09509" w:rsidR="009E3B96" w:rsidRPr="005A1E20" w:rsidRDefault="009E3B96" w:rsidP="009E3B96">
      <w:pPr>
        <w:pStyle w:val="ListParagraph"/>
        <w:numPr>
          <w:ilvl w:val="0"/>
          <w:numId w:val="12"/>
        </w:numPr>
        <w:rPr>
          <w:rFonts w:ascii="Cambria" w:eastAsiaTheme="minorEastAsia" w:hAnsi="Cambria"/>
        </w:rPr>
      </w:pPr>
      <w:r w:rsidRPr="00EC2A11">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i,s</m:t>
                </m:r>
              </m:sub>
            </m:sSub>
            <m:ctrlPr>
              <w:rPr>
                <w:rFonts w:ascii="Cambria Math" w:eastAsiaTheme="minorEastAsia" w:hAnsi="Cambria Math"/>
                <w:i/>
              </w:rPr>
            </m:ctrlPr>
          </m:e>
        </m:nary>
        <m:r>
          <w:rPr>
            <w:rFonts w:ascii="Cambria Math" w:eastAsiaTheme="minorEastAsia" w:hAnsi="Cambria Math"/>
          </w:rPr>
          <m:t xml:space="preserve"> </m:t>
        </m:r>
      </m:oMath>
      <w:r w:rsidRPr="00EC2A11">
        <w:rPr>
          <w:rFonts w:ascii="Cambria" w:eastAsiaTheme="minorEastAsia" w:hAnsi="Cambria"/>
        </w:rPr>
        <w:t>the average mean-</w:t>
      </w:r>
      <w:del w:id="412" w:author="Bale,Cameron" w:date="2023-09-12T14:00:00Z">
        <w:r w:rsidRPr="00EC2A11" w:rsidDel="00AB6050">
          <w:rPr>
            <w:rFonts w:ascii="Cambria" w:eastAsiaTheme="minorEastAsia" w:hAnsi="Cambria"/>
          </w:rPr>
          <w:delText xml:space="preserve">squared </w:delText>
        </w:r>
      </w:del>
      <w:ins w:id="413" w:author="Bale,Cameron" w:date="2023-09-12T14:00:00Z">
        <w:r w:rsidR="00AB6050">
          <w:rPr>
            <w:rFonts w:ascii="Cambria" w:eastAsiaTheme="minorEastAsia" w:hAnsi="Cambria"/>
          </w:rPr>
          <w:t>absolute</w:t>
        </w:r>
        <w:r w:rsidR="00AB6050" w:rsidRPr="00EC2A11">
          <w:rPr>
            <w:rFonts w:ascii="Cambria" w:eastAsiaTheme="minorEastAsia" w:hAnsi="Cambria"/>
          </w:rPr>
          <w:t xml:space="preserve"> </w:t>
        </w:r>
      </w:ins>
      <w:r w:rsidRPr="00EC2A11">
        <w:rPr>
          <w:rFonts w:ascii="Cambria" w:eastAsiaTheme="minorEastAsia" w:hAnsi="Cambria"/>
        </w:rPr>
        <w:t xml:space="preserve">error of the out-of-bag predictions </w:t>
      </w:r>
      <w:r>
        <w:rPr>
          <w:rFonts w:ascii="Cambria" w:eastAsiaTheme="minorEastAsia" w:hAnsi="Cambria"/>
        </w:rPr>
        <w:t xml:space="preserve">using </w:t>
      </w:r>
      <m:oMath>
        <m:r>
          <w:rPr>
            <w:rFonts w:ascii="Cambria Math" w:eastAsiaTheme="minorEastAsia" w:hAnsi="Cambria Math"/>
          </w:rPr>
          <m:t xml:space="preserve">s </m:t>
        </m:r>
      </m:oMath>
      <w:r w:rsidRPr="00EC2A11">
        <w:rPr>
          <w:rFonts w:ascii="Cambria" w:eastAsiaTheme="minorEastAsia" w:hAnsi="Cambria"/>
        </w:rPr>
        <w:t>feature</w:t>
      </w:r>
      <w:r>
        <w:rPr>
          <w:rFonts w:ascii="Cambria" w:eastAsiaTheme="minorEastAsia" w:hAnsi="Cambria"/>
        </w:rPr>
        <w:t>s for</w:t>
      </w:r>
      <w:r w:rsidRPr="00EC2A11">
        <w:rPr>
          <w:rFonts w:ascii="Cambria" w:eastAsiaTheme="minorEastAsia" w:hAnsi="Cambria"/>
          <w:b/>
          <w:bCs/>
        </w:rPr>
        <w:t xml:space="preserve"> </w:t>
      </w:r>
      <m:oMath>
        <m:r>
          <w:rPr>
            <w:rFonts w:ascii="Cambria Math" w:eastAsiaTheme="minorEastAsia" w:hAnsi="Cambria Math"/>
          </w:rPr>
          <m:t>s = 1,…,S.</m:t>
        </m:r>
      </m:oMath>
    </w:p>
    <w:p w14:paraId="18483D3C" w14:textId="4BB46DE6" w:rsidR="009E3B96" w:rsidRPr="00C12432" w:rsidRDefault="009E3B96" w:rsidP="009E3B96">
      <w:pPr>
        <w:pStyle w:val="ListParagraph"/>
        <w:numPr>
          <w:ilvl w:val="0"/>
          <w:numId w:val="12"/>
        </w:numPr>
        <w:rPr>
          <w:rFonts w:ascii="Cambria" w:eastAsiaTheme="minorEastAsia" w:hAnsi="Cambria"/>
        </w:rPr>
      </w:pPr>
      <w:r>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ctrlPr>
              <w:rPr>
                <w:rFonts w:ascii="Cambria Math" w:eastAsiaTheme="minorEastAsia" w:hAnsi="Cambria Math"/>
                <w:i/>
              </w:rPr>
            </m:ctrlPr>
          </m:e>
        </m:nary>
      </m:oMath>
      <w:r w:rsidRPr="005A1E20">
        <w:rPr>
          <w:rFonts w:ascii="Cambria" w:eastAsiaTheme="minorEastAsia" w:hAnsi="Cambria"/>
        </w:rPr>
        <w:t>, the average rank of each feature</w:t>
      </w:r>
      <w:r>
        <w:rPr>
          <w:rFonts w:ascii="Cambria" w:eastAsiaTheme="minorEastAsia" w:hAnsi="Cambria"/>
        </w:rPr>
        <w:t xml:space="preserve"> </w:t>
      </w:r>
      <m:oMath>
        <m:sSub>
          <m:sSubPr>
            <m:ctrlPr>
              <w:rPr>
                <w:rFonts w:ascii="Cambria Math" w:eastAsiaTheme="minorEastAsia" w:hAnsi="Cambria Math"/>
                <w:i/>
              </w:rPr>
            </m:ctrlPr>
          </m:sSubPr>
          <m:e>
            <m:r>
              <w:del w:id="414" w:author="Bale,Cameron" w:date="2023-09-12T14:00:00Z">
                <w:rPr>
                  <w:rFonts w:ascii="Cambria Math" w:eastAsiaTheme="minorEastAsia" w:hAnsi="Cambria Math"/>
                </w:rPr>
                <m:t>m</m:t>
              </w:del>
            </m:r>
            <m:r>
              <w:ins w:id="415" w:author="Bale,Cameron" w:date="2023-09-12T14:00:00Z">
                <w:rPr>
                  <w:rFonts w:ascii="Cambria Math" w:eastAsiaTheme="minorEastAsia" w:hAnsi="Cambria Math"/>
                </w:rPr>
                <m:t>f</m:t>
              </w:ins>
            </m:r>
          </m:e>
          <m:sub>
            <m:r>
              <w:rPr>
                <w:rFonts w:ascii="Cambria Math" w:eastAsiaTheme="minorEastAsia" w:hAnsi="Cambria Math"/>
              </w:rPr>
              <m:t>n</m:t>
            </m:r>
          </m:sub>
        </m:sSub>
      </m:oMath>
    </w:p>
    <w:p w14:paraId="2661D8DA" w14:textId="77777777" w:rsidR="009E3B96" w:rsidRDefault="009E3B96" w:rsidP="009E3B96">
      <w:pPr>
        <w:pStyle w:val="ListParagraph"/>
        <w:numPr>
          <w:ilvl w:val="0"/>
          <w:numId w:val="12"/>
        </w:numPr>
        <w:rPr>
          <w:rFonts w:ascii="Cambria" w:eastAsiaTheme="minorEastAsia" w:hAnsi="Cambria"/>
        </w:rPr>
      </w:pPr>
      <w:r w:rsidRPr="00C12432">
        <w:rPr>
          <w:rFonts w:ascii="Cambria" w:eastAsiaTheme="minorEastAsia" w:hAnsi="Cambria"/>
        </w:rPr>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oMath>
      <w:r w:rsidRPr="00C12432">
        <w:rPr>
          <w:rFonts w:ascii="Cambria" w:eastAsiaTheme="minorEastAsia" w:hAnsi="Cambria"/>
        </w:rPr>
        <w:t xml:space="preserve"> with the minimum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12C8E390" w14:textId="4299A74E" w:rsidR="009E3B96" w:rsidRPr="000759EC" w:rsidRDefault="009E3B96" w:rsidP="009E3B96">
      <w:pPr>
        <w:pStyle w:val="ListParagraph"/>
        <w:numPr>
          <w:ilvl w:val="0"/>
          <w:numId w:val="12"/>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for </w:t>
      </w:r>
      <m:oMath>
        <m:r>
          <w:rPr>
            <w:rFonts w:ascii="Cambria Math" w:eastAsiaTheme="minorEastAsia" w:hAnsi="Cambria Math"/>
          </w:rPr>
          <m:t xml:space="preserve">s = 1,…,S, </m:t>
        </m:r>
      </m:oMath>
      <w:r w:rsidRPr="000759EC">
        <w:rPr>
          <w:rFonts w:ascii="Cambria" w:eastAsiaTheme="minorEastAsia" w:hAnsi="Cambria"/>
        </w:rPr>
        <w:t xml:space="preserve">the percentage increase in the average out-of-bag mean </w:t>
      </w:r>
      <w:del w:id="416" w:author="Bale,Cameron" w:date="2023-09-12T14:00:00Z">
        <w:r w:rsidRPr="000759EC" w:rsidDel="00AB6050">
          <w:rPr>
            <w:rFonts w:ascii="Cambria" w:eastAsiaTheme="minorEastAsia" w:hAnsi="Cambria"/>
          </w:rPr>
          <w:delText xml:space="preserve">squared </w:delText>
        </w:r>
      </w:del>
      <w:ins w:id="417" w:author="Bale,Cameron" w:date="2023-09-12T14:00:00Z">
        <w:r w:rsidR="00AB6050">
          <w:rPr>
            <w:rFonts w:ascii="Cambria" w:eastAsiaTheme="minorEastAsia" w:hAnsi="Cambria"/>
          </w:rPr>
          <w:t>absolute</w:t>
        </w:r>
        <w:r w:rsidR="00AB6050" w:rsidRPr="000759EC">
          <w:rPr>
            <w:rFonts w:ascii="Cambria" w:eastAsiaTheme="minorEastAsia" w:hAnsi="Cambria"/>
          </w:rPr>
          <w:t xml:space="preserve"> </w:t>
        </w:r>
      </w:ins>
      <w:r w:rsidRPr="000759EC">
        <w:rPr>
          <w:rFonts w:ascii="Cambria" w:eastAsiaTheme="minorEastAsia" w:hAnsi="Cambria"/>
        </w:rPr>
        <w:t xml:space="preserve">error from using </w:t>
      </w:r>
      <m:oMath>
        <m:r>
          <w:rPr>
            <w:rFonts w:ascii="Cambria Math" w:eastAsiaTheme="minorEastAsia" w:hAnsi="Cambria Math"/>
          </w:rPr>
          <m:t>s</m:t>
        </m:r>
      </m:oMath>
      <w:r w:rsidRPr="000759EC">
        <w:rPr>
          <w:rFonts w:ascii="Cambria" w:eastAsiaTheme="minorEastAsia" w:hAnsi="Cambria"/>
        </w:rPr>
        <w:t xml:space="preserve"> features in the random forest model</w:t>
      </w:r>
    </w:p>
    <w:p w14:paraId="3FCEBFEA" w14:textId="77777777" w:rsidR="009E3B96" w:rsidRPr="00D22B5C" w:rsidRDefault="009E3B96" w:rsidP="009E3B96">
      <w:pPr>
        <w:pStyle w:val="ListParagraph"/>
        <w:numPr>
          <w:ilvl w:val="0"/>
          <w:numId w:val="12"/>
        </w:numPr>
        <w:rPr>
          <w:rFonts w:ascii="Cambria" w:eastAsiaTheme="minorEastAsia" w:hAnsi="Cambria"/>
        </w:rPr>
      </w:pPr>
      <w:r w:rsidRPr="00A25634">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A25634">
        <w:rPr>
          <w:rFonts w:ascii="Cambria" w:eastAsiaTheme="minorEastAsia" w:hAnsi="Cambria"/>
        </w:rPr>
        <w:t xml:space="preserve"> to the smallest value of </w:t>
      </w:r>
      <m:oMath>
        <m:r>
          <w:rPr>
            <w:rFonts w:ascii="Cambria Math" w:eastAsiaTheme="minorEastAsia" w:hAnsi="Cambria Math"/>
          </w:rPr>
          <m:t>s</m:t>
        </m:r>
      </m:oMath>
      <w:r w:rsidRPr="00A25634">
        <w:rPr>
          <w:rFonts w:ascii="Cambria" w:eastAsiaTheme="minorEastAsia" w:hAnsi="Cambria"/>
        </w:rPr>
        <w:t xml:space="preserve"> </w:t>
      </w:r>
      <w:r>
        <w:rPr>
          <w:rFonts w:ascii="Cambria" w:eastAsiaTheme="minorEastAsia" w:hAnsi="Cambria"/>
        </w:rPr>
        <w:t>with</w:t>
      </w:r>
      <w:r w:rsidRPr="00A2563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79A53B1D" w14:textId="6062BEA0" w:rsidR="009E3B96" w:rsidRPr="00D22B5C" w:rsidRDefault="009E3B96" w:rsidP="009E3B96">
      <w:pPr>
        <w:pStyle w:val="ListParagraph"/>
        <w:numPr>
          <w:ilvl w:val="0"/>
          <w:numId w:val="12"/>
        </w:numPr>
        <w:rPr>
          <w:rFonts w:ascii="Cambria" w:eastAsiaTheme="minorEastAsia" w:hAnsi="Cambria"/>
        </w:rPr>
      </w:pPr>
      <w:r w:rsidRPr="00D22B5C">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D22B5C">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ins w:id="418" w:author="Bale,Cameron" w:date="2023-09-12T14:01:00Z">
        <w:r w:rsidR="00AB6050">
          <w:rPr>
            <w:rFonts w:ascii="Cambria" w:eastAsiaTheme="minorEastAsia" w:hAnsi="Cambria"/>
          </w:rPr>
          <w:t xml:space="preserve">, denoted </w:t>
        </w:r>
      </w:ins>
      <m:oMath>
        <m:sSup>
          <m:sSupPr>
            <m:ctrlPr>
              <w:ins w:id="419" w:author="Bale,Cameron" w:date="2023-09-12T14:01:00Z">
                <w:rPr>
                  <w:rFonts w:ascii="Cambria Math" w:eastAsiaTheme="minorEastAsia" w:hAnsi="Cambria Math"/>
                  <w:i/>
                </w:rPr>
              </w:ins>
            </m:ctrlPr>
          </m:sSupPr>
          <m:e>
            <m:r>
              <w:ins w:id="420" w:author="Bale,Cameron" w:date="2023-09-12T14:01:00Z">
                <m:rPr>
                  <m:scr m:val="script"/>
                </m:rPr>
                <w:rPr>
                  <w:rFonts w:ascii="Cambria Math" w:eastAsiaTheme="minorEastAsia" w:hAnsi="Cambria Math"/>
                </w:rPr>
                <m:t>F</m:t>
              </w:ins>
            </m:r>
          </m:e>
          <m:sup>
            <m:r>
              <w:ins w:id="421" w:author="Bale,Cameron" w:date="2023-09-12T14:01:00Z">
                <w:rPr>
                  <w:rFonts w:ascii="Cambria Math" w:eastAsiaTheme="minorEastAsia" w:hAnsi="Cambria Math"/>
                </w:rPr>
                <m:t>*</m:t>
              </w:ins>
            </m:r>
          </m:sup>
        </m:sSup>
      </m:oMath>
    </w:p>
    <w:p w14:paraId="52D9AFD6" w14:textId="77777777" w:rsidR="009E3B96" w:rsidRDefault="009E3B96" w:rsidP="009E3B96">
      <w:pPr>
        <w:rPr>
          <w:rFonts w:ascii="Cambria" w:eastAsiaTheme="minorEastAsia" w:hAnsi="Cambria"/>
        </w:rPr>
      </w:pPr>
    </w:p>
    <w:p w14:paraId="043B7897" w14:textId="77777777" w:rsidR="009E3B96" w:rsidRDefault="009E3B96" w:rsidP="009E3B96">
      <w:pPr>
        <w:rPr>
          <w:rFonts w:ascii="Cambria" w:eastAsiaTheme="minorEastAsia" w:hAnsi="Cambria"/>
          <w:i/>
          <w:iCs/>
        </w:rPr>
      </w:pPr>
      <w:r w:rsidRPr="00750565">
        <w:rPr>
          <w:rFonts w:ascii="Cambria" w:eastAsiaTheme="minorEastAsia" w:hAnsi="Cambria"/>
          <w:i/>
          <w:iCs/>
        </w:rPr>
        <w:t>Step 5: Create Protected Data Set using k-nTS+ Swapping</w:t>
      </w:r>
    </w:p>
    <w:p w14:paraId="788DF625" w14:textId="77777777" w:rsidR="009E3B96" w:rsidRPr="00750565" w:rsidRDefault="009E3B96" w:rsidP="009E3B96">
      <w:pPr>
        <w:rPr>
          <w:rFonts w:ascii="Cambria" w:eastAsiaTheme="minorEastAsia" w:hAnsi="Cambria"/>
          <w:i/>
          <w:iCs/>
        </w:rPr>
      </w:pPr>
    </w:p>
    <w:p w14:paraId="7928D99B" w14:textId="4F2A7031" w:rsidR="009E3B96" w:rsidRPr="004F266B" w:rsidRDefault="009E3B96" w:rsidP="009E3B96">
      <w:pPr>
        <w:pStyle w:val="ListParagraph"/>
        <w:numPr>
          <w:ilvl w:val="0"/>
          <w:numId w:val="13"/>
        </w:numPr>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w:t>
      </w:r>
      <w:ins w:id="422" w:author="Bale,Cameron" w:date="2023-09-12T14:01:00Z">
        <w:r w:rsidR="00AB6050">
          <w:rPr>
            <w:rFonts w:ascii="Cambria" w:eastAsiaTheme="minorEastAsia" w:hAnsi="Cambria"/>
          </w:rPr>
          <w:t xml:space="preserve"> functions </w:t>
        </w:r>
      </w:ins>
      <m:oMath>
        <m:sSup>
          <m:sSupPr>
            <m:ctrlPr>
              <w:ins w:id="423" w:author="Bale,Cameron" w:date="2023-09-12T14:01:00Z">
                <w:rPr>
                  <w:rFonts w:ascii="Cambria Math" w:eastAsiaTheme="minorEastAsia" w:hAnsi="Cambria Math"/>
                  <w:i/>
                </w:rPr>
              </w:ins>
            </m:ctrlPr>
          </m:sSupPr>
          <m:e>
            <m:r>
              <w:ins w:id="424" w:author="Bale,Cameron" w:date="2023-09-12T14:01:00Z">
                <m:rPr>
                  <m:scr m:val="script"/>
                </m:rPr>
                <w:rPr>
                  <w:rFonts w:ascii="Cambria Math" w:eastAsiaTheme="minorEastAsia" w:hAnsi="Cambria Math"/>
                </w:rPr>
                <m:t>F</m:t>
              </w:ins>
            </m:r>
          </m:e>
          <m:sup>
            <m:r>
              <w:ins w:id="425" w:author="Bale,Cameron" w:date="2023-09-12T14:01:00Z">
                <w:rPr>
                  <w:rFonts w:ascii="Cambria Math" w:eastAsiaTheme="minorEastAsia" w:hAnsi="Cambria Math"/>
                </w:rPr>
                <m:t>*</m:t>
              </w:ins>
            </m:r>
          </m:sup>
        </m:sSup>
      </m:oMath>
      <w:del w:id="426" w:author="Bale,Cameron" w:date="2023-09-12T14:01:00Z">
        <w:r w:rsidDel="00AB6050">
          <w:rPr>
            <w:rFonts w:ascii="Cambria" w:eastAsiaTheme="minorEastAsia" w:hAnsi="Cambria"/>
          </w:rPr>
          <w:delText>s</w:delText>
        </w:r>
      </w:del>
      <w:r>
        <w:rPr>
          <w:rFonts w:ascii="Cambria" w:eastAsiaTheme="minorEastAsia" w:hAnsi="Cambria"/>
        </w:rPr>
        <w:t xml:space="preserve">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k-nTS Swapping Method.</w:t>
      </w:r>
    </w:p>
    <w:p w14:paraId="25979FFC" w14:textId="77777777" w:rsidR="00805E8B" w:rsidRPr="00BA5FA4" w:rsidRDefault="00805E8B" w:rsidP="001401C1">
      <w:pPr>
        <w:rPr>
          <w:rFonts w:ascii="Cambria" w:eastAsiaTheme="minorEastAs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37BE136A"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w:t>
      </w:r>
      <w:r w:rsidR="0018296F">
        <w:rPr>
          <w:rFonts w:ascii="Cambria" w:hAnsi="Cambria"/>
        </w:rPr>
        <w:t xml:space="preserve">true </w:t>
      </w:r>
      <w:r w:rsidR="00BF743B">
        <w:rPr>
          <w:rFonts w:ascii="Cambria" w:hAnsi="Cambria"/>
        </w:rPr>
        <w:t>identity of the 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w:t>
      </w:r>
      <w:r w:rsidR="00F330DA">
        <w:rPr>
          <w:rFonts w:ascii="Cambria" w:hAnsi="Cambria"/>
        </w:rPr>
        <w:t>identification disclosure risk</w:t>
      </w:r>
      <w:r w:rsidR="00AA2F8F">
        <w:rPr>
          <w:rFonts w:ascii="Cambria" w:hAnsi="Cambria"/>
        </w:rPr>
        <w:t xml:space="preserve"> </w:t>
      </w:r>
      <w:r w:rsidR="00466B2C">
        <w:rPr>
          <w:rFonts w:ascii="Cambria" w:hAnsi="Cambria"/>
        </w:rPr>
        <w:t>of</w:t>
      </w:r>
      <w:r w:rsidR="00AA2F8F">
        <w:rPr>
          <w:rFonts w:ascii="Cambria" w:hAnsi="Cambria"/>
        </w:rPr>
        <w:t xml:space="preserve"> each protected time series. </w:t>
      </w:r>
      <w:r w:rsidR="007A02E9">
        <w:rPr>
          <w:rFonts w:ascii="Cambria" w:hAnsi="Cambria"/>
        </w:rPr>
        <w:t xml:space="preserve">We define </w:t>
      </w:r>
      <w:r w:rsidR="00F330DA">
        <w:rPr>
          <w:rFonts w:ascii="Cambria" w:hAnsi="Cambria"/>
        </w:rPr>
        <w:t>identification disclosure risk</w:t>
      </w:r>
      <w:r w:rsidR="00AA2F8F">
        <w:rPr>
          <w:rFonts w:ascii="Cambria" w:hAnsi="Cambria"/>
        </w:rPr>
        <w:t xml:space="preserve"> </w:t>
      </w:r>
      <w:r w:rsidR="007A02E9">
        <w:rPr>
          <w:rFonts w:ascii="Cambria" w:hAnsi="Cambria"/>
        </w:rPr>
        <w:t xml:space="preserve">as </w:t>
      </w:r>
      <w:r w:rsidR="00AA2F8F">
        <w:rPr>
          <w:rFonts w:ascii="Cambria" w:hAnsi="Cambria"/>
        </w:rPr>
        <w:t xml:space="preserve">the probability of matching a protected time series to its </w:t>
      </w:r>
      <w:r w:rsidR="007A02E9">
        <w:rPr>
          <w:rFonts w:ascii="Cambria" w:hAnsi="Cambria"/>
        </w:rPr>
        <w:t>original</w:t>
      </w:r>
      <w:r w:rsidR="00AA2F8F">
        <w:rPr>
          <w:rFonts w:ascii="Cambria" w:hAnsi="Cambria"/>
        </w:rPr>
        <w:t xml:space="preserve"> time series in the </w:t>
      </w:r>
      <w:r w:rsidR="00F330DA">
        <w:rPr>
          <w:rFonts w:ascii="Cambria" w:hAnsi="Cambria"/>
        </w:rPr>
        <w:t>original data</w:t>
      </w:r>
      <w:r w:rsidR="00AA2F8F">
        <w:rPr>
          <w:rFonts w:ascii="Cambria" w:hAnsi="Cambria"/>
        </w:rPr>
        <w:t xml:space="preserve"> set. </w:t>
      </w:r>
      <w:r w:rsidR="004B5FB3">
        <w:rPr>
          <w:rFonts w:ascii="Cambria" w:hAnsi="Cambria"/>
        </w:rPr>
        <w:t xml:space="preserve"> </w:t>
      </w:r>
      <w:r w:rsidR="00466B2C">
        <w:rPr>
          <w:rFonts w:ascii="Cambria" w:hAnsi="Cambria"/>
        </w:rPr>
        <w:t>Good privacy implies</w:t>
      </w:r>
      <w:r w:rsidR="004B5FB3">
        <w:rPr>
          <w:rFonts w:ascii="Cambria" w:hAnsi="Cambria"/>
        </w:rPr>
        <w:t xml:space="preserve"> the </w:t>
      </w:r>
      <w:r w:rsidR="00F330DA">
        <w:rPr>
          <w:rFonts w:ascii="Cambria" w:hAnsi="Cambria"/>
        </w:rPr>
        <w:t xml:space="preserve">identification </w:t>
      </w:r>
      <w:r w:rsidR="00F330DA">
        <w:rPr>
          <w:rFonts w:ascii="Cambria" w:hAnsi="Cambria"/>
        </w:rPr>
        <w:lastRenderedPageBreak/>
        <w:t>disclosure risk</w:t>
      </w:r>
      <w:r w:rsidR="004B5FB3">
        <w:rPr>
          <w:rFonts w:ascii="Cambria" w:hAnsi="Cambria"/>
        </w:rPr>
        <w:t xml:space="preserve"> </w:t>
      </w:r>
      <w:r w:rsidR="00466B2C">
        <w:rPr>
          <w:rFonts w:ascii="Cambria" w:hAnsi="Cambria"/>
        </w:rPr>
        <w:t>is</w:t>
      </w:r>
      <w:r w:rsidR="004B5FB3">
        <w:rPr>
          <w:rFonts w:ascii="Cambria" w:hAnsi="Cambria"/>
        </w:rPr>
        <w:t xml:space="preserve"> low or similar to random guessing. </w:t>
      </w:r>
      <w:r w:rsidR="007A02E9">
        <w:rPr>
          <w:rFonts w:ascii="Cambria" w:hAnsi="Cambria"/>
        </w:rPr>
        <w:t xml:space="preserve"> To be conservative, we assume that an adversary </w:t>
      </w:r>
      <w:r w:rsidR="00B17EEC">
        <w:rPr>
          <w:rFonts w:ascii="Cambria" w:hAnsi="Cambria"/>
        </w:rPr>
        <w:t xml:space="preserve">(possibly a forecaster) </w:t>
      </w:r>
      <w:r w:rsidR="00822264">
        <w:rPr>
          <w:rFonts w:ascii="Cambria" w:hAnsi="Cambria"/>
        </w:rPr>
        <w:t>has</w:t>
      </w:r>
      <w:r w:rsidR="007A02E9">
        <w:rPr>
          <w:rFonts w:ascii="Cambria" w:hAnsi="Cambria"/>
        </w:rPr>
        <w:t xml:space="preserve"> external data o</w:t>
      </w:r>
      <w:r w:rsidR="00E31931">
        <w:rPr>
          <w:rFonts w:ascii="Cambria" w:hAnsi="Cambria"/>
        </w:rPr>
        <w:t>n</w:t>
      </w:r>
      <w:r w:rsidR="007A02E9">
        <w:rPr>
          <w:rFonts w:ascii="Cambria" w:hAnsi="Cambria"/>
        </w:rPr>
        <w:t xml:space="preserve"> </w:t>
      </w:r>
      <w:r w:rsidR="00822264">
        <w:rPr>
          <w:rFonts w:ascii="Cambria" w:hAnsi="Cambria"/>
        </w:rPr>
        <w:t>at least one</w:t>
      </w:r>
      <w:r w:rsidR="007A02E9">
        <w:rPr>
          <w:rFonts w:ascii="Cambria" w:hAnsi="Cambria"/>
        </w:rPr>
        <w:t xml:space="preserve"> </w:t>
      </w:r>
      <w:r w:rsidR="002F0067">
        <w:rPr>
          <w:rFonts w:ascii="Cambria" w:hAnsi="Cambria"/>
        </w:rPr>
        <w:t>original</w:t>
      </w:r>
      <w:r w:rsidR="007A02E9">
        <w:rPr>
          <w:rFonts w:ascii="Cambria" w:hAnsi="Cambria"/>
        </w:rPr>
        <w:t xml:space="preserve"> time series and attempt</w:t>
      </w:r>
      <w:r w:rsidR="00822264">
        <w:rPr>
          <w:rFonts w:ascii="Cambria" w:hAnsi="Cambria"/>
        </w:rPr>
        <w:t>s</w:t>
      </w:r>
      <w:r w:rsidR="007A02E9">
        <w:rPr>
          <w:rFonts w:ascii="Cambria" w:hAnsi="Cambria"/>
        </w:rPr>
        <w:t xml:space="preserve"> to match </w:t>
      </w:r>
      <w:r w:rsidR="00E31931">
        <w:rPr>
          <w:rFonts w:ascii="Cambria" w:hAnsi="Cambria"/>
        </w:rPr>
        <w:t xml:space="preserve">it to </w:t>
      </w:r>
      <w:r w:rsidR="00FC33E1">
        <w:rPr>
          <w:rFonts w:ascii="Cambria" w:hAnsi="Cambria"/>
        </w:rPr>
        <w:t>the</w:t>
      </w:r>
      <w:r w:rsidR="00E31931">
        <w:rPr>
          <w:rFonts w:ascii="Cambria" w:hAnsi="Cambria"/>
        </w:rPr>
        <w:t xml:space="preserve"> protected time series</w:t>
      </w:r>
      <w:r w:rsidR="007A02E9">
        <w:rPr>
          <w:rFonts w:ascii="Cambria" w:hAnsi="Cambria"/>
        </w:rPr>
        <w:t xml:space="preserve">. </w:t>
      </w:r>
      <w:r w:rsidR="0018296F">
        <w:rPr>
          <w:rFonts w:ascii="Cambria" w:hAnsi="Cambria"/>
        </w:rPr>
        <w:t>The data owner seek</w:t>
      </w:r>
      <w:r w:rsidR="00754B6F">
        <w:rPr>
          <w:rFonts w:ascii="Cambria" w:hAnsi="Cambria"/>
        </w:rPr>
        <w:t>s</w:t>
      </w:r>
      <w:r w:rsidR="0018296F">
        <w:rPr>
          <w:rFonts w:ascii="Cambria" w:hAnsi="Cambria"/>
        </w:rPr>
        <w:t xml:space="preserve"> to alter the time series with privacy methods to reduce the </w:t>
      </w:r>
      <w:r w:rsidR="00F330DA">
        <w:rPr>
          <w:rFonts w:ascii="Cambria" w:hAnsi="Cambria"/>
        </w:rPr>
        <w:t>identification disclosure risk</w:t>
      </w:r>
      <w:r w:rsidR="0018296F">
        <w:rPr>
          <w:rFonts w:ascii="Cambria" w:hAnsi="Cambria"/>
        </w:rPr>
        <w:t xml:space="preserve"> while maintaining as much forecast accuracy as possible.</w:t>
      </w:r>
    </w:p>
    <w:p w14:paraId="1C87B880" w14:textId="77777777" w:rsidR="00AA2F8F" w:rsidRDefault="00AA2F8F" w:rsidP="0053699F">
      <w:pPr>
        <w:tabs>
          <w:tab w:val="left" w:pos="1152"/>
        </w:tabs>
        <w:rPr>
          <w:rFonts w:ascii="Cambria" w:hAnsi="Cambria"/>
        </w:rPr>
      </w:pPr>
    </w:p>
    <w:p w14:paraId="72A79E89" w14:textId="741B4956" w:rsidR="00D3456B" w:rsidRDefault="002F717E" w:rsidP="00940110">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shows that the M3 competition data contain time series features representative of </w:t>
      </w:r>
      <w:del w:id="427" w:author="Bale,Cameron" w:date="2023-09-12T14:28:00Z">
        <w:r w:rsidDel="00C91B2F">
          <w:rPr>
            <w:rFonts w:ascii="Cambria" w:hAnsi="Cambria"/>
          </w:rPr>
          <w:delText xml:space="preserve">the </w:delText>
        </w:r>
      </w:del>
      <w:r>
        <w:rPr>
          <w:rFonts w:ascii="Cambria" w:hAnsi="Cambria"/>
        </w:rPr>
        <w:t xml:space="preserve">real world data which </w:t>
      </w:r>
      <w:del w:id="428" w:author="Bale,Cameron" w:date="2023-09-12T14:29:00Z">
        <w:r w:rsidDel="00C91B2F">
          <w:rPr>
            <w:rFonts w:ascii="Cambria" w:hAnsi="Cambria"/>
          </w:rPr>
          <w:delText xml:space="preserve">also </w:delText>
        </w:r>
      </w:del>
      <w:r>
        <w:rPr>
          <w:rFonts w:ascii="Cambria" w:hAnsi="Cambria"/>
        </w:rPr>
        <w:t xml:space="preserve">makes it suitable for </w:t>
      </w:r>
      <w:ins w:id="429" w:author="Bale,Cameron" w:date="2023-09-12T14:29:00Z">
        <w:r w:rsidR="00C91B2F">
          <w:rPr>
            <w:rFonts w:ascii="Cambria" w:hAnsi="Cambria"/>
          </w:rPr>
          <w:t xml:space="preserve">illustrating </w:t>
        </w:r>
      </w:ins>
      <w:r>
        <w:rPr>
          <w:rFonts w:ascii="Cambria" w:hAnsi="Cambria"/>
        </w:rPr>
        <w:t>our feature-based k-nTS+ swapping method.</w:t>
      </w:r>
      <w:ins w:id="430" w:author="Bale,Cameron" w:date="2023-09-12T14:29:00Z">
        <w:r w:rsidR="00C91B2F">
          <w:rPr>
            <w:rFonts w:ascii="Cambria" w:hAnsi="Cambria"/>
          </w:rPr>
          <w:t xml:space="preserve"> </w:t>
        </w:r>
      </w:ins>
      <w:del w:id="431" w:author="Bale,Cameron" w:date="2023-09-12T14:29:00Z">
        <w:r w:rsidDel="00C91B2F">
          <w:rPr>
            <w:rFonts w:ascii="Cambria" w:hAnsi="Cambria"/>
          </w:rPr>
          <w:delText xml:space="preserve"> </w:delText>
        </w:r>
        <w:r w:rsidR="0018296F" w:rsidDel="00C91B2F">
          <w:rPr>
            <w:rFonts w:ascii="Cambria" w:hAnsi="Cambria"/>
          </w:rPr>
          <w:delText>As a result, w</w:delText>
        </w:r>
        <w:r w:rsidR="0049174A" w:rsidRPr="00D76DF4" w:rsidDel="00C91B2F">
          <w:rPr>
            <w:rFonts w:ascii="Cambria" w:hAnsi="Cambria"/>
          </w:rPr>
          <w:delText>e use the monthly micro dataset from the M3 competition, which includes 474 strictly positive time series with values ranging from 120 to 18,100</w:delText>
        </w:r>
        <w:r w:rsidR="0049174A" w:rsidDel="00C91B2F">
          <w:rPr>
            <w:rFonts w:ascii="Cambria" w:hAnsi="Cambria"/>
          </w:rPr>
          <w:delText xml:space="preserve">. </w:delText>
        </w:r>
        <w:r w:rsidR="0049174A" w:rsidRPr="00D76DF4" w:rsidDel="00C91B2F">
          <w:rPr>
            <w:rFonts w:ascii="Cambria" w:hAnsi="Cambria"/>
          </w:rPr>
          <w:delText>Of the 474 series, 18 consist of 67 time periods, 259 consist of 68 time periods, and 197 consist of 125 time periods.</w:delText>
        </w:r>
        <w:r w:rsidR="0049174A" w:rsidDel="00C91B2F">
          <w:rPr>
            <w:rFonts w:ascii="Cambria" w:hAnsi="Cambria"/>
          </w:rPr>
          <w:delText xml:space="preserve"> </w:delText>
        </w:r>
        <w:r w:rsidR="00557F71" w:rsidDel="00C91B2F">
          <w:rPr>
            <w:rFonts w:ascii="Cambria" w:hAnsi="Cambria"/>
          </w:rPr>
          <w:delText xml:space="preserve"> </w:delText>
        </w:r>
      </w:del>
      <w:r w:rsidR="00940110">
        <w:rPr>
          <w:rFonts w:ascii="Cambria" w:hAnsi="Cambria"/>
        </w:rPr>
        <w:t xml:space="preserve">The </w:t>
      </w:r>
      <w:r w:rsidR="006E159C">
        <w:rPr>
          <w:rFonts w:ascii="Cambria" w:hAnsi="Cambria"/>
        </w:rPr>
        <w:t xml:space="preserve">data owner </w:t>
      </w:r>
      <w:r w:rsidR="006E74D3" w:rsidRPr="006A4838">
        <w:rPr>
          <w:rFonts w:ascii="Cambria" w:hAnsi="Cambria"/>
        </w:rPr>
        <w:t>protect</w:t>
      </w:r>
      <w:r w:rsidR="006E159C">
        <w:rPr>
          <w:rFonts w:ascii="Cambria" w:hAnsi="Cambria"/>
        </w:rPr>
        <w:t>s</w:t>
      </w:r>
      <w:r w:rsidR="006E74D3" w:rsidRPr="006A4838">
        <w:rPr>
          <w:rFonts w:ascii="Cambria" w:hAnsi="Cambria"/>
        </w:rPr>
        <w:t xml:space="preserve"> every single </w:t>
      </w:r>
      <w:r w:rsidR="006E159C">
        <w:rPr>
          <w:rFonts w:ascii="Cambria" w:hAnsi="Cambria"/>
        </w:rPr>
        <w:t>time series value</w:t>
      </w:r>
      <w:r w:rsidR="006E74D3" w:rsidRPr="006A4838">
        <w:rPr>
          <w:rFonts w:ascii="Cambria" w:hAnsi="Cambria"/>
        </w:rPr>
        <w:t xml:space="preserve"> from</w:t>
      </w:r>
      <w:r w:rsidR="006E159C">
        <w:rPr>
          <w:rFonts w:ascii="Cambria" w:hAnsi="Cambria"/>
        </w:rPr>
        <w:t xml:space="preserve"> time period</w:t>
      </w:r>
      <w:r w:rsidR="006E74D3" w:rsidRPr="006A4838">
        <w:rPr>
          <w:rFonts w:ascii="Cambria" w:hAnsi="Cambria"/>
        </w:rPr>
        <w:t xml:space="preserve"> 1 to T. </w:t>
      </w:r>
      <w:r w:rsidR="006E74D3">
        <w:rPr>
          <w:rFonts w:ascii="Cambria" w:hAnsi="Cambria"/>
        </w:rPr>
        <w:t xml:space="preserve"> The protected </w:t>
      </w:r>
      <w:r w:rsidR="00F54CF2">
        <w:rPr>
          <w:rFonts w:ascii="Cambria" w:hAnsi="Cambria"/>
        </w:rPr>
        <w:t>time series</w:t>
      </w:r>
      <w:r w:rsidR="006E74D3">
        <w:rPr>
          <w:rFonts w:ascii="Cambria" w:hAnsi="Cambria"/>
        </w:rPr>
        <w:t xml:space="preserve"> </w:t>
      </w:r>
      <w:r w:rsidR="006E74D3" w:rsidRPr="006A4838">
        <w:rPr>
          <w:rFonts w:ascii="Cambria" w:hAnsi="Cambria"/>
        </w:rPr>
        <w:t>are given to forecaster</w:t>
      </w:r>
      <w:r w:rsidR="00940110">
        <w:rPr>
          <w:rFonts w:ascii="Cambria" w:hAnsi="Cambria"/>
        </w:rPr>
        <w:t>s</w:t>
      </w:r>
      <w:r w:rsidR="00FF033F">
        <w:rPr>
          <w:rFonts w:ascii="Cambria" w:hAnsi="Cambria"/>
        </w:rPr>
        <w:t xml:space="preserve"> to</w:t>
      </w:r>
      <w:r w:rsidR="006E74D3" w:rsidRPr="006A4838">
        <w:rPr>
          <w:rFonts w:ascii="Cambria" w:hAnsi="Cambria"/>
        </w:rPr>
        <w:t xml:space="preserve"> </w:t>
      </w:r>
      <w:r w:rsidR="00FF033F">
        <w:rPr>
          <w:rFonts w:ascii="Cambria" w:hAnsi="Cambria"/>
        </w:rPr>
        <w:t xml:space="preserve">produce one-step ahead forecasts </w:t>
      </w:r>
      <w:r w:rsidR="006E74D3" w:rsidRPr="006A4838">
        <w:rPr>
          <w:rFonts w:ascii="Cambria" w:hAnsi="Cambria"/>
        </w:rPr>
        <w:t>for time T + 1</w:t>
      </w:r>
      <w:r w:rsidR="00FF033F">
        <w:rPr>
          <w:rFonts w:ascii="Cambria" w:hAnsi="Cambria"/>
        </w:rPr>
        <w:t>.</w:t>
      </w:r>
      <w:r w:rsidR="006E74D3" w:rsidRPr="006A4838">
        <w:rPr>
          <w:rFonts w:ascii="Cambria" w:hAnsi="Cambria"/>
        </w:rPr>
        <w:t xml:space="preserve"> </w:t>
      </w:r>
      <w:r w:rsidR="00FF033F">
        <w:rPr>
          <w:rFonts w:ascii="Cambria" w:hAnsi="Cambria"/>
        </w:rPr>
        <w:t xml:space="preserve"> The data owner</w:t>
      </w:r>
      <w:r w:rsidR="006E74D3" w:rsidRPr="006A4838">
        <w:rPr>
          <w:rFonts w:ascii="Cambria" w:hAnsi="Cambria"/>
        </w:rPr>
        <w:t xml:space="preserve"> </w:t>
      </w:r>
      <w:r w:rsidR="002321C0">
        <w:rPr>
          <w:rFonts w:ascii="Cambria" w:hAnsi="Cambria"/>
        </w:rPr>
        <w:t xml:space="preserve">then </w:t>
      </w:r>
      <w:r w:rsidR="006E74D3" w:rsidRPr="006A4838">
        <w:rPr>
          <w:rFonts w:ascii="Cambria" w:hAnsi="Cambria"/>
        </w:rPr>
        <w:t>measure</w:t>
      </w:r>
      <w:r w:rsidR="00FF033F">
        <w:rPr>
          <w:rFonts w:ascii="Cambria" w:hAnsi="Cambria"/>
        </w:rPr>
        <w:t>s</w:t>
      </w:r>
      <w:r w:rsidR="006E74D3" w:rsidRPr="006A4838">
        <w:rPr>
          <w:rFonts w:ascii="Cambria" w:hAnsi="Cambria"/>
        </w:rPr>
        <w:t xml:space="preserve"> </w:t>
      </w:r>
      <w:r w:rsidR="00940110">
        <w:rPr>
          <w:rFonts w:ascii="Cambria" w:hAnsi="Cambria"/>
        </w:rPr>
        <w:t xml:space="preserve">forecast </w:t>
      </w:r>
      <w:r w:rsidR="006E74D3" w:rsidRPr="006A4838">
        <w:rPr>
          <w:rFonts w:ascii="Cambria" w:hAnsi="Cambria"/>
        </w:rPr>
        <w:t xml:space="preserve">accuracy </w:t>
      </w:r>
      <w:r w:rsidR="00940110">
        <w:rPr>
          <w:rFonts w:ascii="Cambria" w:hAnsi="Cambria"/>
        </w:rPr>
        <w:t>using the protected and original data</w:t>
      </w:r>
      <w:r w:rsidR="00FF033F">
        <w:rPr>
          <w:rFonts w:ascii="Cambria" w:hAnsi="Cambria"/>
        </w:rPr>
        <w:t xml:space="preserve"> </w:t>
      </w:r>
      <w:r w:rsidR="006E74D3" w:rsidRPr="006A4838">
        <w:rPr>
          <w:rFonts w:ascii="Cambria" w:hAnsi="Cambria"/>
        </w:rPr>
        <w:t xml:space="preserve">against the </w:t>
      </w:r>
      <w:r w:rsidR="006E74D3">
        <w:rPr>
          <w:rFonts w:ascii="Cambria" w:hAnsi="Cambria"/>
        </w:rPr>
        <w:t>actual</w:t>
      </w:r>
      <w:r w:rsidR="006E74D3" w:rsidRPr="006A4838">
        <w:rPr>
          <w:rFonts w:ascii="Cambria" w:hAnsi="Cambria"/>
        </w:rPr>
        <w:t xml:space="preserve"> </w:t>
      </w:r>
      <w:r w:rsidR="006E74D3">
        <w:rPr>
          <w:rFonts w:ascii="Cambria" w:hAnsi="Cambria"/>
        </w:rPr>
        <w:t>values</w:t>
      </w:r>
      <w:r w:rsidR="006E74D3" w:rsidRPr="006A4838">
        <w:rPr>
          <w:rFonts w:ascii="Cambria" w:hAnsi="Cambria"/>
        </w:rPr>
        <w:t xml:space="preserve"> from T + 1. </w:t>
      </w:r>
    </w:p>
    <w:p w14:paraId="1740E011" w14:textId="77777777" w:rsidR="00D3456B" w:rsidRDefault="00D3456B" w:rsidP="006A4838">
      <w:pPr>
        <w:rPr>
          <w:rFonts w:ascii="Cambria" w:hAnsi="Cambria"/>
        </w:rPr>
      </w:pPr>
    </w:p>
    <w:p w14:paraId="548408C3" w14:textId="70C955E9" w:rsidR="00A86EB3" w:rsidRPr="00A86EB3" w:rsidDel="00A86EB3" w:rsidRDefault="00371F4C" w:rsidP="006A4838">
      <w:pPr>
        <w:rPr>
          <w:del w:id="432" w:author="Bale,Cameron" w:date="2023-09-12T15:47:00Z"/>
          <w:rFonts w:ascii="Cambria" w:eastAsiaTheme="minorEastAsia" w:hAnsi="Cambria"/>
          <w:rPrChange w:id="433" w:author="Bale,Cameron" w:date="2023-09-12T15:46:00Z">
            <w:rPr>
              <w:del w:id="434" w:author="Bale,Cameron" w:date="2023-09-12T15:47:00Z"/>
              <w:rFonts w:ascii="Cambria" w:hAnsi="Cambria"/>
            </w:rPr>
          </w:rPrChange>
        </w:rPr>
      </w:pPr>
      <w:r>
        <w:rPr>
          <w:rFonts w:ascii="Cambria" w:hAnsi="Cambria"/>
        </w:rPr>
        <w:t xml:space="preserve">We assume the forecaster may be an adversary attempting to identify an original time series by using the protected time series.  </w:t>
      </w:r>
      <w:r w:rsidR="00D3456B">
        <w:rPr>
          <w:rFonts w:ascii="Cambria" w:hAnsi="Cambria"/>
        </w:rPr>
        <w:t>For calculating identification disclosure risk (see subsection 4.3.4 for further details),</w:t>
      </w:r>
      <w:r w:rsidR="006A4838">
        <w:rPr>
          <w:rFonts w:ascii="Cambria" w:hAnsi="Cambria"/>
        </w:rPr>
        <w:t xml:space="preserve"> we take the most conservative approach and assume that the adversary </w:t>
      </w:r>
      <w:r w:rsidR="007055F7">
        <w:rPr>
          <w:rFonts w:ascii="Cambria" w:hAnsi="Cambria"/>
        </w:rPr>
        <w:t>knows the length of</w:t>
      </w:r>
      <w:r w:rsidR="006A4838">
        <w:rPr>
          <w:rFonts w:ascii="Cambria" w:hAnsi="Cambria"/>
        </w:rPr>
        <w:t xml:space="preserve"> each </w:t>
      </w:r>
      <w:r w:rsidR="007055F7">
        <w:rPr>
          <w:rFonts w:ascii="Cambria" w:hAnsi="Cambria"/>
        </w:rPr>
        <w:t>original</w:t>
      </w:r>
      <w:r w:rsidR="006A4838">
        <w:rPr>
          <w:rFonts w:ascii="Cambria" w:hAnsi="Cambria"/>
        </w:rPr>
        <w:t xml:space="preserve"> series</w:t>
      </w:r>
      <w:r w:rsidR="00F272F0">
        <w:rPr>
          <w:rFonts w:ascii="Cambria" w:hAnsi="Cambria"/>
        </w:rPr>
        <w:t xml:space="preserve"> which makes identification easier</w:t>
      </w:r>
      <w:r w:rsidR="006A4838">
        <w:rPr>
          <w:rFonts w:ascii="Cambria" w:hAnsi="Cambria"/>
        </w:rPr>
        <w:t xml:space="preserve">.  </w:t>
      </w:r>
      <w:r w:rsidR="00207C5C">
        <w:rPr>
          <w:rFonts w:ascii="Cambria" w:hAnsi="Cambria"/>
        </w:rPr>
        <w:t>Thus, w</w:t>
      </w:r>
      <w:r w:rsidR="00D3456B">
        <w:rPr>
          <w:rFonts w:ascii="Cambria" w:hAnsi="Cambria"/>
        </w:rPr>
        <w:t>e</w:t>
      </w:r>
      <w:r w:rsidR="006A4838">
        <w:rPr>
          <w:rFonts w:ascii="Cambria" w:hAnsi="Cambria"/>
        </w:rPr>
        <w:t xml:space="preserve"> separate the privacy analysis </w:t>
      </w:r>
      <w:r w:rsidR="00207C5C">
        <w:rPr>
          <w:rFonts w:ascii="Cambria" w:hAnsi="Cambria"/>
        </w:rPr>
        <w:t xml:space="preserve">and protection </w:t>
      </w:r>
      <w:r w:rsidR="006A4838">
        <w:rPr>
          <w:rFonts w:ascii="Cambria" w:hAnsi="Cambria"/>
        </w:rPr>
        <w:t xml:space="preserve">into </w:t>
      </w:r>
      <w:del w:id="435" w:author="Bale,Cameron" w:date="2023-09-12T14:32:00Z">
        <w:r w:rsidR="006A4838" w:rsidDel="00C91B2F">
          <w:rPr>
            <w:rFonts w:ascii="Cambria" w:hAnsi="Cambria"/>
          </w:rPr>
          <w:delText xml:space="preserve">three </w:delText>
        </w:r>
      </w:del>
      <w:ins w:id="436" w:author="Bale,Cameron" w:date="2023-09-12T14:33:00Z">
        <w:r w:rsidR="00C91B2F">
          <w:rPr>
            <w:rFonts w:ascii="Cambria" w:hAnsi="Cambria"/>
          </w:rPr>
          <w:t xml:space="preserve">the </w:t>
        </w:r>
      </w:ins>
      <w:r w:rsidR="006A4838">
        <w:rPr>
          <w:rFonts w:ascii="Cambria" w:hAnsi="Cambria"/>
        </w:rPr>
        <w:t xml:space="preserve">groups </w:t>
      </w:r>
      <w:r w:rsidR="00D3456B">
        <w:rPr>
          <w:rFonts w:ascii="Cambria" w:hAnsi="Cambria"/>
        </w:rPr>
        <w:t xml:space="preserve">of </w:t>
      </w:r>
      <w:del w:id="437" w:author="Bale,Cameron" w:date="2023-09-12T14:32:00Z">
        <w:r w:rsidR="00D3456B" w:rsidDel="00C91B2F">
          <w:rPr>
            <w:rFonts w:ascii="Cambria" w:hAnsi="Cambria"/>
          </w:rPr>
          <w:delText xml:space="preserve">18, 259, and 197 </w:delText>
        </w:r>
      </w:del>
      <w:r w:rsidR="00D3456B">
        <w:rPr>
          <w:rFonts w:ascii="Cambria" w:hAnsi="Cambria"/>
        </w:rPr>
        <w:t>time series</w:t>
      </w:r>
      <w:ins w:id="438" w:author="Bale,Cameron" w:date="2023-09-12T14:32:00Z">
        <w:r w:rsidR="00C91B2F">
          <w:rPr>
            <w:rFonts w:ascii="Cambria" w:hAnsi="Cambria"/>
          </w:rPr>
          <w:t xml:space="preserve"> with equal lengths within each of the M3 competition data sets</w:t>
        </w:r>
      </w:ins>
      <w:r w:rsidR="00D3456B">
        <w:rPr>
          <w:rFonts w:ascii="Cambria" w:hAnsi="Cambria"/>
        </w:rPr>
        <w:t>.</w:t>
      </w:r>
      <w:ins w:id="439" w:author="Bale,Cameron" w:date="2023-09-12T14:32:00Z">
        <w:r w:rsidR="00C91B2F">
          <w:rPr>
            <w:rFonts w:ascii="Cambria" w:hAnsi="Cambria"/>
          </w:rPr>
          <w:t xml:space="preserve"> </w:t>
        </w:r>
      </w:ins>
      <w:del w:id="440" w:author="Bale,Cameron" w:date="2023-09-12T14:32:00Z">
        <w:r w:rsidR="00D3456B" w:rsidDel="00C91B2F">
          <w:rPr>
            <w:rFonts w:ascii="Cambria" w:hAnsi="Cambria"/>
          </w:rPr>
          <w:delText xml:space="preserve">  </w:delText>
        </w:r>
      </w:del>
      <w:r w:rsidR="00683C3F">
        <w:rPr>
          <w:rFonts w:ascii="Cambria" w:hAnsi="Cambria"/>
        </w:rPr>
        <w:t>Random guessing</w:t>
      </w:r>
      <w:r w:rsidR="00F272F0">
        <w:rPr>
          <w:rFonts w:ascii="Cambria" w:hAnsi="Cambria"/>
        </w:rPr>
        <w:t xml:space="preserve"> averages out to </w:t>
      </w:r>
      <w:r w:rsidR="006A4838">
        <w:rPr>
          <w:rFonts w:ascii="Cambria" w:hAnsi="Cambria"/>
        </w:rPr>
        <w:t xml:space="preserve">approximately </w:t>
      </w:r>
      <w:del w:id="441" w:author="Bale,Cameron" w:date="2023-09-12T15:45:00Z">
        <w:r w:rsidR="006A4838" w:rsidDel="00A86EB3">
          <w:rPr>
            <w:rFonts w:ascii="Cambria" w:hAnsi="Cambria"/>
          </w:rPr>
          <w:delText xml:space="preserve">0.6% </w:delText>
        </w:r>
        <w:r w:rsidR="00F272F0" w:rsidDel="00A86EB3">
          <w:rPr>
            <w:rFonts w:ascii="Cambria" w:hAnsi="Cambria"/>
          </w:rPr>
          <w:delText>(</w:delText>
        </w:r>
      </w:del>
      <m:oMath>
        <m:f>
          <m:fPr>
            <m:ctrlPr>
              <w:del w:id="442" w:author="Bale,Cameron" w:date="2023-09-12T15:45:00Z">
                <w:rPr>
                  <w:rFonts w:ascii="Cambria Math" w:hAnsi="Cambria Math"/>
                  <w:i/>
                </w:rPr>
              </w:del>
            </m:ctrlPr>
          </m:fPr>
          <m:num>
            <m:r>
              <w:del w:id="443" w:author="Bale,Cameron" w:date="2023-09-12T15:45:00Z">
                <w:rPr>
                  <w:rFonts w:ascii="Cambria Math" w:hAnsi="Cambria Math"/>
                </w:rPr>
                <m:t>1</m:t>
              </w:del>
            </m:r>
          </m:num>
          <m:den>
            <m:r>
              <w:del w:id="444" w:author="Bale,Cameron" w:date="2023-09-12T15:45:00Z">
                <w:rPr>
                  <w:rFonts w:ascii="Cambria Math" w:hAnsi="Cambria Math"/>
                </w:rPr>
                <m:t>18</m:t>
              </w:del>
            </m:r>
          </m:den>
        </m:f>
      </m:oMath>
      <w:del w:id="445" w:author="Bale,Cameron" w:date="2023-09-12T15:45:00Z">
        <w:r w:rsidR="00876868" w:rsidDel="00A86EB3">
          <w:rPr>
            <w:rFonts w:ascii="Cambria" w:eastAsiaTheme="minorEastAsia" w:hAnsi="Cambria"/>
          </w:rPr>
          <w:delText xml:space="preserve"> for the 1</w:delText>
        </w:r>
        <w:r w:rsidR="00876868" w:rsidRPr="00D76DF4" w:rsidDel="00A86EB3">
          <w:rPr>
            <w:rFonts w:ascii="Cambria" w:hAnsi="Cambria"/>
          </w:rPr>
          <w:delText xml:space="preserve">8 </w:delText>
        </w:r>
        <w:r w:rsidR="00876868" w:rsidDel="00A86EB3">
          <w:rPr>
            <w:rFonts w:ascii="Cambria" w:hAnsi="Cambria"/>
          </w:rPr>
          <w:delText>series</w:delText>
        </w:r>
        <w:r w:rsidR="00876868" w:rsidRPr="00D76DF4" w:rsidDel="00A86EB3">
          <w:rPr>
            <w:rFonts w:ascii="Cambria" w:hAnsi="Cambria"/>
          </w:rPr>
          <w:delText xml:space="preserve">, </w:delText>
        </w:r>
      </w:del>
      <m:oMath>
        <m:f>
          <m:fPr>
            <m:ctrlPr>
              <w:del w:id="446" w:author="Bale,Cameron" w:date="2023-09-12T15:45:00Z">
                <w:rPr>
                  <w:rFonts w:ascii="Cambria Math" w:hAnsi="Cambria Math"/>
                  <w:i/>
                </w:rPr>
              </w:del>
            </m:ctrlPr>
          </m:fPr>
          <m:num>
            <m:r>
              <w:del w:id="447" w:author="Bale,Cameron" w:date="2023-09-12T15:45:00Z">
                <w:rPr>
                  <w:rFonts w:ascii="Cambria Math" w:hAnsi="Cambria Math"/>
                </w:rPr>
                <m:t>1</m:t>
              </w:del>
            </m:r>
          </m:num>
          <m:den>
            <m:r>
              <w:del w:id="448" w:author="Bale,Cameron" w:date="2023-09-12T15:45:00Z">
                <w:rPr>
                  <w:rFonts w:ascii="Cambria Math" w:hAnsi="Cambria Math"/>
                </w:rPr>
                <m:t>259</m:t>
              </w:del>
            </m:r>
          </m:den>
        </m:f>
      </m:oMath>
      <w:del w:id="449" w:author="Bale,Cameron" w:date="2023-09-12T15:45:00Z">
        <w:r w:rsidR="00876868" w:rsidDel="00A86EB3">
          <w:rPr>
            <w:rFonts w:ascii="Cambria" w:eastAsiaTheme="minorEastAsia" w:hAnsi="Cambria"/>
          </w:rPr>
          <w:delText xml:space="preserve"> for the </w:delText>
        </w:r>
        <w:r w:rsidR="00876868" w:rsidRPr="00D76DF4" w:rsidDel="00A86EB3">
          <w:rPr>
            <w:rFonts w:ascii="Cambria" w:hAnsi="Cambria"/>
          </w:rPr>
          <w:delText xml:space="preserve">259 </w:delText>
        </w:r>
        <w:r w:rsidR="00876868" w:rsidDel="00A86EB3">
          <w:rPr>
            <w:rFonts w:ascii="Cambria" w:hAnsi="Cambria"/>
          </w:rPr>
          <w:delText>series</w:delText>
        </w:r>
        <w:r w:rsidR="00876868" w:rsidRPr="00D76DF4" w:rsidDel="00A86EB3">
          <w:rPr>
            <w:rFonts w:ascii="Cambria" w:hAnsi="Cambria"/>
          </w:rPr>
          <w:delText>, and</w:delText>
        </w:r>
        <w:r w:rsidR="00876868" w:rsidDel="00A86EB3">
          <w:rPr>
            <w:rFonts w:ascii="Cambria" w:hAnsi="Cambria"/>
          </w:rPr>
          <w:delText xml:space="preserve"> </w:delText>
        </w:r>
      </w:del>
      <m:oMath>
        <m:f>
          <m:fPr>
            <m:ctrlPr>
              <w:del w:id="450" w:author="Bale,Cameron" w:date="2023-09-12T15:45:00Z">
                <w:rPr>
                  <w:rFonts w:ascii="Cambria Math" w:hAnsi="Cambria Math"/>
                  <w:i/>
                </w:rPr>
              </w:del>
            </m:ctrlPr>
          </m:fPr>
          <m:num>
            <m:r>
              <w:del w:id="451" w:author="Bale,Cameron" w:date="2023-09-12T15:45:00Z">
                <w:rPr>
                  <w:rFonts w:ascii="Cambria Math" w:hAnsi="Cambria Math"/>
                </w:rPr>
                <m:t>1</m:t>
              </w:del>
            </m:r>
          </m:num>
          <m:den>
            <m:r>
              <w:del w:id="452" w:author="Bale,Cameron" w:date="2023-09-12T15:45:00Z">
                <w:rPr>
                  <w:rFonts w:ascii="Cambria Math" w:hAnsi="Cambria Math"/>
                </w:rPr>
                <m:t>197</m:t>
              </w:del>
            </m:r>
          </m:den>
        </m:f>
      </m:oMath>
      <w:del w:id="453" w:author="Bale,Cameron" w:date="2023-09-12T15:45:00Z">
        <w:r w:rsidR="00876868" w:rsidRPr="00D76DF4" w:rsidDel="00A86EB3">
          <w:rPr>
            <w:rFonts w:ascii="Cambria" w:hAnsi="Cambria"/>
          </w:rPr>
          <w:delText xml:space="preserve"> </w:delText>
        </w:r>
        <w:r w:rsidR="00876868" w:rsidDel="00A86EB3">
          <w:rPr>
            <w:rFonts w:ascii="Cambria" w:hAnsi="Cambria"/>
          </w:rPr>
          <w:delText xml:space="preserve">for the </w:delText>
        </w:r>
        <w:r w:rsidR="00876868" w:rsidRPr="00D76DF4" w:rsidDel="00A86EB3">
          <w:rPr>
            <w:rFonts w:ascii="Cambria" w:hAnsi="Cambria"/>
          </w:rPr>
          <w:delText xml:space="preserve">197 </w:delText>
        </w:r>
        <w:r w:rsidR="00876868" w:rsidDel="00A86EB3">
          <w:rPr>
            <w:rFonts w:ascii="Cambria" w:hAnsi="Cambria"/>
          </w:rPr>
          <w:delText>series</w:delText>
        </w:r>
        <w:commentRangeStart w:id="454"/>
        <w:r w:rsidR="00F272F0" w:rsidDel="00A86EB3">
          <w:rPr>
            <w:rFonts w:ascii="Cambria" w:eastAsiaTheme="minorEastAsia" w:hAnsi="Cambria"/>
          </w:rPr>
          <w:delText>)</w:delText>
        </w:r>
        <w:r w:rsidR="006A4838" w:rsidDel="00A86EB3">
          <w:rPr>
            <w:rFonts w:ascii="Cambria" w:hAnsi="Cambria"/>
          </w:rPr>
          <w:delText>.</w:delText>
        </w:r>
      </w:del>
      <w:ins w:id="455" w:author="Bale,Cameron" w:date="2023-09-12T15:45:00Z">
        <w:r w:rsidR="00A86EB3">
          <w:rPr>
            <w:rFonts w:ascii="Cambria" w:hAnsi="Cambria"/>
          </w:rPr>
          <w:t xml:space="preserve"> 1.27%.</w:t>
        </w:r>
        <w:commentRangeEnd w:id="454"/>
        <w:r w:rsidR="00A86EB3">
          <w:rPr>
            <w:rStyle w:val="CommentReference"/>
          </w:rPr>
          <w:commentReference w:id="454"/>
        </w:r>
        <w:r w:rsidR="00A86EB3">
          <w:rPr>
            <w:rFonts w:ascii="Cambria" w:hAnsi="Cambria"/>
          </w:rPr>
          <w:t xml:space="preserve"> We note that in order to test our proposed method with the desire</w:t>
        </w:r>
      </w:ins>
      <w:ins w:id="456" w:author="Bale,Cameron" w:date="2023-09-12T15:46:00Z">
        <w:r w:rsidR="00A86EB3">
          <w:rPr>
            <w:rFonts w:ascii="Cambria" w:hAnsi="Cambria"/>
          </w:rPr>
          <w:t xml:space="preserve">d values of </w:t>
        </w:r>
      </w:ins>
      <m:oMath>
        <m:r>
          <w:ins w:id="457" w:author="Bale,Cameron" w:date="2023-09-12T15:46:00Z">
            <w:rPr>
              <w:rFonts w:ascii="Cambria Math" w:hAnsi="Cambria Math"/>
            </w:rPr>
            <m:t>k</m:t>
          </w:ins>
        </m:r>
      </m:oMath>
      <w:ins w:id="458" w:author="Bale,Cameron" w:date="2023-09-12T15:46:00Z">
        <w:r w:rsidR="00A86EB3">
          <w:rPr>
            <w:rFonts w:ascii="Cambria" w:eastAsiaTheme="minorEastAsia" w:hAnsi="Cambria"/>
          </w:rPr>
          <w:t xml:space="preserve"> (see Section 4.3.3) we excluded any series that did not have the same length as at least fifteen other series. This left us w</w:t>
        </w:r>
      </w:ins>
      <w:ins w:id="459" w:author="Bale,Cameron" w:date="2023-09-12T15:47:00Z">
        <w:r w:rsidR="00A86EB3">
          <w:rPr>
            <w:rFonts w:ascii="Cambria" w:eastAsiaTheme="minorEastAsia" w:hAnsi="Cambria"/>
          </w:rPr>
          <w:t>ith 2363 of the original 3003 M3 competition series.</w:t>
        </w:r>
      </w:ins>
    </w:p>
    <w:p w14:paraId="71FCBCF9" w14:textId="07EA9026" w:rsidR="00F54CF2" w:rsidRDefault="00F54CF2" w:rsidP="006A4838">
      <w:pPr>
        <w:rPr>
          <w:rFonts w:ascii="Cambria" w:hAnsi="Cambria"/>
        </w:rPr>
      </w:pPr>
    </w:p>
    <w:p w14:paraId="70407A6B" w14:textId="2010A454" w:rsidR="00B569FE" w:rsidRDefault="00F54CF2" w:rsidP="00DB1C78">
      <w:pPr>
        <w:rPr>
          <w:rFonts w:ascii="Cambria" w:eastAsiaTheme="minorEastAsia" w:hAnsi="Cambria"/>
        </w:rPr>
      </w:pPr>
      <w:r>
        <w:rPr>
          <w:rFonts w:ascii="Cambria" w:hAnsi="Cambria"/>
        </w:rPr>
        <w:t>The rest of the empirical application is outlined as follows. Subsection 4.2 defines the time series features used for the k-nTS+ swapping method, subsection 4.3 describes the privacy methods and defines the identification disclosure r</w:t>
      </w:r>
      <w:r w:rsidR="005C7D9B">
        <w:rPr>
          <w:rFonts w:ascii="Cambria" w:hAnsi="Cambria"/>
        </w:rPr>
        <w:t>isk</w:t>
      </w:r>
      <w:r>
        <w:rPr>
          <w:rFonts w:ascii="Cambria" w:hAnsi="Cambria"/>
        </w:rPr>
        <w:t>, subsection 4.4 presents the privacy and forecast accuracy results, and subsection 4.5 analy</w:t>
      </w:r>
      <w:r w:rsidR="005C7D9B">
        <w:rPr>
          <w:rFonts w:ascii="Cambria" w:hAnsi="Cambria"/>
        </w:rPr>
        <w:t>z</w:t>
      </w:r>
      <w:r>
        <w:rPr>
          <w:rFonts w:ascii="Cambria" w:hAnsi="Cambria"/>
        </w:rPr>
        <w:t>es how the time series features change after privacy protection</w:t>
      </w:r>
      <w:r w:rsidR="003255C8">
        <w:rPr>
          <w:rFonts w:ascii="Cambria" w:hAnsi="Cambria"/>
        </w:rPr>
        <w:t>.</w:t>
      </w:r>
      <w:r>
        <w:rPr>
          <w:rFonts w:ascii="Cambria" w:hAnsi="Cambria"/>
        </w:rPr>
        <w:t xml:space="preserve"> </w:t>
      </w:r>
      <w:r w:rsidR="003255C8">
        <w:rPr>
          <w:rFonts w:ascii="Cambria" w:hAnsi="Cambria"/>
        </w:rPr>
        <w:t xml:space="preserve"> Subsection 4.5 also analyzes </w:t>
      </w:r>
      <w:r w:rsidR="007E03B4">
        <w:rPr>
          <w:rFonts w:ascii="Cambria" w:hAnsi="Cambria"/>
        </w:rPr>
        <w:t>whether the</w:t>
      </w:r>
      <w:r w:rsidR="003255C8">
        <w:rPr>
          <w:rFonts w:ascii="Cambria" w:hAnsi="Cambria"/>
        </w:rPr>
        <w:t xml:space="preserve"> volatility of the original time series and</w:t>
      </w:r>
      <w:r w:rsidR="007E03B4">
        <w:rPr>
          <w:rFonts w:ascii="Cambria" w:hAnsi="Cambria"/>
        </w:rPr>
        <w:t xml:space="preserve"> magnitude</w:t>
      </w:r>
      <w:r w:rsidR="003255C8">
        <w:rPr>
          <w:rFonts w:ascii="Cambria" w:hAnsi="Cambria"/>
        </w:rPr>
        <w:t xml:space="preserve"> or</w:t>
      </w:r>
      <w:r w:rsidR="007E03B4">
        <w:rPr>
          <w:rFonts w:ascii="Cambria" w:hAnsi="Cambria"/>
        </w:rPr>
        <w:t xml:space="preserve"> direction of privacy adjustments </w:t>
      </w:r>
      <w:r w:rsidR="00260B8E">
        <w:rPr>
          <w:rFonts w:ascii="Cambria" w:hAnsi="Cambria"/>
        </w:rPr>
        <w:t xml:space="preserve">maintained </w:t>
      </w:r>
      <w:r w:rsidR="007E03B4">
        <w:rPr>
          <w:rFonts w:ascii="Cambria" w:hAnsi="Cambria"/>
        </w:rPr>
        <w:t>forecast accuracy.</w:t>
      </w:r>
    </w:p>
    <w:p w14:paraId="397CFC57" w14:textId="77777777" w:rsidR="00DB1C78" w:rsidRPr="00DB1C78" w:rsidRDefault="00DB1C78" w:rsidP="00DB1C78">
      <w:pPr>
        <w:rPr>
          <w:rFonts w:ascii="Cambria" w:eastAsiaTheme="minorEastAsia" w:hAnsi="Cambria"/>
        </w:rPr>
      </w:pPr>
    </w:p>
    <w:p w14:paraId="0E1A9C75" w14:textId="5A627686"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Features </w:t>
      </w:r>
      <w:r w:rsidR="005C1A42">
        <w:rPr>
          <w:rFonts w:ascii="Cambria" w:hAnsi="Cambria"/>
          <w:i/>
          <w:iCs/>
        </w:rPr>
        <w:t xml:space="preserve">for </w:t>
      </w:r>
      <w:r w:rsidR="00052877">
        <w:rPr>
          <w:rFonts w:ascii="Cambria" w:hAnsi="Cambria"/>
          <w:i/>
          <w:iCs/>
        </w:rPr>
        <w:t>Forecast Accuracy</w:t>
      </w:r>
    </w:p>
    <w:p w14:paraId="0E69E52C" w14:textId="3A2C46CB" w:rsidR="008B21C2" w:rsidRDefault="008B21C2" w:rsidP="008B21C2">
      <w:pPr>
        <w:tabs>
          <w:tab w:val="left" w:pos="1152"/>
        </w:tabs>
        <w:rPr>
          <w:rFonts w:ascii="Cambria" w:hAnsi="Cambria"/>
          <w:i/>
          <w:iCs/>
        </w:rPr>
      </w:pPr>
    </w:p>
    <w:p w14:paraId="0D336CCC" w14:textId="28F657CB" w:rsidR="00966E13" w:rsidRPr="00065352" w:rsidRDefault="00966E13" w:rsidP="00966E13">
      <w:pPr>
        <w:rPr>
          <w:rFonts w:ascii="Cambria" w:hAnsi="Cambria"/>
        </w:rPr>
      </w:pPr>
      <w:r>
        <w:rPr>
          <w:rFonts w:ascii="Cambria" w:hAnsi="Cambria"/>
        </w:rPr>
        <w:t xml:space="preserve">Table 1 displays the time series features selected for k-nTS and k-nTS+ swapping.  For k-nTS swapping, we selected time series features that had a relationship with forecast accuracy based on the literature review in Section 2.3. </w:t>
      </w:r>
      <w:r w:rsidRPr="00C546A7">
        <w:rPr>
          <w:rFonts w:ascii="Cambria" w:hAnsi="Cambria"/>
        </w:rPr>
        <w:t>We omit stability and non-linearity since these features had little to no effect on accuracy</w:t>
      </w:r>
      <w:r>
        <w:rPr>
          <w:rFonts w:ascii="Cambria" w:hAnsi="Cambria"/>
        </w:rPr>
        <w:t>. We also omit</w:t>
      </w:r>
      <w:r w:rsidRPr="00C546A7">
        <w:rPr>
          <w:rFonts w:ascii="Cambria" w:hAnsi="Cambria"/>
        </w:rPr>
        <w:t xml:space="preserve"> frequency</w:t>
      </w:r>
      <w:r>
        <w:rPr>
          <w:rFonts w:ascii="Cambria" w:hAnsi="Cambria"/>
        </w:rPr>
        <w:t xml:space="preserve"> because</w:t>
      </w:r>
      <w:r w:rsidRPr="00C546A7">
        <w:rPr>
          <w:rFonts w:ascii="Cambria" w:hAnsi="Cambria"/>
        </w:rPr>
        <w:t xml:space="preserve"> none of the privacy methods we consider </w:t>
      </w:r>
      <w:r>
        <w:rPr>
          <w:rFonts w:ascii="Cambria" w:hAnsi="Cambria"/>
        </w:rPr>
        <w:t>change the frequency (monthly) of the original data</w:t>
      </w:r>
      <w:r w:rsidRPr="00C546A7">
        <w:rPr>
          <w:rFonts w:ascii="Cambria" w:hAnsi="Cambria"/>
        </w:rPr>
        <w:t xml:space="preserve">. </w:t>
      </w:r>
      <w:r>
        <w:rPr>
          <w:rFonts w:ascii="Cambria" w:hAnsi="Cambria"/>
        </w:rPr>
        <w:t xml:space="preserve">For </w:t>
      </w:r>
      <w:r w:rsidRPr="00360ED3">
        <w:rPr>
          <w:rFonts w:ascii="Cambria" w:hAnsi="Cambria"/>
        </w:rPr>
        <w:t>k</w:t>
      </w:r>
      <w:r>
        <w:rPr>
          <w:rFonts w:ascii="Cambria" w:hAnsi="Cambria"/>
        </w:rPr>
        <w:t xml:space="preserve">-nTS+, we </w:t>
      </w:r>
      <w:r w:rsidRPr="00360ED3">
        <w:rPr>
          <w:rFonts w:ascii="Cambria" w:hAnsi="Cambria"/>
        </w:rPr>
        <w:t>include</w:t>
      </w:r>
      <w:r>
        <w:rPr>
          <w:rFonts w:ascii="Cambria" w:hAnsi="Cambria"/>
        </w:rPr>
        <w:t xml:space="preserve"> many additional features from the </w:t>
      </w:r>
      <w:r w:rsidRPr="00B26DE2">
        <w:rPr>
          <w:rFonts w:ascii="Cambria" w:hAnsi="Cambria"/>
          <w:i/>
          <w:iCs/>
        </w:rPr>
        <w:t>tsfeatures</w:t>
      </w:r>
      <w:r>
        <w:rPr>
          <w:rFonts w:ascii="Cambria" w:hAnsi="Cambria"/>
        </w:rPr>
        <w:t xml:space="preserve"> package in R including </w:t>
      </w:r>
      <w:r>
        <w:rPr>
          <w:rFonts w:ascii="Cambria" w:hAnsi="Cambria"/>
          <w:i/>
          <w:iCs/>
        </w:rPr>
        <w:t>Spike</w:t>
      </w:r>
      <w:r>
        <w:rPr>
          <w:rFonts w:ascii="Cambria" w:hAnsi="Cambria"/>
        </w:rPr>
        <w:t xml:space="preserve">, </w:t>
      </w:r>
      <w:r>
        <w:rPr>
          <w:rFonts w:ascii="Cambria" w:hAnsi="Cambria"/>
          <w:i/>
          <w:iCs/>
        </w:rPr>
        <w:t>Max Variance Shift</w:t>
      </w:r>
      <w:r>
        <w:rPr>
          <w:rFonts w:ascii="Cambria" w:hAnsi="Cambria"/>
        </w:rPr>
        <w:t xml:space="preserve">, and </w:t>
      </w:r>
      <w:r>
        <w:rPr>
          <w:rFonts w:ascii="Cambria" w:hAnsi="Cambria"/>
          <w:i/>
          <w:iCs/>
        </w:rPr>
        <w:t>Max Level Shift</w:t>
      </w:r>
      <w:r>
        <w:rPr>
          <w:rFonts w:ascii="Cambria" w:hAnsi="Cambria"/>
        </w:rPr>
        <w:t>. We refer the reader to Hyndman et al. (2022) for a detailed explanation of these features and further mathematical detail on the time series features is provided in the Appendix.</w:t>
      </w:r>
    </w:p>
    <w:p w14:paraId="2E0EE9FD" w14:textId="745F815F" w:rsidR="00966E13" w:rsidRDefault="00966E13" w:rsidP="008B21C2">
      <w:pPr>
        <w:tabs>
          <w:tab w:val="left" w:pos="1152"/>
        </w:tabs>
        <w:rPr>
          <w:rFonts w:ascii="Cambria" w:hAnsi="Cambria"/>
          <w:b/>
          <w:bCs/>
        </w:rPr>
      </w:pPr>
    </w:p>
    <w:p w14:paraId="0EF30BB5" w14:textId="77777777" w:rsidR="00966E13" w:rsidRDefault="00966E13" w:rsidP="008B21C2">
      <w:pPr>
        <w:tabs>
          <w:tab w:val="left" w:pos="1152"/>
        </w:tabs>
        <w:rPr>
          <w:rFonts w:ascii="Cambria" w:hAnsi="Cambria"/>
          <w:b/>
          <w:bCs/>
        </w:rPr>
      </w:pPr>
      <w:commentRangeStart w:id="460"/>
      <w:commentRangeStart w:id="461"/>
    </w:p>
    <w:p w14:paraId="4FA4B3BC" w14:textId="6004AA87" w:rsidR="00C607C5" w:rsidRPr="000225BC" w:rsidRDefault="000225BC" w:rsidP="008B21C2">
      <w:pPr>
        <w:tabs>
          <w:tab w:val="left" w:pos="1152"/>
        </w:tabs>
        <w:rPr>
          <w:rFonts w:ascii="Cambria" w:hAnsi="Cambria"/>
          <w:b/>
          <w:bCs/>
        </w:rPr>
      </w:pPr>
      <w:r>
        <w:rPr>
          <w:rFonts w:ascii="Cambria" w:hAnsi="Cambria"/>
          <w:b/>
          <w:bCs/>
        </w:rPr>
        <w:t xml:space="preserve">Table </w:t>
      </w:r>
      <w:r w:rsidR="00D06B40">
        <w:rPr>
          <w:rFonts w:ascii="Cambria" w:hAnsi="Cambria"/>
          <w:b/>
          <w:bCs/>
        </w:rPr>
        <w:t>1</w:t>
      </w:r>
      <w:r>
        <w:rPr>
          <w:rFonts w:ascii="Cambria" w:hAnsi="Cambria"/>
          <w:b/>
          <w:bCs/>
        </w:rPr>
        <w:t>: Time series feature descriptions and value ranges.</w:t>
      </w:r>
    </w:p>
    <w:tbl>
      <w:tblPr>
        <w:tblStyle w:val="TableGrid"/>
        <w:tblW w:w="0" w:type="auto"/>
        <w:tblLook w:val="04A0" w:firstRow="1" w:lastRow="0" w:firstColumn="1" w:lastColumn="0" w:noHBand="0" w:noVBand="1"/>
      </w:tblPr>
      <w:tblGrid>
        <w:gridCol w:w="2107"/>
        <w:gridCol w:w="2928"/>
        <w:gridCol w:w="1530"/>
        <w:gridCol w:w="1440"/>
        <w:gridCol w:w="1345"/>
      </w:tblGrid>
      <w:tr w:rsidR="000225BC" w14:paraId="45F66C55" w14:textId="31CAF70F" w:rsidTr="000225BC">
        <w:tc>
          <w:tcPr>
            <w:tcW w:w="2107" w:type="dxa"/>
          </w:tcPr>
          <w:p w14:paraId="0CA12BDD" w14:textId="66F08F25" w:rsidR="000225BC" w:rsidRPr="008B21C2" w:rsidRDefault="000225BC" w:rsidP="008B21C2">
            <w:pPr>
              <w:tabs>
                <w:tab w:val="left" w:pos="1152"/>
              </w:tabs>
              <w:rPr>
                <w:rFonts w:ascii="Cambria" w:hAnsi="Cambria"/>
                <w:b/>
                <w:bCs/>
              </w:rPr>
            </w:pPr>
            <w:r>
              <w:rPr>
                <w:rFonts w:ascii="Cambria" w:hAnsi="Cambria"/>
                <w:b/>
                <w:bCs/>
              </w:rPr>
              <w:lastRenderedPageBreak/>
              <w:t>Feature</w:t>
            </w:r>
          </w:p>
        </w:tc>
        <w:tc>
          <w:tcPr>
            <w:tcW w:w="2928" w:type="dxa"/>
          </w:tcPr>
          <w:p w14:paraId="1E1C8465" w14:textId="78B3A60B" w:rsidR="000225BC" w:rsidRPr="008B21C2" w:rsidRDefault="000225BC" w:rsidP="008B21C2">
            <w:pPr>
              <w:tabs>
                <w:tab w:val="left" w:pos="1152"/>
              </w:tabs>
              <w:rPr>
                <w:rFonts w:ascii="Cambria" w:hAnsi="Cambria"/>
                <w:b/>
                <w:bCs/>
              </w:rPr>
            </w:pPr>
            <w:r>
              <w:rPr>
                <w:rFonts w:ascii="Cambria" w:hAnsi="Cambria"/>
                <w:b/>
                <w:bCs/>
              </w:rPr>
              <w:t>Description</w:t>
            </w:r>
          </w:p>
        </w:tc>
        <w:tc>
          <w:tcPr>
            <w:tcW w:w="1530" w:type="dxa"/>
          </w:tcPr>
          <w:p w14:paraId="470FD8A1" w14:textId="41291DBF" w:rsidR="000225BC" w:rsidRPr="008B21C2" w:rsidRDefault="000225BC" w:rsidP="008B21C2">
            <w:pPr>
              <w:tabs>
                <w:tab w:val="left" w:pos="1152"/>
              </w:tabs>
              <w:rPr>
                <w:rFonts w:ascii="Cambria" w:hAnsi="Cambria"/>
                <w:b/>
                <w:bCs/>
              </w:rPr>
            </w:pPr>
            <w:r>
              <w:rPr>
                <w:rFonts w:ascii="Cambria" w:hAnsi="Cambria"/>
                <w:b/>
                <w:bCs/>
              </w:rPr>
              <w:t>Value Range</w:t>
            </w:r>
          </w:p>
        </w:tc>
        <w:tc>
          <w:tcPr>
            <w:tcW w:w="1440" w:type="dxa"/>
          </w:tcPr>
          <w:p w14:paraId="0111D840" w14:textId="3EAA9A08" w:rsidR="000225BC" w:rsidRDefault="000225BC" w:rsidP="008B21C2">
            <w:pPr>
              <w:tabs>
                <w:tab w:val="left" w:pos="1152"/>
              </w:tabs>
              <w:rPr>
                <w:rFonts w:ascii="Cambria" w:hAnsi="Cambria"/>
                <w:b/>
                <w:bCs/>
              </w:rPr>
            </w:pPr>
            <w:r>
              <w:rPr>
                <w:rFonts w:ascii="Cambria" w:hAnsi="Cambria"/>
                <w:b/>
                <w:bCs/>
              </w:rPr>
              <w:t>Selected (Literature)</w:t>
            </w:r>
          </w:p>
        </w:tc>
        <w:tc>
          <w:tcPr>
            <w:tcW w:w="1345" w:type="dxa"/>
          </w:tcPr>
          <w:p w14:paraId="5274C6CD" w14:textId="0D92DE1E" w:rsidR="000225BC" w:rsidRDefault="000225BC" w:rsidP="008B21C2">
            <w:pPr>
              <w:tabs>
                <w:tab w:val="left" w:pos="1152"/>
              </w:tabs>
              <w:rPr>
                <w:rFonts w:ascii="Cambria" w:hAnsi="Cambria"/>
                <w:b/>
                <w:bCs/>
              </w:rPr>
            </w:pPr>
            <w:r>
              <w:rPr>
                <w:rFonts w:ascii="Cambria" w:hAnsi="Cambria"/>
                <w:b/>
                <w:bCs/>
              </w:rPr>
              <w:t>Selected</w:t>
            </w:r>
            <w:r w:rsidR="00966E13">
              <w:rPr>
                <w:rStyle w:val="FootnoteReference"/>
                <w:rFonts w:ascii="Cambria" w:hAnsi="Cambria"/>
                <w:b/>
                <w:bCs/>
              </w:rPr>
              <w:footnoteReference w:id="7"/>
            </w:r>
            <w:r>
              <w:rPr>
                <w:rFonts w:ascii="Cambria" w:hAnsi="Cambria"/>
                <w:b/>
                <w:bCs/>
              </w:rPr>
              <w:t xml:space="preserve"> (k-n</w:t>
            </w:r>
            <w:r w:rsidR="000C309F">
              <w:rPr>
                <w:rFonts w:ascii="Cambria" w:hAnsi="Cambria"/>
                <w:b/>
                <w:bCs/>
              </w:rPr>
              <w:t>TS</w:t>
            </w:r>
            <w:r>
              <w:rPr>
                <w:rFonts w:ascii="Cambria" w:hAnsi="Cambria"/>
                <w:b/>
                <w:bCs/>
              </w:rPr>
              <w:t>+)</w:t>
            </w:r>
          </w:p>
        </w:tc>
      </w:tr>
      <w:tr w:rsidR="000225BC" w14:paraId="28C423C2" w14:textId="64FB83D5" w:rsidTr="000225BC">
        <w:tc>
          <w:tcPr>
            <w:tcW w:w="2107" w:type="dxa"/>
          </w:tcPr>
          <w:p w14:paraId="19A6DC89" w14:textId="5D3BA491" w:rsidR="000225BC" w:rsidRPr="00D176B8" w:rsidRDefault="000225BC" w:rsidP="008B21C2">
            <w:pPr>
              <w:tabs>
                <w:tab w:val="left" w:pos="1152"/>
              </w:tabs>
              <w:rPr>
                <w:rFonts w:ascii="Cambria" w:hAnsi="Cambria"/>
                <w:i/>
                <w:iCs/>
              </w:rPr>
            </w:pPr>
            <w:r>
              <w:rPr>
                <w:rFonts w:ascii="Cambria" w:hAnsi="Cambria"/>
                <w:i/>
                <w:iCs/>
              </w:rPr>
              <w:t>Spectral Entropy</w:t>
            </w:r>
          </w:p>
        </w:tc>
        <w:tc>
          <w:tcPr>
            <w:tcW w:w="2928" w:type="dxa"/>
          </w:tcPr>
          <w:p w14:paraId="31673D93" w14:textId="7D565142" w:rsidR="000225BC" w:rsidRDefault="003A2D37" w:rsidP="008B21C2">
            <w:pPr>
              <w:tabs>
                <w:tab w:val="left" w:pos="1152"/>
              </w:tabs>
              <w:rPr>
                <w:rFonts w:ascii="Cambria" w:hAnsi="Cambria"/>
              </w:rPr>
            </w:pPr>
            <w:r>
              <w:rPr>
                <w:rFonts w:ascii="Cambria" w:hAnsi="Cambria"/>
              </w:rPr>
              <w:t>Signal</w:t>
            </w:r>
            <w:r w:rsidR="00CE2292">
              <w:rPr>
                <w:rFonts w:ascii="Cambria" w:hAnsi="Cambria"/>
              </w:rPr>
              <w:t>-to-noise ratio of the time series</w:t>
            </w:r>
            <w:r>
              <w:rPr>
                <w:rFonts w:ascii="Cambria" w:hAnsi="Cambria"/>
              </w:rPr>
              <w:t>.</w:t>
            </w:r>
          </w:p>
        </w:tc>
        <w:tc>
          <w:tcPr>
            <w:tcW w:w="1530" w:type="dxa"/>
          </w:tcPr>
          <w:p w14:paraId="60B20705" w14:textId="00602748" w:rsidR="000225BC" w:rsidRDefault="000225BC" w:rsidP="00800EC6">
            <w:pPr>
              <w:tabs>
                <w:tab w:val="left" w:pos="1152"/>
              </w:tabs>
              <w:rPr>
                <w:rFonts w:ascii="Cambria" w:hAnsi="Cambria"/>
              </w:rPr>
            </w:pPr>
            <w:r>
              <w:rPr>
                <w:rFonts w:ascii="Cambria" w:hAnsi="Cambria"/>
              </w:rPr>
              <w:t>[0, 1]</w:t>
            </w:r>
          </w:p>
        </w:tc>
        <w:tc>
          <w:tcPr>
            <w:tcW w:w="1440" w:type="dxa"/>
          </w:tcPr>
          <w:p w14:paraId="6E281AB0" w14:textId="3EEC82E8" w:rsidR="000225BC" w:rsidRDefault="000225BC" w:rsidP="000225BC">
            <w:pPr>
              <w:tabs>
                <w:tab w:val="left" w:pos="1152"/>
              </w:tabs>
              <w:jc w:val="center"/>
              <w:rPr>
                <w:rFonts w:ascii="Cambria" w:hAnsi="Cambria"/>
              </w:rPr>
            </w:pPr>
            <w:r>
              <w:rPr>
                <w:rFonts w:ascii="Cambria" w:hAnsi="Cambria"/>
              </w:rPr>
              <w:t>X</w:t>
            </w:r>
          </w:p>
        </w:tc>
        <w:tc>
          <w:tcPr>
            <w:tcW w:w="1345" w:type="dxa"/>
          </w:tcPr>
          <w:p w14:paraId="1FFD68A9" w14:textId="77777777" w:rsidR="000225BC" w:rsidRDefault="000225BC" w:rsidP="000225BC">
            <w:pPr>
              <w:tabs>
                <w:tab w:val="left" w:pos="1152"/>
              </w:tabs>
              <w:jc w:val="center"/>
              <w:rPr>
                <w:rFonts w:ascii="Cambria" w:hAnsi="Cambria"/>
              </w:rPr>
            </w:pPr>
          </w:p>
        </w:tc>
      </w:tr>
      <w:tr w:rsidR="000225BC" w14:paraId="2CABBB6D" w14:textId="57A4CC8C" w:rsidTr="000225BC">
        <w:tc>
          <w:tcPr>
            <w:tcW w:w="2107" w:type="dxa"/>
          </w:tcPr>
          <w:p w14:paraId="079C9442" w14:textId="6E276A84" w:rsidR="000225BC" w:rsidRPr="00D176B8" w:rsidRDefault="000225BC" w:rsidP="008B21C2">
            <w:pPr>
              <w:tabs>
                <w:tab w:val="left" w:pos="1152"/>
              </w:tabs>
              <w:rPr>
                <w:rFonts w:ascii="Cambria" w:hAnsi="Cambria"/>
                <w:i/>
                <w:iCs/>
              </w:rPr>
            </w:pPr>
            <w:r>
              <w:rPr>
                <w:rFonts w:ascii="Cambria" w:hAnsi="Cambria"/>
                <w:i/>
                <w:iCs/>
              </w:rPr>
              <w:t>Hurst</w:t>
            </w:r>
          </w:p>
        </w:tc>
        <w:tc>
          <w:tcPr>
            <w:tcW w:w="2928" w:type="dxa"/>
          </w:tcPr>
          <w:p w14:paraId="1CF06618" w14:textId="67ACFC07" w:rsidR="000225BC" w:rsidRDefault="003A2D37" w:rsidP="008B21C2">
            <w:pPr>
              <w:tabs>
                <w:tab w:val="left" w:pos="1152"/>
              </w:tabs>
              <w:rPr>
                <w:rFonts w:ascii="Cambria" w:hAnsi="Cambria"/>
              </w:rPr>
            </w:pPr>
            <w:r>
              <w:rPr>
                <w:rFonts w:ascii="Cambria" w:hAnsi="Cambria"/>
              </w:rPr>
              <w:t>Long-range dependence (self-similarity) of a time series.</w:t>
            </w:r>
          </w:p>
        </w:tc>
        <w:tc>
          <w:tcPr>
            <w:tcW w:w="1530" w:type="dxa"/>
          </w:tcPr>
          <w:p w14:paraId="4D897073" w14:textId="70FA84CE" w:rsidR="000225BC" w:rsidRDefault="000225BC" w:rsidP="00800EC6">
            <w:pPr>
              <w:tabs>
                <w:tab w:val="left" w:pos="1152"/>
              </w:tabs>
              <w:rPr>
                <w:rFonts w:ascii="Cambria" w:hAnsi="Cambria"/>
              </w:rPr>
            </w:pPr>
            <w:r>
              <w:rPr>
                <w:rFonts w:ascii="Cambria" w:hAnsi="Cambria"/>
              </w:rPr>
              <w:t>[0, 1]</w:t>
            </w:r>
          </w:p>
        </w:tc>
        <w:tc>
          <w:tcPr>
            <w:tcW w:w="1440" w:type="dxa"/>
          </w:tcPr>
          <w:p w14:paraId="4CA6AF73" w14:textId="1266DFEA" w:rsidR="000225BC" w:rsidRDefault="000225BC" w:rsidP="000225BC">
            <w:pPr>
              <w:tabs>
                <w:tab w:val="left" w:pos="1152"/>
              </w:tabs>
              <w:jc w:val="center"/>
              <w:rPr>
                <w:rFonts w:ascii="Cambria" w:hAnsi="Cambria"/>
              </w:rPr>
            </w:pPr>
            <w:r>
              <w:rPr>
                <w:rFonts w:ascii="Cambria" w:hAnsi="Cambria"/>
              </w:rPr>
              <w:t>X</w:t>
            </w:r>
          </w:p>
        </w:tc>
        <w:tc>
          <w:tcPr>
            <w:tcW w:w="1345" w:type="dxa"/>
          </w:tcPr>
          <w:p w14:paraId="6847F6B1" w14:textId="77777777" w:rsidR="000225BC" w:rsidRDefault="000225BC" w:rsidP="000225BC">
            <w:pPr>
              <w:tabs>
                <w:tab w:val="left" w:pos="1152"/>
              </w:tabs>
              <w:jc w:val="center"/>
              <w:rPr>
                <w:rFonts w:ascii="Cambria" w:hAnsi="Cambria"/>
              </w:rPr>
            </w:pPr>
          </w:p>
        </w:tc>
      </w:tr>
      <w:tr w:rsidR="000225BC" w14:paraId="0260CC83" w14:textId="2BCFCA5B" w:rsidTr="000225BC">
        <w:tc>
          <w:tcPr>
            <w:tcW w:w="2107" w:type="dxa"/>
          </w:tcPr>
          <w:p w14:paraId="534221A8" w14:textId="4EE7068B" w:rsidR="000225BC" w:rsidRPr="00D176B8" w:rsidRDefault="000225BC" w:rsidP="008B21C2">
            <w:pPr>
              <w:tabs>
                <w:tab w:val="left" w:pos="1152"/>
              </w:tabs>
              <w:rPr>
                <w:rFonts w:ascii="Cambria" w:hAnsi="Cambria"/>
                <w:i/>
                <w:iCs/>
              </w:rPr>
            </w:pPr>
            <w:r>
              <w:rPr>
                <w:rFonts w:ascii="Cambria" w:hAnsi="Cambria"/>
                <w:i/>
                <w:iCs/>
              </w:rPr>
              <w:t>Skewness</w:t>
            </w:r>
          </w:p>
        </w:tc>
        <w:tc>
          <w:tcPr>
            <w:tcW w:w="2928" w:type="dxa"/>
          </w:tcPr>
          <w:p w14:paraId="2B121ACD" w14:textId="0C9825D0" w:rsidR="000225BC" w:rsidRDefault="000E47FC" w:rsidP="008B21C2">
            <w:pPr>
              <w:tabs>
                <w:tab w:val="left" w:pos="1152"/>
              </w:tabs>
              <w:rPr>
                <w:rFonts w:ascii="Cambria" w:hAnsi="Cambria"/>
              </w:rPr>
            </w:pPr>
            <w:r>
              <w:rPr>
                <w:rFonts w:ascii="Cambria" w:hAnsi="Cambria"/>
              </w:rPr>
              <w:t>Symmetry of the</w:t>
            </w:r>
            <w:r w:rsidR="00AE2761">
              <w:rPr>
                <w:rFonts w:ascii="Cambria" w:hAnsi="Cambria"/>
              </w:rPr>
              <w:t xml:space="preserve"> distribution of time series values.</w:t>
            </w:r>
          </w:p>
        </w:tc>
        <w:tc>
          <w:tcPr>
            <w:tcW w:w="1530" w:type="dxa"/>
          </w:tcPr>
          <w:p w14:paraId="709AEC1B" w14:textId="6986E460" w:rsidR="000225BC" w:rsidRPr="0074150C" w:rsidRDefault="000225BC" w:rsidP="00800EC6">
            <w:pPr>
              <w:tabs>
                <w:tab w:val="left" w:pos="1152"/>
              </w:tabs>
              <w:rPr>
                <w:rFonts w:ascii="Cambria" w:eastAsiaTheme="minorEastAsia" w:hAnsi="Cambria"/>
              </w:rPr>
            </w:pPr>
            <m:oMathPara>
              <m:oMathParaPr>
                <m:jc m:val="left"/>
              </m:oMathParaPr>
              <m:oMath>
                <m:r>
                  <w:rPr>
                    <w:rFonts w:ascii="Cambria Math" w:eastAsiaTheme="minorEastAsia" w:hAnsi="Cambria Math"/>
                  </w:rPr>
                  <m:t>(-∞, ∞)</m:t>
                </m:r>
              </m:oMath>
            </m:oMathPara>
          </w:p>
        </w:tc>
        <w:tc>
          <w:tcPr>
            <w:tcW w:w="1440" w:type="dxa"/>
          </w:tcPr>
          <w:p w14:paraId="3956FD30" w14:textId="0FA8E17D"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D92C7AB" w14:textId="77777777" w:rsidR="000225BC" w:rsidRDefault="000225BC" w:rsidP="000225BC">
            <w:pPr>
              <w:tabs>
                <w:tab w:val="left" w:pos="1152"/>
              </w:tabs>
              <w:jc w:val="center"/>
              <w:rPr>
                <w:rFonts w:ascii="Cambria" w:eastAsia="Calibri" w:hAnsi="Cambria" w:cs="Times New Roman"/>
              </w:rPr>
            </w:pPr>
          </w:p>
        </w:tc>
      </w:tr>
      <w:tr w:rsidR="000225BC" w14:paraId="602210C9" w14:textId="6302D751" w:rsidTr="000225BC">
        <w:tc>
          <w:tcPr>
            <w:tcW w:w="2107" w:type="dxa"/>
          </w:tcPr>
          <w:p w14:paraId="56926513" w14:textId="1EFC807B" w:rsidR="000225BC" w:rsidRPr="00D176B8" w:rsidRDefault="000225BC" w:rsidP="008B21C2">
            <w:pPr>
              <w:tabs>
                <w:tab w:val="left" w:pos="1152"/>
              </w:tabs>
              <w:rPr>
                <w:rFonts w:ascii="Cambria" w:hAnsi="Cambria"/>
                <w:i/>
                <w:iCs/>
              </w:rPr>
            </w:pPr>
            <w:r>
              <w:rPr>
                <w:rFonts w:ascii="Cambria" w:hAnsi="Cambria"/>
                <w:i/>
                <w:iCs/>
              </w:rPr>
              <w:t>Kurtosis</w:t>
            </w:r>
          </w:p>
        </w:tc>
        <w:tc>
          <w:tcPr>
            <w:tcW w:w="2928" w:type="dxa"/>
          </w:tcPr>
          <w:p w14:paraId="493C7F8B" w14:textId="65702937" w:rsidR="000225BC" w:rsidRDefault="00AE2761" w:rsidP="008B21C2">
            <w:pPr>
              <w:tabs>
                <w:tab w:val="left" w:pos="1152"/>
              </w:tabs>
              <w:rPr>
                <w:rFonts w:ascii="Cambria" w:hAnsi="Cambria"/>
              </w:rPr>
            </w:pPr>
            <w:r>
              <w:rPr>
                <w:rFonts w:ascii="Cambria" w:hAnsi="Cambria"/>
              </w:rPr>
              <w:t xml:space="preserve">Weight of the tails </w:t>
            </w:r>
            <w:r w:rsidR="00F21FCA">
              <w:rPr>
                <w:rFonts w:ascii="Cambria" w:hAnsi="Cambria"/>
              </w:rPr>
              <w:t>of the distribution of time series values.</w:t>
            </w:r>
          </w:p>
        </w:tc>
        <w:tc>
          <w:tcPr>
            <w:tcW w:w="1530" w:type="dxa"/>
          </w:tcPr>
          <w:p w14:paraId="30F5C8B8" w14:textId="3D6A5970" w:rsidR="000225BC" w:rsidRPr="0074150C" w:rsidRDefault="00000000" w:rsidP="00800EC6">
            <w:pPr>
              <w:tabs>
                <w:tab w:val="left" w:pos="1152"/>
              </w:tabs>
              <w:rPr>
                <w:rFonts w:ascii="Cambria" w:eastAsiaTheme="minorEastAsia" w:hAnsi="Cambria"/>
                <w:iCs/>
              </w:rPr>
            </w:pPr>
            <m:oMathPara>
              <m:oMathParaPr>
                <m:jc m:val="left"/>
              </m:oMathParaPr>
              <m:oMath>
                <m:d>
                  <m:dPr>
                    <m:ctrlPr>
                      <w:rPr>
                        <w:rFonts w:ascii="Cambria Math" w:hAnsi="Cambria Math"/>
                        <w:i/>
                      </w:rPr>
                    </m:ctrlPr>
                  </m:dPr>
                  <m:e>
                    <m:r>
                      <w:rPr>
                        <w:rFonts w:ascii="Cambria Math" w:hAnsi="Cambria Math"/>
                      </w:rPr>
                      <m:t>-∞,∞</m:t>
                    </m:r>
                  </m:e>
                </m:d>
              </m:oMath>
            </m:oMathPara>
          </w:p>
        </w:tc>
        <w:tc>
          <w:tcPr>
            <w:tcW w:w="1440" w:type="dxa"/>
          </w:tcPr>
          <w:p w14:paraId="68656403" w14:textId="5CDF24D7"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F0B235A" w14:textId="77777777" w:rsidR="000225BC" w:rsidRDefault="000225BC" w:rsidP="000225BC">
            <w:pPr>
              <w:tabs>
                <w:tab w:val="left" w:pos="1152"/>
              </w:tabs>
              <w:jc w:val="center"/>
              <w:rPr>
                <w:rFonts w:ascii="Cambria" w:eastAsia="Calibri" w:hAnsi="Cambria" w:cs="Times New Roman"/>
              </w:rPr>
            </w:pPr>
          </w:p>
        </w:tc>
      </w:tr>
      <w:tr w:rsidR="000225BC" w14:paraId="4F2DDB61" w14:textId="6958273C" w:rsidTr="000225BC">
        <w:tc>
          <w:tcPr>
            <w:tcW w:w="2107" w:type="dxa"/>
          </w:tcPr>
          <w:p w14:paraId="15EAD5F9" w14:textId="6D2E4A5F" w:rsidR="000225BC" w:rsidRPr="00D176B8" w:rsidRDefault="000225BC" w:rsidP="008B21C2">
            <w:pPr>
              <w:tabs>
                <w:tab w:val="left" w:pos="1152"/>
              </w:tabs>
              <w:rPr>
                <w:rFonts w:ascii="Cambria" w:hAnsi="Cambria"/>
                <w:i/>
                <w:iCs/>
              </w:rPr>
            </w:pPr>
            <w:r>
              <w:rPr>
                <w:rFonts w:ascii="Cambria" w:hAnsi="Cambria"/>
                <w:i/>
                <w:iCs/>
              </w:rPr>
              <w:t>Error ACF</w:t>
            </w:r>
          </w:p>
        </w:tc>
        <w:tc>
          <w:tcPr>
            <w:tcW w:w="2928" w:type="dxa"/>
          </w:tcPr>
          <w:p w14:paraId="6D1F7AF6" w14:textId="648F750A" w:rsidR="000225BC" w:rsidRDefault="00D51FC0" w:rsidP="008B21C2">
            <w:pPr>
              <w:tabs>
                <w:tab w:val="left" w:pos="1152"/>
              </w:tabs>
              <w:rPr>
                <w:rFonts w:ascii="Cambria" w:hAnsi="Cambria"/>
              </w:rPr>
            </w:pPr>
            <w:r>
              <w:rPr>
                <w:rFonts w:ascii="Cambria" w:hAnsi="Cambria"/>
              </w:rPr>
              <w:t>First autocorrelation coefficient of the error component of the decomposed series.</w:t>
            </w:r>
          </w:p>
        </w:tc>
        <w:tc>
          <w:tcPr>
            <w:tcW w:w="1530" w:type="dxa"/>
          </w:tcPr>
          <w:p w14:paraId="6BBD1079" w14:textId="53D02F61" w:rsidR="000225BC" w:rsidRDefault="000225BC" w:rsidP="00800EC6">
            <w:pPr>
              <w:tabs>
                <w:tab w:val="left" w:pos="1152"/>
              </w:tabs>
              <w:rPr>
                <w:rFonts w:ascii="Cambria" w:hAnsi="Cambria"/>
              </w:rPr>
            </w:pPr>
            <w:r>
              <w:rPr>
                <w:rFonts w:ascii="Cambria" w:hAnsi="Cambria"/>
              </w:rPr>
              <w:t>[-1, 1]</w:t>
            </w:r>
          </w:p>
        </w:tc>
        <w:tc>
          <w:tcPr>
            <w:tcW w:w="1440" w:type="dxa"/>
          </w:tcPr>
          <w:p w14:paraId="58A26647" w14:textId="7795414A" w:rsidR="000225BC" w:rsidRDefault="000225BC" w:rsidP="000225BC">
            <w:pPr>
              <w:tabs>
                <w:tab w:val="left" w:pos="1152"/>
              </w:tabs>
              <w:jc w:val="center"/>
              <w:rPr>
                <w:rFonts w:ascii="Cambria" w:hAnsi="Cambria"/>
              </w:rPr>
            </w:pPr>
            <w:r>
              <w:rPr>
                <w:rFonts w:ascii="Cambria" w:hAnsi="Cambria"/>
              </w:rPr>
              <w:t>X</w:t>
            </w:r>
          </w:p>
        </w:tc>
        <w:tc>
          <w:tcPr>
            <w:tcW w:w="1345" w:type="dxa"/>
          </w:tcPr>
          <w:p w14:paraId="75E6063B" w14:textId="77777777" w:rsidR="000225BC" w:rsidRDefault="000225BC" w:rsidP="000225BC">
            <w:pPr>
              <w:tabs>
                <w:tab w:val="left" w:pos="1152"/>
              </w:tabs>
              <w:jc w:val="center"/>
              <w:rPr>
                <w:rFonts w:ascii="Cambria" w:hAnsi="Cambria"/>
              </w:rPr>
            </w:pPr>
          </w:p>
        </w:tc>
      </w:tr>
      <w:tr w:rsidR="000225BC" w14:paraId="17321147" w14:textId="1489F2AF" w:rsidTr="000225BC">
        <w:tc>
          <w:tcPr>
            <w:tcW w:w="2107" w:type="dxa"/>
          </w:tcPr>
          <w:p w14:paraId="2D4607F5" w14:textId="500998F9" w:rsidR="000225BC" w:rsidRPr="00D176B8" w:rsidRDefault="000225BC" w:rsidP="008B21C2">
            <w:pPr>
              <w:tabs>
                <w:tab w:val="left" w:pos="1152"/>
              </w:tabs>
              <w:rPr>
                <w:rFonts w:ascii="Cambria" w:hAnsi="Cambria"/>
                <w:i/>
                <w:iCs/>
              </w:rPr>
            </w:pPr>
            <w:r>
              <w:rPr>
                <w:rFonts w:ascii="Cambria" w:hAnsi="Cambria"/>
                <w:i/>
                <w:iCs/>
              </w:rPr>
              <w:t>Trend</w:t>
            </w:r>
          </w:p>
        </w:tc>
        <w:tc>
          <w:tcPr>
            <w:tcW w:w="2928" w:type="dxa"/>
          </w:tcPr>
          <w:p w14:paraId="72AC152C" w14:textId="24058407" w:rsidR="000225BC" w:rsidRDefault="00D51FC0" w:rsidP="008B21C2">
            <w:pPr>
              <w:tabs>
                <w:tab w:val="left" w:pos="1152"/>
              </w:tabs>
              <w:rPr>
                <w:rFonts w:ascii="Cambria" w:hAnsi="Cambria"/>
              </w:rPr>
            </w:pPr>
            <w:r>
              <w:rPr>
                <w:rFonts w:ascii="Cambria" w:hAnsi="Cambria"/>
              </w:rPr>
              <w:t>Strength of the trend.</w:t>
            </w:r>
          </w:p>
        </w:tc>
        <w:tc>
          <w:tcPr>
            <w:tcW w:w="1530" w:type="dxa"/>
          </w:tcPr>
          <w:p w14:paraId="4EB52AA6" w14:textId="621EF08F" w:rsidR="000225BC" w:rsidRDefault="000225BC" w:rsidP="00800EC6">
            <w:pPr>
              <w:tabs>
                <w:tab w:val="left" w:pos="1152"/>
              </w:tabs>
              <w:rPr>
                <w:rFonts w:ascii="Cambria" w:hAnsi="Cambria"/>
              </w:rPr>
            </w:pPr>
            <w:r>
              <w:rPr>
                <w:rFonts w:ascii="Cambria" w:hAnsi="Cambria"/>
              </w:rPr>
              <w:t>[0, 1]</w:t>
            </w:r>
          </w:p>
        </w:tc>
        <w:tc>
          <w:tcPr>
            <w:tcW w:w="1440" w:type="dxa"/>
          </w:tcPr>
          <w:p w14:paraId="05174285" w14:textId="33F6B762" w:rsidR="000225BC" w:rsidRDefault="000225BC" w:rsidP="000225BC">
            <w:pPr>
              <w:tabs>
                <w:tab w:val="left" w:pos="1152"/>
              </w:tabs>
              <w:jc w:val="center"/>
              <w:rPr>
                <w:rFonts w:ascii="Cambria" w:hAnsi="Cambria"/>
              </w:rPr>
            </w:pPr>
            <w:r>
              <w:rPr>
                <w:rFonts w:ascii="Cambria" w:hAnsi="Cambria"/>
              </w:rPr>
              <w:t>X</w:t>
            </w:r>
          </w:p>
        </w:tc>
        <w:tc>
          <w:tcPr>
            <w:tcW w:w="1345" w:type="dxa"/>
          </w:tcPr>
          <w:p w14:paraId="0B2FD0C2" w14:textId="7E175E21" w:rsidR="000225BC" w:rsidRDefault="000225BC" w:rsidP="000225BC">
            <w:pPr>
              <w:tabs>
                <w:tab w:val="left" w:pos="1152"/>
              </w:tabs>
              <w:jc w:val="center"/>
              <w:rPr>
                <w:rFonts w:ascii="Cambria" w:hAnsi="Cambria"/>
              </w:rPr>
            </w:pPr>
            <w:r>
              <w:rPr>
                <w:rFonts w:ascii="Cambria" w:hAnsi="Cambria"/>
              </w:rPr>
              <w:t>X</w:t>
            </w:r>
          </w:p>
        </w:tc>
      </w:tr>
      <w:tr w:rsidR="000225BC" w14:paraId="08E629D6" w14:textId="44686A42" w:rsidTr="000225BC">
        <w:tc>
          <w:tcPr>
            <w:tcW w:w="2107" w:type="dxa"/>
          </w:tcPr>
          <w:p w14:paraId="76CD84A4" w14:textId="3BAA6601" w:rsidR="000225BC" w:rsidRPr="00D176B8" w:rsidRDefault="000225BC" w:rsidP="008B21C2">
            <w:pPr>
              <w:tabs>
                <w:tab w:val="left" w:pos="1152"/>
              </w:tabs>
              <w:rPr>
                <w:rFonts w:ascii="Cambria" w:hAnsi="Cambria"/>
                <w:i/>
                <w:iCs/>
              </w:rPr>
            </w:pPr>
            <w:r>
              <w:rPr>
                <w:rFonts w:ascii="Cambria" w:hAnsi="Cambria"/>
                <w:i/>
                <w:iCs/>
              </w:rPr>
              <w:t>Seasonality</w:t>
            </w:r>
          </w:p>
        </w:tc>
        <w:tc>
          <w:tcPr>
            <w:tcW w:w="2928" w:type="dxa"/>
          </w:tcPr>
          <w:p w14:paraId="45667C17" w14:textId="5995E7BD" w:rsidR="000225BC" w:rsidRDefault="00D51FC0" w:rsidP="008B21C2">
            <w:pPr>
              <w:tabs>
                <w:tab w:val="left" w:pos="1152"/>
              </w:tabs>
              <w:rPr>
                <w:rFonts w:ascii="Cambria" w:hAnsi="Cambria"/>
              </w:rPr>
            </w:pPr>
            <w:r>
              <w:rPr>
                <w:rFonts w:ascii="Cambria" w:hAnsi="Cambria"/>
              </w:rPr>
              <w:t>Strength of the seasonality.</w:t>
            </w:r>
          </w:p>
        </w:tc>
        <w:tc>
          <w:tcPr>
            <w:tcW w:w="1530" w:type="dxa"/>
          </w:tcPr>
          <w:p w14:paraId="07B36995" w14:textId="6AF64182" w:rsidR="000225BC" w:rsidRDefault="000225BC" w:rsidP="00800EC6">
            <w:pPr>
              <w:tabs>
                <w:tab w:val="left" w:pos="1152"/>
              </w:tabs>
              <w:rPr>
                <w:rFonts w:ascii="Cambria" w:hAnsi="Cambria"/>
              </w:rPr>
            </w:pPr>
            <w:r>
              <w:rPr>
                <w:rFonts w:ascii="Cambria" w:hAnsi="Cambria"/>
              </w:rPr>
              <w:t>[0, 1]</w:t>
            </w:r>
          </w:p>
        </w:tc>
        <w:tc>
          <w:tcPr>
            <w:tcW w:w="1440" w:type="dxa"/>
          </w:tcPr>
          <w:p w14:paraId="3797E488" w14:textId="1AE5FC0D" w:rsidR="000225BC" w:rsidRDefault="000225BC" w:rsidP="000225BC">
            <w:pPr>
              <w:tabs>
                <w:tab w:val="left" w:pos="1152"/>
              </w:tabs>
              <w:jc w:val="center"/>
              <w:rPr>
                <w:rFonts w:ascii="Cambria" w:hAnsi="Cambria"/>
              </w:rPr>
            </w:pPr>
            <w:r>
              <w:rPr>
                <w:rFonts w:ascii="Cambria" w:hAnsi="Cambria"/>
              </w:rPr>
              <w:t>X</w:t>
            </w:r>
          </w:p>
        </w:tc>
        <w:tc>
          <w:tcPr>
            <w:tcW w:w="1345" w:type="dxa"/>
          </w:tcPr>
          <w:p w14:paraId="74C14043" w14:textId="77777777" w:rsidR="000225BC" w:rsidRDefault="000225BC" w:rsidP="000225BC">
            <w:pPr>
              <w:tabs>
                <w:tab w:val="left" w:pos="1152"/>
              </w:tabs>
              <w:jc w:val="center"/>
              <w:rPr>
                <w:rFonts w:ascii="Cambria" w:hAnsi="Cambria"/>
              </w:rPr>
            </w:pPr>
          </w:p>
        </w:tc>
      </w:tr>
      <w:tr w:rsidR="000225BC" w14:paraId="3DBB9477" w14:textId="34CB45D3" w:rsidTr="000225BC">
        <w:tc>
          <w:tcPr>
            <w:tcW w:w="2107" w:type="dxa"/>
          </w:tcPr>
          <w:p w14:paraId="3D7BC49B" w14:textId="28AE4FE3" w:rsidR="000225BC" w:rsidRDefault="000225BC" w:rsidP="008B21C2">
            <w:pPr>
              <w:tabs>
                <w:tab w:val="left" w:pos="1152"/>
              </w:tabs>
              <w:rPr>
                <w:rFonts w:ascii="Cambria" w:hAnsi="Cambria"/>
                <w:i/>
                <w:iCs/>
              </w:rPr>
            </w:pPr>
            <w:r>
              <w:rPr>
                <w:rFonts w:ascii="Cambria" w:hAnsi="Cambria"/>
                <w:i/>
                <w:iCs/>
              </w:rPr>
              <w:t>Mean</w:t>
            </w:r>
          </w:p>
        </w:tc>
        <w:tc>
          <w:tcPr>
            <w:tcW w:w="2928" w:type="dxa"/>
          </w:tcPr>
          <w:p w14:paraId="5032508A" w14:textId="5B961B03" w:rsidR="000225BC" w:rsidRDefault="00D51FC0" w:rsidP="008B21C2">
            <w:pPr>
              <w:tabs>
                <w:tab w:val="left" w:pos="1152"/>
              </w:tabs>
              <w:rPr>
                <w:rFonts w:ascii="Cambria" w:hAnsi="Cambria"/>
              </w:rPr>
            </w:pPr>
            <w:r>
              <w:rPr>
                <w:rFonts w:ascii="Cambria" w:hAnsi="Cambria"/>
              </w:rPr>
              <w:t>Mean of the time series.</w:t>
            </w:r>
          </w:p>
        </w:tc>
        <w:tc>
          <w:tcPr>
            <w:tcW w:w="1530" w:type="dxa"/>
          </w:tcPr>
          <w:p w14:paraId="35489CFE" w14:textId="6F4209D4" w:rsidR="000225BC" w:rsidRPr="0074150C" w:rsidRDefault="00000000" w:rsidP="00800EC6">
            <w:pPr>
              <w:tabs>
                <w:tab w:val="left" w:pos="1152"/>
              </w:tabs>
              <w:rPr>
                <w:rFonts w:ascii="Cambria" w:eastAsiaTheme="minorEastAsia" w:hAnsi="Cambria"/>
                <w:iCs/>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4741FAEF" w14:textId="04034336"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5427050" w14:textId="04D1C24B"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2B61FD03" w14:textId="10DBA3E7" w:rsidTr="000225BC">
        <w:tc>
          <w:tcPr>
            <w:tcW w:w="2107" w:type="dxa"/>
          </w:tcPr>
          <w:p w14:paraId="181A36EF" w14:textId="2D81C399" w:rsidR="000225BC" w:rsidRDefault="000225BC" w:rsidP="008B21C2">
            <w:pPr>
              <w:tabs>
                <w:tab w:val="left" w:pos="1152"/>
              </w:tabs>
              <w:rPr>
                <w:rFonts w:ascii="Cambria" w:hAnsi="Cambria"/>
                <w:i/>
                <w:iCs/>
              </w:rPr>
            </w:pPr>
            <w:r>
              <w:rPr>
                <w:rFonts w:ascii="Cambria" w:hAnsi="Cambria"/>
                <w:i/>
                <w:iCs/>
              </w:rPr>
              <w:t>Variance</w:t>
            </w:r>
          </w:p>
        </w:tc>
        <w:tc>
          <w:tcPr>
            <w:tcW w:w="2928" w:type="dxa"/>
          </w:tcPr>
          <w:p w14:paraId="40BA30E9" w14:textId="64D9F77F" w:rsidR="000225BC" w:rsidRDefault="00D51FC0" w:rsidP="008B21C2">
            <w:pPr>
              <w:tabs>
                <w:tab w:val="left" w:pos="1152"/>
              </w:tabs>
              <w:rPr>
                <w:rFonts w:ascii="Cambria" w:hAnsi="Cambria"/>
              </w:rPr>
            </w:pPr>
            <w:r>
              <w:rPr>
                <w:rFonts w:ascii="Cambria" w:hAnsi="Cambria"/>
              </w:rPr>
              <w:t>Variance of the time series.</w:t>
            </w:r>
          </w:p>
        </w:tc>
        <w:tc>
          <w:tcPr>
            <w:tcW w:w="1530" w:type="dxa"/>
          </w:tcPr>
          <w:p w14:paraId="41F33C6D" w14:textId="4AD2DAB1" w:rsidR="000225BC" w:rsidRPr="0074150C" w:rsidRDefault="00000000" w:rsidP="0074150C">
            <w:pPr>
              <w:tabs>
                <w:tab w:val="left" w:pos="1152"/>
              </w:tabs>
              <w:jc w:val="both"/>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63A0353B" w14:textId="0C3622D8"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52B8BB1" w14:textId="318635FC"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0DCD948E" w14:textId="029AD6AD" w:rsidTr="000225BC">
        <w:tc>
          <w:tcPr>
            <w:tcW w:w="2107" w:type="dxa"/>
          </w:tcPr>
          <w:p w14:paraId="782D0541" w14:textId="0FD1F07E" w:rsidR="000225BC" w:rsidRDefault="000225BC" w:rsidP="008B21C2">
            <w:pPr>
              <w:tabs>
                <w:tab w:val="left" w:pos="1152"/>
              </w:tabs>
              <w:rPr>
                <w:rFonts w:ascii="Cambria" w:hAnsi="Cambria"/>
                <w:i/>
                <w:iCs/>
              </w:rPr>
            </w:pPr>
            <w:r>
              <w:rPr>
                <w:rFonts w:ascii="Cambria" w:hAnsi="Cambria"/>
                <w:i/>
                <w:iCs/>
              </w:rPr>
              <w:t>Spike</w:t>
            </w:r>
          </w:p>
        </w:tc>
        <w:tc>
          <w:tcPr>
            <w:tcW w:w="2928" w:type="dxa"/>
          </w:tcPr>
          <w:p w14:paraId="722F79E8" w14:textId="3BF279D2" w:rsidR="000225BC" w:rsidRDefault="006C4F6C" w:rsidP="008B21C2">
            <w:pPr>
              <w:tabs>
                <w:tab w:val="left" w:pos="1152"/>
              </w:tabs>
              <w:rPr>
                <w:rFonts w:ascii="Cambria" w:hAnsi="Cambria"/>
              </w:rPr>
            </w:pPr>
            <w:r>
              <w:rPr>
                <w:rFonts w:ascii="Cambria" w:eastAsiaTheme="minorEastAsia" w:hAnsi="Cambria"/>
              </w:rPr>
              <w:t>V</w:t>
            </w:r>
            <w:r w:rsidR="00360ED3">
              <w:rPr>
                <w:rFonts w:ascii="Cambria" w:eastAsiaTheme="minorEastAsia" w:hAnsi="Cambria"/>
              </w:rPr>
              <w:t>ariance of the leave-one-out variances of the remainder component of the decomposed series</w:t>
            </w:r>
            <w:r>
              <w:rPr>
                <w:rFonts w:ascii="Cambria" w:eastAsiaTheme="minorEastAsia" w:hAnsi="Cambria"/>
              </w:rPr>
              <w:t>.</w:t>
            </w:r>
          </w:p>
        </w:tc>
        <w:tc>
          <w:tcPr>
            <w:tcW w:w="1530" w:type="dxa"/>
          </w:tcPr>
          <w:p w14:paraId="2264BDAF" w14:textId="154AD202"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617CE5E" w14:textId="77777777" w:rsidR="000225BC" w:rsidRDefault="000225BC" w:rsidP="000225BC">
            <w:pPr>
              <w:tabs>
                <w:tab w:val="left" w:pos="1152"/>
              </w:tabs>
              <w:jc w:val="center"/>
              <w:rPr>
                <w:rFonts w:ascii="Cambria" w:eastAsia="Calibri" w:hAnsi="Cambria" w:cs="Times New Roman"/>
              </w:rPr>
            </w:pPr>
          </w:p>
        </w:tc>
        <w:tc>
          <w:tcPr>
            <w:tcW w:w="1345" w:type="dxa"/>
          </w:tcPr>
          <w:p w14:paraId="092A685E" w14:textId="38A1C819"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7308C0AE" w14:textId="3AF2967F" w:rsidTr="000225BC">
        <w:tc>
          <w:tcPr>
            <w:tcW w:w="2107" w:type="dxa"/>
          </w:tcPr>
          <w:p w14:paraId="093C27A9" w14:textId="0F0B9854" w:rsidR="000225BC" w:rsidRDefault="000225BC" w:rsidP="008B21C2">
            <w:pPr>
              <w:tabs>
                <w:tab w:val="left" w:pos="1152"/>
              </w:tabs>
              <w:rPr>
                <w:rFonts w:ascii="Cambria" w:hAnsi="Cambria"/>
                <w:i/>
                <w:iCs/>
              </w:rPr>
            </w:pPr>
            <w:r>
              <w:rPr>
                <w:rFonts w:ascii="Cambria" w:hAnsi="Cambria"/>
                <w:i/>
                <w:iCs/>
              </w:rPr>
              <w:t>Max Variance Shift</w:t>
            </w:r>
          </w:p>
        </w:tc>
        <w:tc>
          <w:tcPr>
            <w:tcW w:w="2928" w:type="dxa"/>
          </w:tcPr>
          <w:p w14:paraId="63CA341E" w14:textId="4A123E46" w:rsidR="000225BC" w:rsidRDefault="006C4F6C"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variance shift between two consecutive sliding windows</w:t>
            </w:r>
            <w:r w:rsidR="00D51FC0">
              <w:rPr>
                <w:rFonts w:ascii="Cambria" w:eastAsiaTheme="minorEastAsia" w:hAnsi="Cambria"/>
              </w:rPr>
              <w:t>.</w:t>
            </w:r>
          </w:p>
        </w:tc>
        <w:tc>
          <w:tcPr>
            <w:tcW w:w="1530" w:type="dxa"/>
          </w:tcPr>
          <w:p w14:paraId="5F3E45CD" w14:textId="4A32173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1A6A7CC" w14:textId="77777777" w:rsidR="000225BC" w:rsidRDefault="000225BC" w:rsidP="000225BC">
            <w:pPr>
              <w:tabs>
                <w:tab w:val="left" w:pos="1152"/>
              </w:tabs>
              <w:jc w:val="center"/>
              <w:rPr>
                <w:rFonts w:ascii="Cambria" w:eastAsia="Calibri" w:hAnsi="Cambria" w:cs="Times New Roman"/>
              </w:rPr>
            </w:pPr>
          </w:p>
        </w:tc>
        <w:tc>
          <w:tcPr>
            <w:tcW w:w="1345" w:type="dxa"/>
          </w:tcPr>
          <w:p w14:paraId="07846763" w14:textId="1A292CA0"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6CD892A3" w14:textId="7D7F02AC" w:rsidTr="000225BC">
        <w:tc>
          <w:tcPr>
            <w:tcW w:w="2107" w:type="dxa"/>
          </w:tcPr>
          <w:p w14:paraId="18ED6F71" w14:textId="21C65B6C" w:rsidR="000225BC" w:rsidRDefault="000225BC" w:rsidP="008B21C2">
            <w:pPr>
              <w:tabs>
                <w:tab w:val="left" w:pos="1152"/>
              </w:tabs>
              <w:rPr>
                <w:rFonts w:ascii="Cambria" w:hAnsi="Cambria"/>
                <w:i/>
                <w:iCs/>
              </w:rPr>
            </w:pPr>
            <w:r>
              <w:rPr>
                <w:rFonts w:ascii="Cambria" w:hAnsi="Cambria"/>
                <w:i/>
                <w:iCs/>
              </w:rPr>
              <w:t>Max Level Shift</w:t>
            </w:r>
          </w:p>
        </w:tc>
        <w:tc>
          <w:tcPr>
            <w:tcW w:w="2928" w:type="dxa"/>
          </w:tcPr>
          <w:p w14:paraId="67D8F9CC" w14:textId="7955F210" w:rsidR="000225BC" w:rsidRDefault="00D51FC0"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mean shift between two consecutive sliding windows</w:t>
            </w:r>
            <w:r>
              <w:rPr>
                <w:rFonts w:ascii="Cambria" w:eastAsiaTheme="minorEastAsia" w:hAnsi="Cambria"/>
              </w:rPr>
              <w:t>.</w:t>
            </w:r>
          </w:p>
        </w:tc>
        <w:tc>
          <w:tcPr>
            <w:tcW w:w="1530" w:type="dxa"/>
          </w:tcPr>
          <w:p w14:paraId="09F3E659" w14:textId="26AA594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0A11590C" w14:textId="77777777" w:rsidR="000225BC" w:rsidRDefault="000225BC" w:rsidP="000225BC">
            <w:pPr>
              <w:tabs>
                <w:tab w:val="left" w:pos="1152"/>
              </w:tabs>
              <w:jc w:val="center"/>
              <w:rPr>
                <w:rFonts w:ascii="Cambria" w:eastAsia="Calibri" w:hAnsi="Cambria" w:cs="Times New Roman"/>
              </w:rPr>
            </w:pPr>
          </w:p>
        </w:tc>
        <w:tc>
          <w:tcPr>
            <w:tcW w:w="1345" w:type="dxa"/>
          </w:tcPr>
          <w:p w14:paraId="0C968C27" w14:textId="13E3831A"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bl>
    <w:commentRangeEnd w:id="460"/>
    <w:p w14:paraId="715B845A" w14:textId="5EF15DF0" w:rsidR="008B21C2" w:rsidRDefault="00AB5D35" w:rsidP="008B21C2">
      <w:pPr>
        <w:tabs>
          <w:tab w:val="left" w:pos="1152"/>
        </w:tabs>
        <w:rPr>
          <w:rFonts w:ascii="Cambria" w:hAnsi="Cambria"/>
          <w:i/>
          <w:iCs/>
        </w:rPr>
      </w:pPr>
      <w:r>
        <w:rPr>
          <w:rStyle w:val="CommentReference"/>
        </w:rPr>
        <w:commentReference w:id="460"/>
      </w:r>
      <w:commentRangeEnd w:id="461"/>
      <w:r>
        <w:rPr>
          <w:rStyle w:val="CommentReference"/>
        </w:rPr>
        <w:commentReference w:id="461"/>
      </w:r>
    </w:p>
    <w:p w14:paraId="5E6451CF" w14:textId="77777777" w:rsidR="00642B92" w:rsidRPr="00642B92" w:rsidRDefault="00642B92" w:rsidP="007A02E9">
      <w:pPr>
        <w:pStyle w:val="ListParagraph"/>
        <w:tabs>
          <w:tab w:val="left" w:pos="1027"/>
        </w:tabs>
        <w:ind w:left="360"/>
        <w:rPr>
          <w:rFonts w:ascii="Cambria" w:eastAsiaTheme="minorEastAsia" w:hAnsi="Cambria"/>
        </w:rPr>
      </w:pPr>
    </w:p>
    <w:p w14:paraId="29049901" w14:textId="7717BA10" w:rsidR="00EF40B0" w:rsidRDefault="00D76DF4" w:rsidP="00134519">
      <w:pPr>
        <w:pStyle w:val="ListParagraph"/>
        <w:numPr>
          <w:ilvl w:val="1"/>
          <w:numId w:val="1"/>
        </w:numPr>
        <w:rPr>
          <w:rFonts w:ascii="Cambria" w:hAnsi="Cambria"/>
          <w:i/>
          <w:iCs/>
        </w:rPr>
      </w:pPr>
      <w:r>
        <w:rPr>
          <w:rFonts w:ascii="Cambria" w:hAnsi="Cambria"/>
          <w:i/>
          <w:iCs/>
        </w:rPr>
        <w:t xml:space="preserve">Privacy </w:t>
      </w:r>
      <w:r w:rsidR="002C43E4">
        <w:rPr>
          <w:rFonts w:ascii="Cambria" w:hAnsi="Cambria"/>
          <w:i/>
          <w:iCs/>
        </w:rPr>
        <w:t>Protection</w:t>
      </w:r>
    </w:p>
    <w:p w14:paraId="39112AB0" w14:textId="524DAB23" w:rsidR="002610ED" w:rsidRDefault="002610ED" w:rsidP="002610ED">
      <w:pPr>
        <w:rPr>
          <w:rFonts w:ascii="Cambria" w:hAnsi="Cambria"/>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19659794" w14:textId="2BEE3289" w:rsidR="0019115D" w:rsidRPr="00E817B5" w:rsidRDefault="005F3620" w:rsidP="0019115D">
      <w:pPr>
        <w:rPr>
          <w:rFonts w:ascii="Cambria" w:eastAsiaTheme="minorEastAsia" w:hAnsi="Cambria"/>
        </w:rPr>
      </w:pPr>
      <w:r>
        <w:rPr>
          <w:rFonts w:ascii="Cambria" w:hAnsi="Cambria"/>
        </w:rPr>
        <w:t xml:space="preserve">We follow the interpretation and implementation of differential privacy from </w:t>
      </w:r>
      <w:r w:rsidRPr="00DB3320">
        <w:rPr>
          <w:rFonts w:ascii="Cambria" w:hAnsi="Cambria"/>
        </w:rPr>
        <w:t>Gonçalves</w:t>
      </w:r>
      <w:r>
        <w:rPr>
          <w:rFonts w:ascii="Cambria" w:eastAsiaTheme="minorEastAsia" w:hAnsi="Cambria"/>
        </w:rPr>
        <w:t xml:space="preserve"> et al. (2021a). </w:t>
      </w:r>
      <w:r w:rsidR="0019115D">
        <w:rPr>
          <w:rFonts w:ascii="Cambria" w:hAnsi="Cambria"/>
        </w:rPr>
        <w:t xml:space="preserve">A </w:t>
      </w:r>
      <w:r w:rsidR="0019115D" w:rsidRPr="001726A5">
        <w:rPr>
          <w:rFonts w:ascii="Cambria" w:hAnsi="Cambria"/>
        </w:rPr>
        <w:t>mechanism</w:t>
      </w:r>
      <w:r w:rsidR="0019115D">
        <w:rPr>
          <w:rFonts w:ascii="Cambria" w:hAnsi="Cambria"/>
        </w:rPr>
        <w:t xml:space="preserve">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 xml:space="preserve">satisfies </w:t>
      </w:r>
      <m:oMath>
        <m:r>
          <m:rPr>
            <m:sty m:val="p"/>
          </m:rPr>
          <w:rPr>
            <w:rFonts w:ascii="Cambria Math" w:hAnsi="Cambria Math"/>
          </w:rPr>
          <m:t>ϵ</m:t>
        </m:r>
      </m:oMath>
      <w:r w:rsidR="0019115D" w:rsidRPr="001726A5">
        <w:rPr>
          <w:rFonts w:ascii="Cambria" w:hAnsi="Cambria"/>
        </w:rPr>
        <w:t>-differential privacy by guaranteeing that, for every output</w:t>
      </w:r>
      <w:r w:rsidR="0019115D">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19115D">
        <w:rPr>
          <w:rFonts w:ascii="Cambria" w:eastAsiaTheme="minorEastAsia" w:hAnsi="Cambria"/>
        </w:rPr>
        <w:t xml:space="preserve"> </w:t>
      </w:r>
      <w:r w:rsidR="0019115D" w:rsidRPr="001726A5">
        <w:rPr>
          <w:rFonts w:ascii="Cambria" w:hAnsi="Cambria"/>
        </w:rPr>
        <w:t xml:space="preserve">of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and every pair of serie</w:t>
      </w:r>
      <w:r w:rsidR="0019115D">
        <w:rPr>
          <w:rFonts w:ascii="Cambria" w:eastAsiaTheme="minorEastAsia" w:hAnsi="Cambria"/>
        </w:rPr>
        <w:t xml:space="preser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19115D">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50F53">
        <w:rPr>
          <w:rFonts w:ascii="Cambria" w:eastAsiaTheme="minorEastAsia" w:hAnsi="Cambria"/>
        </w:rPr>
        <w:t xml:space="preserve"> which differ on at most one observation</w:t>
      </w:r>
      <w:r w:rsidR="0019115D" w:rsidRPr="001726A5">
        <w:rPr>
          <w:rFonts w:ascii="Cambria" w:hAnsi="Cambria"/>
        </w:rPr>
        <w:t>,</w:t>
      </w:r>
    </w:p>
    <w:p w14:paraId="6974CC0D" w14:textId="77777777" w:rsidR="0019115D" w:rsidRDefault="0019115D" w:rsidP="0019115D">
      <w:pPr>
        <w:rPr>
          <w:rFonts w:ascii="Cambria" w:hAnsi="Cambria"/>
        </w:rPr>
      </w:pPr>
    </w:p>
    <w:p w14:paraId="40C4ECE8" w14:textId="5C7E362B" w:rsidR="0019115D" w:rsidRDefault="006A1A8B" w:rsidP="006A1A8B">
      <w:pPr>
        <w:tabs>
          <w:tab w:val="center" w:pos="4680"/>
          <w:tab w:val="right" w:pos="9360"/>
        </w:tabs>
        <w:rPr>
          <w:rFonts w:ascii="Cambria" w:eastAsiaTheme="minorEastAsia" w:hAnsi="Cambria"/>
        </w:rPr>
      </w:pPr>
      <w:r>
        <w:rPr>
          <w:rFonts w:ascii="Cambria" w:eastAsiaTheme="minorEastAsia" w:hAnsi="Cambria"/>
        </w:rPr>
        <w:tab/>
      </w: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=x'</m:t>
            </m:r>
          </m:e>
        </m:d>
      </m:oMath>
      <w:r w:rsidR="0019115D">
        <w:rPr>
          <w:rFonts w:ascii="Cambria" w:eastAsiaTheme="minorEastAsia" w:hAnsi="Cambria"/>
        </w:rPr>
        <w:t>.</w:t>
      </w:r>
      <w:r>
        <w:rPr>
          <w:rFonts w:ascii="Cambria" w:eastAsiaTheme="minorEastAsia" w:hAnsi="Cambria"/>
        </w:rPr>
        <w:tab/>
        <w:t>(6)</w:t>
      </w:r>
    </w:p>
    <w:p w14:paraId="00DC17C7" w14:textId="77777777" w:rsidR="003C3EE8" w:rsidRPr="00E817B5" w:rsidRDefault="003C3EE8" w:rsidP="0019115D">
      <w:pPr>
        <w:jc w:val="center"/>
        <w:rPr>
          <w:rFonts w:ascii="Cambria" w:eastAsiaTheme="minorEastAsia" w:hAnsi="Cambria"/>
        </w:rPr>
      </w:pPr>
    </w:p>
    <w:p w14:paraId="1E4FD4D3" w14:textId="693126A2" w:rsidR="00F66B56" w:rsidRPr="00200DAD" w:rsidRDefault="0019115D" w:rsidP="0019115D">
      <w:pPr>
        <w:rPr>
          <w:rFonts w:ascii="Cambria" w:eastAsiaTheme="minorEastAsia" w:hAnsi="Cambria"/>
        </w:rPr>
      </w:pPr>
      <w:r>
        <w:rPr>
          <w:rFonts w:ascii="Cambria" w:hAnsi="Cambria"/>
        </w:rPr>
        <w:t>A</w:t>
      </w:r>
      <w:r w:rsidRPr="001726A5">
        <w:rPr>
          <w:rFonts w:ascii="Cambria" w:hAnsi="Cambria"/>
        </w:rPr>
        <w:t xml:space="preserve"> differentially private time series can be created using a randomized mechanism</w:t>
      </w:r>
      <w:r w:rsidR="00200DAD">
        <w:rPr>
          <w:rFonts w:ascii="Cambria" w:hAnsi="Cambria"/>
        </w:rPr>
        <w:t xml:space="preserve">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η</m:t>
        </m:r>
      </m:oMath>
      <w:r w:rsidR="00200DAD">
        <w:rPr>
          <w:rFonts w:ascii="Cambria" w:eastAsiaTheme="minorEastAsia" w:hAnsi="Cambria"/>
        </w:rPr>
        <w:t xml:space="preserve"> </w:t>
      </w:r>
      <w:r>
        <w:rPr>
          <w:rFonts w:ascii="Cambria" w:hAnsi="Cambria"/>
          <w:iCs/>
        </w:rPr>
        <w:t>that</w:t>
      </w:r>
      <w:r w:rsidRPr="001726A5">
        <w:rPr>
          <w:rFonts w:ascii="Cambria" w:hAnsi="Cambria"/>
        </w:rPr>
        <w:t xml:space="preserve"> adds</w:t>
      </w:r>
      <w:r>
        <w:rPr>
          <w:rFonts w:ascii="Cambria" w:hAnsi="Cambria"/>
        </w:rPr>
        <w:t xml:space="preserve"> a vector of random noise values, each of which is drawn from a Laplace distribution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to a</w:t>
      </w:r>
      <w:r w:rsidR="00312E50">
        <w:rPr>
          <w:rFonts w:ascii="Cambria" w:eastAsiaTheme="minorEastAsia" w:hAnsi="Cambria"/>
        </w:rPr>
        <w:t>n</w:t>
      </w:r>
      <w:r>
        <w:rPr>
          <w:rFonts w:ascii="Cambria" w:eastAsiaTheme="minorEastAsia" w:hAnsi="Cambria"/>
        </w:rPr>
        <w:t xml:space="preserve"> </w:t>
      </w:r>
      <w:r w:rsidR="002F0067">
        <w:rPr>
          <w:rFonts w:ascii="Cambria" w:eastAsiaTheme="minorEastAsia" w:hAnsi="Cambria"/>
        </w:rPr>
        <w:t>original</w:t>
      </w:r>
      <w:r>
        <w:rPr>
          <w:rFonts w:ascii="Cambria" w:eastAsiaTheme="minorEastAsia" w:hAnsi="Cambria"/>
        </w:rPr>
        <w:t xml:space="preserve">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w:t>
      </w:r>
      <w:r w:rsidRPr="001726A5">
        <w:rPr>
          <w:rFonts w:ascii="Cambria" w:hAnsi="Cambria"/>
        </w:rPr>
        <w:t>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Cambria" w:eastAsiaTheme="minorEastAsia" w:hAnsi="Cambria"/>
        </w:rPr>
        <w:t xml:space="preserve"> </w:t>
      </w:r>
      <w:r w:rsidRPr="001726A5">
        <w:rPr>
          <w:rFonts w:ascii="Cambria" w:hAnsi="Cambria"/>
        </w:rPr>
        <w:t xml:space="preserve">which differ in at most one </w:t>
      </w:r>
      <w:r w:rsidRPr="001726A5">
        <w:rPr>
          <w:rFonts w:ascii="Cambria" w:hAnsi="Cambria"/>
        </w:rPr>
        <w:lastRenderedPageBreak/>
        <w:t xml:space="preserve">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1</m:t>
            </m:r>
          </m:sub>
        </m:sSub>
      </m:oMath>
      <w:r>
        <w:rPr>
          <w:rFonts w:ascii="Cambria" w:eastAsiaTheme="minorEastAsia" w:hAnsi="Cambria"/>
        </w:rPr>
        <w:t>.</w:t>
      </w:r>
      <w:r w:rsidR="00200DAD">
        <w:rPr>
          <w:rFonts w:ascii="Cambria" w:eastAsiaTheme="minorEastAsia" w:hAnsi="Cambria"/>
        </w:rPr>
        <w:t xml:space="preserve"> </w:t>
      </w:r>
      <w:r w:rsidR="00297B43">
        <w:rPr>
          <w:rFonts w:ascii="Cambria" w:eastAsiaTheme="minorEastAsia" w:hAnsi="Cambria"/>
        </w:rPr>
        <w:t>We use the values of</w:t>
      </w:r>
      <w:r w:rsidR="00D07036">
        <w:rPr>
          <w:rFonts w:ascii="Cambria" w:eastAsiaTheme="minorEastAsia" w:hAnsi="Cambria"/>
        </w:rPr>
        <w:t xml:space="preserve"> </w:t>
      </w:r>
      <m:oMath>
        <m:r>
          <w:rPr>
            <w:rFonts w:ascii="Cambria Math" w:eastAsiaTheme="minorEastAsia" w:hAnsi="Cambria Math"/>
          </w:rPr>
          <m:t>ε=</m:t>
        </m:r>
        <m:r>
          <m:rPr>
            <m:sty m:val="p"/>
          </m:rPr>
          <w:rPr>
            <w:rFonts w:ascii="Cambria Math" w:eastAsiaTheme="minorEastAsia" w:hAnsi="Cambria Math"/>
          </w:rPr>
          <m:t>20.0, 10.0, 4.6, 1.0, 0.1</m:t>
        </m:r>
      </m:oMath>
      <w:r w:rsidR="00D07036">
        <w:rPr>
          <w:rFonts w:ascii="Cambria" w:eastAsiaTheme="minorEastAsia" w:hAnsi="Cambria"/>
        </w:rPr>
        <w:t xml:space="preserve"> which ranges from least private to most private.</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31F30617" w:rsidR="00436C56" w:rsidRPr="000D2981" w:rsidRDefault="0019115D" w:rsidP="00E055BE">
      <w:pPr>
        <w:rPr>
          <w:rFonts w:ascii="Cambria" w:eastAsiaTheme="minorEastAsia" w:hAnsi="Cambria"/>
        </w:rPr>
      </w:pPr>
      <w:r>
        <w:rPr>
          <w:rFonts w:ascii="Cambria" w:eastAsiaTheme="minorEastAsia" w:hAnsi="Cambria"/>
        </w:rPr>
        <w:t xml:space="preserve">Additive noise adds a normally distributed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value in an original time series </w:t>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σ</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sub>
        </m:sSub>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00BC6CCF">
        <w:rPr>
          <w:rFonts w:ascii="Cambria" w:eastAsiaTheme="minorEastAsia" w:hAnsi="Cambria"/>
        </w:rPr>
        <w:t>and w</w:t>
      </w:r>
      <w:r w:rsidR="00D07036">
        <w:rPr>
          <w:rFonts w:ascii="Cambria" w:eastAsiaTheme="minorEastAsia" w:hAnsi="Cambria"/>
        </w:rPr>
        <w:t xml:space="preserve">e set </w:t>
      </w:r>
      <m:oMath>
        <m:r>
          <w:rPr>
            <w:rFonts w:ascii="Cambria Math" w:eastAsiaTheme="minorEastAsia" w:hAnsi="Cambria Math"/>
          </w:rPr>
          <m:t>s=</m:t>
        </m:r>
        <m:r>
          <m:rPr>
            <m:sty m:val="p"/>
          </m:rPr>
          <w:rPr>
            <w:rFonts w:ascii="Cambria Math" w:eastAsiaTheme="minorEastAsia" w:hAnsi="Cambria Math"/>
          </w:rPr>
          <m:t>0.25, 0.50, 1.0, 1.5, 2.0</m:t>
        </m:r>
      </m:oMath>
      <w:r w:rsidR="00D07036">
        <w:rPr>
          <w:rFonts w:ascii="Cambria" w:eastAsiaTheme="minorEastAsia" w:hAnsi="Cambria"/>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k-nTS and k-nTS+</w:t>
      </w:r>
    </w:p>
    <w:p w14:paraId="0A1005A5" w14:textId="37D616B7" w:rsidR="00723E66" w:rsidRDefault="008950C0" w:rsidP="008950C0">
      <w:pPr>
        <w:tabs>
          <w:tab w:val="left" w:pos="1027"/>
        </w:tabs>
        <w:rPr>
          <w:rFonts w:ascii="Cambria" w:eastAsiaTheme="minorEastAsia" w:hAnsi="Cambria"/>
        </w:rPr>
      </w:pPr>
      <w:r>
        <w:rPr>
          <w:rFonts w:ascii="Cambria" w:eastAsiaTheme="minorEastAsia" w:hAnsi="Cambria"/>
        </w:rPr>
        <w:br/>
      </w:r>
      <w:r w:rsidR="002321C0" w:rsidRPr="006A4838">
        <w:rPr>
          <w:rFonts w:ascii="Cambria" w:hAnsi="Cambria"/>
        </w:rPr>
        <w:t xml:space="preserve">The k-nearest series </w:t>
      </w:r>
      <w:r w:rsidR="002321C0">
        <w:rPr>
          <w:rFonts w:ascii="Cambria" w:hAnsi="Cambria"/>
        </w:rPr>
        <w:t xml:space="preserve">for k-nTS and k-nTS+ swapping </w:t>
      </w:r>
      <w:r w:rsidR="002321C0" w:rsidRPr="006A4838">
        <w:rPr>
          <w:rFonts w:ascii="Cambria" w:hAnsi="Cambria"/>
        </w:rPr>
        <w:t>are determined using features</w:t>
      </w:r>
      <w:r w:rsidR="002321C0">
        <w:rPr>
          <w:rFonts w:ascii="Cambria" w:hAnsi="Cambria"/>
        </w:rPr>
        <w:t xml:space="preserve"> </w:t>
      </w:r>
      <w:r w:rsidR="00723E66">
        <w:rPr>
          <w:rFonts w:ascii="Cambria" w:hAnsi="Cambria"/>
        </w:rPr>
        <w:t>computed by the data owner</w:t>
      </w:r>
      <w:r w:rsidR="002321C0">
        <w:rPr>
          <w:rFonts w:ascii="Cambria" w:hAnsi="Cambria"/>
        </w:rPr>
        <w:t xml:space="preserve"> from</w:t>
      </w:r>
      <w:r w:rsidR="002321C0" w:rsidRPr="006A4838">
        <w:rPr>
          <w:rFonts w:ascii="Cambria" w:hAnsi="Cambria"/>
        </w:rPr>
        <w:t xml:space="preserve"> the </w:t>
      </w:r>
      <w:r w:rsidR="002321C0">
        <w:rPr>
          <w:rFonts w:ascii="Cambria" w:hAnsi="Cambria"/>
        </w:rPr>
        <w:t>original</w:t>
      </w:r>
      <w:r w:rsidR="002321C0" w:rsidRPr="006A4838">
        <w:rPr>
          <w:rFonts w:ascii="Cambria" w:hAnsi="Cambria"/>
        </w:rPr>
        <w:t xml:space="preserve"> </w:t>
      </w:r>
      <w:r w:rsidR="00723E66">
        <w:rPr>
          <w:rFonts w:ascii="Cambria" w:hAnsi="Cambria"/>
        </w:rPr>
        <w:t>data set</w:t>
      </w:r>
      <w:r w:rsidR="002321C0">
        <w:rPr>
          <w:rFonts w:ascii="Cambria" w:hAnsi="Cambria"/>
        </w:rPr>
        <w:t xml:space="preserve">.   The data owner swaps original </w:t>
      </w:r>
      <w:r w:rsidR="002321C0" w:rsidRPr="006A4838">
        <w:rPr>
          <w:rFonts w:ascii="Cambria" w:hAnsi="Cambria"/>
        </w:rPr>
        <w:t xml:space="preserve">values to create the protected </w:t>
      </w:r>
      <w:r w:rsidR="002321C0">
        <w:rPr>
          <w:rFonts w:ascii="Cambria" w:hAnsi="Cambria"/>
        </w:rPr>
        <w:t>values</w:t>
      </w:r>
      <w:r w:rsidR="002321C0" w:rsidRPr="006A4838">
        <w:rPr>
          <w:rFonts w:ascii="Cambria" w:hAnsi="Cambria"/>
        </w:rPr>
        <w:t xml:space="preserve"> f</w:t>
      </w:r>
      <w:r w:rsidR="002321C0">
        <w:rPr>
          <w:rFonts w:ascii="Cambria" w:hAnsi="Cambria"/>
        </w:rPr>
        <w:t>rom</w:t>
      </w:r>
      <w:r w:rsidR="002321C0" w:rsidRPr="006A4838">
        <w:rPr>
          <w:rFonts w:ascii="Cambria" w:hAnsi="Cambria"/>
        </w:rPr>
        <w:t xml:space="preserve"> time 1 to T</w:t>
      </w:r>
      <w:r w:rsidR="002321C0">
        <w:rPr>
          <w:rFonts w:ascii="Cambria" w:hAnsi="Cambria"/>
        </w:rPr>
        <w:t xml:space="preserve"> for each time series.  </w:t>
      </w:r>
      <w:r w:rsidRPr="007A02E9">
        <w:rPr>
          <w:rFonts w:ascii="Cambria" w:eastAsiaTheme="minorEastAsia" w:hAnsi="Cambria"/>
        </w:rPr>
        <w:t xml:space="preserve">We use the features described </w:t>
      </w:r>
      <w:r w:rsidR="00723E66">
        <w:rPr>
          <w:rFonts w:ascii="Cambria" w:eastAsiaTheme="minorEastAsia" w:hAnsi="Cambria"/>
        </w:rPr>
        <w:t xml:space="preserve">in Section 4.2. </w:t>
      </w:r>
    </w:p>
    <w:p w14:paraId="7D110A8E" w14:textId="77777777" w:rsidR="00723E66" w:rsidRDefault="00723E66" w:rsidP="008950C0">
      <w:pPr>
        <w:tabs>
          <w:tab w:val="left" w:pos="1027"/>
        </w:tabs>
        <w:rPr>
          <w:rFonts w:ascii="Cambria" w:eastAsiaTheme="minorEastAsia" w:hAnsi="Cambria"/>
        </w:rPr>
      </w:pPr>
    </w:p>
    <w:p w14:paraId="0A41850E" w14:textId="5AD0D3A9" w:rsidR="003F29CF" w:rsidRDefault="008950C0" w:rsidP="008950C0">
      <w:pPr>
        <w:tabs>
          <w:tab w:val="left" w:pos="1027"/>
        </w:tabs>
        <w:rPr>
          <w:rFonts w:ascii="Cambria" w:eastAsiaTheme="minorEastAsia" w:hAnsi="Cambria"/>
        </w:rPr>
      </w:pPr>
      <w:r w:rsidRPr="007A02E9">
        <w:rPr>
          <w:rFonts w:ascii="Cambria" w:eastAsiaTheme="minorEastAsia" w:hAnsi="Cambria"/>
        </w:rPr>
        <w:t xml:space="preserve">To perform feature selection for </w:t>
      </w:r>
      <w:r w:rsidRPr="007A02E9">
        <w:rPr>
          <w:rFonts w:ascii="Cambria" w:eastAsiaTheme="minorEastAsia" w:hAnsi="Cambria"/>
          <w:i/>
          <w:iCs/>
        </w:rPr>
        <w:t>k</w:t>
      </w:r>
      <w:r w:rsidRPr="007A02E9">
        <w:rPr>
          <w:rFonts w:ascii="Cambria" w:eastAsiaTheme="minorEastAsia" w:hAnsi="Cambria"/>
        </w:rPr>
        <w:t xml:space="preserve">-nTS+, </w:t>
      </w:r>
      <w:r w:rsidR="00723E66">
        <w:rPr>
          <w:rFonts w:ascii="Cambria" w:eastAsiaTheme="minorEastAsia" w:hAnsi="Cambria"/>
        </w:rPr>
        <w:t xml:space="preserve">the data owner </w:t>
      </w:r>
      <w:r w:rsidR="008E07B7">
        <w:rPr>
          <w:rFonts w:ascii="Cambria" w:eastAsiaTheme="minorEastAsia" w:hAnsi="Cambria"/>
        </w:rPr>
        <w:t xml:space="preserve">first </w:t>
      </w:r>
      <w:r w:rsidRPr="007A02E9">
        <w:rPr>
          <w:rFonts w:ascii="Cambria" w:eastAsiaTheme="minorEastAsia" w:hAnsi="Cambria"/>
        </w:rPr>
        <w:t>create</w:t>
      </w:r>
      <w:r w:rsidR="00723E66">
        <w:rPr>
          <w:rFonts w:ascii="Cambria" w:eastAsiaTheme="minorEastAsia" w:hAnsi="Cambria"/>
        </w:rPr>
        <w:t>s</w:t>
      </w:r>
      <w:r w:rsidRPr="007A02E9">
        <w:rPr>
          <w:rFonts w:ascii="Cambria" w:eastAsiaTheme="minorEastAsia" w:hAnsi="Cambria"/>
        </w:rPr>
        <w:t xml:space="preserve"> protected versions of the original data using additive noise and differential privacy </w:t>
      </w:r>
      <w:r w:rsidR="008E07B7">
        <w:rPr>
          <w:rFonts w:ascii="Cambria" w:eastAsiaTheme="minorEastAsia" w:hAnsi="Cambria"/>
        </w:rPr>
        <w:t xml:space="preserve">from time period 1 to </w:t>
      </w:r>
      <m:oMath>
        <m:r>
          <w:rPr>
            <w:rFonts w:ascii="Cambria Math" w:eastAsiaTheme="minorEastAsia" w:hAnsi="Cambria Math"/>
          </w:rPr>
          <m:t>T-1</m:t>
        </m:r>
      </m:oMath>
      <w:r w:rsidRPr="007A02E9">
        <w:rPr>
          <w:rFonts w:ascii="Cambria" w:eastAsiaTheme="minorEastAsia" w:hAnsi="Cambria"/>
        </w:rPr>
        <w:t xml:space="preserve">.  Then, </w:t>
      </w:r>
      <w:r w:rsidR="009D1F53">
        <w:rPr>
          <w:rFonts w:ascii="Cambria" w:eastAsiaTheme="minorEastAsia" w:hAnsi="Cambria"/>
        </w:rPr>
        <w:t>using th</w:t>
      </w:r>
      <w:r w:rsidR="008E07B7">
        <w:rPr>
          <w:rFonts w:ascii="Cambria" w:eastAsiaTheme="minorEastAsia" w:hAnsi="Cambria"/>
        </w:rPr>
        <w:t>is</w:t>
      </w:r>
      <w:r w:rsidR="009D1F53">
        <w:rPr>
          <w:rFonts w:ascii="Cambria" w:eastAsiaTheme="minorEastAsia" w:hAnsi="Cambria"/>
        </w:rPr>
        <w:t xml:space="preserve"> protected data from time period 1 to </w:t>
      </w:r>
      <m:oMath>
        <m:r>
          <w:rPr>
            <w:rFonts w:ascii="Cambria Math" w:eastAsiaTheme="minorEastAsia" w:hAnsi="Cambria Math"/>
          </w:rPr>
          <m:t>T-1</m:t>
        </m:r>
      </m:oMath>
      <w:r w:rsidR="009D1F53">
        <w:rPr>
          <w:rFonts w:ascii="Cambria" w:eastAsiaTheme="minorEastAsia" w:hAnsi="Cambria"/>
        </w:rPr>
        <w:t xml:space="preserve">, the data owner </w:t>
      </w:r>
      <w:r w:rsidRPr="007A02E9">
        <w:rPr>
          <w:rFonts w:ascii="Cambria" w:eastAsiaTheme="minorEastAsia" w:hAnsi="Cambria"/>
        </w:rPr>
        <w:t>generate</w:t>
      </w:r>
      <w:r w:rsidR="009D1F53">
        <w:rPr>
          <w:rFonts w:ascii="Cambria" w:eastAsiaTheme="minorEastAsia" w:hAnsi="Cambria"/>
        </w:rPr>
        <w:t>s</w:t>
      </w:r>
      <w:r w:rsidRPr="007A02E9">
        <w:rPr>
          <w:rFonts w:ascii="Cambria" w:eastAsiaTheme="minorEastAsia" w:hAnsi="Cambria"/>
        </w:rPr>
        <w:t xml:space="preserve"> forecasts for each of the protected data sets </w:t>
      </w:r>
      <w:r w:rsidR="009D1F53">
        <w:rPr>
          <w:rFonts w:ascii="Cambria" w:eastAsiaTheme="minorEastAsia" w:hAnsi="Cambria"/>
        </w:rPr>
        <w:t xml:space="preserve">at time </w:t>
      </w:r>
      <m:oMath>
        <m:r>
          <w:rPr>
            <w:rFonts w:ascii="Cambria Math" w:eastAsiaTheme="minorEastAsia" w:hAnsi="Cambria Math"/>
          </w:rPr>
          <m:t>T</m:t>
        </m:r>
      </m:oMath>
      <w:r w:rsidRPr="007A02E9">
        <w:rPr>
          <w:rFonts w:ascii="Cambria" w:eastAsiaTheme="minorEastAsia" w:hAnsi="Cambria"/>
        </w:rPr>
        <w:t xml:space="preserve"> and compute</w:t>
      </w:r>
      <w:r w:rsidR="009D1F53">
        <w:rPr>
          <w:rFonts w:ascii="Cambria" w:eastAsiaTheme="minorEastAsia" w:hAnsi="Cambria"/>
        </w:rPr>
        <w:t>s</w:t>
      </w:r>
      <w:r w:rsidRPr="007A02E9">
        <w:rPr>
          <w:rFonts w:ascii="Cambria" w:eastAsiaTheme="minorEastAsia" w:hAnsi="Cambria"/>
        </w:rPr>
        <w:t xml:space="preserve"> the absolute error of each forecast for each series. </w:t>
      </w:r>
      <w:r w:rsidR="008E07B7">
        <w:rPr>
          <w:rFonts w:ascii="Cambria" w:eastAsiaTheme="minorEastAsia" w:hAnsi="Cambria"/>
        </w:rPr>
        <w:t>The k-nTS+ swapping method is applied to each forecasting model separately i</w:t>
      </w:r>
      <w:r w:rsidRPr="007A02E9">
        <w:rPr>
          <w:rFonts w:ascii="Cambria" w:eastAsiaTheme="minorEastAsia" w:hAnsi="Cambria"/>
        </w:rPr>
        <w:t xml:space="preserve">n order to detect the variation in forecast accuracy due to changes in time series features </w:t>
      </w:r>
      <w:r w:rsidR="00057F26">
        <w:rPr>
          <w:rFonts w:ascii="Cambria" w:eastAsiaTheme="minorEastAsia" w:hAnsi="Cambria"/>
        </w:rPr>
        <w:t>(</w:t>
      </w:r>
      <w:r w:rsidRPr="007A02E9">
        <w:rPr>
          <w:rFonts w:ascii="Cambria" w:eastAsiaTheme="minorEastAsia" w:hAnsi="Cambria"/>
        </w:rPr>
        <w:t>and not the forecasting</w:t>
      </w:r>
      <w:r w:rsidR="00057F26">
        <w:rPr>
          <w:rFonts w:ascii="Cambria" w:eastAsiaTheme="minorEastAsia" w:hAnsi="Cambria"/>
        </w:rPr>
        <w:t xml:space="preserve"> model)</w:t>
      </w:r>
      <w:r w:rsidR="008E07B7">
        <w:rPr>
          <w:rFonts w:ascii="Cambria" w:eastAsiaTheme="minorEastAsia" w:hAnsi="Cambria"/>
        </w:rPr>
        <w:t xml:space="preserve">. </w:t>
      </w:r>
    </w:p>
    <w:p w14:paraId="49E5A98D" w14:textId="77777777" w:rsidR="003F29CF" w:rsidRDefault="003F29CF" w:rsidP="008950C0">
      <w:pPr>
        <w:tabs>
          <w:tab w:val="left" w:pos="1027"/>
        </w:tabs>
        <w:rPr>
          <w:rFonts w:ascii="Cambria" w:eastAsiaTheme="minorEastAsia" w:hAnsi="Cambria"/>
        </w:rPr>
      </w:pPr>
    </w:p>
    <w:p w14:paraId="6C12E59F" w14:textId="0B77822C" w:rsidR="003E41F5" w:rsidRDefault="003F29CF" w:rsidP="00C33D1F">
      <w:pPr>
        <w:tabs>
          <w:tab w:val="left" w:pos="1027"/>
        </w:tabs>
        <w:rPr>
          <w:rFonts w:ascii="Cambria" w:hAnsi="Cambria"/>
        </w:rPr>
      </w:pPr>
      <w:r>
        <w:rPr>
          <w:rFonts w:ascii="Cambria" w:eastAsiaTheme="minorEastAsia" w:hAnsi="Cambria"/>
        </w:rPr>
        <w:t xml:space="preserve">We select </w:t>
      </w:r>
      <m:oMath>
        <m:r>
          <m:rPr>
            <m:sty m:val="p"/>
          </m:rPr>
          <w:rPr>
            <w:rFonts w:ascii="Cambria Math" w:eastAsiaTheme="minorEastAsia" w:hAnsi="Cambria Math"/>
          </w:rPr>
          <m:t>τ</m:t>
        </m:r>
        <m:r>
          <w:rPr>
            <w:rFonts w:ascii="Cambria Math" w:eastAsiaTheme="minorEastAsia" w:hAnsi="Cambria Math"/>
          </w:rPr>
          <m:t>= 5%</m:t>
        </m:r>
      </m:oMath>
      <w:r>
        <w:rPr>
          <w:rFonts w:ascii="Cambria" w:eastAsiaTheme="minorEastAsia" w:hAnsi="Cambria"/>
        </w:rPr>
        <w:t xml:space="preserve"> so the features are within 5% of the minimum average prediction error</w:t>
      </w:r>
      <w:r w:rsidR="008B44A9">
        <w:rPr>
          <w:rFonts w:ascii="Cambria" w:eastAsiaTheme="minorEastAsia" w:hAnsi="Cambria"/>
        </w:rPr>
        <w:t xml:space="preserve"> from the best random forest model</w:t>
      </w:r>
      <w:r>
        <w:rPr>
          <w:rFonts w:ascii="Cambria" w:eastAsiaTheme="minorEastAsia" w:hAnsi="Cambria"/>
        </w:rPr>
        <w:t xml:space="preserve">. </w:t>
      </w:r>
      <w:r w:rsidR="002D250D">
        <w:rPr>
          <w:rFonts w:ascii="Cambria" w:eastAsiaTheme="minorEastAsia" w:hAnsi="Cambria"/>
        </w:rPr>
        <w:t>For the k-nTS+ protected data, we use the</w:t>
      </w:r>
      <w:r>
        <w:rPr>
          <w:rFonts w:ascii="Cambria" w:eastAsiaTheme="minorEastAsia" w:hAnsi="Cambria"/>
        </w:rPr>
        <w:t xml:space="preserve"> six features</w:t>
      </w:r>
      <w:r w:rsidR="008B44A9">
        <w:rPr>
          <w:rFonts w:ascii="Cambria" w:eastAsiaTheme="minorEastAsia" w:hAnsi="Cambria"/>
        </w:rPr>
        <w:t xml:space="preserve"> (last column of Table 1)</w:t>
      </w:r>
      <w:r>
        <w:rPr>
          <w:rFonts w:ascii="Cambria" w:eastAsiaTheme="minorEastAsia" w:hAnsi="Cambria"/>
        </w:rPr>
        <w:t xml:space="preserve"> with the highest average rank across the RFE iterations for all forecasting models</w:t>
      </w:r>
      <w:r w:rsidR="002D250D">
        <w:rPr>
          <w:rFonts w:ascii="Cambria" w:eastAsiaTheme="minorEastAsia" w:hAnsi="Cambria"/>
        </w:rPr>
        <w:t xml:space="preserve"> with</w:t>
      </w:r>
      <w:r>
        <w:rPr>
          <w:rFonts w:ascii="Cambria" w:eastAsiaTheme="minorEastAsia" w:hAnsi="Cambria"/>
        </w:rPr>
        <w:t xml:space="preserve"> </w:t>
      </w:r>
      <m:oMath>
        <m:r>
          <w:rPr>
            <w:rFonts w:ascii="Cambria Math" w:eastAsiaTheme="minorEastAsia" w:hAnsi="Cambria Math"/>
          </w:rPr>
          <m:t>k=</m:t>
        </m:r>
        <m:r>
          <m:rPr>
            <m:sty m:val="p"/>
          </m:rPr>
          <w:rPr>
            <w:rFonts w:ascii="Cambria Math" w:eastAsiaTheme="minorEastAsia" w:hAnsi="Cambria Math"/>
          </w:rPr>
          <m:t>3, 5, 7, 10, 15</m:t>
        </m:r>
      </m:oMath>
      <w:r>
        <w:rPr>
          <w:rFonts w:ascii="Cambria" w:eastAsiaTheme="minorEastAsia" w:hAnsi="Cambria"/>
        </w:rPr>
        <w:t>.</w:t>
      </w:r>
      <w:r w:rsidR="00C33D1F">
        <w:rPr>
          <w:rFonts w:ascii="Cambria" w:eastAsiaTheme="minorEastAsia" w:hAnsi="Cambria"/>
        </w:rPr>
        <w:t xml:space="preserve"> </w:t>
      </w:r>
      <w:r w:rsidR="00BD277B">
        <w:rPr>
          <w:rFonts w:ascii="Cambria" w:hAnsi="Cambria"/>
        </w:rPr>
        <w:t>Next, the data owner u</w:t>
      </w:r>
      <w:r w:rsidR="003E41F5" w:rsidRPr="006A4838">
        <w:rPr>
          <w:rFonts w:ascii="Cambria" w:hAnsi="Cambria"/>
        </w:rPr>
        <w:t>s</w:t>
      </w:r>
      <w:r w:rsidR="00BD277B">
        <w:rPr>
          <w:rFonts w:ascii="Cambria" w:hAnsi="Cambria"/>
        </w:rPr>
        <w:t>es</w:t>
      </w:r>
      <w:r w:rsidR="003E41F5" w:rsidRPr="006A4838">
        <w:rPr>
          <w:rFonts w:ascii="Cambria" w:hAnsi="Cambria"/>
        </w:rPr>
        <w:t xml:space="preserve"> the</w:t>
      </w:r>
      <w:r w:rsidR="00BD277B">
        <w:rPr>
          <w:rFonts w:ascii="Cambria" w:hAnsi="Cambria"/>
        </w:rPr>
        <w:t>se</w:t>
      </w:r>
      <w:r w:rsidR="003E41F5" w:rsidRPr="006A4838">
        <w:rPr>
          <w:rFonts w:ascii="Cambria" w:hAnsi="Cambria"/>
        </w:rPr>
        <w:t xml:space="preserve"> </w:t>
      </w:r>
      <w:r w:rsidR="00C33D1F">
        <w:rPr>
          <w:rFonts w:ascii="Cambria" w:hAnsi="Cambria"/>
        </w:rPr>
        <w:t xml:space="preserve">six </w:t>
      </w:r>
      <w:r w:rsidR="003E41F5" w:rsidRPr="006A4838">
        <w:rPr>
          <w:rFonts w:ascii="Cambria" w:hAnsi="Cambria"/>
        </w:rPr>
        <w:t xml:space="preserve">features selected by this feedback </w:t>
      </w:r>
      <w:r w:rsidR="00C33D1F">
        <w:rPr>
          <w:rFonts w:ascii="Cambria" w:hAnsi="Cambria"/>
        </w:rPr>
        <w:t>to</w:t>
      </w:r>
      <w:r w:rsidR="003E41F5" w:rsidRPr="006A4838">
        <w:rPr>
          <w:rFonts w:ascii="Cambria" w:hAnsi="Cambria"/>
        </w:rPr>
        <w:t xml:space="preserve"> swap all series for</w:t>
      </w:r>
      <w:r w:rsidR="00BD277B">
        <w:rPr>
          <w:rFonts w:ascii="Cambria" w:hAnsi="Cambria"/>
        </w:rPr>
        <w:t xml:space="preserve"> time</w:t>
      </w:r>
      <w:r w:rsidR="003E41F5" w:rsidRPr="006A4838">
        <w:rPr>
          <w:rFonts w:ascii="Cambria" w:hAnsi="Cambria"/>
        </w:rPr>
        <w:t xml:space="preserve"> periods 1 to T</w:t>
      </w:r>
      <w:r w:rsidR="00BD277B">
        <w:rPr>
          <w:rFonts w:ascii="Cambria" w:hAnsi="Cambria"/>
        </w:rPr>
        <w:t xml:space="preserve">.  The data owner shares this protected data with forecasters </w:t>
      </w:r>
      <w:r w:rsidR="00C33D1F">
        <w:rPr>
          <w:rFonts w:ascii="Cambria" w:hAnsi="Cambria"/>
        </w:rPr>
        <w:t>who</w:t>
      </w:r>
      <w:r w:rsidR="00BD277B">
        <w:rPr>
          <w:rFonts w:ascii="Cambria" w:hAnsi="Cambria"/>
        </w:rPr>
        <w:t xml:space="preserve"> forecast time period </w:t>
      </w:r>
      <m:oMath>
        <m:r>
          <w:rPr>
            <w:rFonts w:ascii="Cambria Math" w:hAnsi="Cambria Math"/>
          </w:rPr>
          <m:t>T+1</m:t>
        </m:r>
      </m:oMath>
      <w:r w:rsidR="003E41F5" w:rsidRPr="006A4838">
        <w:rPr>
          <w:rFonts w:ascii="Cambria" w:hAnsi="Cambria"/>
        </w:rPr>
        <w:t>.</w:t>
      </w:r>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34519" w:rsidRDefault="00F330DA"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Identification disclosure risk</w:t>
      </w:r>
    </w:p>
    <w:p w14:paraId="6FC60FA4" w14:textId="6425C524" w:rsidR="008950C0" w:rsidRDefault="008950C0" w:rsidP="00327D52">
      <w:pPr>
        <w:tabs>
          <w:tab w:val="left" w:pos="1027"/>
        </w:tabs>
        <w:rPr>
          <w:rFonts w:ascii="Cambria" w:eastAsiaTheme="minorEastAsia" w:hAnsi="Cambria"/>
        </w:rPr>
      </w:pPr>
    </w:p>
    <w:p w14:paraId="696D9AC1" w14:textId="26C44776" w:rsidR="008950C0" w:rsidRDefault="008950C0" w:rsidP="008950C0">
      <w:pPr>
        <w:rPr>
          <w:rFonts w:ascii="Cambria" w:eastAsiaTheme="minorEastAsia" w:hAnsi="Cambria"/>
        </w:rPr>
      </w:pPr>
      <w:r>
        <w:rPr>
          <w:rFonts w:ascii="Cambria" w:eastAsiaTheme="minorEastAsia" w:hAnsi="Cambria"/>
        </w:rPr>
        <w:t xml:space="preserve">As previously mentioned, the </w:t>
      </w:r>
      <w:r w:rsidR="00827C49">
        <w:rPr>
          <w:rFonts w:ascii="Cambria" w:eastAsiaTheme="minorEastAsia" w:hAnsi="Cambria"/>
        </w:rPr>
        <w:t>forecaster</w:t>
      </w:r>
      <w:r>
        <w:rPr>
          <w:rFonts w:ascii="Cambria" w:eastAsiaTheme="minorEastAsia" w:hAnsi="Cambria"/>
        </w:rPr>
        <w:t xml:space="preserve">s of the M3 competition </w:t>
      </w:r>
      <w:r w:rsidR="001C0AE1">
        <w:rPr>
          <w:rFonts w:ascii="Cambria" w:eastAsiaTheme="minorEastAsia" w:hAnsi="Cambria"/>
        </w:rPr>
        <w:t xml:space="preserve">did not </w:t>
      </w:r>
      <w:r w:rsidR="00CB3356">
        <w:rPr>
          <w:rFonts w:ascii="Cambria" w:eastAsiaTheme="minorEastAsia" w:hAnsi="Cambria"/>
        </w:rPr>
        <w:t>know</w:t>
      </w:r>
      <w:r w:rsidR="001C0AE1">
        <w:rPr>
          <w:rFonts w:ascii="Cambria" w:eastAsiaTheme="minorEastAsia" w:hAnsi="Cambria"/>
        </w:rPr>
        <w:t xml:space="preserve"> the identities of</w:t>
      </w:r>
      <w:r>
        <w:rPr>
          <w:rFonts w:ascii="Cambria" w:eastAsiaTheme="minorEastAsia" w:hAnsi="Cambria"/>
        </w:rPr>
        <w:t xml:space="preserve"> the original time series. </w:t>
      </w:r>
      <w:r w:rsidR="00AA2716">
        <w:rPr>
          <w:rFonts w:ascii="Cambria" w:eastAsiaTheme="minorEastAsia" w:hAnsi="Cambria"/>
        </w:rPr>
        <w:t>For our privacy metric</w:t>
      </w:r>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which occurs when a</w:t>
      </w:r>
      <w:r w:rsidR="00827C49">
        <w:rPr>
          <w:rFonts w:ascii="Cambria" w:eastAsiaTheme="minorEastAsia" w:hAnsi="Cambria"/>
        </w:rPr>
        <w:t>n adversary</w:t>
      </w:r>
      <w:r>
        <w:rPr>
          <w:rFonts w:ascii="Cambria" w:eastAsiaTheme="minorEastAsia" w:hAnsi="Cambria"/>
        </w:rPr>
        <w:t xml:space="preserve"> correctly predicts the identity of a protected time series. </w:t>
      </w:r>
      <w:r>
        <w:rPr>
          <w:rFonts w:ascii="Cambria" w:hAnsi="Cambria"/>
        </w:rPr>
        <w:t>Each protected data</w:t>
      </w:r>
      <w:r w:rsidR="00CB3356">
        <w:rPr>
          <w:rFonts w:ascii="Cambria" w:hAnsi="Cambria"/>
        </w:rPr>
        <w:t xml:space="preserve"> </w:t>
      </w:r>
      <w:r>
        <w:rPr>
          <w:rFonts w:ascii="Cambria" w:hAnsi="Cambria"/>
        </w:rPr>
        <w:t xml:space="preserve">set consists of the protected series along with a pseudo identifier, </w:t>
      </w:r>
      <w:r w:rsidRPr="00A82840">
        <w:rPr>
          <w:rFonts w:ascii="Cambria" w:hAnsi="Cambria"/>
          <w:i/>
          <w:iCs/>
        </w:rPr>
        <w:t>i.e.</w:t>
      </w:r>
      <w:r>
        <w:rPr>
          <w:rFonts w:ascii="Cambria" w:hAnsi="Cambria"/>
        </w:rPr>
        <w:t xml:space="preserv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w:t>
      </w:r>
      <w:r w:rsidRPr="00827C49">
        <w:rPr>
          <w:rFonts w:ascii="Cambria" w:eastAsiaTheme="minorEastAsia" w:hAnsi="Cambria"/>
          <w:i/>
          <w:iCs/>
        </w:rPr>
        <w:t>e.g.</w:t>
      </w:r>
      <w:r>
        <w:rPr>
          <w:rFonts w:ascii="Cambria" w:eastAsiaTheme="minorEastAsia" w:hAnsi="Cambria"/>
        </w:rPr>
        <w:t>, `N1402`. Identification disclosure occur</w:t>
      </w:r>
      <w:r w:rsidR="00A82840">
        <w:rPr>
          <w:rFonts w:ascii="Cambria" w:eastAsiaTheme="minorEastAsia" w:hAnsi="Cambria"/>
        </w:rPr>
        <w:t>s</w:t>
      </w:r>
      <w:r>
        <w:rPr>
          <w:rFonts w:ascii="Cambria" w:eastAsiaTheme="minorEastAsia" w:hAnsi="Cambria"/>
        </w:rPr>
        <w:t xml:space="preserve"> if a</w:t>
      </w:r>
      <w:r w:rsidR="00827C49">
        <w:rPr>
          <w:rFonts w:ascii="Cambria" w:eastAsiaTheme="minorEastAsia" w:hAnsi="Cambria"/>
        </w:rPr>
        <w:t>n adversary</w:t>
      </w:r>
      <w:r>
        <w:rPr>
          <w:rFonts w:ascii="Cambria" w:eastAsiaTheme="minorEastAsia" w:hAnsi="Cambria"/>
        </w:rPr>
        <w:t xml:space="preserve"> (or </w:t>
      </w:r>
      <w:r w:rsidR="00A82840">
        <w:rPr>
          <w:rFonts w:ascii="Cambria" w:eastAsiaTheme="minorEastAsia" w:hAnsi="Cambria"/>
        </w:rPr>
        <w:t>forecaster</w:t>
      </w:r>
      <w:r>
        <w:rPr>
          <w:rFonts w:ascii="Cambria" w:eastAsiaTheme="minorEastAsia" w:hAnsi="Cambria"/>
        </w:rPr>
        <w:t>) correctly predict</w:t>
      </w:r>
      <w:r w:rsidR="00CB3356">
        <w:rPr>
          <w:rFonts w:ascii="Cambria" w:eastAsiaTheme="minorEastAsia" w:hAnsi="Cambria"/>
        </w:rPr>
        <w:t>s</w:t>
      </w:r>
      <w:r>
        <w:rPr>
          <w:rFonts w:ascii="Cambria" w:eastAsiaTheme="minorEastAsia" w:hAnsi="Cambria"/>
        </w:rPr>
        <w:t xml:space="preserve"> the identity of one or more of the time series in the M3 data set based on the protected time series and some </w:t>
      </w:r>
      <w:r w:rsidR="00A82840">
        <w:rPr>
          <w:rFonts w:ascii="Cambria" w:eastAsiaTheme="minorEastAsia" w:hAnsi="Cambria"/>
        </w:rPr>
        <w:t>outside information</w:t>
      </w:r>
      <w:r>
        <w:rPr>
          <w:rFonts w:ascii="Cambria" w:eastAsiaTheme="minorEastAsia" w:hAnsi="Cambria"/>
        </w:rPr>
        <w:t xml:space="preserve"> the </w:t>
      </w:r>
      <w:r w:rsidR="00A82840">
        <w:rPr>
          <w:rFonts w:ascii="Cambria" w:eastAsiaTheme="minorEastAsia" w:hAnsi="Cambria"/>
        </w:rPr>
        <w:t>adversary</w:t>
      </w:r>
      <w:r>
        <w:rPr>
          <w:rFonts w:ascii="Cambria" w:eastAsiaTheme="minorEastAsia" w:hAnsi="Cambria"/>
        </w:rPr>
        <w:t xml:space="preserve"> possesses</w:t>
      </w:r>
      <w:r w:rsidR="00C549F9">
        <w:rPr>
          <w:rFonts w:ascii="Cambria" w:eastAsiaTheme="minorEastAsia" w:hAnsi="Cambria"/>
        </w:rPr>
        <w:t>.</w:t>
      </w:r>
      <w:r w:rsidR="009738FD">
        <w:rPr>
          <w:rFonts w:ascii="Cambria" w:eastAsiaTheme="minorEastAsia" w:hAnsi="Cambria"/>
        </w:rPr>
        <w:t xml:space="preserve"> </w:t>
      </w:r>
      <w:r>
        <w:rPr>
          <w:rFonts w:ascii="Cambria" w:eastAsiaTheme="minorEastAsia" w:hAnsi="Cambria"/>
        </w:rPr>
        <w:t>For example, identification disclosure occur</w:t>
      </w:r>
      <w:r w:rsidR="00DB4611">
        <w:rPr>
          <w:rFonts w:ascii="Cambria" w:eastAsiaTheme="minorEastAsia" w:hAnsi="Cambria"/>
        </w:rPr>
        <w:t>s</w:t>
      </w:r>
      <w:r>
        <w:rPr>
          <w:rFonts w:ascii="Cambria" w:eastAsiaTheme="minorEastAsia" w:hAnsi="Cambria"/>
        </w:rPr>
        <w:t xml:space="preserve"> </w:t>
      </w:r>
      <w:r w:rsidR="00DB4611">
        <w:rPr>
          <w:rFonts w:ascii="Cambria" w:eastAsiaTheme="minorEastAsia" w:hAnsi="Cambria"/>
        </w:rPr>
        <w:t>when</w:t>
      </w:r>
      <w:r>
        <w:rPr>
          <w:rFonts w:ascii="Cambria" w:eastAsiaTheme="minorEastAsia" w:hAnsi="Cambria"/>
        </w:rPr>
        <w:t xml:space="preserve"> a</w:t>
      </w:r>
      <w:r w:rsidR="002019E0">
        <w:rPr>
          <w:rFonts w:ascii="Cambria" w:eastAsiaTheme="minorEastAsia" w:hAnsi="Cambria"/>
        </w:rPr>
        <w:t xml:space="preserve">n adversary </w:t>
      </w:r>
      <w:r>
        <w:rPr>
          <w:rFonts w:ascii="Cambria" w:eastAsiaTheme="minorEastAsia" w:hAnsi="Cambria"/>
        </w:rPr>
        <w:t>correctly state</w:t>
      </w:r>
      <w:r w:rsidR="00DB4611">
        <w:rPr>
          <w:rFonts w:ascii="Cambria" w:eastAsiaTheme="minorEastAsia" w:hAnsi="Cambria"/>
        </w:rPr>
        <w:t>s</w:t>
      </w:r>
      <w:r>
        <w:rPr>
          <w:rFonts w:ascii="Cambria" w:eastAsiaTheme="minorEastAsia" w:hAnsi="Cambria"/>
        </w:rPr>
        <w:t xml:space="preserve">, "Series N1402 comes from </w:t>
      </w:r>
      <w:r w:rsidR="002019E0">
        <w:rPr>
          <w:rFonts w:ascii="Cambria" w:eastAsiaTheme="minorEastAsia" w:hAnsi="Cambria"/>
        </w:rPr>
        <w:t>the monthly sales of the Roseville, Minnesota Target store.”</w:t>
      </w:r>
    </w:p>
    <w:p w14:paraId="2CD6C2BE" w14:textId="77777777" w:rsidR="008950C0" w:rsidRDefault="008950C0" w:rsidP="008950C0">
      <w:pPr>
        <w:rPr>
          <w:rFonts w:ascii="Cambria" w:eastAsiaTheme="minorEastAsia" w:hAnsi="Cambria"/>
        </w:rPr>
      </w:pPr>
    </w:p>
    <w:p w14:paraId="1FE72771" w14:textId="11B9A3F4" w:rsidR="006953BF" w:rsidRDefault="00B75085" w:rsidP="00B75085">
      <w:pPr>
        <w:rPr>
          <w:rFonts w:ascii="Cambria" w:eastAsiaTheme="minorEastAsia" w:hAnsi="Cambria"/>
        </w:rPr>
      </w:pPr>
      <w:r>
        <w:rPr>
          <w:rFonts w:ascii="Cambria" w:eastAsiaTheme="minorEastAsia" w:hAnsi="Cambria"/>
        </w:rPr>
        <w:t xml:space="preserve">We perform </w:t>
      </w:r>
      <m:oMath>
        <m:r>
          <w:rPr>
            <w:rFonts w:ascii="Cambria Math" w:eastAsiaTheme="minorEastAsia" w:hAnsi="Cambria Math"/>
          </w:rPr>
          <m:t>S = 20</m:t>
        </m:r>
      </m:oMath>
      <w:r>
        <w:rPr>
          <w:rFonts w:ascii="Cambria" w:eastAsiaTheme="minorEastAsia" w:hAnsi="Cambria"/>
        </w:rPr>
        <w:t xml:space="preserve"> simulations of a privacy attack in which an adversary uses original time series values to identify the protected time series. In each simulation, we sample</w:t>
      </w:r>
      <w:r w:rsidRPr="00682A30">
        <w:rPr>
          <w:rFonts w:ascii="Cambria" w:eastAsiaTheme="minorEastAsia" w:hAnsi="Cambria"/>
        </w:rPr>
        <w:t xml:space="preserve"> ten </w:t>
      </w:r>
      <w:r w:rsidR="00CB3356">
        <w:rPr>
          <w:rFonts w:ascii="Cambria" w:eastAsiaTheme="minorEastAsia" w:hAnsi="Cambria"/>
        </w:rPr>
        <w:t xml:space="preserve">sequential </w:t>
      </w:r>
      <w:r w:rsidRPr="00682A30">
        <w:rPr>
          <w:rFonts w:ascii="Cambria" w:eastAsiaTheme="minorEastAsia" w:hAnsi="Cambria"/>
        </w:rPr>
        <w:t>values from each</w:t>
      </w:r>
      <w:r>
        <w:rPr>
          <w:rFonts w:ascii="Cambria" w:eastAsiaTheme="minorEastAsia" w:hAnsi="Cambria"/>
        </w:rPr>
        <w:t xml:space="preserve"> original time series and treat these as </w:t>
      </w:r>
      <w:r w:rsidR="00C549F9">
        <w:rPr>
          <w:rFonts w:ascii="Cambria" w:eastAsiaTheme="minorEastAsia" w:hAnsi="Cambria"/>
        </w:rPr>
        <w:t>external information</w:t>
      </w:r>
      <w:r>
        <w:rPr>
          <w:rFonts w:ascii="Cambria" w:eastAsiaTheme="minorEastAsia" w:hAnsi="Cambria"/>
        </w:rPr>
        <w:t xml:space="preserve"> available to the adversary. </w:t>
      </w:r>
      <w:r>
        <w:rPr>
          <w:rFonts w:ascii="Cambria" w:eastAsiaTheme="minorEastAsia" w:hAnsi="Cambria"/>
        </w:rPr>
        <w:lastRenderedPageBreak/>
        <w:t xml:space="preserve">The adversary predicts the identity of each protected series based on which original values are closest to the protected values from the same time periods. </w:t>
      </w:r>
    </w:p>
    <w:p w14:paraId="2A336EF5" w14:textId="77777777" w:rsidR="006953BF" w:rsidRDefault="006953BF" w:rsidP="00B75085">
      <w:pPr>
        <w:rPr>
          <w:rFonts w:ascii="Cambria" w:eastAsiaTheme="minorEastAsia" w:hAnsi="Cambria"/>
        </w:rPr>
      </w:pPr>
    </w:p>
    <w:p w14:paraId="1CACB7BE" w14:textId="24823DD7" w:rsidR="00B75085" w:rsidRDefault="00B75085" w:rsidP="00B75085">
      <w:pPr>
        <w:rPr>
          <w:rFonts w:ascii="Cambria" w:eastAsiaTheme="minorEastAsia" w:hAnsi="Cambria"/>
        </w:rPr>
      </w:pPr>
      <w:r>
        <w:rPr>
          <w:rFonts w:ascii="Cambria" w:eastAsiaTheme="minorEastAsia" w:hAnsi="Cambria"/>
        </w:rPr>
        <w:t xml:space="preserve">The metric we use </w:t>
      </w:r>
      <w:r w:rsidR="00C549F9">
        <w:rPr>
          <w:rFonts w:ascii="Cambria" w:eastAsiaTheme="minorEastAsia" w:hAnsi="Cambria"/>
        </w:rPr>
        <w:t>is</w:t>
      </w:r>
      <w:r>
        <w:rPr>
          <w:rFonts w:ascii="Cambria" w:eastAsiaTheme="minorEastAsia" w:hAnsi="Cambria"/>
        </w:rPr>
        <w:t xml:space="preserve"> identification disclosure</w:t>
      </w:r>
      <w:r w:rsidR="00C549F9">
        <w:rPr>
          <w:rFonts w:ascii="Cambria" w:eastAsiaTheme="minorEastAsia" w:hAnsi="Cambria"/>
        </w:rPr>
        <w:t xml:space="preserve"> risk </w:t>
      </w:r>
      <w:r w:rsidR="00D6139B">
        <w:rPr>
          <w:rFonts w:ascii="Cambria" w:eastAsiaTheme="minorEastAsia" w:hAnsi="Cambria"/>
        </w:rPr>
        <w:t xml:space="preserve">for time series </w:t>
      </w:r>
      <w:r w:rsidR="00C549F9">
        <w:rPr>
          <w:rFonts w:ascii="Cambria" w:eastAsiaTheme="minorEastAsia" w:hAnsi="Cambria"/>
        </w:rPr>
        <w:t>(Nin &amp; Torra, 2006, 2009)</w:t>
      </w:r>
      <w:r>
        <w:rPr>
          <w:rFonts w:ascii="Cambria" w:eastAsiaTheme="minorEastAsia" w:hAnsi="Cambria"/>
        </w:rPr>
        <w:t xml:space="preserv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the </w:t>
      </w:r>
      <m:oMath>
        <m:r>
          <w:rPr>
            <w:rFonts w:ascii="Cambria Math" w:eastAsiaTheme="minorEastAsia" w:hAnsi="Cambria Math"/>
          </w:rPr>
          <m:t>S</m:t>
        </m:r>
      </m:oMath>
      <w:r>
        <w:rPr>
          <w:rFonts w:ascii="Cambria" w:eastAsiaTheme="minorEastAsia" w:hAnsi="Cambria"/>
        </w:rPr>
        <w:t xml:space="preserve"> simulated privacy attacks</w:t>
      </w:r>
      <w:r w:rsidR="00C549F9">
        <w:rPr>
          <w:rFonts w:ascii="Cambria" w:eastAsiaTheme="minorEastAsia" w:hAnsi="Cambria"/>
        </w:rPr>
        <w:t>,</w:t>
      </w:r>
    </w:p>
    <w:p w14:paraId="338B231E" w14:textId="7BCF10B5" w:rsidR="00156AC5" w:rsidRDefault="00156AC5" w:rsidP="00B75085">
      <w:pPr>
        <w:rPr>
          <w:rFonts w:ascii="Cambria" w:eastAsiaTheme="minorEastAsia" w:hAnsi="Cambria"/>
        </w:rPr>
      </w:pPr>
    </w:p>
    <w:p w14:paraId="51C0F5A6" w14:textId="59A173B6" w:rsidR="00156AC5" w:rsidRPr="006A1A8B" w:rsidRDefault="00000000" w:rsidP="006A1A8B">
      <w:pPr>
        <w:ind w:left="2160"/>
        <w:jc w:val="center"/>
        <w:rPr>
          <w:rFonts w:ascii="Cambria" w:eastAsiaTheme="minorEastAsia" w:hAnsi="Cambria"/>
          <w:sz w:val="28"/>
          <w:szCs w:val="28"/>
        </w:rPr>
      </w:pPr>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m:t>
            </m:r>
            <m:r>
              <m:rPr>
                <m:sty m:val="p"/>
              </m:rPr>
              <w:rPr>
                <w:rFonts w:ascii="Cambria Math" w:eastAsiaTheme="minorEastAsia" w:hAnsi="Cambria Math"/>
                <w:sz w:val="28"/>
                <w:szCs w:val="28"/>
              </w:rPr>
              <m:t>×</m:t>
            </m:r>
            <m:r>
              <w:rPr>
                <w:rFonts w:ascii="Cambria Math" w:eastAsiaTheme="minorEastAsia" w:hAnsi="Cambria Math"/>
                <w:sz w:val="28"/>
                <w:szCs w:val="28"/>
              </w:rPr>
              <m:t>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I</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acc>
                          <m:accPr>
                            <m:ctrlPr>
                              <w:rPr>
                                <w:rFonts w:ascii="Cambria Math" w:eastAsiaTheme="minorEastAsia" w:hAnsi="Cambria Math"/>
                                <w:sz w:val="28"/>
                                <w:szCs w:val="28"/>
                              </w:rPr>
                            </m:ctrlPr>
                          </m:accPr>
                          <m:e>
                            <m:r>
                              <w:rPr>
                                <w:rFonts w:ascii="Cambria Math" w:eastAsiaTheme="minorEastAsia" w:hAnsi="Cambria Math"/>
                                <w:sz w:val="28"/>
                                <w:szCs w:val="28"/>
                              </w:rPr>
                              <m:t>M</m:t>
                            </m:r>
                          </m:e>
                        </m:acc>
                      </m:e>
                      <m:sub>
                        <m:r>
                          <w:rPr>
                            <w:rFonts w:ascii="Cambria Math" w:eastAsiaTheme="minorEastAsia" w:hAnsi="Cambria Math"/>
                            <w:sz w:val="28"/>
                            <w:szCs w:val="28"/>
                          </w:rPr>
                          <m:t>i</m:t>
                        </m:r>
                      </m:sub>
                      <m:sup>
                        <m:r>
                          <w:rPr>
                            <w:rFonts w:ascii="Cambria Math" w:eastAsiaTheme="minorEastAsia" w:hAnsi="Cambria Math"/>
                            <w:sz w:val="28"/>
                            <w:szCs w:val="28"/>
                          </w:rPr>
                          <m:t>s</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t>(7)</w:t>
      </w:r>
    </w:p>
    <w:p w14:paraId="4499146C" w14:textId="77777777" w:rsidR="008950C0" w:rsidRPr="00A8178D" w:rsidRDefault="008950C0" w:rsidP="008950C0">
      <w:pPr>
        <w:rPr>
          <w:rFonts w:ascii="Cambria" w:eastAsiaTheme="minorEastAsia" w:hAnsi="Cambria"/>
        </w:rPr>
      </w:pPr>
    </w:p>
    <w:p w14:paraId="608CAEDA" w14:textId="1DB6FC74" w:rsidR="00156AC5" w:rsidRPr="00156AC5" w:rsidRDefault="008950C0" w:rsidP="008950C0">
      <w:pPr>
        <w:rPr>
          <w:rFonts w:ascii="Cambria" w:eastAsiaTheme="minorEastAsia" w:hAnsi="Cambria"/>
        </w:rPr>
      </w:pPr>
      <w:r>
        <w:rPr>
          <w:rFonts w:ascii="Cambria" w:eastAsiaTheme="minorEastAsia" w:hAnsi="Cambria"/>
        </w:rPr>
        <w:t xml:space="preserve">where </w:t>
      </w:r>
      <m:oMath>
        <m:sSubSup>
          <m:sSubSupPr>
            <m:ctrlPr>
              <w:rPr>
                <w:rFonts w:ascii="Cambria Math" w:eastAsiaTheme="minorEastAsia" w:hAnsi="Cambria Math"/>
                <w:i/>
              </w:rPr>
            </m:ctrlPr>
          </m:sSubSup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up>
            <m:r>
              <w:rPr>
                <w:rFonts w:ascii="Cambria Math" w:eastAsiaTheme="minorEastAsia" w:hAnsi="Cambria Math"/>
              </w:rPr>
              <m:t>s</m:t>
            </m:r>
          </m:sup>
        </m:sSubSup>
      </m:oMath>
      <w:r w:rsidR="00156AC5">
        <w:rPr>
          <w:rFonts w:ascii="Cambria" w:eastAsiaTheme="minorEastAsia" w:hAnsi="Cambria"/>
        </w:rPr>
        <w:t xml:space="preserve"> </w:t>
      </w:r>
      <w:r>
        <w:rPr>
          <w:rFonts w:ascii="Cambria" w:eastAsiaTheme="minorEastAsia" w:hAnsi="Cambria"/>
        </w:rPr>
        <w:t xml:space="preserve">is the </w:t>
      </w:r>
      <w:r w:rsidR="00C549F9">
        <w:rPr>
          <w:rFonts w:ascii="Cambria" w:eastAsiaTheme="minorEastAsia" w:hAnsi="Cambria"/>
        </w:rPr>
        <w:t>adversary</w:t>
      </w:r>
      <w:r w:rsidR="00CB2623">
        <w:rPr>
          <w:rFonts w:ascii="Cambria" w:eastAsiaTheme="minorEastAsia" w:hAnsi="Cambria"/>
        </w:rPr>
        <w:t>’s</w:t>
      </w:r>
      <w:r>
        <w:rPr>
          <w:rFonts w:ascii="Cambria" w:eastAsiaTheme="minorEastAsia" w:hAnsi="Cambria"/>
        </w:rPr>
        <w:t xml:space="preserve"> prediction of the identity of the </w:t>
      </w:r>
      <m:oMath>
        <m:r>
          <w:rPr>
            <w:rFonts w:ascii="Cambria Math" w:eastAsiaTheme="minorEastAsia" w:hAnsi="Cambria Math"/>
          </w:rPr>
          <m:t>i</m:t>
        </m:r>
      </m:oMath>
      <w:r w:rsidR="00C549F9">
        <w:rPr>
          <w:rFonts w:ascii="Cambria" w:eastAsiaTheme="minorEastAsia" w:hAnsi="Cambria"/>
        </w:rPr>
        <w:t>th</w:t>
      </w:r>
      <w:r>
        <w:rPr>
          <w:rFonts w:ascii="Cambria" w:eastAsiaTheme="minorEastAsia" w:hAnsi="Cambria"/>
        </w:rPr>
        <w:t xml:space="preserve"> protected time series</w:t>
      </w:r>
      <w:r w:rsidR="00156AC5">
        <w:rPr>
          <w:rFonts w:ascii="Cambria" w:eastAsiaTheme="minorEastAsia" w:hAnsi="Cambria"/>
        </w:rPr>
        <w:t xml:space="preserve">. We use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m:t>
            </m:r>
          </m:e>
        </m:d>
      </m:oMath>
    </w:p>
    <w:p w14:paraId="3FB15551" w14:textId="5AA28226" w:rsidR="008950C0" w:rsidRPr="00156AC5" w:rsidRDefault="00156AC5" w:rsidP="008950C0">
      <w:pPr>
        <w:rPr>
          <w:rFonts w:ascii="Cambria" w:eastAsiaTheme="minorEastAsia" w:hAnsi="Cambria"/>
        </w:rPr>
      </w:pPr>
      <w:r>
        <w:rPr>
          <w:rFonts w:ascii="Cambria" w:eastAsiaTheme="minorEastAsia" w:hAnsi="Cambria"/>
        </w:rPr>
        <w:t xml:space="preserve">to denote the indicator function which is equal to one when </w:t>
      </w:r>
      <w:r w:rsidR="008950C0">
        <w:rPr>
          <w:rFonts w:ascii="Cambria" w:eastAsiaTheme="minorEastAsia" w:hAnsi="Cambria"/>
        </w:rPr>
        <w:t>identification disclosure occurs</w:t>
      </w:r>
      <w:r>
        <w:rPr>
          <w:rFonts w:ascii="Cambria" w:eastAsiaTheme="minorEastAsia" w:hAnsi="Cambria"/>
        </w:rPr>
        <w:t xml:space="preserve">, </w:t>
      </w:r>
      <w:r>
        <w:rPr>
          <w:rFonts w:ascii="Cambria" w:eastAsiaTheme="minorEastAsia" w:hAnsi="Cambria"/>
          <w:i/>
          <w:iCs/>
        </w:rPr>
        <w:t>i.e.</w:t>
      </w:r>
      <w:r>
        <w:rPr>
          <w:rFonts w:ascii="Cambria" w:eastAsiaTheme="minorEastAsia" w:hAnsi="Cambria"/>
        </w:rPr>
        <w:t>,</w:t>
      </w:r>
      <w:r w:rsidR="008950C0">
        <w:rPr>
          <w:rFonts w:ascii="Cambria" w:eastAsiaTheme="minorEastAsia" w:hAnsi="Cambria"/>
        </w:rPr>
        <w:t xml:space="preserve">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sidR="008950C0">
        <w:rPr>
          <w:rFonts w:ascii="Cambria" w:eastAsiaTheme="minorEastAsia" w:hAnsi="Cambria"/>
        </w:rPr>
        <w:t>. We refer the reader to the Appendix for added mathematical details.</w:t>
      </w:r>
    </w:p>
    <w:p w14:paraId="71A2ECF9" w14:textId="7B13EDDE" w:rsidR="00325865" w:rsidRDefault="00325865" w:rsidP="0053699F">
      <w:pPr>
        <w:rPr>
          <w:rFonts w:ascii="Cambria" w:eastAsiaTheme="minorEastAsia" w:hAnsi="Cambria"/>
          <w:i/>
          <w:iCs/>
        </w:rPr>
      </w:pPr>
    </w:p>
    <w:p w14:paraId="29C2EFF2" w14:textId="2888FB3C"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48BB4149" w:rsidR="00B75085" w:rsidRDefault="00B75085" w:rsidP="006A4838">
      <w:pPr>
        <w:rPr>
          <w:rFonts w:ascii="Cambria" w:hAnsi="Cambria"/>
        </w:rPr>
      </w:pPr>
      <w:r>
        <w:rPr>
          <w:rFonts w:ascii="Cambria" w:hAnsi="Cambria"/>
        </w:rPr>
        <w:t xml:space="preserve">For all privacy methods, </w:t>
      </w:r>
      <w:r w:rsidR="00610951">
        <w:rPr>
          <w:rFonts w:ascii="Cambria" w:hAnsi="Cambria"/>
        </w:rPr>
        <w:t xml:space="preserve">we generate </w:t>
      </w:r>
      <w:r w:rsidR="006A4838">
        <w:rPr>
          <w:rFonts w:ascii="Cambria" w:hAnsi="Cambria"/>
        </w:rPr>
        <w:t xml:space="preserve">one-step ahead </w:t>
      </w:r>
      <w:r>
        <w:rPr>
          <w:rFonts w:ascii="Cambria" w:hAnsi="Cambria"/>
        </w:rPr>
        <w:t xml:space="preserve">forecasts </w:t>
      </w:r>
      <w:r w:rsidR="006A4838">
        <w:rPr>
          <w:rFonts w:ascii="Cambria" w:hAnsi="Cambria"/>
        </w:rPr>
        <w:t xml:space="preserve">for time T+1 </w:t>
      </w:r>
      <w:r>
        <w:rPr>
          <w:rFonts w:ascii="Cambria" w:hAnsi="Cambria"/>
        </w:rPr>
        <w:t xml:space="preserve">using </w:t>
      </w:r>
      <w:r w:rsidR="00610951">
        <w:rPr>
          <w:rFonts w:ascii="Cambria" w:hAnsi="Cambria"/>
        </w:rPr>
        <w:t>off-the-shelf models</w:t>
      </w:r>
      <w:r>
        <w:rPr>
          <w:rFonts w:ascii="Cambria" w:hAnsi="Cambria"/>
        </w:rPr>
        <w:t xml:space="preserve"> in R </w:t>
      </w:r>
      <w:r w:rsidR="00610951">
        <w:rPr>
          <w:rFonts w:ascii="Cambria" w:hAnsi="Cambria"/>
        </w:rPr>
        <w:t>and</w:t>
      </w:r>
      <w:r>
        <w:rPr>
          <w:rFonts w:ascii="Cambria" w:hAnsi="Cambria"/>
        </w:rPr>
        <w:t xml:space="preserve"> Python</w:t>
      </w:r>
      <w:r w:rsidR="00134969">
        <w:rPr>
          <w:rFonts w:ascii="Cambria" w:hAnsi="Cambria"/>
        </w:rPr>
        <w:t xml:space="preserve"> shown in Table 2</w:t>
      </w:r>
      <w:r>
        <w:rPr>
          <w:rFonts w:ascii="Cambria" w:hAnsi="Cambria"/>
        </w:rPr>
        <w:t xml:space="preserve">. </w:t>
      </w:r>
      <w:r w:rsidR="006A4838" w:rsidRPr="006A4838">
        <w:rPr>
          <w:rFonts w:ascii="Cambria" w:hAnsi="Cambria"/>
        </w:rPr>
        <w:t xml:space="preserve"> </w:t>
      </w:r>
      <w:r w:rsidR="00610951">
        <w:rPr>
          <w:rFonts w:ascii="Cambria" w:hAnsi="Cambria"/>
        </w:rPr>
        <w:t>Similar to the M3 Competition, a</w:t>
      </w:r>
      <w:r w:rsidR="006A4838" w:rsidRPr="006A4838">
        <w:rPr>
          <w:rFonts w:ascii="Cambria" w:hAnsi="Cambria"/>
        </w:rPr>
        <w:t xml:space="preserve">ll reported </w:t>
      </w:r>
      <w:r w:rsidR="006A4838">
        <w:rPr>
          <w:rFonts w:ascii="Cambria" w:hAnsi="Cambria"/>
        </w:rPr>
        <w:t xml:space="preserve">forecast </w:t>
      </w:r>
      <w:r w:rsidR="006A4838" w:rsidRPr="006A4838">
        <w:rPr>
          <w:rFonts w:ascii="Cambria" w:hAnsi="Cambria"/>
        </w:rPr>
        <w:t xml:space="preserve">accuracy and standard deviation results are </w:t>
      </w:r>
      <w:r w:rsidR="006A4838">
        <w:rPr>
          <w:rFonts w:ascii="Cambria" w:hAnsi="Cambria"/>
        </w:rPr>
        <w:t>derived from</w:t>
      </w:r>
      <w:r w:rsidR="006A4838" w:rsidRPr="006A4838">
        <w:rPr>
          <w:rFonts w:ascii="Cambria" w:hAnsi="Cambria"/>
        </w:rPr>
        <w:t xml:space="preserve"> comparing the forecasts for T + 1 to the actual data from T + 1.</w:t>
      </w:r>
      <w:r w:rsidR="006A4838">
        <w:rPr>
          <w:rFonts w:ascii="Cambria" w:hAnsi="Cambria"/>
        </w:rPr>
        <w:t xml:space="preserve"> </w:t>
      </w:r>
      <w:r w:rsidR="003E41F5">
        <w:rPr>
          <w:rFonts w:ascii="Cambria" w:hAnsi="Cambria"/>
        </w:rPr>
        <w:t>R</w:t>
      </w:r>
      <w:r w:rsidR="006A4838">
        <w:rPr>
          <w:rFonts w:ascii="Cambria" w:hAnsi="Cambria"/>
        </w:rPr>
        <w:t xml:space="preserve">eported privacy results are derived from </w:t>
      </w:r>
      <w:r w:rsidR="00610951">
        <w:rPr>
          <w:rFonts w:ascii="Cambria" w:hAnsi="Cambria"/>
        </w:rPr>
        <w:t>calculating the identification disclosure risk using</w:t>
      </w:r>
      <w:r w:rsidR="006A4838">
        <w:rPr>
          <w:rFonts w:ascii="Cambria" w:hAnsi="Cambria"/>
        </w:rPr>
        <w:t xml:space="preserve"> the protected data from time period 1 to T.  </w:t>
      </w:r>
      <w:r w:rsidR="00C34112">
        <w:rPr>
          <w:rFonts w:ascii="Cambria" w:hAnsi="Cambria"/>
        </w:rPr>
        <w:t>Also, t</w:t>
      </w:r>
      <w:r w:rsidR="003E41F5">
        <w:rPr>
          <w:rFonts w:ascii="Cambria" w:hAnsi="Cambria"/>
        </w:rPr>
        <w:t xml:space="preserve">he </w:t>
      </w:r>
      <w:r w:rsidR="008C2E82">
        <w:rPr>
          <w:rFonts w:ascii="Cambria" w:hAnsi="Cambria"/>
        </w:rPr>
        <w:t>LGBM and RNN</w:t>
      </w:r>
      <w:r w:rsidR="003E41F5" w:rsidRPr="006A4838">
        <w:rPr>
          <w:rFonts w:ascii="Cambria" w:hAnsi="Cambria"/>
        </w:rPr>
        <w:t xml:space="preserve"> forecasting models and the VAR model</w:t>
      </w:r>
      <w:r w:rsidR="003E41F5">
        <w:rPr>
          <w:rFonts w:ascii="Cambria" w:hAnsi="Cambria"/>
        </w:rPr>
        <w:t xml:space="preserve"> </w:t>
      </w:r>
      <w:r w:rsidR="00BE6A15">
        <w:rPr>
          <w:rFonts w:ascii="Cambria" w:hAnsi="Cambria"/>
        </w:rPr>
        <w:t>are trained separately on</w:t>
      </w:r>
      <w:r w:rsidR="003E41F5">
        <w:rPr>
          <w:rFonts w:ascii="Cambria" w:hAnsi="Cambria"/>
        </w:rPr>
        <w:t xml:space="preserve"> the three subsets of 18, 259, and 197 time series.</w:t>
      </w:r>
      <w:r w:rsidR="003E41F5" w:rsidRPr="006A4838">
        <w:rPr>
          <w:rFonts w:ascii="Cambria" w:hAnsi="Cambria"/>
        </w:rPr>
        <w:t xml:space="preserve"> </w:t>
      </w:r>
      <w:r>
        <w:rPr>
          <w:rFonts w:ascii="Cambria" w:hAnsi="Cambria"/>
        </w:rPr>
        <w:t>We perform minimal data pre-processing and use the standard settings in the off-the-shelf packages</w:t>
      </w:r>
      <w:r w:rsidRPr="006C5487">
        <w:rPr>
          <w:rFonts w:ascii="Cambria" w:hAnsi="Cambria"/>
        </w:rPr>
        <w:t>.</w:t>
      </w:r>
      <w:r w:rsidR="00BE6A15" w:rsidRPr="00BE6A15">
        <w:rPr>
          <w:rStyle w:val="FootnoteReference"/>
          <w:rFonts w:ascii="Cambria" w:hAnsi="Cambria"/>
        </w:rPr>
        <w:t xml:space="preserve"> </w:t>
      </w:r>
      <w:r w:rsidR="00BE6A15">
        <w:rPr>
          <w:rStyle w:val="FootnoteReference"/>
          <w:rFonts w:ascii="Cambria" w:hAnsi="Cambria"/>
        </w:rPr>
        <w:footnoteReference w:id="8"/>
      </w:r>
      <w:r w:rsidR="0098486F">
        <w:rPr>
          <w:rFonts w:ascii="Cambria" w:hAnsi="Cambria"/>
        </w:rPr>
        <w:t xml:space="preserve"> </w:t>
      </w:r>
    </w:p>
    <w:p w14:paraId="5C016441" w14:textId="77777777" w:rsidR="00B75085" w:rsidRDefault="00B75085" w:rsidP="00B75085">
      <w:pPr>
        <w:tabs>
          <w:tab w:val="left" w:pos="1152"/>
        </w:tabs>
        <w:rPr>
          <w:rFonts w:ascii="Cambria" w:hAnsi="Cambria"/>
        </w:rPr>
      </w:pPr>
    </w:p>
    <w:p w14:paraId="2E5AAAC0" w14:textId="469950D0" w:rsidR="00B75085" w:rsidRPr="002A17D5" w:rsidRDefault="00B75085" w:rsidP="002A17D5">
      <w:pPr>
        <w:tabs>
          <w:tab w:val="left" w:pos="1152"/>
        </w:tabs>
        <w:rPr>
          <w:rFonts w:ascii="Cambria" w:hAnsi="Cambria"/>
          <w:b/>
          <w:bCs/>
        </w:rPr>
      </w:pPr>
      <w:r>
        <w:rPr>
          <w:rFonts w:ascii="Cambria" w:hAnsi="Cambria"/>
          <w:b/>
          <w:bCs/>
        </w:rPr>
        <w:t xml:space="preserve">Table </w:t>
      </w:r>
      <w:r w:rsidR="0098486F">
        <w:rPr>
          <w:rFonts w:ascii="Cambria" w:hAnsi="Cambria"/>
          <w:b/>
          <w:bCs/>
        </w:rPr>
        <w:t>2</w:t>
      </w:r>
      <w:r>
        <w:rPr>
          <w:rFonts w:ascii="Cambria" w:hAnsi="Cambria"/>
          <w:b/>
          <w:bCs/>
        </w:rPr>
        <w:t>: Univariate and Multivariate Forecast Models</w:t>
      </w:r>
    </w:p>
    <w:tbl>
      <w:tblPr>
        <w:tblStyle w:val="TableGrid"/>
        <w:tblW w:w="0" w:type="auto"/>
        <w:tblLook w:val="04A0" w:firstRow="1" w:lastRow="0" w:firstColumn="1" w:lastColumn="0" w:noHBand="0" w:noVBand="1"/>
      </w:tblPr>
      <w:tblGrid>
        <w:gridCol w:w="2337"/>
        <w:gridCol w:w="2791"/>
      </w:tblGrid>
      <w:tr w:rsidR="008C2E82" w14:paraId="292C4DBA" w14:textId="77777777" w:rsidTr="004C03CB">
        <w:tc>
          <w:tcPr>
            <w:tcW w:w="2337" w:type="dxa"/>
          </w:tcPr>
          <w:p w14:paraId="4F040CC1" w14:textId="77777777" w:rsidR="008C2E82" w:rsidRPr="0053699F" w:rsidRDefault="008C2E82"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8C2E82" w:rsidRPr="0053699F" w:rsidRDefault="008C2E82" w:rsidP="004C03CB">
            <w:pPr>
              <w:tabs>
                <w:tab w:val="left" w:pos="1027"/>
              </w:tabs>
              <w:rPr>
                <w:rFonts w:ascii="Cambria" w:eastAsiaTheme="minorEastAsia" w:hAnsi="Cambria"/>
                <w:b/>
                <w:bCs/>
              </w:rPr>
            </w:pPr>
            <w:r>
              <w:rPr>
                <w:rFonts w:ascii="Cambria" w:eastAsiaTheme="minorEastAsia" w:hAnsi="Cambria"/>
                <w:b/>
                <w:bCs/>
              </w:rPr>
              <w:t>Variant</w:t>
            </w:r>
          </w:p>
        </w:tc>
      </w:tr>
      <w:tr w:rsidR="008C2E82" w14:paraId="63B81F3F" w14:textId="77777777" w:rsidTr="004C03CB">
        <w:tc>
          <w:tcPr>
            <w:tcW w:w="2337" w:type="dxa"/>
          </w:tcPr>
          <w:p w14:paraId="7C6D20F0" w14:textId="77777777" w:rsidR="008C2E82" w:rsidRDefault="008C2E82"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67108A1C" w14:textId="77777777" w:rsidTr="004C03CB">
        <w:tc>
          <w:tcPr>
            <w:tcW w:w="2337" w:type="dxa"/>
          </w:tcPr>
          <w:p w14:paraId="1CB99552" w14:textId="77777777" w:rsidR="008C2E82" w:rsidRDefault="008C2E82"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w:t>
            </w:r>
          </w:p>
        </w:tc>
      </w:tr>
      <w:tr w:rsidR="008C2E82" w14:paraId="635D1D91" w14:textId="77777777" w:rsidTr="004C03CB">
        <w:tc>
          <w:tcPr>
            <w:tcW w:w="2337" w:type="dxa"/>
          </w:tcPr>
          <w:p w14:paraId="14CA4261" w14:textId="77777777" w:rsidR="008C2E82" w:rsidRDefault="008C2E82"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trend/seasonality</w:t>
            </w:r>
          </w:p>
        </w:tc>
      </w:tr>
      <w:tr w:rsidR="008C2E82" w14:paraId="18A8BB4A" w14:textId="77777777" w:rsidTr="004C03CB">
        <w:tc>
          <w:tcPr>
            <w:tcW w:w="2337" w:type="dxa"/>
          </w:tcPr>
          <w:p w14:paraId="7E20333E" w14:textId="77777777" w:rsidR="008C2E82" w:rsidRDefault="008C2E82"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8C2E82" w:rsidRDefault="008C2E82" w:rsidP="004C03CB">
            <w:pPr>
              <w:tabs>
                <w:tab w:val="left" w:pos="1027"/>
              </w:tabs>
              <w:rPr>
                <w:rFonts w:ascii="Cambria" w:eastAsiaTheme="minorEastAsia" w:hAnsi="Cambria"/>
              </w:rPr>
            </w:pPr>
            <w:r>
              <w:rPr>
                <w:rFonts w:ascii="Cambria" w:eastAsiaTheme="minorEastAsia" w:hAnsi="Cambria"/>
              </w:rPr>
              <w:t>Seasonal</w:t>
            </w:r>
          </w:p>
        </w:tc>
      </w:tr>
      <w:tr w:rsidR="008C2E82" w14:paraId="7B070286" w14:textId="77777777" w:rsidTr="004C03CB">
        <w:tc>
          <w:tcPr>
            <w:tcW w:w="2337" w:type="dxa"/>
          </w:tcPr>
          <w:p w14:paraId="6F9AE0B4" w14:textId="77777777" w:rsidR="008C2E82" w:rsidRDefault="008C2E82"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7811FB95" w14:textId="77777777" w:rsidTr="004C03CB">
        <w:tc>
          <w:tcPr>
            <w:tcW w:w="2337" w:type="dxa"/>
          </w:tcPr>
          <w:p w14:paraId="20793932" w14:textId="77777777" w:rsidR="008C2E82" w:rsidRDefault="008C2E82"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2D3ABEB7" w14:textId="77777777" w:rsidTr="004C03CB">
        <w:tc>
          <w:tcPr>
            <w:tcW w:w="2337" w:type="dxa"/>
          </w:tcPr>
          <w:p w14:paraId="02FA31EA" w14:textId="77777777" w:rsidR="008C2E82" w:rsidRDefault="008C2E82"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8C2E82" w:rsidRDefault="008C2E82"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2FC39376" w14:textId="21868BE7" w:rsidR="006519E1" w:rsidRDefault="0098486F" w:rsidP="00490610">
      <w:pPr>
        <w:rPr>
          <w:rFonts w:ascii="Cambria" w:eastAsiaTheme="minorEastAsia" w:hAnsi="Cambria"/>
        </w:rPr>
      </w:pPr>
      <w:r>
        <w:rPr>
          <w:rFonts w:ascii="Cambria" w:eastAsiaTheme="minorEastAsia" w:hAnsi="Cambria"/>
        </w:rPr>
        <w:t>Table 3</w:t>
      </w:r>
      <w:r w:rsidR="00490610">
        <w:rPr>
          <w:rFonts w:ascii="Cambria" w:eastAsiaTheme="minorEastAsia" w:hAnsi="Cambria"/>
          <w:b/>
          <w:bCs/>
        </w:rPr>
        <w:t xml:space="preserve"> </w:t>
      </w:r>
      <w:r w:rsidR="006520F9">
        <w:rPr>
          <w:rFonts w:ascii="Cambria" w:eastAsiaTheme="minorEastAsia" w:hAnsi="Cambria"/>
        </w:rPr>
        <w:t>displays</w:t>
      </w:r>
      <w:r w:rsidR="00490610">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sidR="00490610">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sidR="00490610">
        <w:rPr>
          <w:rFonts w:ascii="Cambria" w:eastAsiaTheme="minorEastAsia" w:hAnsi="Cambria"/>
        </w:rPr>
        <w:t>,</w:t>
      </w:r>
      <w:r w:rsidR="00775F97">
        <w:rPr>
          <w:rFonts w:ascii="Cambria" w:eastAsiaTheme="minorEastAsia" w:hAnsi="Cambria"/>
        </w:rPr>
        <w:t xml:space="preserve"> and the average performance gap across all series</w:t>
      </w:r>
      <w:r w:rsidR="00490610">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w:t>
      </w:r>
      <w:r w:rsidR="001F6473">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 xml:space="preserve">relationship between forecast accuracy and the strength of privacy protection. While strong differential privacy provides the lowest </w:t>
      </w:r>
      <w:r w:rsidR="00E92933">
        <w:rPr>
          <w:rFonts w:ascii="Cambria" w:eastAsiaTheme="minorEastAsia" w:hAnsi="Cambria"/>
        </w:rPr>
        <w:t>identification disclosure risk</w:t>
      </w:r>
      <w:r w:rsidR="004B1281">
        <w:rPr>
          <w:rFonts w:ascii="Cambria" w:eastAsiaTheme="minorEastAsia" w:hAnsi="Cambria"/>
        </w:rPr>
        <w:t xml:space="preserve"> </w:t>
      </w:r>
      <w:r w:rsidR="00E92933">
        <w:rPr>
          <w:rFonts w:ascii="Cambria" w:eastAsiaTheme="minorEastAsia" w:hAnsi="Cambria"/>
        </w:rPr>
        <w:t xml:space="preserve">at </w:t>
      </w:r>
      <w:r w:rsidR="004D0579">
        <w:rPr>
          <w:rFonts w:ascii="Cambria" w:eastAsiaTheme="minorEastAsia" w:hAnsi="Cambria"/>
        </w:rPr>
        <w:t>1.85%</w:t>
      </w:r>
      <w:r w:rsidR="00E92933">
        <w:rPr>
          <w:rFonts w:ascii="Cambria" w:eastAsiaTheme="minorEastAsia" w:hAnsi="Cambria"/>
        </w:rPr>
        <w:t xml:space="preserve"> (random guessing is 0.6%</w:t>
      </w:r>
      <w:r w:rsidR="004D0579">
        <w:rPr>
          <w:rFonts w:ascii="Cambria" w:eastAsiaTheme="minorEastAsia" w:hAnsi="Cambria"/>
        </w:rPr>
        <w:t>),</w:t>
      </w:r>
      <w:r w:rsidR="00490610" w:rsidRPr="00682A30">
        <w:rPr>
          <w:rFonts w:ascii="Cambria" w:eastAsiaTheme="minorEastAsia" w:hAnsi="Cambria"/>
        </w:rPr>
        <w:t xml:space="preserve"> 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r w:rsidR="00A91869">
        <w:rPr>
          <w:rFonts w:ascii="Cambria" w:eastAsiaTheme="minorEastAsia" w:hAnsi="Cambria"/>
        </w:rPr>
        <w:t xml:space="preserve"> </w:t>
      </w:r>
      <w:r w:rsidR="00490610">
        <w:rPr>
          <w:rFonts w:ascii="Cambria" w:eastAsiaTheme="minorEastAsia" w:hAnsi="Cambria"/>
        </w:rPr>
        <w:t xml:space="preserve">Protection against identification disclosure is better under additive noise with </w:t>
      </w:r>
      <m:oMath>
        <m:r>
          <w:rPr>
            <w:rFonts w:ascii="Cambria Math" w:eastAsiaTheme="minorEastAsia" w:hAnsi="Cambria Math"/>
          </w:rPr>
          <m:t>s =</m:t>
        </m:r>
        <m:r>
          <w:rPr>
            <w:rFonts w:ascii="Cambria Math" w:eastAsiaTheme="minorEastAsia" w:hAnsi="Cambria Math"/>
          </w:rPr>
          <w:lastRenderedPageBreak/>
          <m:t xml:space="preserve"> 1</m:t>
        </m:r>
      </m:oMath>
      <w:r w:rsidR="00490610">
        <w:rPr>
          <w:rFonts w:ascii="Cambria" w:eastAsiaTheme="minorEastAsia" w:hAnsi="Cambria"/>
        </w:rPr>
        <w:t xml:space="preserve"> </w:t>
      </w:r>
      <w:r w:rsidR="004B1281">
        <w:rPr>
          <w:rFonts w:ascii="Cambria" w:eastAsiaTheme="minorEastAsia" w:hAnsi="Cambria"/>
        </w:rPr>
        <w:t xml:space="preserve">where </w:t>
      </w:r>
      <w:r w:rsidR="00490610">
        <w:rPr>
          <w:rFonts w:ascii="Cambria" w:eastAsiaTheme="minorEastAsia" w:hAnsi="Cambria"/>
        </w:rPr>
        <w:t>22</w:t>
      </w:r>
      <w:r w:rsidR="006519E1">
        <w:rPr>
          <w:rFonts w:ascii="Cambria" w:eastAsiaTheme="minorEastAsia" w:hAnsi="Cambria"/>
        </w:rPr>
        <w:t>.5</w:t>
      </w:r>
      <w:r w:rsidR="00490610">
        <w:rPr>
          <w:rFonts w:ascii="Cambria" w:eastAsiaTheme="minorEastAsia" w:hAnsi="Cambria"/>
        </w:rPr>
        <w:t xml:space="preserve">% of series are correctly identified on average. </w:t>
      </w:r>
      <w:r w:rsidR="00D7648E">
        <w:rPr>
          <w:rFonts w:ascii="Cambria" w:eastAsiaTheme="minorEastAsia" w:hAnsi="Cambria"/>
        </w:rPr>
        <w:t>However</w:t>
      </w:r>
      <w:r w:rsidR="00490610">
        <w:rPr>
          <w:rFonts w:ascii="Cambria" w:eastAsiaTheme="minorEastAsia" w:hAnsi="Cambria"/>
        </w:rPr>
        <w:t xml:space="preserve">, this comes at </w:t>
      </w:r>
      <w:r w:rsidR="00D7648E">
        <w:rPr>
          <w:rFonts w:ascii="Cambria" w:eastAsiaTheme="minorEastAsia" w:hAnsi="Cambria"/>
        </w:rPr>
        <w:t>a</w:t>
      </w:r>
      <w:r w:rsidR="00490610">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sidR="00490610">
        <w:rPr>
          <w:rFonts w:ascii="Cambria" w:eastAsiaTheme="minorEastAsia" w:hAnsi="Cambria"/>
        </w:rPr>
        <w:t xml:space="preserve"> nearly 45%</w:t>
      </w:r>
      <w:r w:rsidR="00E92933">
        <w:rPr>
          <w:rFonts w:ascii="Cambria" w:eastAsiaTheme="minorEastAsia" w:hAnsi="Cambria"/>
        </w:rPr>
        <w:t>.</w:t>
      </w:r>
      <w:r w:rsidR="00E92933">
        <w:rPr>
          <w:rStyle w:val="FootnoteReference"/>
          <w:rFonts w:ascii="Cambria" w:eastAsiaTheme="minorEastAsia" w:hAnsi="Cambria"/>
        </w:rPr>
        <w:footnoteReference w:id="9"/>
      </w:r>
      <w:r w:rsidR="00490610">
        <w:rPr>
          <w:rFonts w:ascii="Cambria" w:eastAsiaTheme="minorEastAsia" w:hAnsi="Cambria"/>
        </w:rPr>
        <w:t xml:space="preserve"> </w:t>
      </w:r>
    </w:p>
    <w:p w14:paraId="41B1D26B" w14:textId="74FA5E88" w:rsidR="0030736D" w:rsidRDefault="0030736D" w:rsidP="00490610">
      <w:pPr>
        <w:rPr>
          <w:rFonts w:ascii="Cambria" w:eastAsiaTheme="minorEastAsia" w:hAnsi="Cambria"/>
        </w:rPr>
      </w:pPr>
    </w:p>
    <w:p w14:paraId="44098F67" w14:textId="3DCF2FF8" w:rsidR="000A5CDA" w:rsidRDefault="000A5CDA" w:rsidP="00490610">
      <w:pPr>
        <w:rPr>
          <w:rFonts w:ascii="Cambria" w:eastAsiaTheme="minorEastAsia" w:hAnsi="Cambria"/>
        </w:rPr>
      </w:pPr>
    </w:p>
    <w:p w14:paraId="507016DB" w14:textId="7729C09F" w:rsidR="000A5CDA" w:rsidRDefault="000A5CDA" w:rsidP="00490610">
      <w:pPr>
        <w:rPr>
          <w:rFonts w:ascii="Cambria" w:eastAsiaTheme="minorEastAsia" w:hAnsi="Cambria"/>
        </w:rPr>
      </w:pPr>
    </w:p>
    <w:p w14:paraId="17CF97A3" w14:textId="11F91612" w:rsidR="000A5CDA" w:rsidRDefault="000A5CDA" w:rsidP="00490610">
      <w:pPr>
        <w:rPr>
          <w:rFonts w:ascii="Cambria" w:eastAsiaTheme="minorEastAsia" w:hAnsi="Cambria"/>
        </w:rPr>
      </w:pPr>
    </w:p>
    <w:p w14:paraId="1BD05974" w14:textId="2304715D" w:rsidR="000A5CDA" w:rsidRDefault="000A5CDA" w:rsidP="00490610">
      <w:pPr>
        <w:rPr>
          <w:rFonts w:ascii="Cambria" w:eastAsiaTheme="minorEastAsia" w:hAnsi="Cambria"/>
        </w:rPr>
      </w:pPr>
    </w:p>
    <w:p w14:paraId="7C7DB56D" w14:textId="7DA62316" w:rsidR="000A5CDA" w:rsidRDefault="000A5CDA" w:rsidP="00490610">
      <w:pPr>
        <w:rPr>
          <w:rFonts w:ascii="Cambria" w:eastAsiaTheme="minorEastAsia" w:hAnsi="Cambria"/>
        </w:rPr>
      </w:pPr>
    </w:p>
    <w:p w14:paraId="699CF302" w14:textId="452382D8" w:rsidR="000A5CDA" w:rsidRDefault="000A5CDA" w:rsidP="00490610">
      <w:pPr>
        <w:rPr>
          <w:rFonts w:ascii="Cambria" w:eastAsiaTheme="minorEastAsia" w:hAnsi="Cambria"/>
        </w:rPr>
      </w:pPr>
    </w:p>
    <w:p w14:paraId="7E5F809E" w14:textId="30D619AC" w:rsidR="000A5CDA" w:rsidRDefault="000A5CDA" w:rsidP="00490610">
      <w:pPr>
        <w:rPr>
          <w:rFonts w:ascii="Cambria" w:eastAsiaTheme="minorEastAsia" w:hAnsi="Cambria"/>
        </w:rPr>
      </w:pPr>
    </w:p>
    <w:p w14:paraId="20A3A118" w14:textId="4067E5BE" w:rsidR="000A5CDA" w:rsidRDefault="000A5CDA" w:rsidP="00490610">
      <w:pPr>
        <w:rPr>
          <w:rFonts w:ascii="Cambria" w:eastAsiaTheme="minorEastAsia" w:hAnsi="Cambria"/>
        </w:rPr>
      </w:pPr>
    </w:p>
    <w:p w14:paraId="6CE5838F" w14:textId="3BF5077A" w:rsidR="000A5CDA" w:rsidRDefault="000A5CDA" w:rsidP="00490610">
      <w:pPr>
        <w:rPr>
          <w:rFonts w:ascii="Cambria" w:eastAsiaTheme="minorEastAsia" w:hAnsi="Cambria"/>
        </w:rPr>
      </w:pPr>
    </w:p>
    <w:p w14:paraId="221E345C" w14:textId="77777777" w:rsidR="004C0C7D" w:rsidRDefault="0030736D" w:rsidP="004C0C7D">
      <w:pPr>
        <w:rPr>
          <w:rFonts w:ascii="Cambria" w:eastAsiaTheme="minorEastAsia" w:hAnsi="Cambria"/>
          <w:b/>
          <w:bCs/>
        </w:rPr>
      </w:pPr>
      <w:r>
        <w:rPr>
          <w:rFonts w:ascii="Cambria" w:eastAsiaTheme="minorEastAsia" w:hAnsi="Cambria"/>
          <w:b/>
          <w:bCs/>
        </w:rPr>
        <w:t>Table 3: Identification disclosure risk, forecast accuracy, and representativeness for original</w:t>
      </w:r>
      <w:r w:rsidR="004C0C7D">
        <w:rPr>
          <w:rFonts w:ascii="Cambria" w:eastAsiaTheme="minorEastAsia" w:hAnsi="Cambria"/>
          <w:b/>
          <w:bCs/>
        </w:rPr>
        <w:t xml:space="preserve"> and protected data sets.</w:t>
      </w:r>
    </w:p>
    <w:p w14:paraId="1421B42E" w14:textId="77777777" w:rsidR="004C0C7D" w:rsidRDefault="004C0C7D" w:rsidP="004C0C7D">
      <w:pPr>
        <w:rPr>
          <w:rFonts w:ascii="Cambria" w:eastAsiaTheme="minorEastAsia" w:hAnsi="Cambria"/>
          <w:b/>
          <w:bCs/>
        </w:rPr>
      </w:pPr>
    </w:p>
    <w:p w14:paraId="685281D8" w14:textId="49E117FE" w:rsidR="004C0C7D" w:rsidRPr="00657CD6" w:rsidRDefault="004C0C7D" w:rsidP="0030736D">
      <w:pPr>
        <w:rPr>
          <w:rFonts w:ascii="Cambria" w:eastAsiaTheme="minorEastAsia" w:hAnsi="Cambria"/>
          <w:b/>
          <w:bCs/>
        </w:rPr>
      </w:pP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30736D" w:rsidRPr="00E00EED" w14:paraId="5AF29ED4" w14:textId="77777777" w:rsidTr="00755970">
        <w:trPr>
          <w:cantSplit/>
          <w:trHeight w:val="576"/>
        </w:trPr>
        <w:tc>
          <w:tcPr>
            <w:tcW w:w="0" w:type="auto"/>
          </w:tcPr>
          <w:p w14:paraId="376ECB1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lastRenderedPageBreak/>
              <w:t>Privacy Method</w:t>
            </w:r>
          </w:p>
        </w:tc>
        <w:tc>
          <w:tcPr>
            <w:tcW w:w="0" w:type="auto"/>
          </w:tcPr>
          <w:p w14:paraId="30731CF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4B2BB647"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66FCAD9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069D487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Representativeness (Performance Gap)</w:t>
            </w:r>
          </w:p>
        </w:tc>
      </w:tr>
      <w:tr w:rsidR="0030736D" w:rsidRPr="00E00EED" w14:paraId="6A15039C" w14:textId="77777777" w:rsidTr="00755970">
        <w:trPr>
          <w:cantSplit/>
          <w:trHeight w:val="576"/>
        </w:trPr>
        <w:tc>
          <w:tcPr>
            <w:tcW w:w="0" w:type="auto"/>
          </w:tcPr>
          <w:p w14:paraId="28C4066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3377485" w14:textId="77777777" w:rsidR="0030736D" w:rsidRPr="001C0AE1" w:rsidRDefault="0030736D" w:rsidP="00755970">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017DBB88"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100.0%</w:t>
            </w:r>
          </w:p>
        </w:tc>
        <w:tc>
          <w:tcPr>
            <w:tcW w:w="0" w:type="auto"/>
          </w:tcPr>
          <w:p w14:paraId="4F900023"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685.71</w:t>
            </w:r>
            <w:r>
              <w:rPr>
                <w:rFonts w:ascii="Cambria" w:eastAsiaTheme="minorEastAsia" w:hAnsi="Cambria"/>
                <w:sz w:val="24"/>
                <w:szCs w:val="24"/>
              </w:rPr>
              <w:br/>
              <w:t>(0.0%)</w:t>
            </w:r>
          </w:p>
        </w:tc>
        <w:tc>
          <w:tcPr>
            <w:tcW w:w="0" w:type="auto"/>
          </w:tcPr>
          <w:p w14:paraId="6262243C"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42.7</w:t>
            </w:r>
          </w:p>
        </w:tc>
      </w:tr>
      <w:tr w:rsidR="0030736D" w:rsidRPr="00E00EED" w14:paraId="427CB5FD" w14:textId="77777777" w:rsidTr="00755970">
        <w:trPr>
          <w:cantSplit/>
          <w:trHeight w:val="576"/>
        </w:trPr>
        <w:tc>
          <w:tcPr>
            <w:tcW w:w="0" w:type="auto"/>
            <w:vMerge w:val="restart"/>
          </w:tcPr>
          <w:p w14:paraId="43387481"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-nTS+</w:t>
            </w:r>
          </w:p>
        </w:tc>
        <w:tc>
          <w:tcPr>
            <w:tcW w:w="0" w:type="auto"/>
          </w:tcPr>
          <w:p w14:paraId="67DA43D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B6A6EA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7D2479D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839.8</w:t>
            </w:r>
          </w:p>
          <w:p w14:paraId="7B6370F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0F1ACBE"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73.0</w:t>
            </w:r>
          </w:p>
        </w:tc>
      </w:tr>
      <w:tr w:rsidR="0030736D" w:rsidRPr="00E00EED" w14:paraId="4D2F1610" w14:textId="77777777" w:rsidTr="00755970">
        <w:trPr>
          <w:cantSplit/>
          <w:trHeight w:val="576"/>
        </w:trPr>
        <w:tc>
          <w:tcPr>
            <w:tcW w:w="0" w:type="auto"/>
            <w:vMerge/>
          </w:tcPr>
          <w:p w14:paraId="455E70E5"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531DCDB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968EA9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08FCCD9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822.3</w:t>
            </w:r>
          </w:p>
          <w:p w14:paraId="6568FEA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7FE988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66.5</w:t>
            </w:r>
          </w:p>
        </w:tc>
      </w:tr>
      <w:tr w:rsidR="0030736D" w:rsidRPr="00E00EED" w14:paraId="622B34AE" w14:textId="77777777" w:rsidTr="00755970">
        <w:trPr>
          <w:cantSplit/>
          <w:trHeight w:val="576"/>
        </w:trPr>
        <w:tc>
          <w:tcPr>
            <w:tcW w:w="0" w:type="auto"/>
            <w:vMerge/>
          </w:tcPr>
          <w:p w14:paraId="226E5089"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7D1460BF"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11D07C7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0642DB0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781.0</w:t>
            </w:r>
          </w:p>
          <w:p w14:paraId="4DD9B5E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3423F2E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62.1</w:t>
            </w:r>
          </w:p>
        </w:tc>
      </w:tr>
      <w:tr w:rsidR="0030736D" w:rsidRPr="00E00EED" w14:paraId="3B693A36" w14:textId="77777777" w:rsidTr="00755970">
        <w:trPr>
          <w:cantSplit/>
          <w:trHeight w:val="576"/>
        </w:trPr>
        <w:tc>
          <w:tcPr>
            <w:tcW w:w="0" w:type="auto"/>
            <w:vMerge w:val="restart"/>
          </w:tcPr>
          <w:p w14:paraId="2E90D519"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-nTS</w:t>
            </w:r>
          </w:p>
        </w:tc>
        <w:tc>
          <w:tcPr>
            <w:tcW w:w="0" w:type="auto"/>
          </w:tcPr>
          <w:p w14:paraId="054BEA6A"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C6C9F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7E2363C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1066.2</w:t>
            </w:r>
          </w:p>
          <w:p w14:paraId="2EB8A33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7C5B270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06.3</w:t>
            </w:r>
          </w:p>
          <w:p w14:paraId="4FF66ABA" w14:textId="77777777" w:rsidR="0030736D" w:rsidRPr="00FB0902" w:rsidRDefault="0030736D" w:rsidP="00755970">
            <w:pPr>
              <w:jc w:val="center"/>
              <w:rPr>
                <w:rFonts w:ascii="Cambria" w:eastAsiaTheme="minorEastAsia" w:hAnsi="Cambria"/>
                <w:sz w:val="24"/>
                <w:szCs w:val="24"/>
              </w:rPr>
            </w:pPr>
          </w:p>
        </w:tc>
      </w:tr>
      <w:tr w:rsidR="0030736D" w:rsidRPr="00E00EED" w14:paraId="076CA541" w14:textId="77777777" w:rsidTr="00755970">
        <w:trPr>
          <w:cantSplit/>
          <w:trHeight w:val="576"/>
        </w:trPr>
        <w:tc>
          <w:tcPr>
            <w:tcW w:w="0" w:type="auto"/>
            <w:vMerge/>
          </w:tcPr>
          <w:p w14:paraId="4EEAFEE3" w14:textId="77777777" w:rsidR="0030736D" w:rsidRPr="00E00EED" w:rsidRDefault="0030736D" w:rsidP="00755970">
            <w:pPr>
              <w:rPr>
                <w:rFonts w:ascii="Cambria" w:eastAsiaTheme="minorEastAsia" w:hAnsi="Cambria"/>
                <w:b/>
                <w:bCs/>
                <w:sz w:val="24"/>
                <w:szCs w:val="24"/>
              </w:rPr>
            </w:pPr>
          </w:p>
        </w:tc>
        <w:tc>
          <w:tcPr>
            <w:tcW w:w="0" w:type="auto"/>
          </w:tcPr>
          <w:p w14:paraId="2841191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646B696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07B7988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987.0</w:t>
            </w:r>
          </w:p>
          <w:p w14:paraId="2962E2B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51A0230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100.4</w:t>
            </w:r>
          </w:p>
        </w:tc>
      </w:tr>
      <w:tr w:rsidR="0030736D" w:rsidRPr="00E00EED" w14:paraId="398E277B" w14:textId="77777777" w:rsidTr="00755970">
        <w:trPr>
          <w:cantSplit/>
          <w:trHeight w:val="576"/>
        </w:trPr>
        <w:tc>
          <w:tcPr>
            <w:tcW w:w="0" w:type="auto"/>
            <w:vMerge/>
          </w:tcPr>
          <w:p w14:paraId="6E0C5CB1" w14:textId="77777777" w:rsidR="0030736D" w:rsidRPr="00E00EED" w:rsidRDefault="0030736D" w:rsidP="00755970">
            <w:pPr>
              <w:rPr>
                <w:rFonts w:ascii="Cambria" w:eastAsiaTheme="minorEastAsia" w:hAnsi="Cambria"/>
                <w:b/>
                <w:bCs/>
                <w:sz w:val="24"/>
                <w:szCs w:val="24"/>
              </w:rPr>
            </w:pPr>
          </w:p>
        </w:tc>
        <w:tc>
          <w:tcPr>
            <w:tcW w:w="0" w:type="auto"/>
          </w:tcPr>
          <w:p w14:paraId="6B4CE75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0053C3F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8914F4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956.9</w:t>
            </w:r>
          </w:p>
          <w:p w14:paraId="699AC58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7199EFB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92.9</w:t>
            </w:r>
          </w:p>
        </w:tc>
      </w:tr>
      <w:tr w:rsidR="0030736D" w:rsidRPr="00E00EED" w14:paraId="21FB39C0" w14:textId="77777777" w:rsidTr="00755970">
        <w:trPr>
          <w:cantSplit/>
          <w:trHeight w:val="576"/>
        </w:trPr>
        <w:tc>
          <w:tcPr>
            <w:tcW w:w="0" w:type="auto"/>
            <w:vMerge w:val="restart"/>
          </w:tcPr>
          <w:p w14:paraId="1D8D7805"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57422597"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1FA9008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3185F96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3310.3</w:t>
            </w:r>
          </w:p>
          <w:p w14:paraId="7BBD033C"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1D31FE7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826,437.0</w:t>
            </w:r>
          </w:p>
        </w:tc>
      </w:tr>
      <w:tr w:rsidR="0030736D" w:rsidRPr="00E00EED" w14:paraId="386D8C2A" w14:textId="77777777" w:rsidTr="00755970">
        <w:trPr>
          <w:cantSplit/>
          <w:trHeight w:val="576"/>
        </w:trPr>
        <w:tc>
          <w:tcPr>
            <w:tcW w:w="0" w:type="auto"/>
            <w:vMerge/>
          </w:tcPr>
          <w:p w14:paraId="3DE34887" w14:textId="77777777" w:rsidR="0030736D" w:rsidRPr="00E00EED" w:rsidRDefault="0030736D" w:rsidP="00755970">
            <w:pPr>
              <w:rPr>
                <w:rFonts w:ascii="Cambria" w:eastAsiaTheme="minorEastAsia" w:hAnsi="Cambria"/>
                <w:b/>
                <w:bCs/>
                <w:sz w:val="24"/>
                <w:szCs w:val="24"/>
              </w:rPr>
            </w:pPr>
          </w:p>
        </w:tc>
        <w:tc>
          <w:tcPr>
            <w:tcW w:w="0" w:type="auto"/>
          </w:tcPr>
          <w:p w14:paraId="53622B59"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7825DA0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5F2A69E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1401.0</w:t>
            </w:r>
          </w:p>
          <w:p w14:paraId="792DACA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6844F4B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w:t>
            </w:r>
            <w:r>
              <w:rPr>
                <w:rFonts w:ascii="Cambria" w:eastAsiaTheme="minorEastAsia" w:hAnsi="Cambria"/>
                <w:sz w:val="24"/>
                <w:szCs w:val="24"/>
              </w:rPr>
              <w:t>11,037.7</w:t>
            </w:r>
          </w:p>
        </w:tc>
      </w:tr>
      <w:tr w:rsidR="0030736D" w:rsidRPr="00E00EED" w14:paraId="3671BE09" w14:textId="77777777" w:rsidTr="00755970">
        <w:trPr>
          <w:cantSplit/>
          <w:trHeight w:val="576"/>
        </w:trPr>
        <w:tc>
          <w:tcPr>
            <w:tcW w:w="0" w:type="auto"/>
            <w:vMerge/>
          </w:tcPr>
          <w:p w14:paraId="5DA7061E" w14:textId="77777777" w:rsidR="0030736D" w:rsidRPr="00E00EED" w:rsidRDefault="0030736D" w:rsidP="00755970">
            <w:pPr>
              <w:rPr>
                <w:rFonts w:ascii="Cambria" w:eastAsiaTheme="minorEastAsia" w:hAnsi="Cambria"/>
                <w:b/>
                <w:bCs/>
                <w:sz w:val="24"/>
                <w:szCs w:val="24"/>
              </w:rPr>
            </w:pPr>
          </w:p>
        </w:tc>
        <w:tc>
          <w:tcPr>
            <w:tcW w:w="0" w:type="auto"/>
          </w:tcPr>
          <w:p w14:paraId="6BA2851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4D895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13DFC6A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899.4</w:t>
            </w:r>
          </w:p>
          <w:p w14:paraId="0AD5A0D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4087D7E2"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78,456.4</w:t>
            </w:r>
          </w:p>
        </w:tc>
      </w:tr>
      <w:tr w:rsidR="0030736D" w:rsidRPr="00E00EED" w14:paraId="2D265479" w14:textId="77777777" w:rsidTr="00755970">
        <w:trPr>
          <w:cantSplit/>
          <w:trHeight w:val="576"/>
        </w:trPr>
        <w:tc>
          <w:tcPr>
            <w:tcW w:w="0" w:type="auto"/>
            <w:vMerge w:val="restart"/>
          </w:tcPr>
          <w:p w14:paraId="44943D4E"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0600B19B" w14:textId="77777777" w:rsidR="0030736D" w:rsidRPr="00E00EED" w:rsidRDefault="0030736D" w:rsidP="00755970">
            <w:pPr>
              <w:rPr>
                <w:rFonts w:ascii="Cambria" w:eastAsiaTheme="minorEastAsia" w:hAnsi="Cambria"/>
                <w:b/>
                <w:bCs/>
                <w:sz w:val="24"/>
                <w:szCs w:val="24"/>
              </w:rPr>
            </w:pPr>
          </w:p>
        </w:tc>
        <w:tc>
          <w:tcPr>
            <w:tcW w:w="0" w:type="auto"/>
          </w:tcPr>
          <w:p w14:paraId="63AA39B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1475C481"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05004F3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1821.4</w:t>
            </w:r>
          </w:p>
          <w:p w14:paraId="77EC06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34C964A1"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503,658.2</w:t>
            </w:r>
          </w:p>
        </w:tc>
      </w:tr>
      <w:tr w:rsidR="0030736D" w:rsidRPr="00E00EED" w14:paraId="0FDE8A66" w14:textId="77777777" w:rsidTr="00755970">
        <w:trPr>
          <w:cantSplit/>
          <w:trHeight w:val="576"/>
        </w:trPr>
        <w:tc>
          <w:tcPr>
            <w:tcW w:w="0" w:type="auto"/>
            <w:vMerge/>
          </w:tcPr>
          <w:p w14:paraId="32837395" w14:textId="77777777" w:rsidR="0030736D" w:rsidRPr="00E00EED" w:rsidRDefault="0030736D" w:rsidP="00755970">
            <w:pPr>
              <w:rPr>
                <w:rFonts w:ascii="Cambria" w:eastAsiaTheme="minorEastAsia" w:hAnsi="Cambria"/>
                <w:b/>
                <w:bCs/>
                <w:sz w:val="24"/>
                <w:szCs w:val="24"/>
              </w:rPr>
            </w:pPr>
          </w:p>
        </w:tc>
        <w:tc>
          <w:tcPr>
            <w:tcW w:w="0" w:type="auto"/>
          </w:tcPr>
          <w:p w14:paraId="77F5FBD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2CC13DE"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5A2309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1343.3</w:t>
            </w:r>
          </w:p>
          <w:p w14:paraId="0D3756D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1F0B4EE6"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326,834.5</w:t>
            </w:r>
          </w:p>
        </w:tc>
      </w:tr>
      <w:tr w:rsidR="0030736D" w:rsidRPr="00E00EED" w14:paraId="43A9AA73" w14:textId="77777777" w:rsidTr="00755970">
        <w:trPr>
          <w:cantSplit/>
          <w:trHeight w:val="576"/>
        </w:trPr>
        <w:tc>
          <w:tcPr>
            <w:tcW w:w="0" w:type="auto"/>
            <w:vMerge/>
          </w:tcPr>
          <w:p w14:paraId="67703169" w14:textId="77777777" w:rsidR="0030736D" w:rsidRPr="00E00EED" w:rsidRDefault="0030736D" w:rsidP="00755970">
            <w:pPr>
              <w:rPr>
                <w:rFonts w:ascii="Cambria" w:eastAsiaTheme="minorEastAsia" w:hAnsi="Cambria"/>
                <w:b/>
                <w:bCs/>
                <w:sz w:val="24"/>
                <w:szCs w:val="24"/>
              </w:rPr>
            </w:pPr>
          </w:p>
        </w:tc>
        <w:tc>
          <w:tcPr>
            <w:tcW w:w="0" w:type="auto"/>
          </w:tcPr>
          <w:p w14:paraId="5624787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02F2A1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C6F075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994.0</w:t>
            </w:r>
          </w:p>
          <w:p w14:paraId="0A79F4B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03ADF55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166,171.2</w:t>
            </w:r>
          </w:p>
        </w:tc>
      </w:tr>
    </w:tbl>
    <w:p w14:paraId="4713E839" w14:textId="77777777" w:rsidR="0030736D" w:rsidRDefault="0030736D" w:rsidP="00490610">
      <w:pPr>
        <w:rPr>
          <w:rFonts w:ascii="Cambria" w:eastAsiaTheme="minorEastAsia" w:hAnsi="Cambria"/>
        </w:rPr>
      </w:pPr>
    </w:p>
    <w:p w14:paraId="6BC524B1" w14:textId="7BB15F71" w:rsidR="00A91869" w:rsidRDefault="00490610" w:rsidP="00601DCD">
      <w:pPr>
        <w:rPr>
          <w:rFonts w:ascii="Cambria" w:eastAsiaTheme="minorEastAsia" w:hAnsi="Cambria"/>
        </w:rPr>
      </w:pPr>
      <w:r>
        <w:rPr>
          <w:rFonts w:ascii="Cambria" w:eastAsiaTheme="minorEastAsia" w:hAnsi="Cambria"/>
          <w:i/>
          <w:iCs/>
        </w:rPr>
        <w:t>k</w:t>
      </w:r>
      <w:r>
        <w:rPr>
          <w:rFonts w:ascii="Cambria" w:eastAsiaTheme="minorEastAsia" w:hAnsi="Cambria"/>
        </w:rPr>
        <w:t xml:space="preserve">-nTS </w:t>
      </w:r>
      <w:r w:rsidR="002A314F">
        <w:rPr>
          <w:rFonts w:ascii="Cambria" w:eastAsiaTheme="minorEastAsia" w:hAnsi="Cambria"/>
        </w:rPr>
        <w:t xml:space="preserve">swapping </w:t>
      </w:r>
      <w:r>
        <w:rPr>
          <w:rFonts w:ascii="Cambria" w:eastAsiaTheme="minorEastAsia" w:hAnsi="Cambria"/>
        </w:rPr>
        <w:t xml:space="preserve">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r w:rsidR="0087426B">
        <w:rPr>
          <w:rFonts w:ascii="Cambria" w:eastAsiaTheme="minorEastAsia" w:hAnsi="Cambria"/>
        </w:rPr>
        <w:t xml:space="preserve">nTS+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w:t>
      </w:r>
      <w:r w:rsidR="004E67BB">
        <w:rPr>
          <w:rFonts w:ascii="Cambria" w:eastAsiaTheme="minorEastAsia" w:hAnsi="Cambria"/>
        </w:rPr>
        <w:t xml:space="preserve">selecting </w:t>
      </w:r>
      <w:r w:rsidR="00BA3E30">
        <w:rPr>
          <w:rFonts w:ascii="Cambria" w:eastAsiaTheme="minorEastAsia" w:hAnsi="Cambria"/>
        </w:rPr>
        <w:t xml:space="preserve">time series features. </w:t>
      </w:r>
      <w:r w:rsidR="004B1281">
        <w:rPr>
          <w:rFonts w:ascii="Cambria" w:eastAsiaTheme="minorEastAsia" w:hAnsi="Cambria"/>
        </w:rPr>
        <w:t xml:space="preserve"> Thus, we recommend data owners to use our k-nTS+ swapping method </w:t>
      </w:r>
      <w:r w:rsidR="00BA3E30">
        <w:rPr>
          <w:rFonts w:ascii="Cambria" w:eastAsiaTheme="minorEastAsia" w:hAnsi="Cambria"/>
        </w:rPr>
        <w:t xml:space="preserve">(k=3) </w:t>
      </w:r>
      <w:r w:rsidR="004B1281">
        <w:rPr>
          <w:rFonts w:ascii="Cambria" w:eastAsiaTheme="minorEastAsia" w:hAnsi="Cambria"/>
        </w:rPr>
        <w:t xml:space="preserve">with the </w:t>
      </w:r>
      <w:r w:rsidR="004E67BB">
        <w:rPr>
          <w:rFonts w:ascii="Cambria" w:eastAsiaTheme="minorEastAsia" w:hAnsi="Cambria"/>
        </w:rPr>
        <w:t>selected</w:t>
      </w:r>
      <w:r w:rsidR="004B1281">
        <w:rPr>
          <w:rFonts w:ascii="Cambria" w:eastAsiaTheme="minorEastAsia" w:hAnsi="Cambria"/>
        </w:rPr>
        <w:t xml:space="preserve"> time series features to balance the tradeoff between privacy and forecast accuracy.</w:t>
      </w:r>
      <w:r w:rsidR="00601DCD">
        <w:rPr>
          <w:rFonts w:ascii="Cambria" w:eastAsiaTheme="minorEastAsia" w:hAnsi="Cambria"/>
        </w:rPr>
        <w:t xml:space="preserve"> </w:t>
      </w:r>
    </w:p>
    <w:p w14:paraId="594D54BF" w14:textId="77777777" w:rsidR="00A91869" w:rsidRDefault="00A91869" w:rsidP="00601DCD">
      <w:pPr>
        <w:rPr>
          <w:rFonts w:ascii="Cambria" w:eastAsiaTheme="minorEastAsia" w:hAnsi="Cambria"/>
        </w:rPr>
      </w:pPr>
    </w:p>
    <w:p w14:paraId="12805FA5" w14:textId="62627D02" w:rsidR="00601DCD" w:rsidRDefault="00A91869" w:rsidP="00601DCD">
      <w:pPr>
        <w:rPr>
          <w:rFonts w:ascii="Cambria" w:eastAsiaTheme="minorEastAsia" w:hAnsi="Cambria"/>
        </w:rPr>
      </w:pPr>
      <w:r>
        <w:rPr>
          <w:rFonts w:ascii="Cambria" w:eastAsiaTheme="minorEastAsia" w:hAnsi="Cambria"/>
        </w:rPr>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Pr>
          <w:rFonts w:ascii="Cambria" w:eastAsiaTheme="minorEastAsia" w:hAnsi="Cambria"/>
        </w:rPr>
        <w:t>protected data that are representative of the original time series</w:t>
      </w:r>
      <w:r w:rsidR="00085C2D">
        <w:rPr>
          <w:rFonts w:ascii="Cambria" w:eastAsiaTheme="minorEastAsia" w:hAnsi="Cambria"/>
        </w:rPr>
        <w:t>. R</w:t>
      </w:r>
      <w:r>
        <w:rPr>
          <w:rFonts w:ascii="Cambria" w:eastAsiaTheme="minorEastAsia" w:hAnsi="Cambria"/>
        </w:rPr>
        <w:t xml:space="preserve">epresentativeness improves trust between data owners and forecasters and makes it more likely for forecasters to use protected data.  </w:t>
      </w:r>
      <w:r w:rsidR="00085C2D">
        <w:rPr>
          <w:rFonts w:ascii="Cambria" w:eastAsiaTheme="minorEastAsia" w:hAnsi="Cambria"/>
        </w:rPr>
        <w:t>Table 3 displays</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of Petropoulos &amp; Siemsen (2022)</w:t>
      </w:r>
      <w:r w:rsidRPr="0057540F">
        <w:rPr>
          <w:rFonts w:ascii="Cambria" w:eastAsiaTheme="minorEastAsia" w:hAnsi="Cambria"/>
        </w:rPr>
        <w:t xml:space="preserve"> to measure the distance between the protected and original time series values,</w:t>
      </w:r>
      <w:r w:rsidR="00AA6209">
        <w:rPr>
          <w:rFonts w:ascii="Cambria" w:eastAsiaTheme="minorEastAsia" w:hAnsi="Cambria"/>
        </w:rPr>
        <w:t xml:space="preserve"> </w:t>
      </w:r>
      <w:r w:rsidRPr="00AA6209">
        <w:rPr>
          <w:rFonts w:ascii="Cambria" w:eastAsiaTheme="minorEastAsia" w:hAnsi="Cambria"/>
          <w:i/>
          <w:iCs/>
        </w:rPr>
        <w:t>performance gap</w:t>
      </w:r>
      <w:r w:rsidRPr="00AA6209">
        <w:rPr>
          <w:rFonts w:ascii="Cambria" w:eastAsiaTheme="minorEastAsia" w:hAnsi="Cambr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e>
          <m:sub>
            <m:r>
              <w:rPr>
                <w:rFonts w:ascii="Cambria Math" w:eastAsiaTheme="minorEastAsia" w:hAnsi="Cambria Math"/>
              </w:rPr>
              <m:t>1</m:t>
            </m:r>
          </m:sub>
        </m:sSub>
      </m:oMath>
      <w:r w:rsidR="00080DA3">
        <w:rPr>
          <w:rFonts w:ascii="Cambria" w:eastAsiaTheme="minorEastAsia" w:hAnsi="Cambria"/>
        </w:rPr>
        <w:t xml:space="preserve">, </w:t>
      </w:r>
      <w:r>
        <w:rPr>
          <w:rFonts w:ascii="Cambria" w:eastAsiaTheme="minorEastAsia" w:hAnsi="Cambria"/>
        </w:rPr>
        <w:t xml:space="preserve">which is calculated after applying a Box-Cox transformation and scaling the original and protected series. Note that </w:t>
      </w:r>
      <w:r w:rsidR="00085C2D">
        <w:rPr>
          <w:rFonts w:ascii="Cambria" w:eastAsiaTheme="minorEastAsia" w:hAnsi="Cambria"/>
        </w:rPr>
        <w:t xml:space="preserve">our results in Table 3 </w:t>
      </w:r>
      <w:r>
        <w:rPr>
          <w:rFonts w:ascii="Cambria" w:eastAsiaTheme="minorEastAsia" w:hAnsi="Cambria"/>
        </w:rPr>
        <w:t xml:space="preserve">differ from Petropoulos &amp; Siemsen (2022) where the performance gap is calculated using the fitted values of forecasting </w:t>
      </w:r>
      <w:r>
        <w:rPr>
          <w:rFonts w:ascii="Cambria" w:eastAsiaTheme="minorEastAsia" w:hAnsi="Cambria"/>
        </w:rPr>
        <w:lastRenderedPageBreak/>
        <w:t>models relative to the training data (which we include in the first row of Table 3).</w:t>
      </w:r>
      <w:r w:rsidR="001353CD">
        <w:rPr>
          <w:rFonts w:ascii="Cambria" w:eastAsiaTheme="minorEastAsia" w:hAnsi="Cambria"/>
        </w:rPr>
        <w:t xml:space="preserve"> The results show that </w:t>
      </w:r>
      <w:r w:rsidR="00601DCD">
        <w:rPr>
          <w:rFonts w:ascii="Cambria" w:eastAsiaTheme="minorEastAsia" w:hAnsi="Cambria"/>
          <w:i/>
          <w:iCs/>
        </w:rPr>
        <w:t>k</w:t>
      </w:r>
      <w:r w:rsidR="00601DCD">
        <w:rPr>
          <w:rFonts w:ascii="Cambria" w:eastAsiaTheme="minorEastAsia" w:hAnsi="Cambria"/>
        </w:rPr>
        <w:t xml:space="preserve">-nTS </w:t>
      </w:r>
      <w:r w:rsidR="001353CD">
        <w:rPr>
          <w:rFonts w:ascii="Cambria" w:eastAsiaTheme="minorEastAsia" w:hAnsi="Cambria"/>
        </w:rPr>
        <w:t xml:space="preserve">and k-nTS+ </w:t>
      </w:r>
      <w:r w:rsidR="00CE6DF6">
        <w:rPr>
          <w:rFonts w:ascii="Cambria" w:eastAsiaTheme="minorEastAsia" w:hAnsi="Cambria"/>
        </w:rPr>
        <w:t xml:space="preserve">swapping </w:t>
      </w:r>
      <w:r w:rsidR="00601DCD">
        <w:rPr>
          <w:rFonts w:ascii="Cambria" w:eastAsiaTheme="minorEastAsia" w:hAnsi="Cambria"/>
        </w:rPr>
        <w:t xml:space="preserve">produce protected time series with the smallest performance gaps by a large margin. However, we note that the </w:t>
      </w:r>
      <w:r w:rsidR="002E7FDD">
        <w:rPr>
          <w:rFonts w:ascii="Cambria" w:eastAsiaTheme="minorEastAsia" w:hAnsi="Cambria"/>
        </w:rPr>
        <w:t xml:space="preserve">average </w:t>
      </w:r>
      <w:r w:rsidR="00601DCD">
        <w:rPr>
          <w:rFonts w:ascii="Cambria" w:eastAsiaTheme="minorEastAsia" w:hAnsi="Cambria"/>
        </w:rPr>
        <w:t>performance gap</w:t>
      </w:r>
      <w:r w:rsidR="00F010E2">
        <w:rPr>
          <w:rFonts w:ascii="Cambria" w:eastAsiaTheme="minorEastAsia" w:hAnsi="Cambria"/>
        </w:rPr>
        <w:t xml:space="preserve"> across series</w:t>
      </w:r>
      <w:r w:rsidR="00601DCD">
        <w:rPr>
          <w:rFonts w:ascii="Cambria" w:eastAsiaTheme="minorEastAsia" w:hAnsi="Cambria"/>
        </w:rPr>
        <w:t xml:space="preserve"> </w:t>
      </w:r>
      <w:r w:rsidR="00BB7C8F">
        <w:rPr>
          <w:rFonts w:ascii="Cambria" w:eastAsiaTheme="minorEastAsia" w:hAnsi="Cambria"/>
        </w:rPr>
        <w:t xml:space="preserve">(62.1 </w:t>
      </w:r>
      <w:r w:rsidR="00AD2555">
        <w:rPr>
          <w:rFonts w:ascii="Cambria" w:eastAsiaTheme="minorEastAsia" w:hAnsi="Cambria"/>
        </w:rPr>
        <w:t xml:space="preserve">for k-nTS+ with k=3) </w:t>
      </w:r>
      <w:r w:rsidR="00E30FB8">
        <w:rPr>
          <w:rFonts w:ascii="Cambria" w:eastAsiaTheme="minorEastAsia" w:hAnsi="Cambria"/>
        </w:rPr>
        <w:t>is</w:t>
      </w:r>
      <w:r w:rsidR="00601DCD">
        <w:rPr>
          <w:rFonts w:ascii="Cambria" w:eastAsiaTheme="minorEastAsia" w:hAnsi="Cambria"/>
        </w:rPr>
        <w:t xml:space="preserv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w:t>
      </w:r>
      <w:r w:rsidR="00F010E2">
        <w:rPr>
          <w:rFonts w:ascii="Cambria" w:eastAsiaTheme="minorEastAsia" w:hAnsi="Cambria"/>
        </w:rPr>
        <w:t>across all series and</w:t>
      </w:r>
      <w:r w:rsidR="002B6120">
        <w:rPr>
          <w:rFonts w:ascii="Cambria" w:eastAsiaTheme="minorEastAsia" w:hAnsi="Cambria"/>
        </w:rPr>
        <w:t xml:space="preserve"> </w:t>
      </w:r>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r w:rsidR="00601DCD">
        <w:rPr>
          <w:rFonts w:ascii="Cambria" w:eastAsiaTheme="minorEastAsia" w:hAnsi="Cambria"/>
        </w:rPr>
        <w:t xml:space="preserve">  </w:t>
      </w:r>
    </w:p>
    <w:p w14:paraId="0FE67C44" w14:textId="61E1FA02" w:rsidR="0098486F" w:rsidRPr="0098486F" w:rsidRDefault="0098486F" w:rsidP="0098486F">
      <w:pPr>
        <w:rPr>
          <w:rFonts w:ascii="Cambria" w:eastAsiaTheme="minorEastAsia" w:hAnsi="Cambria"/>
        </w:rPr>
      </w:pPr>
    </w:p>
    <w:p w14:paraId="4A5863C9" w14:textId="2EAD4F96" w:rsidR="003E5CCF" w:rsidRDefault="002B4C7D" w:rsidP="007A02E9">
      <w:pPr>
        <w:tabs>
          <w:tab w:val="left" w:pos="1152"/>
        </w:tabs>
        <w:rPr>
          <w:rFonts w:ascii="Cambria" w:eastAsiaTheme="minorEastAsia" w:hAnsi="Cambria"/>
        </w:rPr>
      </w:pPr>
      <w:r w:rsidRPr="007A02E9">
        <w:rPr>
          <w:rFonts w:ascii="Cambria" w:eastAsiaTheme="minorEastAsia" w:hAnsi="Cambria"/>
        </w:rPr>
        <w:t xml:space="preserve">Table </w:t>
      </w:r>
      <w:r w:rsidR="006313F6">
        <w:rPr>
          <w:rFonts w:ascii="Cambria" w:eastAsiaTheme="minorEastAsia" w:hAnsi="Cambria"/>
        </w:rPr>
        <w:t>4</w:t>
      </w:r>
      <w:r w:rsidR="00E551BB" w:rsidRPr="007A02E9">
        <w:rPr>
          <w:rFonts w:ascii="Cambria" w:eastAsiaTheme="minorEastAsia" w:hAnsi="Cambria"/>
        </w:rPr>
        <w:t xml:space="preserve"> displays</w:t>
      </w:r>
      <w:r>
        <w:rPr>
          <w:rFonts w:ascii="Cambria" w:eastAsiaTheme="minorEastAsia" w:hAnsi="Cambria"/>
          <w:b/>
          <w:bCs/>
        </w:rPr>
        <w:t xml:space="preserve"> </w:t>
      </w:r>
      <w:r w:rsidR="00E551BB">
        <w:rPr>
          <w:rFonts w:ascii="Cambria" w:eastAsiaTheme="minorEastAsia" w:hAnsi="Cambria"/>
        </w:rPr>
        <w:t>the</w:t>
      </w:r>
      <w:r>
        <w:rPr>
          <w:rFonts w:ascii="Cambria" w:eastAsiaTheme="minorEastAsia" w:hAnsi="Cambria"/>
        </w:rPr>
        <w:t xml:space="preserve"> rank</w:t>
      </w:r>
      <w:r w:rsidR="00E551BB">
        <w:rPr>
          <w:rFonts w:ascii="Cambria" w:eastAsiaTheme="minorEastAsia" w:hAnsi="Cambria"/>
        </w:rPr>
        <w:t xml:space="preserve">s of the </w:t>
      </w:r>
      <w:r>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w:t>
      </w:r>
      <w:r w:rsidR="002B3617">
        <w:rPr>
          <w:rFonts w:ascii="Cambria" w:eastAsiaTheme="minorEastAsia" w:hAnsi="Cambria"/>
        </w:rPr>
        <w:t>i</w:t>
      </w:r>
      <w:r w:rsidR="00E551BB">
        <w:rPr>
          <w:rFonts w:ascii="Cambria" w:eastAsiaTheme="minorEastAsia" w:hAnsi="Cambria"/>
        </w:rPr>
        <w:t>ance</w:t>
      </w:r>
      <w:r w:rsidR="00B63B89">
        <w:rPr>
          <w:rFonts w:ascii="Cambria" w:eastAsiaTheme="minorEastAsia" w:hAnsi="Cambria"/>
        </w:rPr>
        <w:t xml:space="preserve"> </w:t>
      </w:r>
      <w:r w:rsidR="00E551BB">
        <w:rPr>
          <w:rFonts w:ascii="Cambria" w:eastAsiaTheme="minorEastAsia" w:hAnsi="Cambria"/>
        </w:rPr>
        <w:t>across all forecasting models using</w:t>
      </w:r>
      <w:r w:rsidR="002B3617">
        <w:rPr>
          <w:rFonts w:ascii="Cambria" w:eastAsiaTheme="minorEastAsia" w:hAnsi="Cambria"/>
        </w:rPr>
        <w:t xml:space="preserve"> the original data and</w:t>
      </w:r>
      <w:r w:rsidR="00E551BB">
        <w:rPr>
          <w:rFonts w:ascii="Cambria" w:eastAsiaTheme="minorEastAsia" w:hAnsi="Cambria"/>
        </w:rPr>
        <w:t xml:space="preserve"> k-nTS+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r w:rsidR="00080DA3">
        <w:rPr>
          <w:rFonts w:ascii="Cambria" w:hAnsi="Cambria"/>
        </w:rPr>
        <w:t>Past research found that complex</w:t>
      </w:r>
      <w:r w:rsidR="00080DA3" w:rsidRPr="00D76DF4">
        <w:rPr>
          <w:rFonts w:ascii="Cambria" w:hAnsi="Cambria"/>
        </w:rPr>
        <w:t xml:space="preserve"> forecasting models</w:t>
      </w:r>
      <w:r w:rsidR="00080DA3">
        <w:rPr>
          <w:rFonts w:ascii="Cambria" w:hAnsi="Cambria"/>
        </w:rPr>
        <w:t xml:space="preserve"> forecast</w:t>
      </w:r>
      <w:r w:rsidR="00080DA3" w:rsidRPr="00D76DF4">
        <w:rPr>
          <w:rFonts w:ascii="Cambria" w:hAnsi="Cambria"/>
        </w:rPr>
        <w:t xml:space="preserve"> more accurately than simple models using the monthly micro data </w:t>
      </w:r>
      <w:r w:rsidR="00080DA3">
        <w:rPr>
          <w:rFonts w:ascii="Cambria" w:hAnsi="Cambria"/>
        </w:rPr>
        <w:fldChar w:fldCharType="begin"/>
      </w:r>
      <w:r w:rsidR="00080DA3">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sidR="00080DA3">
        <w:rPr>
          <w:rFonts w:ascii="Cambria" w:hAnsi="Cambria"/>
        </w:rPr>
        <w:fldChar w:fldCharType="separate"/>
      </w:r>
      <w:r w:rsidR="00080DA3" w:rsidRPr="00D76DF4">
        <w:rPr>
          <w:rFonts w:ascii="Cambria" w:hAnsi="Cambria"/>
        </w:rPr>
        <w:t>(Koning et al., 2005)</w:t>
      </w:r>
      <w:r w:rsidR="00080DA3">
        <w:rPr>
          <w:rFonts w:ascii="Cambria" w:hAnsi="Cambria"/>
        </w:rPr>
        <w:fldChar w:fldCharType="end"/>
      </w:r>
      <w:r w:rsidR="00080DA3">
        <w:rPr>
          <w:rFonts w:ascii="Cambria" w:hAnsi="Cambria"/>
        </w:rPr>
        <w:t xml:space="preserve">.  </w:t>
      </w:r>
      <w:r>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k-nTS+</w:t>
      </w:r>
      <w:r w:rsidR="00584B43">
        <w:rPr>
          <w:rFonts w:ascii="Cambria" w:eastAsiaTheme="minorEastAsia" w:hAnsi="Cambria"/>
        </w:rPr>
        <w:t xml:space="preserve"> </w:t>
      </w:r>
      <w:r w:rsidR="00CE6DF6">
        <w:rPr>
          <w:rFonts w:ascii="Cambria" w:eastAsiaTheme="minorEastAsia" w:hAnsi="Cambria"/>
        </w:rPr>
        <w:t xml:space="preserve">swapping </w:t>
      </w:r>
      <w:r w:rsidR="00584B43">
        <w:rPr>
          <w:rFonts w:ascii="Cambria" w:eastAsiaTheme="minorEastAsia" w:hAnsi="Cambria"/>
        </w:rPr>
        <w:t>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w:t>
      </w:r>
      <w:r w:rsidR="002B3617">
        <w:rPr>
          <w:rFonts w:ascii="Cambria" w:eastAsiaTheme="minorEastAsia" w:hAnsi="Cambria"/>
        </w:rPr>
        <w:t>Univariate</w:t>
      </w:r>
      <w:r w:rsidR="00584B43">
        <w:rPr>
          <w:rFonts w:ascii="Cambria" w:eastAsiaTheme="minorEastAsia" w:hAnsi="Cambria"/>
        </w:rPr>
        <w:t xml:space="preserv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10A844B6"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98486F">
        <w:rPr>
          <w:rFonts w:ascii="Cambria" w:eastAsiaTheme="minorEastAsia" w:hAnsi="Cambria"/>
          <w:b/>
          <w:bCs/>
        </w:rPr>
        <w:t>4</w:t>
      </w:r>
      <w:r>
        <w:rPr>
          <w:rFonts w:ascii="Cambria" w:eastAsiaTheme="minorEastAsia" w:hAnsi="Cambria"/>
          <w:b/>
          <w:bCs/>
        </w:rPr>
        <w:t xml:space="preserve">: </w:t>
      </w:r>
      <w:r w:rsidR="0085203D" w:rsidRPr="00657CD6">
        <w:rPr>
          <w:rFonts w:ascii="Cambria" w:eastAsiaTheme="minorEastAsia" w:hAnsi="Cambria"/>
          <w:b/>
          <w:bCs/>
        </w:rPr>
        <w:t>Ranks</w:t>
      </w:r>
      <w:r w:rsidRPr="00657CD6">
        <w:rPr>
          <w:rFonts w:ascii="Cambria" w:eastAsiaTheme="minorEastAsia" w:hAnsi="Cambria"/>
          <w:b/>
          <w:bCs/>
        </w:rPr>
        <w:t xml:space="preserve"> of MAE</w:t>
      </w:r>
      <w:r w:rsidR="0098486F" w:rsidRPr="00657CD6">
        <w:rPr>
          <w:rFonts w:ascii="Cambria" w:eastAsiaTheme="minorEastAsia" w:hAnsi="Cambria"/>
          <w:b/>
          <w:bCs/>
        </w:rPr>
        <w:t xml:space="preserve"> and</w:t>
      </w:r>
      <w:r w:rsidRPr="00657CD6">
        <w:rPr>
          <w:rFonts w:ascii="Cambria" w:eastAsiaTheme="minorEastAsia" w:hAnsi="Cambria"/>
          <w:b/>
          <w:bCs/>
        </w:rPr>
        <w:t xml:space="preserve"> </w:t>
      </w:r>
      <w:r w:rsidR="009D71C2">
        <w:rPr>
          <w:rFonts w:ascii="Cambria" w:eastAsiaTheme="minorEastAsia" w:hAnsi="Cambria"/>
          <w:b/>
          <w:bCs/>
        </w:rPr>
        <w:t>standard deviation of forecast error</w:t>
      </w:r>
      <w:r w:rsidR="00AF73C1" w:rsidRPr="00657CD6">
        <w:rPr>
          <w:rFonts w:ascii="Cambria" w:eastAsiaTheme="minorEastAsia" w:hAnsi="Cambria"/>
          <w:b/>
          <w:bCs/>
        </w:rPr>
        <w:t xml:space="preserve"> </w:t>
      </w:r>
      <w:r w:rsidR="0085203D" w:rsidRPr="00657CD6">
        <w:rPr>
          <w:rFonts w:ascii="Cambria" w:eastAsiaTheme="minorEastAsia" w:hAnsi="Cambria"/>
          <w:b/>
          <w:bCs/>
        </w:rPr>
        <w:t>for</w:t>
      </w:r>
      <w:r w:rsidRPr="00657CD6">
        <w:rPr>
          <w:rFonts w:ascii="Cambria" w:eastAsiaTheme="minorEastAsia" w:hAnsi="Cambria"/>
          <w:b/>
          <w:bCs/>
        </w:rPr>
        <w:t xml:space="preserve"> the original data </w:t>
      </w:r>
      <w:r w:rsidR="0085203D" w:rsidRPr="00657CD6">
        <w:rPr>
          <w:rFonts w:ascii="Cambria" w:eastAsiaTheme="minorEastAsia" w:hAnsi="Cambria"/>
          <w:b/>
          <w:bCs/>
        </w:rPr>
        <w:t>and</w:t>
      </w:r>
      <w:r w:rsidRPr="00657CD6">
        <w:rPr>
          <w:rFonts w:ascii="Cambria" w:eastAsiaTheme="minorEastAsia" w:hAnsi="Cambria"/>
          <w:b/>
          <w:bCs/>
        </w:rPr>
        <w:t xml:space="preserve"> the </w:t>
      </w:r>
      <w:r w:rsidR="0023020A" w:rsidRPr="00657CD6">
        <w:rPr>
          <w:rFonts w:ascii="Cambria" w:eastAsiaTheme="minorEastAsia" w:hAnsi="Cambria"/>
          <w:b/>
          <w:bCs/>
        </w:rPr>
        <w:t>k</w:t>
      </w:r>
      <w:r w:rsidR="0085203D" w:rsidRPr="00657CD6">
        <w:rPr>
          <w:rFonts w:ascii="Cambria" w:eastAsiaTheme="minorEastAsia" w:hAnsi="Cambria"/>
          <w:b/>
          <w:bCs/>
        </w:rPr>
        <w:t>-</w:t>
      </w:r>
      <w:r w:rsidR="0023020A" w:rsidRPr="00657CD6">
        <w:rPr>
          <w:rFonts w:ascii="Cambria" w:eastAsiaTheme="minorEastAsia" w:hAnsi="Cambria"/>
          <w:b/>
          <w:bCs/>
        </w:rPr>
        <w:t>n</w:t>
      </w:r>
      <w:r w:rsidR="0085203D" w:rsidRPr="00657CD6">
        <w:rPr>
          <w:rFonts w:ascii="Cambria" w:eastAsiaTheme="minorEastAsia" w:hAnsi="Cambria"/>
          <w:b/>
          <w:bCs/>
        </w:rPr>
        <w:t>TS</w:t>
      </w:r>
      <w:r w:rsidR="0023020A" w:rsidRPr="00657CD6">
        <w:rPr>
          <w:rFonts w:ascii="Cambria" w:eastAsiaTheme="minorEastAsia" w:hAnsi="Cambria"/>
          <w:b/>
          <w:bCs/>
        </w:rPr>
        <w:t xml:space="preserve">+ </w:t>
      </w:r>
      <w:r w:rsidR="0085203D" w:rsidRPr="00657CD6">
        <w:rPr>
          <w:rFonts w:ascii="Cambria" w:eastAsiaTheme="minorEastAsia" w:hAnsi="Cambria"/>
          <w:b/>
          <w:bCs/>
        </w:rPr>
        <w:t xml:space="preserve">swapping </w:t>
      </w:r>
      <w:r w:rsidR="0023020A" w:rsidRPr="00657CD6">
        <w:rPr>
          <w:rFonts w:ascii="Cambria" w:eastAsiaTheme="minorEastAsia" w:hAnsi="Cambria"/>
          <w:b/>
          <w:bCs/>
        </w:rPr>
        <w:t>(</w:t>
      </w:r>
      <w:r w:rsidR="0023020A" w:rsidRPr="00657CD6">
        <w:rPr>
          <w:rFonts w:ascii="Cambria" w:eastAsiaTheme="minorEastAsia" w:hAnsi="Cambria"/>
          <w:b/>
          <w:bCs/>
          <w:i/>
          <w:iCs/>
        </w:rPr>
        <w:t>k</w:t>
      </w:r>
      <w:r w:rsidR="0023020A" w:rsidRPr="00657CD6">
        <w:rPr>
          <w:rFonts w:ascii="Cambria" w:eastAsiaTheme="minorEastAsia" w:hAnsi="Cambria"/>
          <w:b/>
          <w:bCs/>
        </w:rPr>
        <w:t>=3) data</w:t>
      </w:r>
      <w:r w:rsidRPr="00657CD6">
        <w:rPr>
          <w:rFonts w:ascii="Cambria" w:eastAsiaTheme="minorEastAsia" w:hAnsi="Cambria"/>
          <w:b/>
          <w:bCs/>
        </w:rPr>
        <w:t>.</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14:paraId="38487085" w14:textId="77777777" w:rsidTr="009D71C2">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4412" w:type="dxa"/>
            <w:gridSpan w:val="2"/>
          </w:tcPr>
          <w:p w14:paraId="1457012A" w14:textId="26F21943" w:rsidR="0085203D" w:rsidRDefault="009D71C2" w:rsidP="00F675C9">
            <w:pPr>
              <w:jc w:val="center"/>
              <w:rPr>
                <w:rFonts w:ascii="Cambria" w:eastAsiaTheme="minorEastAsia" w:hAnsi="Cambria"/>
              </w:rPr>
            </w:pPr>
            <w:r>
              <w:rPr>
                <w:rFonts w:ascii="Cambria" w:eastAsiaTheme="minorEastAsia" w:hAnsi="Cambria"/>
              </w:rPr>
              <w:t>Standard Deviation of Forecast Error</w:t>
            </w:r>
            <w:r w:rsidR="00AF73C1">
              <w:rPr>
                <w:rFonts w:ascii="Cambria" w:eastAsiaTheme="minorEastAsia" w:hAnsi="Cambria"/>
              </w:rPr>
              <w:t xml:space="preserve"> </w:t>
            </w:r>
            <w:r w:rsidR="0085203D">
              <w:rPr>
                <w:rFonts w:ascii="Cambria" w:eastAsiaTheme="minorEastAsia" w:hAnsi="Cambria"/>
              </w:rPr>
              <w:t>Ranks</w:t>
            </w:r>
          </w:p>
        </w:tc>
      </w:tr>
      <w:tr w:rsidR="0085203D" w14:paraId="2130912F" w14:textId="77777777" w:rsidTr="009D71C2">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802"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2610"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9D71C2">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5E11B581"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(637.90)</w:t>
            </w:r>
          </w:p>
        </w:tc>
        <w:tc>
          <w:tcPr>
            <w:tcW w:w="1558" w:type="dxa"/>
          </w:tcPr>
          <w:p w14:paraId="10A69537" w14:textId="6E97DC56"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(731.30)</w:t>
            </w:r>
          </w:p>
        </w:tc>
        <w:tc>
          <w:tcPr>
            <w:tcW w:w="1802" w:type="dxa"/>
          </w:tcPr>
          <w:p w14:paraId="61B71F7E" w14:textId="4C870833"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(859.30)</w:t>
            </w:r>
          </w:p>
        </w:tc>
        <w:tc>
          <w:tcPr>
            <w:tcW w:w="2610" w:type="dxa"/>
          </w:tcPr>
          <w:p w14:paraId="49400DAC" w14:textId="5D346BBD"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(920.57)</w:t>
            </w:r>
          </w:p>
        </w:tc>
      </w:tr>
      <w:tr w:rsidR="0085203D" w14:paraId="512A3ED3" w14:textId="77777777" w:rsidTr="009D71C2">
        <w:tc>
          <w:tcPr>
            <w:tcW w:w="1557" w:type="dxa"/>
          </w:tcPr>
          <w:p w14:paraId="11A9D56D" w14:textId="4DAE0635" w:rsidR="0085203D" w:rsidRDefault="00B26DE2" w:rsidP="00F675C9">
            <w:pPr>
              <w:rPr>
                <w:rFonts w:ascii="Cambria" w:eastAsiaTheme="minorEastAsia" w:hAnsi="Cambria"/>
              </w:rPr>
            </w:pPr>
            <w:r>
              <w:rPr>
                <w:rFonts w:ascii="Cambria" w:eastAsiaTheme="minorEastAsia" w:hAnsi="Cambria"/>
              </w:rPr>
              <w:t>Auto-</w:t>
            </w:r>
            <w:r w:rsidR="0085203D">
              <w:rPr>
                <w:rFonts w:ascii="Cambria" w:eastAsiaTheme="minorEastAsia" w:hAnsi="Cambria"/>
              </w:rPr>
              <w:t>ARIMA</w:t>
            </w:r>
          </w:p>
        </w:tc>
        <w:tc>
          <w:tcPr>
            <w:tcW w:w="1558" w:type="dxa"/>
          </w:tcPr>
          <w:p w14:paraId="3B6D710B" w14:textId="2E06FDDC" w:rsidR="0085203D" w:rsidRDefault="0085203D" w:rsidP="00F675C9">
            <w:pPr>
              <w:rPr>
                <w:rFonts w:ascii="Cambria" w:eastAsiaTheme="minorEastAsia" w:hAnsi="Cambria"/>
              </w:rPr>
            </w:pPr>
            <w:r>
              <w:rPr>
                <w:rFonts w:ascii="Cambria" w:eastAsiaTheme="minorEastAsia" w:hAnsi="Cambria"/>
              </w:rPr>
              <w:t>2</w:t>
            </w:r>
            <w:r w:rsidR="00304C09">
              <w:rPr>
                <w:rFonts w:ascii="Cambria" w:eastAsiaTheme="minorEastAsia" w:hAnsi="Cambria"/>
              </w:rPr>
              <w:t xml:space="preserve"> (646.07)</w:t>
            </w:r>
          </w:p>
        </w:tc>
        <w:tc>
          <w:tcPr>
            <w:tcW w:w="1558" w:type="dxa"/>
          </w:tcPr>
          <w:p w14:paraId="7096808B" w14:textId="0FDAA926"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w:t>
            </w:r>
            <w:r w:rsidR="00AF73C1">
              <w:rPr>
                <w:rFonts w:ascii="Cambria" w:eastAsiaTheme="minorEastAsia" w:hAnsi="Cambria"/>
              </w:rPr>
              <w:t>764.83)</w:t>
            </w:r>
          </w:p>
        </w:tc>
        <w:tc>
          <w:tcPr>
            <w:tcW w:w="1802" w:type="dxa"/>
          </w:tcPr>
          <w:p w14:paraId="58CE549F" w14:textId="737B193B"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(834.78)</w:t>
            </w:r>
          </w:p>
        </w:tc>
        <w:tc>
          <w:tcPr>
            <w:tcW w:w="2610" w:type="dxa"/>
          </w:tcPr>
          <w:p w14:paraId="7E9148FA" w14:textId="392DED06"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(897.67)</w:t>
            </w:r>
          </w:p>
        </w:tc>
      </w:tr>
      <w:tr w:rsidR="0085203D" w14:paraId="19958B0C" w14:textId="77777777" w:rsidTr="009D71C2">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63D0BCF" w:rsidR="0085203D" w:rsidRDefault="0085203D" w:rsidP="00F675C9">
            <w:pPr>
              <w:rPr>
                <w:rFonts w:ascii="Cambria" w:eastAsiaTheme="minorEastAsia" w:hAnsi="Cambria"/>
              </w:rPr>
            </w:pPr>
            <w:r>
              <w:rPr>
                <w:rFonts w:ascii="Cambria" w:eastAsiaTheme="minorEastAsia" w:hAnsi="Cambria"/>
              </w:rPr>
              <w:t>3</w:t>
            </w:r>
            <w:r w:rsidR="00304C09">
              <w:rPr>
                <w:rFonts w:ascii="Cambria" w:eastAsiaTheme="minorEastAsia" w:hAnsi="Cambria"/>
              </w:rPr>
              <w:t xml:space="preserve"> (665.38)</w:t>
            </w:r>
          </w:p>
        </w:tc>
        <w:tc>
          <w:tcPr>
            <w:tcW w:w="1558" w:type="dxa"/>
          </w:tcPr>
          <w:p w14:paraId="3E1A23CA" w14:textId="6290A97E"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(783.15)</w:t>
            </w:r>
          </w:p>
        </w:tc>
        <w:tc>
          <w:tcPr>
            <w:tcW w:w="1802" w:type="dxa"/>
          </w:tcPr>
          <w:p w14:paraId="0BDBDF37" w14:textId="47324774"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(883.86)</w:t>
            </w:r>
          </w:p>
        </w:tc>
        <w:tc>
          <w:tcPr>
            <w:tcW w:w="2610" w:type="dxa"/>
          </w:tcPr>
          <w:p w14:paraId="0D0F0ADD" w14:textId="066107B0"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(966.35)</w:t>
            </w:r>
          </w:p>
        </w:tc>
      </w:tr>
      <w:tr w:rsidR="0085203D" w14:paraId="370FFBF4" w14:textId="77777777" w:rsidTr="009D71C2">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41DC3D7A"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(680.54)</w:t>
            </w:r>
          </w:p>
        </w:tc>
        <w:tc>
          <w:tcPr>
            <w:tcW w:w="1558" w:type="dxa"/>
          </w:tcPr>
          <w:p w14:paraId="5BB05658" w14:textId="4CF5535A"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(743.68)</w:t>
            </w:r>
          </w:p>
        </w:tc>
        <w:tc>
          <w:tcPr>
            <w:tcW w:w="1802" w:type="dxa"/>
          </w:tcPr>
          <w:p w14:paraId="16ED65DB" w14:textId="69AE7EF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(866.35)</w:t>
            </w:r>
          </w:p>
        </w:tc>
        <w:tc>
          <w:tcPr>
            <w:tcW w:w="2610" w:type="dxa"/>
          </w:tcPr>
          <w:p w14:paraId="2C694E03" w14:textId="558BD717"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(901.22)</w:t>
            </w:r>
          </w:p>
        </w:tc>
      </w:tr>
      <w:tr w:rsidR="0085203D" w14:paraId="09167E93" w14:textId="77777777" w:rsidTr="009D71C2">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447A1D2" w:rsidR="0085203D" w:rsidRDefault="0085203D" w:rsidP="00F675C9">
            <w:pPr>
              <w:rPr>
                <w:rFonts w:ascii="Cambria" w:eastAsiaTheme="minorEastAsia" w:hAnsi="Cambria"/>
              </w:rPr>
            </w:pPr>
            <w:r>
              <w:rPr>
                <w:rFonts w:ascii="Cambria" w:eastAsiaTheme="minorEastAsia" w:hAnsi="Cambria"/>
              </w:rPr>
              <w:t>5</w:t>
            </w:r>
            <w:r w:rsidR="00304C09">
              <w:rPr>
                <w:rFonts w:ascii="Cambria" w:eastAsiaTheme="minorEastAsia" w:hAnsi="Cambria"/>
              </w:rPr>
              <w:t xml:space="preserve"> (686.71)</w:t>
            </w:r>
          </w:p>
        </w:tc>
        <w:tc>
          <w:tcPr>
            <w:tcW w:w="1558" w:type="dxa"/>
          </w:tcPr>
          <w:p w14:paraId="41633979" w14:textId="23E4B309"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(752.08)</w:t>
            </w:r>
          </w:p>
        </w:tc>
        <w:tc>
          <w:tcPr>
            <w:tcW w:w="1802" w:type="dxa"/>
          </w:tcPr>
          <w:p w14:paraId="16A0B06D" w14:textId="145B7740"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(867.13)</w:t>
            </w:r>
          </w:p>
        </w:tc>
        <w:tc>
          <w:tcPr>
            <w:tcW w:w="2610" w:type="dxa"/>
          </w:tcPr>
          <w:p w14:paraId="2D9CF46E" w14:textId="2D895C7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(914.20)</w:t>
            </w:r>
          </w:p>
        </w:tc>
      </w:tr>
      <w:tr w:rsidR="0085203D" w14:paraId="309175C9" w14:textId="77777777" w:rsidTr="009D71C2">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C0993D2" w:rsidR="0085203D" w:rsidRDefault="0085203D" w:rsidP="00F675C9">
            <w:pPr>
              <w:rPr>
                <w:rFonts w:ascii="Cambria" w:eastAsiaTheme="minorEastAsia" w:hAnsi="Cambria"/>
              </w:rPr>
            </w:pPr>
            <w:r>
              <w:rPr>
                <w:rFonts w:ascii="Cambria" w:eastAsiaTheme="minorEastAsia" w:hAnsi="Cambria"/>
              </w:rPr>
              <w:t>6</w:t>
            </w:r>
            <w:r w:rsidR="00304C09">
              <w:rPr>
                <w:rFonts w:ascii="Cambria" w:eastAsiaTheme="minorEastAsia" w:hAnsi="Cambria"/>
              </w:rPr>
              <w:t xml:space="preserve"> (709.48)</w:t>
            </w:r>
          </w:p>
        </w:tc>
        <w:tc>
          <w:tcPr>
            <w:tcW w:w="1558" w:type="dxa"/>
          </w:tcPr>
          <w:p w14:paraId="6204B549" w14:textId="3A51C373"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(809.00)</w:t>
            </w:r>
          </w:p>
        </w:tc>
        <w:tc>
          <w:tcPr>
            <w:tcW w:w="1802" w:type="dxa"/>
          </w:tcPr>
          <w:p w14:paraId="69AB91BA" w14:textId="0478CCF4"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(919.67)</w:t>
            </w:r>
          </w:p>
        </w:tc>
        <w:tc>
          <w:tcPr>
            <w:tcW w:w="2610" w:type="dxa"/>
          </w:tcPr>
          <w:p w14:paraId="76026F19" w14:textId="5F7221BC"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(982.35)</w:t>
            </w:r>
          </w:p>
        </w:tc>
      </w:tr>
      <w:tr w:rsidR="0085203D" w14:paraId="145A18D5" w14:textId="77777777" w:rsidTr="009D71C2">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6670E6B9" w:rsidR="0085203D" w:rsidRDefault="0085203D" w:rsidP="00F675C9">
            <w:pPr>
              <w:rPr>
                <w:rFonts w:ascii="Cambria" w:eastAsiaTheme="minorEastAsia" w:hAnsi="Cambria"/>
              </w:rPr>
            </w:pPr>
            <w:r>
              <w:rPr>
                <w:rFonts w:ascii="Cambria" w:eastAsiaTheme="minorEastAsia" w:hAnsi="Cambria"/>
              </w:rPr>
              <w:t>7</w:t>
            </w:r>
            <w:r w:rsidR="00304C09">
              <w:rPr>
                <w:rFonts w:ascii="Cambria" w:eastAsiaTheme="minorEastAsia" w:hAnsi="Cambria"/>
              </w:rPr>
              <w:t xml:space="preserve"> (773.90)</w:t>
            </w:r>
          </w:p>
        </w:tc>
        <w:tc>
          <w:tcPr>
            <w:tcW w:w="1558" w:type="dxa"/>
          </w:tcPr>
          <w:p w14:paraId="7A16D1C3" w14:textId="38FAA0BE"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(883.07)</w:t>
            </w:r>
          </w:p>
        </w:tc>
        <w:tc>
          <w:tcPr>
            <w:tcW w:w="1802" w:type="dxa"/>
          </w:tcPr>
          <w:p w14:paraId="587A1927" w14:textId="2ED4337D"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(892.62)</w:t>
            </w:r>
          </w:p>
        </w:tc>
        <w:tc>
          <w:tcPr>
            <w:tcW w:w="2610" w:type="dxa"/>
          </w:tcPr>
          <w:p w14:paraId="5F23DBFC" w14:textId="6CD0079B"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37EFB0C" w14:textId="5352F4D4"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5B3A985A" w14:textId="131F3BD4" w:rsidR="00DC4863" w:rsidRPr="00DC4863" w:rsidRDefault="00DC4863" w:rsidP="00DE3D2E">
      <w:pPr>
        <w:rPr>
          <w:rFonts w:ascii="Cambria" w:eastAsiaTheme="minorEastAsia" w:hAnsi="Cambria"/>
        </w:rPr>
      </w:pPr>
    </w:p>
    <w:p w14:paraId="680FA2F1" w14:textId="2BFA59C8" w:rsidR="00806B94" w:rsidRDefault="00806B94" w:rsidP="00806B94">
      <w:pPr>
        <w:rPr>
          <w:rFonts w:ascii="Cambria" w:eastAsiaTheme="minorEastAsia" w:hAnsi="Cambria"/>
        </w:rPr>
      </w:pPr>
      <w:r>
        <w:rPr>
          <w:rFonts w:ascii="Cambria" w:eastAsiaTheme="minorEastAsia" w:hAnsi="Cambria"/>
        </w:rPr>
        <w:t xml:space="preserve">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RReliefF, and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The RReliefF weight for feature </w:t>
      </w:r>
      <m:oMath>
        <m:r>
          <w:rPr>
            <w:rFonts w:ascii="Cambria Math" w:eastAsiaTheme="minorEastAsia" w:hAnsi="Cambria Math"/>
          </w:rPr>
          <m:t>m</m:t>
        </m:r>
      </m:oMath>
      <w:r>
        <w:rPr>
          <w:rFonts w:ascii="Cambria" w:eastAsiaTheme="minorEastAsia" w:hAnsi="Cambria"/>
        </w:rPr>
        <w:t xml:space="preserve"> approximates the difference in conditional probabilities, </w:t>
      </w:r>
    </w:p>
    <w:p w14:paraId="75AF7B07" w14:textId="77777777" w:rsidR="00806B94" w:rsidRDefault="00806B94" w:rsidP="00505702">
      <w:pPr>
        <w:rPr>
          <w:rFonts w:ascii="Cambria" w:eastAsiaTheme="minorEastAsia" w:hAnsi="Cambria"/>
        </w:rPr>
      </w:pPr>
    </w:p>
    <w:p w14:paraId="43C700AD" w14:textId="6702E709" w:rsidR="007F4172" w:rsidRPr="00393234" w:rsidRDefault="009C3AC1" w:rsidP="009C3AC1">
      <w:pPr>
        <w:tabs>
          <w:tab w:val="center" w:pos="4680"/>
          <w:tab w:val="left" w:pos="8481"/>
        </w:tabs>
        <w:rPr>
          <w:rFonts w:ascii="Cambria" w:eastAsiaTheme="minorEastAsia" w:hAnsi="Cambria"/>
          <w:sz w:val="28"/>
          <w:szCs w:val="28"/>
        </w:rPr>
      </w:pPr>
      <w:r>
        <w:rPr>
          <w:rFonts w:ascii="Cambria" w:eastAsiaTheme="minorEastAsia" w:hAnsi="Cambr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m</m:t>
            </m:r>
          </m:sub>
        </m:sSub>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Sub>
          </m:e>
        </m:d>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Sup>
              <m:sSubSupPr>
                <m:ctrlPr>
                  <w:rPr>
                    <w:rFonts w:ascii="Cambria Math" w:eastAsiaTheme="minorEastAsia" w:hAnsi="Cambria Math"/>
                    <w:i/>
                    <w:sz w:val="28"/>
                    <w:szCs w:val="28"/>
                  </w:rPr>
                </m:ctrlPr>
              </m:sSubSup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up>
                <m:r>
                  <w:rPr>
                    <w:rFonts w:ascii="Cambria Math" w:eastAsiaTheme="minorEastAsia" w:hAnsi="Cambria Math"/>
                    <w:sz w:val="28"/>
                    <w:szCs w:val="28"/>
                  </w:rPr>
                  <m:t>c</m:t>
                </m:r>
              </m:sup>
            </m:sSubSup>
          </m:e>
        </m:d>
      </m:oMath>
      <w:r w:rsidR="00806B94">
        <w:rPr>
          <w:rFonts w:ascii="Cambria" w:eastAsiaTheme="minorEastAsia" w:hAnsi="Cambria"/>
          <w:sz w:val="28"/>
          <w:szCs w:val="28"/>
        </w:rPr>
        <w:t>.</w:t>
      </w:r>
      <w:r>
        <w:rPr>
          <w:rFonts w:ascii="Cambria" w:eastAsiaTheme="minorEastAsia" w:hAnsi="Cambria"/>
          <w:sz w:val="28"/>
          <w:szCs w:val="28"/>
        </w:rPr>
        <w:tab/>
      </w:r>
      <w:r>
        <w:rPr>
          <w:rFonts w:ascii="Cambria" w:eastAsiaTheme="minorEastAsia" w:hAnsi="Cambria"/>
          <w:sz w:val="28"/>
          <w:szCs w:val="28"/>
        </w:rPr>
        <w:tab/>
        <w:t>(8)</w:t>
      </w:r>
    </w:p>
    <w:p w14:paraId="0F58E112" w14:textId="77777777" w:rsidR="007F4172" w:rsidRDefault="007F4172" w:rsidP="00505702">
      <w:pPr>
        <w:rPr>
          <w:rFonts w:ascii="Cambria" w:eastAsiaTheme="minorEastAsia" w:hAnsi="Cambria"/>
        </w:rPr>
      </w:pPr>
    </w:p>
    <w:p w14:paraId="76E1CA20" w14:textId="696B09A1" w:rsidR="00DE3D2E" w:rsidRPr="00393234" w:rsidRDefault="00806B94" w:rsidP="00150CD7">
      <w:pPr>
        <w:rPr>
          <w:rFonts w:ascii="Cambria" w:eastAsiaTheme="minorEastAsia" w:hAnsi="Cambria"/>
        </w:rPr>
      </w:pPr>
      <w:r>
        <w:rPr>
          <w:rFonts w:ascii="Cambria" w:eastAsiaTheme="minorEastAsia" w:hAnsi="Cambria"/>
        </w:rPr>
        <w:t xml:space="preserve">The RReliefF weights </w:t>
      </w:r>
      <w:r w:rsidR="00505702">
        <w:rPr>
          <w:rFonts w:ascii="Cambria" w:eastAsiaTheme="minorEastAsia" w:hAnsi="Cambria"/>
        </w:rPr>
        <w:t xml:space="preserve">approximate the difference between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the same forecast error. </w:t>
      </w:r>
      <w:r w:rsidR="00393234">
        <w:rPr>
          <w:rFonts w:ascii="Cambria" w:eastAsiaTheme="minorEastAsia" w:hAnsi="Cambria"/>
        </w:rPr>
        <w:t xml:space="preserve">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 xml:space="preserve"> &gt; 0</m:t>
        </m:r>
      </m:oMath>
      <w:r w:rsidR="00393234">
        <w:rPr>
          <w:rFonts w:ascii="Cambria" w:eastAsiaTheme="minorEastAsia" w:hAnsi="Cambria"/>
        </w:rPr>
        <w:t xml:space="preserve"> have a higher probability of varying across series with different forecast errors than varying across series with similar forecast errors. If we swap</w:t>
      </w:r>
      <w:r w:rsidR="009A4792">
        <w:rPr>
          <w:rFonts w:ascii="Cambria" w:eastAsiaTheme="minorEastAsia" w:hAnsi="Cambria"/>
        </w:rPr>
        <w:t xml:space="preserve"> using</w:t>
      </w:r>
      <w:r w:rsidR="00393234">
        <w:rPr>
          <w:rFonts w:ascii="Cambria" w:eastAsiaTheme="minorEastAsia" w:hAnsi="Cambria"/>
        </w:rPr>
        <w:t xml:space="preserve"> 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&gt;0</m:t>
        </m:r>
      </m:oMath>
      <w:r w:rsidR="00393234">
        <w:rPr>
          <w:rFonts w:ascii="Cambria" w:eastAsiaTheme="minorEastAsia" w:hAnsi="Cambria"/>
        </w:rPr>
        <w:t xml:space="preserve">, we will maintain the values of these features throughout the swapping process and </w:t>
      </w:r>
      <w:r w:rsidR="00150CD7">
        <w:rPr>
          <w:rFonts w:ascii="Cambria" w:eastAsiaTheme="minorEastAsia" w:hAnsi="Cambria"/>
        </w:rPr>
        <w:t>maintain</w:t>
      </w:r>
      <w:r w:rsidR="00393234">
        <w:rPr>
          <w:rFonts w:ascii="Cambria" w:eastAsiaTheme="minorEastAsia" w:hAnsi="Cambria"/>
        </w:rPr>
        <w:t xml:space="preserve"> forecast accuracy. </w:t>
      </w:r>
    </w:p>
    <w:p w14:paraId="05075FB7" w14:textId="77777777" w:rsidR="00393234" w:rsidRPr="00393234" w:rsidRDefault="00393234" w:rsidP="00327D52">
      <w:pPr>
        <w:tabs>
          <w:tab w:val="left" w:pos="1027"/>
        </w:tabs>
        <w:rPr>
          <w:rFonts w:ascii="Cambria" w:eastAsiaTheme="minorEastAsia" w:hAnsi="Cambria"/>
        </w:rPr>
      </w:pPr>
    </w:p>
    <w:p w14:paraId="735566D0" w14:textId="5F7ED193" w:rsidR="00327D52" w:rsidRDefault="00327D52"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3</w:t>
      </w:r>
      <w:r>
        <w:rPr>
          <w:rFonts w:ascii="Cambria" w:eastAsiaTheme="minorEastAsia" w:hAnsi="Cambria"/>
        </w:rPr>
        <w:t xml:space="preserve"> shows the RReliefF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r w:rsidR="00515DE6">
        <w:rPr>
          <w:rFonts w:ascii="Cambria" w:eastAsiaTheme="minorEastAsia" w:hAnsi="Cambria"/>
        </w:rPr>
        <w:t xml:space="preserve">RReliefF was used to predict the absolute forecast errors for each model and series across </w:t>
      </w:r>
      <w:r w:rsidR="00515DE6">
        <w:rPr>
          <w:rFonts w:ascii="Cambria" w:eastAsiaTheme="minorEastAsia" w:hAnsi="Cambria"/>
        </w:rPr>
        <w:lastRenderedPageBreak/>
        <w:t>the original and protected data sets.</w:t>
      </w:r>
      <w:r w:rsidR="00DE3D2E">
        <w:rPr>
          <w:rFonts w:ascii="Cambria" w:eastAsiaTheme="minorEastAsia" w:hAnsi="Cambria"/>
        </w:rPr>
        <w:t xml:space="preserve"> </w:t>
      </w:r>
      <w:r w:rsidR="00515DE6">
        <w:rPr>
          <w:rFonts w:ascii="Cambria" w:eastAsiaTheme="minorEastAsia" w:hAnsi="Cambria"/>
        </w:rPr>
        <w:t xml:space="preserve"> </w:t>
      </w:r>
      <w:r w:rsidR="00667380">
        <w:rPr>
          <w:rFonts w:ascii="Cambria" w:eastAsiaTheme="minorEastAsia" w:hAnsi="Cambria"/>
        </w:rPr>
        <w:t xml:space="preserve">Surprisingly, </w:t>
      </w:r>
      <w:r w:rsidR="007B661A">
        <w:rPr>
          <w:rFonts w:ascii="Cambria" w:eastAsiaTheme="minorEastAsia" w:hAnsi="Cambria"/>
          <w:i/>
          <w:iCs/>
        </w:rPr>
        <w:t xml:space="preserve">Hurst </w:t>
      </w:r>
      <w:r w:rsidR="00667380">
        <w:rPr>
          <w:rFonts w:ascii="Cambria" w:eastAsiaTheme="minorEastAsia" w:hAnsi="Cambria"/>
        </w:rPr>
        <w:t xml:space="preserve">and </w:t>
      </w:r>
      <w:r w:rsidR="007B661A">
        <w:rPr>
          <w:rFonts w:ascii="Cambria" w:eastAsiaTheme="minorEastAsia" w:hAnsi="Cambria"/>
          <w:i/>
          <w:iCs/>
        </w:rPr>
        <w:t xml:space="preserve">Spectral Entropy </w:t>
      </w:r>
      <w:r w:rsidR="00667380">
        <w:rPr>
          <w:rFonts w:ascii="Cambria" w:eastAsiaTheme="minorEastAsia" w:hAnsi="Cambria"/>
        </w:rPr>
        <w:t xml:space="preserve">had negative weights which implied they were not useful </w:t>
      </w:r>
      <w:r w:rsidR="00C10E05">
        <w:rPr>
          <w:rFonts w:ascii="Cambria" w:eastAsiaTheme="minorEastAsia" w:hAnsi="Cambria"/>
        </w:rPr>
        <w:t xml:space="preserve">to </w:t>
      </w:r>
      <w:r w:rsidR="000A7FF2">
        <w:rPr>
          <w:rFonts w:ascii="Cambria" w:eastAsiaTheme="minorEastAsia" w:hAnsi="Cambria"/>
        </w:rPr>
        <w:t>maintain</w:t>
      </w:r>
      <w:r w:rsidR="00C10E05">
        <w:rPr>
          <w:rFonts w:ascii="Cambria" w:eastAsiaTheme="minorEastAsia" w:hAnsi="Cambria"/>
        </w:rPr>
        <w:t xml:space="preserve"> forecast accuracy </w:t>
      </w:r>
      <w:r w:rsidR="00667380">
        <w:rPr>
          <w:rFonts w:ascii="Cambria" w:eastAsiaTheme="minorEastAsia" w:hAnsi="Cambria"/>
        </w:rPr>
        <w:t xml:space="preserve">for swapping in the protected data. </w:t>
      </w:r>
      <w:r w:rsidR="00642B92">
        <w:rPr>
          <w:rFonts w:ascii="Cambria" w:eastAsiaTheme="minorEastAsia" w:hAnsi="Cambria"/>
        </w:rPr>
        <w:t xml:space="preserve"> On the other hand,</w:t>
      </w:r>
      <w:r w:rsidR="007B661A">
        <w:rPr>
          <w:rFonts w:ascii="Cambria" w:eastAsiaTheme="minorEastAsia" w:hAnsi="Cambria"/>
        </w:rPr>
        <w:t xml:space="preserve"> </w:t>
      </w:r>
      <w:r w:rsidR="007B661A">
        <w:rPr>
          <w:rFonts w:ascii="Cambria" w:eastAsiaTheme="minorEastAsia" w:hAnsi="Cambria"/>
          <w:i/>
          <w:iCs/>
        </w:rPr>
        <w:t>Spike</w:t>
      </w:r>
      <w:r w:rsidR="001F471D">
        <w:rPr>
          <w:rFonts w:ascii="Cambria" w:eastAsiaTheme="minorEastAsia" w:hAnsi="Cambria"/>
        </w:rPr>
        <w:t xml:space="preserve">, </w:t>
      </w:r>
      <w:r w:rsidR="007B661A">
        <w:rPr>
          <w:rFonts w:ascii="Cambria" w:eastAsiaTheme="minorEastAsia" w:hAnsi="Cambria"/>
          <w:i/>
          <w:iCs/>
        </w:rPr>
        <w:t>Variance</w:t>
      </w:r>
      <w:r w:rsidR="001F471D">
        <w:rPr>
          <w:rFonts w:ascii="Cambria" w:eastAsiaTheme="minorEastAsia" w:hAnsi="Cambria"/>
        </w:rPr>
        <w:t>,</w:t>
      </w:r>
      <w:r w:rsidR="00642B92">
        <w:rPr>
          <w:rFonts w:ascii="Cambria" w:eastAsiaTheme="minorEastAsia" w:hAnsi="Cambria"/>
        </w:rPr>
        <w:t xml:space="preserve"> </w:t>
      </w:r>
      <w:r w:rsidR="00174E5B">
        <w:rPr>
          <w:rFonts w:ascii="Cambria" w:eastAsiaTheme="minorEastAsia" w:hAnsi="Cambria"/>
          <w:i/>
          <w:iCs/>
        </w:rPr>
        <w:t>Linearity</w:t>
      </w:r>
      <w:r w:rsidR="001F471D">
        <w:rPr>
          <w:rFonts w:ascii="Cambria" w:eastAsiaTheme="minorEastAsia" w:hAnsi="Cambria"/>
        </w:rPr>
        <w:t xml:space="preserve">, </w:t>
      </w:r>
      <w:r w:rsidR="007B661A">
        <w:rPr>
          <w:rFonts w:ascii="Cambria" w:eastAsiaTheme="minorEastAsia" w:hAnsi="Cambria"/>
          <w:i/>
          <w:iCs/>
        </w:rPr>
        <w:t>Max Level Shift</w:t>
      </w:r>
      <w:r w:rsidR="001F471D">
        <w:rPr>
          <w:rFonts w:ascii="Cambria" w:eastAsiaTheme="minorEastAsia" w:hAnsi="Cambria"/>
        </w:rPr>
        <w:t>,</w:t>
      </w:r>
      <w:r w:rsidR="00F5429B">
        <w:rPr>
          <w:rFonts w:ascii="Cambria" w:eastAsiaTheme="minorEastAsia" w:hAnsi="Cambria"/>
        </w:rPr>
        <w:t xml:space="preserve"> </w:t>
      </w:r>
      <w:r w:rsidR="007B661A">
        <w:rPr>
          <w:rFonts w:ascii="Cambria" w:eastAsiaTheme="minorEastAsia" w:hAnsi="Cambria"/>
          <w:i/>
          <w:iCs/>
        </w:rPr>
        <w:t>Max Variance Shift</w:t>
      </w:r>
      <w:r w:rsidR="00F5429B">
        <w:rPr>
          <w:rFonts w:ascii="Cambria" w:eastAsiaTheme="minorEastAsia" w:hAnsi="Cambria"/>
          <w:i/>
          <w:iCs/>
        </w:rPr>
        <w:t xml:space="preserve">, </w:t>
      </w:r>
      <w:r w:rsidR="00F5429B">
        <w:rPr>
          <w:rFonts w:ascii="Cambria" w:eastAsiaTheme="minorEastAsia" w:hAnsi="Cambria"/>
        </w:rPr>
        <w:t xml:space="preserve">and </w:t>
      </w:r>
      <w:r w:rsidR="00F5429B">
        <w:rPr>
          <w:rFonts w:ascii="Cambria" w:eastAsiaTheme="minorEastAsia" w:hAnsi="Cambria"/>
          <w:i/>
          <w:iCs/>
        </w:rPr>
        <w:t>Curvature</w:t>
      </w:r>
      <w:r w:rsidR="007B661A">
        <w:rPr>
          <w:rFonts w:ascii="Cambria" w:eastAsiaTheme="minorEastAsia" w:hAnsi="Cambria"/>
          <w:i/>
          <w:iCs/>
        </w:rPr>
        <w:t xml:space="preserve">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were important t</w:t>
      </w:r>
      <w:r w:rsidR="000A7FF2">
        <w:rPr>
          <w:rFonts w:ascii="Cambria" w:eastAsiaTheme="minorEastAsia" w:hAnsi="Cambria"/>
        </w:rPr>
        <w:t>o maintain</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854E7C2"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3</w:t>
      </w:r>
      <w:r>
        <w:rPr>
          <w:rFonts w:ascii="Cambria" w:eastAsiaTheme="minorEastAsia" w:hAnsi="Cambria"/>
          <w:b/>
          <w:bCs/>
        </w:rPr>
        <w:t xml:space="preserve">: RReliefF weights </w:t>
      </w:r>
      <w:r w:rsidR="009C58E6">
        <w:rPr>
          <w:rFonts w:ascii="Cambria" w:eastAsiaTheme="minorEastAsia" w:hAnsi="Cambria"/>
          <w:b/>
          <w:bCs/>
        </w:rPr>
        <w:t xml:space="preserve">averaged across the results </w:t>
      </w:r>
      <w:r w:rsidR="00253E29">
        <w:rPr>
          <w:rFonts w:ascii="Cambria" w:eastAsiaTheme="minorEastAsia" w:hAnsi="Cambria"/>
          <w:b/>
          <w:bCs/>
        </w:rPr>
        <w:t>of</w:t>
      </w:r>
      <w:r w:rsidR="009C58E6">
        <w:rPr>
          <w:rFonts w:ascii="Cambria" w:eastAsiaTheme="minorEastAsia" w:hAnsi="Cambria"/>
          <w:b/>
          <w:bCs/>
        </w:rPr>
        <w:t xml:space="preserve"> each</w:t>
      </w:r>
      <w:r>
        <w:rPr>
          <w:rFonts w:ascii="Cambria" w:eastAsiaTheme="minorEastAsia" w:hAnsi="Cambria"/>
          <w:b/>
          <w:bCs/>
        </w:rPr>
        <w:t xml:space="preserve"> forecasting model.</w:t>
      </w:r>
    </w:p>
    <w:p w14:paraId="0E5FEDAC" w14:textId="1BC0E4A0" w:rsidR="00327D52" w:rsidRDefault="00327D52" w:rsidP="00327D52">
      <w:pPr>
        <w:tabs>
          <w:tab w:val="left" w:pos="1027"/>
        </w:tabs>
        <w:rPr>
          <w:rFonts w:ascii="Cambria" w:eastAsiaTheme="minorEastAsia" w:hAnsi="Cambria"/>
          <w:b/>
          <w:bCs/>
        </w:rPr>
      </w:pP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DC4863">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3D9C2E75" w:rsidR="00327D52" w:rsidRDefault="002B46AA"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4</w:t>
      </w:r>
      <w:r>
        <w:rPr>
          <w:rFonts w:ascii="Cambria" w:eastAsiaTheme="minorEastAsia" w:hAnsi="Cambria"/>
        </w:rPr>
        <w:t xml:space="preserve"> presents the </w:t>
      </w:r>
      <w:r w:rsidR="00CC24C3">
        <w:rPr>
          <w:rFonts w:ascii="Cambria" w:eastAsiaTheme="minorEastAsia" w:hAnsi="Cambria"/>
        </w:rPr>
        <w:t xml:space="preserve">number of </w:t>
      </w:r>
      <w:r>
        <w:rPr>
          <w:rFonts w:ascii="Cambria" w:eastAsiaTheme="minorEastAsia" w:hAnsi="Cambria"/>
        </w:rPr>
        <w:t xml:space="preserve">features included for each forecasting model after </w:t>
      </w:r>
      <w:r w:rsidR="00806BFB">
        <w:rPr>
          <w:rFonts w:ascii="Cambria" w:eastAsiaTheme="minorEastAsia" w:hAnsi="Cambria"/>
        </w:rPr>
        <w:t>k-nTS+</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 xml:space="preserve">most of the reduction in OOB MSE </w:t>
      </w:r>
      <w:r w:rsidR="00BE3A8A">
        <w:rPr>
          <w:rFonts w:ascii="Cambria" w:eastAsiaTheme="minorEastAsia" w:hAnsi="Cambria"/>
        </w:rPr>
        <w:t>occurred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6D343EC4" w14:textId="77777777" w:rsidR="00E34C09" w:rsidRDefault="00E34C09" w:rsidP="00327D52">
      <w:pPr>
        <w:tabs>
          <w:tab w:val="left" w:pos="1027"/>
        </w:tabs>
        <w:rPr>
          <w:rFonts w:ascii="Cambria" w:eastAsiaTheme="minorEastAsia" w:hAnsi="Cambria"/>
        </w:rPr>
      </w:pPr>
    </w:p>
    <w:p w14:paraId="1BA36AB9" w14:textId="4A3BA4F6" w:rsidR="00327D52" w:rsidRDefault="00327D52" w:rsidP="00327D52">
      <w:pPr>
        <w:tabs>
          <w:tab w:val="left" w:pos="1027"/>
        </w:tabs>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4</w:t>
      </w:r>
      <w:r>
        <w:rPr>
          <w:rFonts w:ascii="Cambria" w:eastAsiaTheme="minorEastAsia" w:hAnsi="Cambria"/>
          <w:b/>
          <w:bCs/>
        </w:rPr>
        <w:t>: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17359601" w14:textId="4268A6DA" w:rsidR="005F2FFC" w:rsidRDefault="005F2FFC" w:rsidP="00327D52">
      <w:pPr>
        <w:tabs>
          <w:tab w:val="left" w:pos="1027"/>
        </w:tabs>
        <w:rPr>
          <w:rFonts w:ascii="Cambria" w:eastAsiaTheme="minorEastAsia" w:hAnsi="Cambria"/>
        </w:rPr>
      </w:pPr>
    </w:p>
    <w:p w14:paraId="43D5D92E" w14:textId="77777777" w:rsidR="007E6FC3" w:rsidRDefault="007E6FC3" w:rsidP="00327D52">
      <w:pPr>
        <w:tabs>
          <w:tab w:val="left" w:pos="1027"/>
        </w:tabs>
        <w:rPr>
          <w:rFonts w:ascii="Cambria" w:eastAsiaTheme="minorEastAsia" w:hAnsi="Cambria"/>
        </w:rPr>
      </w:pPr>
    </w:p>
    <w:p w14:paraId="1D33EBF0" w14:textId="68C9CEF9" w:rsidR="00327D52" w:rsidRPr="00251DAA" w:rsidRDefault="00327D52" w:rsidP="00327D52">
      <w:pPr>
        <w:tabs>
          <w:tab w:val="left" w:pos="1027"/>
        </w:tabs>
      </w:pPr>
      <w:r>
        <w:rPr>
          <w:rFonts w:ascii="Cambria" w:eastAsiaTheme="minorEastAsia" w:hAnsi="Cambria"/>
        </w:rPr>
        <w:t xml:space="preserve">Figure </w:t>
      </w:r>
      <w:r w:rsidR="007E6FC3">
        <w:rPr>
          <w:rFonts w:ascii="Cambria" w:eastAsiaTheme="minorEastAsia" w:hAnsi="Cambria"/>
        </w:rPr>
        <w:t>5</w:t>
      </w:r>
      <w:r>
        <w:rPr>
          <w:rFonts w:ascii="Cambria" w:eastAsiaTheme="minorEastAsia" w:hAnsi="Cambria"/>
        </w:rPr>
        <w:t xml:space="preserve"> </w:t>
      </w:r>
      <w:r w:rsidR="00A04B7C">
        <w:rPr>
          <w:rFonts w:ascii="Cambria" w:eastAsiaTheme="minorEastAsia" w:hAnsi="Cambria"/>
        </w:rPr>
        <w:t xml:space="preserve">summarizes the results of RFE in Figure </w:t>
      </w:r>
      <w:r w:rsidR="007E6FC3">
        <w:rPr>
          <w:rFonts w:ascii="Cambria" w:eastAsiaTheme="minorEastAsia" w:hAnsi="Cambria"/>
        </w:rPr>
        <w:t>4</w:t>
      </w:r>
      <w:r w:rsidR="00A04B7C">
        <w:rPr>
          <w:rFonts w:ascii="Cambria" w:eastAsiaTheme="minorEastAsia" w:hAnsi="Cambria"/>
        </w:rPr>
        <w:t xml:space="preserve"> and displays</w:t>
      </w:r>
      <w:r>
        <w:rPr>
          <w:rFonts w:ascii="Cambria" w:eastAsiaTheme="minorEastAsia" w:hAnsi="Cambria"/>
        </w:rPr>
        <w:t xml:space="preserve"> the permutation-based importance values for each forecasting model's </w:t>
      </w:r>
      <w:r w:rsidR="00951625">
        <w:rPr>
          <w:rFonts w:ascii="Cambria" w:eastAsiaTheme="minorEastAsia" w:hAnsi="Cambria"/>
        </w:rPr>
        <w:t xml:space="preserve">six </w:t>
      </w:r>
      <w:r>
        <w:rPr>
          <w:rFonts w:ascii="Cambria" w:eastAsiaTheme="minorEastAsia" w:hAnsi="Cambria"/>
        </w:rPr>
        <w:t xml:space="preserve">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 variance shift, max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w:t>
      </w:r>
      <w:r w:rsidR="00D51381">
        <w:rPr>
          <w:rFonts w:ascii="Cambria" w:eastAsiaTheme="minorEastAsia" w:hAnsi="Cambria"/>
        </w:rPr>
        <w:t>is required</w:t>
      </w:r>
      <w:r>
        <w:rPr>
          <w:rFonts w:ascii="Cambria" w:eastAsiaTheme="minorEastAsia" w:hAnsi="Cambria"/>
        </w:rPr>
        <w:t xml:space="preserve"> for DES and TES, </w:t>
      </w:r>
      <w:r w:rsidR="00951625">
        <w:rPr>
          <w:rFonts w:ascii="Cambria" w:eastAsiaTheme="minorEastAsia" w:hAnsi="Cambria"/>
          <w:i/>
          <w:iCs/>
        </w:rPr>
        <w:t>seasonal 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w:t>
      </w:r>
      <w:r w:rsidR="00951625">
        <w:rPr>
          <w:rFonts w:ascii="Cambria" w:eastAsiaTheme="minorEastAsia" w:hAnsi="Cambria"/>
          <w:i/>
          <w:iCs/>
        </w:rPr>
        <w:t xml:space="preserve"> X ACF</w:t>
      </w:r>
      <w:r w:rsidR="00CC79D5">
        <w:rPr>
          <w:rFonts w:ascii="Cambria" w:eastAsiaTheme="minorEastAsia" w:hAnsi="Cambria"/>
          <w:i/>
          <w:iCs/>
        </w:rPr>
        <w:t xml:space="preserve"> </w:t>
      </w:r>
      <w:r w:rsidR="00CC79D5">
        <w:rPr>
          <w:rFonts w:ascii="Cambria" w:eastAsiaTheme="minorEastAsia" w:hAnsi="Cambria"/>
        </w:rPr>
        <w:t>(the first autocorrelation coefficient of the time series)</w:t>
      </w:r>
      <w:r>
        <w:rPr>
          <w:rFonts w:ascii="Cambria" w:eastAsiaTheme="minorEastAsia" w:hAnsi="Cambria"/>
          <w:i/>
          <w:iCs/>
        </w:rPr>
        <w:t xml:space="preserve">, </w:t>
      </w:r>
      <w:r>
        <w:rPr>
          <w:rFonts w:ascii="Cambria" w:eastAsiaTheme="minorEastAsia" w:hAnsi="Cambria"/>
        </w:rPr>
        <w:t xml:space="preserve">which is important for Auto-ARIMA and </w:t>
      </w:r>
      <w:r w:rsidR="00951625">
        <w:rPr>
          <w:rFonts w:ascii="Cambria" w:eastAsiaTheme="minorEastAsia" w:hAnsi="Cambria"/>
        </w:rPr>
        <w:t>RNN</w:t>
      </w:r>
      <w:r>
        <w:rPr>
          <w:rFonts w:ascii="Cambria" w:eastAsiaTheme="minorEastAsia" w:hAnsi="Cambria"/>
        </w:rPr>
        <w:t>.</w:t>
      </w:r>
    </w:p>
    <w:p w14:paraId="5F56F672" w14:textId="39605808" w:rsidR="00327D52" w:rsidRDefault="00327D52" w:rsidP="00327D52">
      <w:pPr>
        <w:tabs>
          <w:tab w:val="left" w:pos="1027"/>
        </w:tabs>
        <w:rPr>
          <w:rFonts w:ascii="Cambria" w:eastAsiaTheme="minorEastAsia" w:hAnsi="Cambria"/>
        </w:rPr>
      </w:pPr>
    </w:p>
    <w:p w14:paraId="401E01E6" w14:textId="5A3BA9F9" w:rsidR="00EA268A" w:rsidRDefault="00EA268A" w:rsidP="00327D52">
      <w:pPr>
        <w:tabs>
          <w:tab w:val="left" w:pos="1027"/>
        </w:tabs>
        <w:rPr>
          <w:rFonts w:ascii="Cambria" w:eastAsiaTheme="minorEastAsia" w:hAnsi="Cambria"/>
        </w:rPr>
      </w:pPr>
    </w:p>
    <w:p w14:paraId="3DF491FE" w14:textId="6A91A3A0" w:rsidR="00EA268A" w:rsidRDefault="00EA268A" w:rsidP="00327D52">
      <w:pPr>
        <w:tabs>
          <w:tab w:val="left" w:pos="1027"/>
        </w:tabs>
        <w:rPr>
          <w:rFonts w:ascii="Cambria" w:eastAsiaTheme="minorEastAsia" w:hAnsi="Cambria"/>
        </w:rPr>
      </w:pPr>
    </w:p>
    <w:p w14:paraId="703F0F9B" w14:textId="3E46AF62" w:rsidR="00EA268A" w:rsidRDefault="00EA268A" w:rsidP="00327D52">
      <w:pPr>
        <w:tabs>
          <w:tab w:val="left" w:pos="1027"/>
        </w:tabs>
        <w:rPr>
          <w:rFonts w:ascii="Cambria" w:eastAsiaTheme="minorEastAsia" w:hAnsi="Cambria"/>
        </w:rPr>
      </w:pPr>
    </w:p>
    <w:p w14:paraId="38C32908" w14:textId="3209D6FF" w:rsidR="00EA268A" w:rsidRDefault="00EA268A" w:rsidP="00327D52">
      <w:pPr>
        <w:tabs>
          <w:tab w:val="left" w:pos="1027"/>
        </w:tabs>
        <w:rPr>
          <w:rFonts w:ascii="Cambria" w:eastAsiaTheme="minorEastAsia" w:hAnsi="Cambria"/>
        </w:rPr>
      </w:pPr>
    </w:p>
    <w:p w14:paraId="3E89CC3A" w14:textId="44FB387F" w:rsidR="00EA268A" w:rsidRDefault="00EA268A" w:rsidP="00327D52">
      <w:pPr>
        <w:tabs>
          <w:tab w:val="left" w:pos="1027"/>
        </w:tabs>
        <w:rPr>
          <w:rFonts w:ascii="Cambria" w:eastAsiaTheme="minorEastAsia" w:hAnsi="Cambria"/>
        </w:rPr>
      </w:pPr>
    </w:p>
    <w:p w14:paraId="74B32F42" w14:textId="77777777" w:rsidR="004D66EC" w:rsidRDefault="004D66EC" w:rsidP="00327D52">
      <w:pPr>
        <w:tabs>
          <w:tab w:val="left" w:pos="1027"/>
        </w:tabs>
        <w:rPr>
          <w:rFonts w:ascii="Cambria" w:eastAsiaTheme="minorEastAsia" w:hAnsi="Cambria"/>
        </w:rPr>
      </w:pPr>
    </w:p>
    <w:p w14:paraId="303D53F2" w14:textId="3BCA2DE7" w:rsidR="00EA268A" w:rsidRDefault="00EA268A" w:rsidP="00327D52">
      <w:pPr>
        <w:tabs>
          <w:tab w:val="left" w:pos="1027"/>
        </w:tabs>
        <w:rPr>
          <w:rFonts w:ascii="Cambria" w:eastAsiaTheme="minorEastAsia" w:hAnsi="Cambria"/>
        </w:rPr>
      </w:pPr>
    </w:p>
    <w:p w14:paraId="564FB93A" w14:textId="77777777" w:rsidR="00EA268A" w:rsidRDefault="00EA268A" w:rsidP="00327D52">
      <w:pPr>
        <w:tabs>
          <w:tab w:val="left" w:pos="1027"/>
        </w:tabs>
        <w:rPr>
          <w:rFonts w:ascii="Cambria" w:eastAsiaTheme="minorEastAsia" w:hAnsi="Cambria"/>
        </w:rPr>
      </w:pPr>
    </w:p>
    <w:p w14:paraId="131E1B4A" w14:textId="78236CBC"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5</w:t>
      </w:r>
      <w:r>
        <w:rPr>
          <w:rFonts w:ascii="Cambria" w:eastAsiaTheme="minorEastAsia" w:hAnsi="Cambria"/>
          <w:b/>
          <w:bCs/>
        </w:rPr>
        <w:t>: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6F59BB59" w14:textId="43B644FD" w:rsidR="00951625" w:rsidRDefault="00951625" w:rsidP="00327D52">
      <w:pPr>
        <w:tabs>
          <w:tab w:val="left" w:pos="1027"/>
        </w:tabs>
        <w:rPr>
          <w:rFonts w:ascii="Cambria" w:eastAsiaTheme="minorEastAsia" w:hAnsi="Cambria"/>
        </w:rPr>
      </w:pPr>
    </w:p>
    <w:p w14:paraId="428164CB" w14:textId="79049323" w:rsidR="003F6271" w:rsidRDefault="003F6271" w:rsidP="00327D52">
      <w:pPr>
        <w:tabs>
          <w:tab w:val="left" w:pos="1027"/>
        </w:tabs>
        <w:rPr>
          <w:rFonts w:ascii="Cambria" w:eastAsiaTheme="minorEastAsia" w:hAnsi="Cambria"/>
        </w:rPr>
      </w:pPr>
    </w:p>
    <w:p w14:paraId="3F8DAC49" w14:textId="39174F0D" w:rsidR="003F6271" w:rsidRDefault="003F6271" w:rsidP="00327D52">
      <w:pPr>
        <w:tabs>
          <w:tab w:val="left" w:pos="1027"/>
        </w:tabs>
        <w:rPr>
          <w:rFonts w:ascii="Cambria" w:eastAsiaTheme="minorEastAsia" w:hAnsi="Cambria"/>
        </w:rPr>
      </w:pPr>
    </w:p>
    <w:p w14:paraId="4E407A17" w14:textId="1A98B26E" w:rsidR="003F6271" w:rsidRDefault="003F6271" w:rsidP="00327D52">
      <w:pPr>
        <w:tabs>
          <w:tab w:val="left" w:pos="1027"/>
        </w:tabs>
        <w:rPr>
          <w:rFonts w:ascii="Cambria" w:eastAsiaTheme="minorEastAsia" w:hAnsi="Cambria"/>
        </w:rPr>
      </w:pPr>
    </w:p>
    <w:p w14:paraId="6F01D2EA" w14:textId="34055A9D" w:rsidR="003F6271" w:rsidRDefault="003F6271" w:rsidP="00327D52">
      <w:pPr>
        <w:tabs>
          <w:tab w:val="left" w:pos="1027"/>
        </w:tabs>
        <w:rPr>
          <w:rFonts w:ascii="Cambria" w:eastAsiaTheme="minorEastAsia" w:hAnsi="Cambria"/>
        </w:rPr>
      </w:pPr>
    </w:p>
    <w:p w14:paraId="4C71F966" w14:textId="4B799904" w:rsidR="003F6271" w:rsidRDefault="003F6271" w:rsidP="00327D52">
      <w:pPr>
        <w:tabs>
          <w:tab w:val="left" w:pos="1027"/>
        </w:tabs>
        <w:rPr>
          <w:rFonts w:ascii="Cambria" w:eastAsiaTheme="minorEastAsia" w:hAnsi="Cambria"/>
        </w:rPr>
      </w:pPr>
    </w:p>
    <w:p w14:paraId="12F01BED" w14:textId="206C1509" w:rsidR="003F6271" w:rsidRDefault="003F6271" w:rsidP="00327D52">
      <w:pPr>
        <w:tabs>
          <w:tab w:val="left" w:pos="1027"/>
        </w:tabs>
        <w:rPr>
          <w:rFonts w:ascii="Cambria" w:eastAsiaTheme="minorEastAsia" w:hAnsi="Cambria"/>
        </w:rPr>
      </w:pPr>
    </w:p>
    <w:p w14:paraId="6D6FCE1D" w14:textId="75431230" w:rsidR="003F6271" w:rsidRDefault="003F6271" w:rsidP="00327D52">
      <w:pPr>
        <w:tabs>
          <w:tab w:val="left" w:pos="1027"/>
        </w:tabs>
        <w:rPr>
          <w:rFonts w:ascii="Cambria" w:eastAsiaTheme="minorEastAsia" w:hAnsi="Cambria"/>
        </w:rPr>
      </w:pPr>
    </w:p>
    <w:p w14:paraId="291DABC2" w14:textId="7252EFBD" w:rsidR="003F6271" w:rsidRDefault="003F6271" w:rsidP="00327D52">
      <w:pPr>
        <w:tabs>
          <w:tab w:val="left" w:pos="1027"/>
        </w:tabs>
        <w:rPr>
          <w:rFonts w:ascii="Cambria" w:eastAsiaTheme="minorEastAsia" w:hAnsi="Cambria"/>
        </w:rPr>
      </w:pPr>
    </w:p>
    <w:p w14:paraId="72C423B0" w14:textId="699A04DB" w:rsidR="003F6271" w:rsidRDefault="003F6271" w:rsidP="00327D52">
      <w:pPr>
        <w:tabs>
          <w:tab w:val="left" w:pos="1027"/>
        </w:tabs>
        <w:rPr>
          <w:rFonts w:ascii="Cambria" w:eastAsiaTheme="minorEastAsia" w:hAnsi="Cambria"/>
        </w:rPr>
      </w:pPr>
    </w:p>
    <w:p w14:paraId="38544916" w14:textId="77777777" w:rsidR="003F6271" w:rsidRDefault="003F6271"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p>
    <w:p w14:paraId="64825346" w14:textId="0909A2C3" w:rsidR="008F1283" w:rsidRDefault="008F1283" w:rsidP="00327D52">
      <w:pPr>
        <w:rPr>
          <w:rFonts w:ascii="Cambria" w:eastAsiaTheme="minorEastAsia" w:hAnsi="Cambria"/>
        </w:rPr>
      </w:pPr>
    </w:p>
    <w:p w14:paraId="6844B9D3" w14:textId="0C5458DA" w:rsidR="006C03CE" w:rsidRDefault="00FB67DD" w:rsidP="006C03CE">
      <w:pPr>
        <w:rPr>
          <w:rFonts w:ascii="Cambria" w:hAnsi="Cambria"/>
        </w:rPr>
      </w:pPr>
      <w:r w:rsidRPr="00C546A7">
        <w:rPr>
          <w:rFonts w:ascii="Cambria" w:hAnsi="Cambria"/>
        </w:rPr>
        <w:t xml:space="preserve">Figure </w:t>
      </w:r>
      <w:r w:rsidR="003A7FE9">
        <w:rPr>
          <w:rFonts w:ascii="Cambria" w:hAnsi="Cambria"/>
        </w:rPr>
        <w:t>6</w:t>
      </w:r>
      <w:r w:rsidRPr="00C546A7">
        <w:rPr>
          <w:rFonts w:ascii="Cambria" w:hAnsi="Cambria"/>
        </w:rPr>
        <w:t xml:space="preserve"> </w:t>
      </w:r>
      <w:r>
        <w:rPr>
          <w:rFonts w:ascii="Cambria" w:hAnsi="Cambria"/>
        </w:rPr>
        <w:t xml:space="preserve">displays </w:t>
      </w:r>
      <w:r w:rsidRPr="00C546A7">
        <w:rPr>
          <w:rFonts w:ascii="Cambria" w:hAnsi="Cambria"/>
        </w:rPr>
        <w:t xml:space="preserve">two monthly time series </w:t>
      </w:r>
      <w:r w:rsidR="006C03CE">
        <w:rPr>
          <w:rFonts w:ascii="Cambria" w:hAnsi="Cambria"/>
        </w:rPr>
        <w:t xml:space="preserve">from the M3 monthly micro data </w:t>
      </w:r>
      <w:r>
        <w:rPr>
          <w:rFonts w:ascii="Cambria" w:hAnsi="Cambria"/>
        </w:rPr>
        <w:t xml:space="preserve">with desirable and undesirable features.  </w:t>
      </w:r>
      <w:r w:rsidR="006C03CE">
        <w:rPr>
          <w:rFonts w:ascii="Cambria" w:eastAsiaTheme="minorEastAsia" w:hAnsi="Cambria"/>
        </w:rPr>
        <w:t xml:space="preserve">After applying the privacy methods to the original time series, Figure </w:t>
      </w:r>
      <w:r w:rsidR="008B7FE4">
        <w:rPr>
          <w:rFonts w:ascii="Cambria" w:eastAsiaTheme="minorEastAsia" w:hAnsi="Cambria"/>
        </w:rPr>
        <w:t>6</w:t>
      </w:r>
      <w:r w:rsidR="006C03CE">
        <w:rPr>
          <w:rFonts w:ascii="Cambria" w:eastAsiaTheme="minorEastAsia" w:hAnsi="Cambria"/>
        </w:rPr>
        <w:t xml:space="preserve"> illustrates the results using k-nTS+ with </w:t>
      </w:r>
      <m:oMath>
        <m:r>
          <w:rPr>
            <w:rFonts w:ascii="Cambria Math" w:eastAsiaTheme="minorEastAsia" w:hAnsi="Cambria Math"/>
          </w:rPr>
          <m:t>k=3</m:t>
        </m:r>
      </m:oMath>
      <w:r w:rsidR="006C03CE">
        <w:rPr>
          <w:rFonts w:ascii="Cambria" w:eastAsiaTheme="minorEastAsia" w:hAnsi="Cambria"/>
        </w:rPr>
        <w:t xml:space="preserve"> and additive noise with </w:t>
      </w:r>
      <m:oMath>
        <m:r>
          <w:rPr>
            <w:rFonts w:ascii="Cambria Math" w:eastAsiaTheme="minorEastAsia" w:hAnsi="Cambria Math"/>
          </w:rPr>
          <m:t>s=1</m:t>
        </m:r>
      </m:oMath>
      <w:r w:rsidR="006C03CE">
        <w:rPr>
          <w:rFonts w:ascii="Cambria" w:eastAsiaTheme="minorEastAsia" w:hAnsi="Cambria"/>
        </w:rPr>
        <w:t xml:space="preserve">.  We can see that for k-nTS+ with k=3, there is little visual change for the undesirable series.  For additive noise, there are drastic changes to both series.  </w:t>
      </w:r>
    </w:p>
    <w:p w14:paraId="368A61F9" w14:textId="77777777" w:rsidR="006C03CE" w:rsidRDefault="006C03CE" w:rsidP="006C03CE">
      <w:pPr>
        <w:rPr>
          <w:rFonts w:ascii="Cambria" w:hAnsi="Cambria"/>
        </w:rPr>
      </w:pPr>
    </w:p>
    <w:p w14:paraId="5BF4B358" w14:textId="061997F2" w:rsidR="006C03CE" w:rsidRDefault="006C03CE" w:rsidP="006C03CE">
      <w:pPr>
        <w:rPr>
          <w:rFonts w:ascii="Cambria" w:hAnsi="Cambria"/>
        </w:rPr>
      </w:pPr>
      <w:r>
        <w:rPr>
          <w:rFonts w:ascii="Cambria" w:eastAsiaTheme="minorEastAsia" w:hAnsi="Cambria"/>
        </w:rPr>
        <w:t xml:space="preserve">Table 5 displays the values of the time series features before and after protection. </w:t>
      </w:r>
      <w:r>
        <w:rPr>
          <w:rFonts w:ascii="Cambria" w:hAnsi="Cambria"/>
        </w:rPr>
        <w:t>Table 5 shows that t</w:t>
      </w:r>
      <w:r w:rsidR="00FB67DD" w:rsidRPr="00C546A7">
        <w:rPr>
          <w:rFonts w:ascii="Cambria" w:hAnsi="Cambria"/>
        </w:rPr>
        <w:t xml:space="preserve">he low spectral entropy and high Hurst coefficient values </w:t>
      </w:r>
      <w:r w:rsidR="00FB67DD">
        <w:rPr>
          <w:rFonts w:ascii="Cambria" w:hAnsi="Cambria"/>
        </w:rPr>
        <w:t xml:space="preserve">of the desirable time series </w:t>
      </w:r>
      <w:r w:rsidR="00FB67DD" w:rsidRPr="00C546A7">
        <w:rPr>
          <w:rFonts w:ascii="Cambria" w:hAnsi="Cambria"/>
        </w:rPr>
        <w:t>indicate</w:t>
      </w:r>
      <w:r w:rsidR="00FB67DD">
        <w:rPr>
          <w:rFonts w:ascii="Cambria" w:hAnsi="Cambria"/>
        </w:rPr>
        <w:t xml:space="preserve"> </w:t>
      </w:r>
      <w:r w:rsidR="00FB67DD" w:rsidRPr="00C546A7">
        <w:rPr>
          <w:rFonts w:ascii="Cambria" w:hAnsi="Cambria"/>
        </w:rPr>
        <w:t xml:space="preserve">good forecastability. </w:t>
      </w:r>
      <w:r>
        <w:rPr>
          <w:rFonts w:ascii="Cambria" w:hAnsi="Cambria"/>
        </w:rPr>
        <w:t>Table 5 shows that t</w:t>
      </w:r>
      <w:r w:rsidR="00FB67DD" w:rsidRPr="00C546A7">
        <w:rPr>
          <w:rFonts w:ascii="Cambria" w:hAnsi="Cambria"/>
        </w:rPr>
        <w:t xml:space="preserve">he </w:t>
      </w:r>
      <w:r w:rsidR="00FB67DD">
        <w:rPr>
          <w:rFonts w:ascii="Cambria" w:hAnsi="Cambria"/>
        </w:rPr>
        <w:t xml:space="preserve">undesirable </w:t>
      </w:r>
      <w:r w:rsidR="00FB67DD" w:rsidRPr="00C546A7">
        <w:rPr>
          <w:rFonts w:ascii="Cambria" w:hAnsi="Cambria"/>
        </w:rPr>
        <w:t xml:space="preserve">series is essentially a random walk as indicated by the </w:t>
      </w:r>
      <w:r w:rsidR="00FB67DD">
        <w:rPr>
          <w:rFonts w:ascii="Cambria" w:hAnsi="Cambria"/>
        </w:rPr>
        <w:t xml:space="preserve">0.50 </w:t>
      </w:r>
      <w:r w:rsidR="00FB67DD" w:rsidRPr="00C546A7">
        <w:rPr>
          <w:rFonts w:ascii="Cambria" w:hAnsi="Cambria"/>
        </w:rPr>
        <w:t>value of the Hurst coefficient</w:t>
      </w:r>
      <w:r w:rsidR="00FB67DD">
        <w:rPr>
          <w:rFonts w:ascii="Cambria" w:hAnsi="Cambria"/>
        </w:rPr>
        <w:t>. Furthermore, the undesirable series has</w:t>
      </w:r>
      <w:r w:rsidR="00FB67DD" w:rsidRPr="00C546A7">
        <w:rPr>
          <w:rFonts w:ascii="Cambria" w:hAnsi="Cambria"/>
        </w:rPr>
        <w:t xml:space="preserve"> a spectral entropy of </w:t>
      </w:r>
      <w:r w:rsidR="00FB67DD">
        <w:rPr>
          <w:rFonts w:ascii="Cambria" w:hAnsi="Cambria"/>
        </w:rPr>
        <w:t>1</w:t>
      </w:r>
      <w:r w:rsidR="00FB67DD" w:rsidRPr="00C546A7">
        <w:rPr>
          <w:rFonts w:ascii="Cambria" w:hAnsi="Cambria"/>
        </w:rPr>
        <w:t xml:space="preserve"> indicat</w:t>
      </w:r>
      <w:r w:rsidR="00FB67DD">
        <w:rPr>
          <w:rFonts w:ascii="Cambria" w:hAnsi="Cambria"/>
        </w:rPr>
        <w:t>ing</w:t>
      </w:r>
      <w:r w:rsidR="00FB67DD" w:rsidRPr="00C546A7">
        <w:rPr>
          <w:rFonts w:ascii="Cambria" w:hAnsi="Cambria"/>
        </w:rPr>
        <w:t xml:space="preserve"> a low signal-to-noise ratio. </w:t>
      </w:r>
      <w:r w:rsidR="00FB67DD">
        <w:rPr>
          <w:rFonts w:ascii="Cambria" w:hAnsi="Cambria"/>
        </w:rPr>
        <w:t>When comparing the two series, t</w:t>
      </w:r>
      <w:r w:rsidR="00FB67DD" w:rsidRPr="00C546A7">
        <w:rPr>
          <w:rFonts w:ascii="Cambria" w:hAnsi="Cambria"/>
        </w:rPr>
        <w:t xml:space="preserve">he variance of the </w:t>
      </w:r>
      <w:r w:rsidR="00FB67DD">
        <w:rPr>
          <w:rFonts w:ascii="Cambria" w:hAnsi="Cambria"/>
        </w:rPr>
        <w:t xml:space="preserve">desirable </w:t>
      </w:r>
      <w:r w:rsidR="00FB67DD" w:rsidRPr="00C546A7">
        <w:rPr>
          <w:rFonts w:ascii="Cambria" w:hAnsi="Cambria"/>
        </w:rPr>
        <w:t xml:space="preserve">series is due to a forecastable trend, whereas the variance of the </w:t>
      </w:r>
      <w:r w:rsidR="00FB67DD">
        <w:rPr>
          <w:rFonts w:ascii="Cambria" w:hAnsi="Cambria"/>
        </w:rPr>
        <w:t xml:space="preserve">undesirable </w:t>
      </w:r>
      <w:r w:rsidR="00FB67DD" w:rsidRPr="00C546A7">
        <w:rPr>
          <w:rFonts w:ascii="Cambria" w:hAnsi="Cambria"/>
        </w:rPr>
        <w:t xml:space="preserve">series </w:t>
      </w:r>
      <w:r w:rsidR="00FB67DD">
        <w:rPr>
          <w:rFonts w:ascii="Cambria" w:hAnsi="Cambria"/>
        </w:rPr>
        <w:t xml:space="preserve">is due to </w:t>
      </w:r>
      <w:r w:rsidR="00FB67DD" w:rsidRPr="00C546A7">
        <w:rPr>
          <w:rFonts w:ascii="Cambria" w:hAnsi="Cambria"/>
        </w:rPr>
        <w:t xml:space="preserve">randomness. The </w:t>
      </w:r>
      <w:r w:rsidR="00FB67DD">
        <w:rPr>
          <w:rFonts w:ascii="Cambria" w:hAnsi="Cambria"/>
        </w:rPr>
        <w:t xml:space="preserve">desirable </w:t>
      </w:r>
      <w:r w:rsidR="00FB67DD" w:rsidRPr="00C546A7">
        <w:rPr>
          <w:rFonts w:ascii="Cambria" w:hAnsi="Cambria"/>
        </w:rPr>
        <w:t>series</w:t>
      </w:r>
      <w:r w:rsidR="00FB67DD">
        <w:rPr>
          <w:rFonts w:ascii="Cambria" w:hAnsi="Cambria"/>
        </w:rPr>
        <w:t xml:space="preserve"> also </w:t>
      </w:r>
      <w:r w:rsidR="00FB67DD" w:rsidRPr="00C546A7">
        <w:rPr>
          <w:rFonts w:ascii="Cambria" w:hAnsi="Cambria"/>
        </w:rPr>
        <w:t xml:space="preserve">has low </w:t>
      </w:r>
      <w:r w:rsidR="00FB67DD" w:rsidRPr="00C546A7">
        <w:rPr>
          <w:rFonts w:ascii="Cambria" w:hAnsi="Cambria"/>
          <w:i/>
          <w:iCs/>
        </w:rPr>
        <w:t>Kurtosis</w:t>
      </w:r>
      <w:r w:rsidR="00FB67DD">
        <w:rPr>
          <w:rFonts w:ascii="Cambria" w:hAnsi="Cambria"/>
        </w:rPr>
        <w:t xml:space="preserve"> with a light tailed distribution compared to the undesirable series.</w:t>
      </w:r>
      <w:r w:rsidR="008215EC">
        <w:rPr>
          <w:rFonts w:ascii="Cambria" w:hAnsi="Cambria"/>
        </w:rPr>
        <w:t xml:space="preserve"> One interesting finding is that the k-nTS+ (k=3) version of the desirable series </w:t>
      </w:r>
      <w:r w:rsidR="00581530">
        <w:rPr>
          <w:rFonts w:ascii="Cambria" w:hAnsi="Cambria"/>
        </w:rPr>
        <w:t>has</w:t>
      </w:r>
      <w:r w:rsidR="008215EC">
        <w:rPr>
          <w:rFonts w:ascii="Cambria" w:hAnsi="Cambria"/>
        </w:rPr>
        <w:t xml:space="preserve"> a lower </w:t>
      </w:r>
      <w:r w:rsidR="008215EC">
        <w:rPr>
          <w:rFonts w:ascii="Cambria" w:hAnsi="Cambria"/>
          <w:i/>
          <w:iCs/>
        </w:rPr>
        <w:t xml:space="preserve">Variance </w:t>
      </w:r>
      <w:r w:rsidR="008215EC">
        <w:rPr>
          <w:rFonts w:ascii="Cambria" w:hAnsi="Cambria"/>
        </w:rPr>
        <w:t xml:space="preserve">than the original </w:t>
      </w:r>
      <w:r w:rsidR="00581530">
        <w:rPr>
          <w:rFonts w:ascii="Cambria" w:hAnsi="Cambria"/>
        </w:rPr>
        <w:t>series</w:t>
      </w:r>
      <w:r w:rsidR="008215EC">
        <w:rPr>
          <w:rFonts w:ascii="Cambria" w:hAnsi="Cambria"/>
        </w:rPr>
        <w:t xml:space="preserve">. However, the higher </w:t>
      </w:r>
      <w:r w:rsidR="00581530">
        <w:rPr>
          <w:rFonts w:ascii="Cambria" w:hAnsi="Cambria"/>
        </w:rPr>
        <w:t>(</w:t>
      </w:r>
      <w:r w:rsidR="008215EC">
        <w:rPr>
          <w:rFonts w:ascii="Cambria" w:hAnsi="Cambria"/>
        </w:rPr>
        <w:t>long run</w:t>
      </w:r>
      <w:r w:rsidR="00581530">
        <w:rPr>
          <w:rFonts w:ascii="Cambria" w:hAnsi="Cambria"/>
        </w:rPr>
        <w:t>)</w:t>
      </w:r>
      <w:r w:rsidR="008215EC">
        <w:rPr>
          <w:rFonts w:ascii="Cambria" w:hAnsi="Cambria"/>
        </w:rPr>
        <w:t xml:space="preserve"> variance of the original series is due to the strong trend. </w:t>
      </w:r>
      <w:r w:rsidR="00581530">
        <w:rPr>
          <w:rFonts w:ascii="Cambria" w:hAnsi="Cambria"/>
        </w:rPr>
        <w:t>Figure 7 shows t</w:t>
      </w:r>
      <w:r w:rsidR="008215EC">
        <w:rPr>
          <w:rFonts w:ascii="Cambria" w:hAnsi="Cambria"/>
        </w:rPr>
        <w:t xml:space="preserve">he </w:t>
      </w:r>
      <w:r w:rsidR="00581530">
        <w:rPr>
          <w:rFonts w:ascii="Cambria" w:hAnsi="Cambria"/>
        </w:rPr>
        <w:t xml:space="preserve">short run </w:t>
      </w:r>
      <w:r w:rsidR="008215EC">
        <w:rPr>
          <w:rFonts w:ascii="Cambria" w:hAnsi="Cambria"/>
        </w:rPr>
        <w:t xml:space="preserve">month-to-month variance of the k-nTS+ protected series is higher than the original </w:t>
      </w:r>
      <w:r w:rsidR="00581530">
        <w:rPr>
          <w:rFonts w:ascii="Cambria" w:hAnsi="Cambria"/>
        </w:rPr>
        <w:t>series</w:t>
      </w:r>
      <w:r w:rsidR="008215EC">
        <w:rPr>
          <w:rFonts w:ascii="Cambria" w:hAnsi="Cambria"/>
        </w:rPr>
        <w:t xml:space="preserve">, as indicated by the values of </w:t>
      </w:r>
      <w:r w:rsidR="008215EC">
        <w:rPr>
          <w:rFonts w:ascii="Cambria" w:hAnsi="Cambria"/>
          <w:i/>
          <w:iCs/>
        </w:rPr>
        <w:t>Max Variance Shift</w:t>
      </w:r>
      <w:r w:rsidR="00581530">
        <w:rPr>
          <w:rFonts w:ascii="Cambria" w:hAnsi="Cambria"/>
        </w:rPr>
        <w:t xml:space="preserve"> in Table 5</w:t>
      </w:r>
      <w:r w:rsidR="008215EC">
        <w:rPr>
          <w:rFonts w:ascii="Cambria" w:hAnsi="Cambria"/>
        </w:rPr>
        <w:t>.</w:t>
      </w:r>
    </w:p>
    <w:p w14:paraId="6FB06F1C" w14:textId="77777777" w:rsidR="00FB67DD" w:rsidRPr="00C546A7" w:rsidRDefault="00FB67DD" w:rsidP="00FB67DD">
      <w:pPr>
        <w:rPr>
          <w:rFonts w:ascii="Cambria" w:hAnsi="Cambria"/>
          <w:b/>
          <w:bCs/>
        </w:rPr>
      </w:pPr>
    </w:p>
    <w:p w14:paraId="1E7B2967" w14:textId="23B5CD6C" w:rsidR="00327D52" w:rsidRDefault="00327D52" w:rsidP="00327D52">
      <w:pPr>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6</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-nTS+ (</w:t>
      </w:r>
      <w:r>
        <w:rPr>
          <w:rFonts w:ascii="Cambria" w:eastAsiaTheme="minorEastAsia" w:hAnsi="Cambria"/>
          <w:b/>
          <w:bCs/>
          <w:i/>
          <w:iCs/>
        </w:rPr>
        <w:t>k</w:t>
      </w:r>
      <w:r>
        <w:rPr>
          <w:rFonts w:ascii="Cambria" w:eastAsiaTheme="minorEastAsia" w:hAnsi="Cambria"/>
          <w:b/>
          <w:bCs/>
        </w:rPr>
        <w:t xml:space="preserve"> = </w:t>
      </w:r>
      <w:r w:rsidR="008F1283">
        <w:rPr>
          <w:rFonts w:ascii="Cambria" w:eastAsiaTheme="minorEastAsia" w:hAnsi="Cambria"/>
          <w:b/>
          <w:bCs/>
        </w:rPr>
        <w:t>3</w:t>
      </w:r>
      <w:r>
        <w:rPr>
          <w:rFonts w:ascii="Cambria" w:eastAsiaTheme="minorEastAsia" w:hAnsi="Cambria"/>
          <w:b/>
          <w:bCs/>
        </w:rPr>
        <w:t xml:space="preserve">)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771EB75C">
            <wp:simplePos x="0" y="0"/>
            <wp:positionH relativeFrom="margin">
              <wp:align>right</wp:align>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055851BB" w14:textId="20DBC20E" w:rsidR="00CF6894" w:rsidRDefault="00CF6894" w:rsidP="00327D52">
      <w:pPr>
        <w:rPr>
          <w:rFonts w:ascii="Cambria" w:eastAsiaTheme="minorEastAsia" w:hAnsi="Cambria"/>
        </w:rPr>
      </w:pPr>
    </w:p>
    <w:p w14:paraId="29B0449D" w14:textId="6A451758" w:rsidR="00292D89" w:rsidRDefault="00292D89" w:rsidP="00327D52">
      <w:pPr>
        <w:rPr>
          <w:rFonts w:ascii="Cambria" w:eastAsiaTheme="minorEastAsia" w:hAnsi="Cambria"/>
        </w:rPr>
      </w:pPr>
    </w:p>
    <w:p w14:paraId="779D82C7" w14:textId="70AEF723" w:rsidR="00292D89" w:rsidRDefault="00292D89" w:rsidP="00327D52">
      <w:pPr>
        <w:rPr>
          <w:rFonts w:ascii="Cambria" w:eastAsiaTheme="minorEastAsia" w:hAnsi="Cambria"/>
        </w:rPr>
      </w:pPr>
    </w:p>
    <w:p w14:paraId="034BFAD2" w14:textId="77777777" w:rsidR="00292D89" w:rsidRDefault="00292D89"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p>
    <w:p w14:paraId="17C6760B" w14:textId="77777777" w:rsidR="00550A9B" w:rsidRPr="00C546A7" w:rsidRDefault="00550A9B" w:rsidP="00CF6894">
      <w:pPr>
        <w:rPr>
          <w:rFonts w:ascii="Cambria" w:hAnsi="Cambria"/>
        </w:rPr>
      </w:pPr>
    </w:p>
    <w:tbl>
      <w:tblPr>
        <w:tblStyle w:val="TableGrid"/>
        <w:tblW w:w="9810" w:type="dxa"/>
        <w:tblInd w:w="-185" w:type="dxa"/>
        <w:tblLook w:val="04A0" w:firstRow="1" w:lastRow="0" w:firstColumn="1" w:lastColumn="0" w:noHBand="0" w:noVBand="1"/>
      </w:tblPr>
      <w:tblGrid>
        <w:gridCol w:w="1945"/>
        <w:gridCol w:w="1068"/>
        <w:gridCol w:w="1595"/>
        <w:gridCol w:w="1126"/>
        <w:gridCol w:w="1059"/>
        <w:gridCol w:w="1582"/>
        <w:gridCol w:w="1435"/>
      </w:tblGrid>
      <w:tr w:rsidR="005960D2" w:rsidRPr="00C546A7" w14:paraId="1F5AB144" w14:textId="79A27661" w:rsidTr="00846671">
        <w:tc>
          <w:tcPr>
            <w:tcW w:w="1945"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78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4076" w:type="dxa"/>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B84ABC" w:rsidRPr="00C546A7" w14:paraId="6CFA493C" w14:textId="027AF5E8" w:rsidTr="00846671">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k-nTS+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k-nTS+ (k=3)</w:t>
            </w:r>
          </w:p>
        </w:tc>
        <w:tc>
          <w:tcPr>
            <w:tcW w:w="1412" w:type="dxa"/>
          </w:tcPr>
          <w:p w14:paraId="423882DF" w14:textId="0225F4F3" w:rsidR="005960D2" w:rsidRDefault="005960D2" w:rsidP="00F06379">
            <w:pPr>
              <w:rPr>
                <w:rFonts w:ascii="Cambria" w:hAnsi="Cambria"/>
                <w:b/>
                <w:bCs/>
              </w:rPr>
            </w:pPr>
            <w:r>
              <w:rPr>
                <w:rFonts w:ascii="Cambria" w:hAnsi="Cambria"/>
                <w:b/>
                <w:bCs/>
              </w:rPr>
              <w:t>AN (s=1)</w:t>
            </w:r>
          </w:p>
        </w:tc>
      </w:tr>
      <w:tr w:rsidR="00B84ABC" w:rsidRPr="00C546A7" w14:paraId="476F1993" w14:textId="0D018AB2" w:rsidTr="00846671">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1412" w:type="dxa"/>
          </w:tcPr>
          <w:p w14:paraId="0F328571" w14:textId="0D2CF779" w:rsidR="005960D2" w:rsidRDefault="00FD66D2" w:rsidP="0090764E">
            <w:pPr>
              <w:jc w:val="right"/>
              <w:rPr>
                <w:rFonts w:ascii="Cambria" w:hAnsi="Cambria"/>
              </w:rPr>
            </w:pPr>
            <w:r>
              <w:rPr>
                <w:rFonts w:ascii="Cambria" w:hAnsi="Cambria"/>
              </w:rPr>
              <w:t>1.00</w:t>
            </w:r>
          </w:p>
        </w:tc>
      </w:tr>
      <w:tr w:rsidR="00B84ABC" w:rsidRPr="00C546A7" w14:paraId="291CB861" w14:textId="2035EB10" w:rsidTr="00846671">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1412" w:type="dxa"/>
          </w:tcPr>
          <w:p w14:paraId="4F878254" w14:textId="2CFF4B77" w:rsidR="005960D2" w:rsidRDefault="00FD66D2" w:rsidP="0090764E">
            <w:pPr>
              <w:jc w:val="right"/>
              <w:rPr>
                <w:rFonts w:ascii="Cambria" w:hAnsi="Cambria"/>
              </w:rPr>
            </w:pPr>
            <w:r>
              <w:rPr>
                <w:rFonts w:ascii="Cambria" w:hAnsi="Cambria"/>
              </w:rPr>
              <w:t>0.50</w:t>
            </w:r>
          </w:p>
        </w:tc>
      </w:tr>
      <w:tr w:rsidR="00B84ABC" w:rsidRPr="00C546A7" w14:paraId="3A89676A" w14:textId="1C9FAF3A" w:rsidTr="00846671">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1412" w:type="dxa"/>
          </w:tcPr>
          <w:p w14:paraId="35120E53" w14:textId="528C4E9A" w:rsidR="005960D2" w:rsidRDefault="00FD66D2" w:rsidP="0090764E">
            <w:pPr>
              <w:jc w:val="right"/>
              <w:rPr>
                <w:rFonts w:ascii="Cambria" w:hAnsi="Cambria"/>
              </w:rPr>
            </w:pPr>
            <w:r>
              <w:rPr>
                <w:rFonts w:ascii="Cambria" w:hAnsi="Cambria"/>
              </w:rPr>
              <w:t>-1.17</w:t>
            </w:r>
          </w:p>
        </w:tc>
      </w:tr>
      <w:tr w:rsidR="00B84ABC" w:rsidRPr="00C546A7" w14:paraId="72BE5494" w14:textId="10BC6038" w:rsidTr="00846671">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1412" w:type="dxa"/>
          </w:tcPr>
          <w:p w14:paraId="25C4048F" w14:textId="33F0C95A" w:rsidR="005960D2" w:rsidRDefault="00FD66D2" w:rsidP="0090764E">
            <w:pPr>
              <w:jc w:val="right"/>
              <w:rPr>
                <w:rFonts w:ascii="Cambria" w:hAnsi="Cambria"/>
              </w:rPr>
            </w:pPr>
            <w:r>
              <w:rPr>
                <w:rFonts w:ascii="Cambria" w:hAnsi="Cambria"/>
              </w:rPr>
              <w:t>-0.37</w:t>
            </w:r>
          </w:p>
        </w:tc>
      </w:tr>
      <w:tr w:rsidR="00B84ABC" w:rsidRPr="00C546A7" w14:paraId="0B8A3D9D" w14:textId="6BEFAEF9" w:rsidTr="00846671">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1412" w:type="dxa"/>
          </w:tcPr>
          <w:p w14:paraId="65187C2B" w14:textId="27C4BE1E" w:rsidR="005960D2" w:rsidRDefault="00FD66D2" w:rsidP="0090764E">
            <w:pPr>
              <w:jc w:val="right"/>
              <w:rPr>
                <w:rFonts w:ascii="Cambria" w:hAnsi="Cambria"/>
              </w:rPr>
            </w:pPr>
            <w:r>
              <w:rPr>
                <w:rFonts w:ascii="Cambria" w:hAnsi="Cambria"/>
              </w:rPr>
              <w:t>-0.21</w:t>
            </w:r>
          </w:p>
        </w:tc>
      </w:tr>
      <w:tr w:rsidR="00B84ABC" w:rsidRPr="00C546A7" w14:paraId="2D541FF1" w14:textId="7760653E" w:rsidTr="00846671">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1412" w:type="dxa"/>
          </w:tcPr>
          <w:p w14:paraId="481903BE" w14:textId="25F34BD2" w:rsidR="005960D2" w:rsidRDefault="00FD66D2" w:rsidP="0090764E">
            <w:pPr>
              <w:jc w:val="right"/>
              <w:rPr>
                <w:rFonts w:ascii="Cambria" w:hAnsi="Cambria"/>
              </w:rPr>
            </w:pPr>
            <w:r>
              <w:rPr>
                <w:rFonts w:ascii="Cambria" w:hAnsi="Cambria"/>
              </w:rPr>
              <w:t>0.11</w:t>
            </w:r>
          </w:p>
        </w:tc>
      </w:tr>
      <w:tr w:rsidR="00B84ABC" w:rsidRPr="00C546A7" w14:paraId="35531553" w14:textId="02B1728F" w:rsidTr="00846671">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1412" w:type="dxa"/>
          </w:tcPr>
          <w:p w14:paraId="6C8485F4" w14:textId="16598BAE" w:rsidR="005960D2" w:rsidRDefault="00FD66D2" w:rsidP="0090764E">
            <w:pPr>
              <w:jc w:val="right"/>
              <w:rPr>
                <w:rFonts w:ascii="Cambria" w:hAnsi="Cambria"/>
              </w:rPr>
            </w:pPr>
            <w:r>
              <w:rPr>
                <w:rFonts w:ascii="Cambria" w:hAnsi="Cambria"/>
              </w:rPr>
              <w:t>0.13</w:t>
            </w:r>
          </w:p>
        </w:tc>
      </w:tr>
      <w:tr w:rsidR="00B84ABC" w:rsidRPr="00C546A7" w14:paraId="301C3CD4" w14:textId="3313CFB7" w:rsidTr="00846671">
        <w:tc>
          <w:tcPr>
            <w:tcW w:w="0" w:type="auto"/>
          </w:tcPr>
          <w:p w14:paraId="4F65D722" w14:textId="77777777" w:rsidR="005960D2" w:rsidRPr="00C546A7" w:rsidRDefault="005960D2" w:rsidP="0090764E">
            <w:pPr>
              <w:rPr>
                <w:rFonts w:ascii="Cambria" w:hAnsi="Cambria"/>
                <w:i/>
                <w:iCs/>
              </w:rPr>
            </w:pPr>
            <w:r w:rsidRPr="00C546A7">
              <w:rPr>
                <w:rFonts w:ascii="Cambria" w:hAnsi="Cambria"/>
                <w:i/>
                <w:iCs/>
              </w:rPr>
              <w:t>Mean</w:t>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1412" w:type="dxa"/>
          </w:tcPr>
          <w:p w14:paraId="1A146371" w14:textId="58388089" w:rsidR="005960D2" w:rsidRDefault="00FD66D2" w:rsidP="0090764E">
            <w:pPr>
              <w:jc w:val="right"/>
              <w:rPr>
                <w:rFonts w:ascii="Cambria" w:hAnsi="Cambria"/>
              </w:rPr>
            </w:pPr>
            <w:r>
              <w:rPr>
                <w:rFonts w:ascii="Cambria" w:hAnsi="Cambria"/>
              </w:rPr>
              <w:t>5.73</w:t>
            </w:r>
          </w:p>
        </w:tc>
      </w:tr>
      <w:tr w:rsidR="00B84ABC" w:rsidRPr="00C546A7" w14:paraId="4A96D59E" w14:textId="1B37B63A" w:rsidTr="00846671">
        <w:tc>
          <w:tcPr>
            <w:tcW w:w="0" w:type="auto"/>
          </w:tcPr>
          <w:p w14:paraId="46566948" w14:textId="77777777" w:rsidR="005960D2" w:rsidRPr="00C546A7" w:rsidRDefault="005960D2" w:rsidP="0090764E">
            <w:pPr>
              <w:rPr>
                <w:rFonts w:ascii="Cambria" w:hAnsi="Cambria"/>
                <w:i/>
                <w:iCs/>
              </w:rPr>
            </w:pPr>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1412" w:type="dxa"/>
          </w:tcPr>
          <w:p w14:paraId="4356902F" w14:textId="2C0F86E5" w:rsidR="005960D2" w:rsidRDefault="00FD66D2" w:rsidP="0090764E">
            <w:pPr>
              <w:jc w:val="right"/>
              <w:rPr>
                <w:rFonts w:ascii="Cambria" w:hAnsi="Cambria"/>
              </w:rPr>
            </w:pPr>
            <w:r>
              <w:rPr>
                <w:rFonts w:ascii="Cambria" w:hAnsi="Cambria"/>
              </w:rPr>
              <w:t>9.57</w:t>
            </w:r>
          </w:p>
        </w:tc>
      </w:tr>
      <w:tr w:rsidR="00B84ABC" w:rsidRPr="00C546A7" w14:paraId="223756FD" w14:textId="6AE62EFE" w:rsidTr="00846671">
        <w:tc>
          <w:tcPr>
            <w:tcW w:w="0" w:type="auto"/>
          </w:tcPr>
          <w:p w14:paraId="178DFDBF" w14:textId="77777777" w:rsidR="005960D2" w:rsidRPr="00C546A7" w:rsidRDefault="005960D2" w:rsidP="0090764E">
            <w:pPr>
              <w:rPr>
                <w:rFonts w:ascii="Cambria" w:hAnsi="Cambria"/>
                <w:i/>
                <w:iCs/>
              </w:rPr>
            </w:pPr>
            <w:r>
              <w:rPr>
                <w:rFonts w:ascii="Cambria" w:hAnsi="Cambria"/>
                <w:i/>
                <w:iCs/>
              </w:rPr>
              <w:t>Spike</w:t>
            </w:r>
          </w:p>
        </w:tc>
        <w:tc>
          <w:tcPr>
            <w:tcW w:w="0" w:type="auto"/>
          </w:tcPr>
          <w:p w14:paraId="62B82594" w14:textId="4ED9C2B7" w:rsidR="005960D2" w:rsidRDefault="0004315A" w:rsidP="0090764E">
            <w:pPr>
              <w:jc w:val="right"/>
              <w:rPr>
                <w:rFonts w:ascii="Cambria" w:hAnsi="Cambria"/>
              </w:rPr>
            </w:pPr>
            <w:r>
              <w:t>0.0000</w:t>
            </w:r>
          </w:p>
        </w:tc>
        <w:tc>
          <w:tcPr>
            <w:tcW w:w="0" w:type="auto"/>
          </w:tcPr>
          <w:p w14:paraId="3D4C38B7" w14:textId="2E2E26F8" w:rsidR="005960D2" w:rsidRPr="00C546A7" w:rsidRDefault="005960D2" w:rsidP="0090764E">
            <w:pPr>
              <w:jc w:val="right"/>
              <w:rPr>
                <w:rFonts w:ascii="Cambria" w:hAnsi="Cambria"/>
              </w:rPr>
            </w:pPr>
            <w:r>
              <w:rPr>
                <w:rFonts w:ascii="Cambria" w:hAnsi="Cambria"/>
              </w:rPr>
              <w:t>0</w:t>
            </w:r>
            <w:r w:rsidR="0004315A">
              <w:rPr>
                <w:rFonts w:ascii="Cambria" w:hAnsi="Cambria"/>
              </w:rPr>
              <w:t>.0000</w:t>
            </w:r>
          </w:p>
        </w:tc>
        <w:tc>
          <w:tcPr>
            <w:tcW w:w="0" w:type="auto"/>
          </w:tcPr>
          <w:p w14:paraId="497B9B09" w14:textId="1F499B23" w:rsidR="005960D2" w:rsidRPr="00182F8A" w:rsidRDefault="0004315A" w:rsidP="0090764E">
            <w:pPr>
              <w:jc w:val="right"/>
            </w:pPr>
            <w:r>
              <w:t>0.0</w:t>
            </w:r>
            <w:r w:rsidR="00CE256F">
              <w:t>037</w:t>
            </w:r>
          </w:p>
        </w:tc>
        <w:tc>
          <w:tcPr>
            <w:tcW w:w="0" w:type="auto"/>
          </w:tcPr>
          <w:p w14:paraId="7B81B327" w14:textId="35AF2B42" w:rsidR="005960D2" w:rsidRDefault="00B84ABC" w:rsidP="0090764E">
            <w:pPr>
              <w:jc w:val="right"/>
              <w:rPr>
                <w:rFonts w:ascii="Cambria" w:hAnsi="Cambria"/>
              </w:rPr>
            </w:pPr>
            <w:r>
              <w:t>0.00</w:t>
            </w:r>
            <w:r w:rsidR="005960D2" w:rsidRPr="00182F8A">
              <w:t>01</w:t>
            </w:r>
          </w:p>
        </w:tc>
        <w:tc>
          <w:tcPr>
            <w:tcW w:w="0" w:type="auto"/>
          </w:tcPr>
          <w:p w14:paraId="3028A464" w14:textId="75DAF4EA" w:rsidR="005960D2" w:rsidRPr="00C546A7" w:rsidRDefault="00B84ABC" w:rsidP="0090764E">
            <w:pPr>
              <w:jc w:val="right"/>
              <w:rPr>
                <w:rFonts w:ascii="Cambria" w:hAnsi="Cambria"/>
              </w:rPr>
            </w:pPr>
            <w:r>
              <w:rPr>
                <w:rFonts w:ascii="Cambria" w:hAnsi="Cambria"/>
              </w:rPr>
              <w:t>0.00</w:t>
            </w:r>
            <w:r w:rsidR="005960D2">
              <w:rPr>
                <w:rFonts w:ascii="Cambria" w:hAnsi="Cambria"/>
              </w:rPr>
              <w:t>01</w:t>
            </w:r>
          </w:p>
        </w:tc>
        <w:tc>
          <w:tcPr>
            <w:tcW w:w="1412" w:type="dxa"/>
          </w:tcPr>
          <w:p w14:paraId="1BA5B0E6" w14:textId="74CE52AD" w:rsidR="005960D2" w:rsidRDefault="00B84ABC" w:rsidP="0090764E">
            <w:pPr>
              <w:jc w:val="right"/>
              <w:rPr>
                <w:rFonts w:ascii="Cambria" w:hAnsi="Cambria"/>
              </w:rPr>
            </w:pPr>
            <w:r>
              <w:rPr>
                <w:rFonts w:ascii="Cambria" w:hAnsi="Cambria"/>
              </w:rPr>
              <w:t>0.</w:t>
            </w:r>
            <w:r w:rsidR="00FD66D2">
              <w:rPr>
                <w:rFonts w:ascii="Cambria" w:hAnsi="Cambria"/>
              </w:rPr>
              <w:t>02</w:t>
            </w:r>
            <w:r w:rsidR="00C60661">
              <w:rPr>
                <w:rFonts w:ascii="Cambria" w:hAnsi="Cambria"/>
              </w:rPr>
              <w:t>68</w:t>
            </w:r>
          </w:p>
        </w:tc>
      </w:tr>
      <w:tr w:rsidR="00B84ABC" w:rsidRPr="00C546A7" w14:paraId="1D51EA58" w14:textId="3E802D50" w:rsidTr="00846671">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1412" w:type="dxa"/>
          </w:tcPr>
          <w:p w14:paraId="56573406" w14:textId="509377CA" w:rsidR="005960D2" w:rsidRDefault="00FD66D2" w:rsidP="0090764E">
            <w:pPr>
              <w:jc w:val="right"/>
              <w:rPr>
                <w:rFonts w:ascii="Cambria" w:hAnsi="Cambria"/>
              </w:rPr>
            </w:pPr>
            <w:r>
              <w:rPr>
                <w:rFonts w:ascii="Cambria" w:hAnsi="Cambria"/>
              </w:rPr>
              <w:t>11.44</w:t>
            </w:r>
          </w:p>
        </w:tc>
      </w:tr>
      <w:tr w:rsidR="00B84ABC" w:rsidRPr="00C546A7" w14:paraId="75860538" w14:textId="6A739B7A" w:rsidTr="00846671">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1412" w:type="dxa"/>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51B876CD" w:rsidR="008278A0" w:rsidRDefault="000B68FA" w:rsidP="006457AC">
      <w:pPr>
        <w:rPr>
          <w:rFonts w:ascii="Cambria" w:eastAsiaTheme="minorEastAsia" w:hAnsi="Cambria"/>
        </w:rPr>
      </w:pPr>
      <w:r>
        <w:rPr>
          <w:rFonts w:ascii="Cambria" w:eastAsiaTheme="minorEastAsia" w:hAnsi="Cambria"/>
        </w:rPr>
        <w:t xml:space="preserve">Figure </w:t>
      </w:r>
      <w:r w:rsidR="008B7FE4">
        <w:rPr>
          <w:rFonts w:ascii="Cambria" w:eastAsiaTheme="minorEastAsia" w:hAnsi="Cambria"/>
        </w:rPr>
        <w:t>7</w:t>
      </w:r>
      <w:r>
        <w:rPr>
          <w:rFonts w:ascii="Cambria" w:eastAsiaTheme="minorEastAsia" w:hAnsi="Cambria"/>
        </w:rPr>
        <w:t xml:space="preserve"> disp</w:t>
      </w:r>
      <w:r w:rsidR="00B07FAF">
        <w:rPr>
          <w:rFonts w:ascii="Cambria" w:eastAsiaTheme="minorEastAsia" w:hAnsi="Cambria"/>
        </w:rPr>
        <w:t>l</w:t>
      </w:r>
      <w:r>
        <w:rPr>
          <w:rFonts w:ascii="Cambria" w:eastAsiaTheme="minorEastAsia" w:hAnsi="Cambria"/>
        </w:rPr>
        <w:t xml:space="preserve">ays boxplots </w:t>
      </w:r>
      <w:r w:rsidR="00562C21">
        <w:rPr>
          <w:rFonts w:ascii="Cambria" w:eastAsiaTheme="minorEastAsia" w:hAnsi="Cambria"/>
        </w:rPr>
        <w:t xml:space="preserve">of the time series feature values </w:t>
      </w:r>
      <w:r w:rsidR="00E20FBB">
        <w:rPr>
          <w:rFonts w:ascii="Cambria" w:eastAsiaTheme="minorEastAsia" w:hAnsi="Cambria"/>
        </w:rPr>
        <w:t>before and after protection</w:t>
      </w:r>
      <w:r w:rsidR="000E1E91">
        <w:rPr>
          <w:rFonts w:ascii="Cambria" w:eastAsiaTheme="minorEastAsia" w:hAnsi="Cambria"/>
        </w:rPr>
        <w:t xml:space="preserve"> across all time series in our application</w:t>
      </w:r>
      <w:r w:rsidR="00E20FBB">
        <w:rPr>
          <w:rFonts w:ascii="Cambria" w:eastAsiaTheme="minorEastAsia" w:hAnsi="Cambria"/>
        </w:rPr>
        <w:t xml:space="preserve">. </w:t>
      </w:r>
      <w:r>
        <w:rPr>
          <w:rFonts w:ascii="Cambria" w:eastAsiaTheme="minorEastAsia" w:hAnsi="Cambria"/>
        </w:rPr>
        <w:t>Random noise pr</w:t>
      </w:r>
      <w:r w:rsidR="00C00A26">
        <w:rPr>
          <w:rFonts w:ascii="Cambria" w:eastAsiaTheme="minorEastAsia" w:hAnsi="Cambria"/>
        </w:rPr>
        <w:t>ivacy methods</w:t>
      </w:r>
      <w:r>
        <w:rPr>
          <w:rFonts w:ascii="Cambria" w:eastAsiaTheme="minorEastAsia" w:hAnsi="Cambria"/>
        </w:rPr>
        <w:t xml:space="preserve"> (AN and DP) increase the </w:t>
      </w:r>
      <w:r>
        <w:rPr>
          <w:rFonts w:ascii="Cambria" w:eastAsiaTheme="minorEastAsia" w:hAnsi="Cambria"/>
        </w:rPr>
        <w:lastRenderedPageBreak/>
        <w:t xml:space="preserve">randomness </w:t>
      </w:r>
      <w:r w:rsidR="009E23B0">
        <w:rPr>
          <w:rFonts w:ascii="Cambria" w:eastAsiaTheme="minorEastAsia" w:hAnsi="Cambria"/>
        </w:rPr>
        <w:t>and</w:t>
      </w:r>
      <w:r>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w:t>
      </w:r>
      <w:r w:rsidR="009E23B0" w:rsidRPr="00C00A26">
        <w:rPr>
          <w:rFonts w:ascii="Cambria" w:eastAsiaTheme="minorEastAsia" w:hAnsi="Cambria"/>
          <w:i/>
          <w:iCs/>
        </w:rPr>
        <w:t>E</w:t>
      </w:r>
      <w:r w:rsidR="00C00A26" w:rsidRPr="00C00A26">
        <w:rPr>
          <w:rFonts w:ascii="Cambria" w:eastAsiaTheme="minorEastAsia" w:hAnsi="Cambria"/>
          <w:i/>
          <w:iCs/>
        </w:rPr>
        <w:t>rror ACF</w:t>
      </w:r>
      <w:r>
        <w:rPr>
          <w:rFonts w:ascii="Cambria" w:eastAsiaTheme="minorEastAsia" w:hAnsi="Cambria"/>
        </w:rPr>
        <w:t xml:space="preserve">,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 xml:space="preserve">-nTS </w:t>
      </w:r>
      <w:r w:rsidR="00BF501E">
        <w:rPr>
          <w:rFonts w:ascii="Cambria" w:eastAsiaTheme="minorEastAsia" w:hAnsi="Cambria"/>
        </w:rPr>
        <w:t xml:space="preserve">swapping </w:t>
      </w:r>
      <w:r w:rsidRPr="000904C4">
        <w:rPr>
          <w:rFonts w:ascii="Cambria" w:eastAsiaTheme="minorEastAsia" w:hAnsi="Cambria"/>
        </w:rPr>
        <w:t xml:space="preserve">method </w:t>
      </w:r>
      <w:r>
        <w:rPr>
          <w:rFonts w:ascii="Cambria" w:eastAsiaTheme="minorEastAsia" w:hAnsi="Cambria"/>
        </w:rPr>
        <w:t>increase</w:t>
      </w:r>
      <w:r w:rsidR="009E23B0">
        <w:rPr>
          <w:rFonts w:ascii="Cambria" w:eastAsiaTheme="minorEastAsia" w:hAnsi="Cambria"/>
        </w:rPr>
        <w:t>s</w:t>
      </w:r>
      <w:r w:rsidRPr="000904C4">
        <w:rPr>
          <w:rFonts w:ascii="Cambria" w:eastAsiaTheme="minorEastAsia" w:hAnsi="Cambria"/>
        </w:rPr>
        <w:t xml:space="preserve"> t</w:t>
      </w:r>
      <w:r>
        <w:rPr>
          <w:rFonts w:ascii="Cambria" w:eastAsiaTheme="minorEastAsia" w:hAnsi="Cambria"/>
        </w:rPr>
        <w:t xml:space="preserve">he </w:t>
      </w:r>
      <w:r w:rsidR="0085298C">
        <w:rPr>
          <w:rFonts w:ascii="Cambria" w:eastAsiaTheme="minorEastAsia" w:hAnsi="Cambria"/>
        </w:rPr>
        <w:t>spectral entropy</w:t>
      </w:r>
      <w:r>
        <w:rPr>
          <w:rFonts w:ascii="Cambria" w:eastAsiaTheme="minorEastAsia" w:hAnsi="Cambria"/>
        </w:rPr>
        <w:t xml:space="preserve">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sidR="00BF501E">
        <w:rPr>
          <w:rFonts w:ascii="Cambria" w:eastAsiaTheme="minorEastAsia" w:hAnsi="Cambria"/>
        </w:rPr>
        <w:t>s</w:t>
      </w:r>
      <w:r>
        <w:rPr>
          <w:rFonts w:ascii="Cambria" w:eastAsiaTheme="minorEastAsia" w:hAnsi="Cambria"/>
        </w:rPr>
        <w:t xml:space="preserve"> </w:t>
      </w:r>
      <w:r w:rsidR="009E23B0">
        <w:rPr>
          <w:rFonts w:ascii="Cambria" w:eastAsiaTheme="minorEastAsia" w:hAnsi="Cambria"/>
        </w:rPr>
        <w:t>most</w:t>
      </w:r>
      <w:r>
        <w:rPr>
          <w:rFonts w:ascii="Cambria" w:eastAsiaTheme="minorEastAsia" w:hAnsi="Cambria"/>
        </w:rPr>
        <w:t xml:space="preserve"> feature distributions</w:t>
      </w:r>
      <w:r w:rsidRPr="000904C4">
        <w:rPr>
          <w:rFonts w:ascii="Cambria" w:eastAsiaTheme="minorEastAsia" w:hAnsi="Cambria"/>
        </w:rPr>
        <w:t>.</w:t>
      </w:r>
      <w:r>
        <w:rPr>
          <w:rFonts w:ascii="Cambria" w:eastAsiaTheme="minorEastAsia" w:hAnsi="Cambria"/>
        </w:rPr>
        <w:t xml:space="preserve"> </w:t>
      </w:r>
      <w:r w:rsidR="009E23B0">
        <w:rPr>
          <w:rFonts w:ascii="Cambria" w:eastAsiaTheme="minorEastAsia" w:hAnsi="Cambria"/>
        </w:rPr>
        <w:t>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-nTS+</w:t>
      </w:r>
      <w:r w:rsidRPr="000904C4">
        <w:rPr>
          <w:rFonts w:ascii="Cambria" w:eastAsiaTheme="minorEastAsia" w:hAnsi="Cambria"/>
        </w:rPr>
        <w:t xml:space="preserve"> </w:t>
      </w:r>
      <w:r w:rsidR="00BF501E">
        <w:rPr>
          <w:rFonts w:ascii="Cambria" w:eastAsiaTheme="minorEastAsia" w:hAnsi="Cambria"/>
        </w:rPr>
        <w:t xml:space="preserve">swapping </w:t>
      </w:r>
      <w:r>
        <w:rPr>
          <w:rFonts w:ascii="Cambria" w:eastAsiaTheme="minorEastAsia" w:hAnsi="Cambria"/>
        </w:rPr>
        <w:t xml:space="preserve">are </w:t>
      </w:r>
      <w:r w:rsidR="00BF501E">
        <w:rPr>
          <w:rFonts w:ascii="Cambria" w:eastAsiaTheme="minorEastAsia" w:hAnsi="Cambria"/>
        </w:rPr>
        <w:t xml:space="preserve">much </w:t>
      </w:r>
      <w:r>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w:t>
      </w:r>
      <w:r w:rsidR="00B95A64">
        <w:rPr>
          <w:rFonts w:ascii="Cambria" w:eastAsiaTheme="minorEastAsia" w:hAnsi="Cambria"/>
          <w:i/>
          <w:iCs/>
        </w:rPr>
        <w:t xml:space="preserve">Spike, Max Variance Shift, Max Level Shift, Mean, Variance, </w:t>
      </w:r>
      <w:r w:rsidR="00B95A64">
        <w:rPr>
          <w:rFonts w:ascii="Cambria" w:eastAsiaTheme="minorEastAsia" w:hAnsi="Cambria"/>
        </w:rPr>
        <w:t xml:space="preserve">and </w:t>
      </w:r>
      <w:r w:rsidR="00B95A64">
        <w:rPr>
          <w:rFonts w:ascii="Cambria" w:eastAsiaTheme="minorEastAsia" w:hAnsi="Cambria"/>
          <w:i/>
          <w:iCs/>
        </w:rPr>
        <w:t>Trend</w:t>
      </w:r>
      <w:r w:rsidR="009E23B0">
        <w:rPr>
          <w:rFonts w:ascii="Cambria" w:eastAsiaTheme="minorEastAsia" w:hAnsi="Cambria"/>
        </w:rPr>
        <w:t xml:space="preserve">), </w:t>
      </w:r>
      <w:r>
        <w:rPr>
          <w:rFonts w:ascii="Cambria" w:eastAsiaTheme="minorEastAsia" w:hAnsi="Cambria"/>
        </w:rPr>
        <w:t xml:space="preserve">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45FFC40A" w14:textId="007E2EA9" w:rsidR="00EB14D2" w:rsidRDefault="00EB14D2" w:rsidP="006457AC">
      <w:pPr>
        <w:rPr>
          <w:rFonts w:ascii="Cambria" w:eastAsiaTheme="minorEastAsia" w:hAnsi="Cambria"/>
        </w:rPr>
      </w:pPr>
    </w:p>
    <w:p w14:paraId="20BA44F9" w14:textId="75F83EE1"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7</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60C827EF" w:rsidR="00B73045" w:rsidRDefault="00CE6DF6" w:rsidP="006457AC">
      <w:pPr>
        <w:rPr>
          <w:rFonts w:ascii="Cambria" w:eastAsiaTheme="minorEastAsia" w:hAnsi="Cambria"/>
        </w:rPr>
      </w:pPr>
      <w:r>
        <w:rPr>
          <w:rFonts w:ascii="Cambria" w:eastAsiaTheme="minorEastAsia" w:hAnsi="Cambria"/>
          <w:noProof/>
        </w:rPr>
        <w:drawing>
          <wp:anchor distT="0" distB="0" distL="114300" distR="114300" simplePos="0" relativeHeight="251718656" behindDoc="0" locked="0" layoutInCell="1" allowOverlap="1" wp14:anchorId="62AE9707" wp14:editId="4BCA3DEC">
            <wp:simplePos x="0" y="0"/>
            <wp:positionH relativeFrom="margin">
              <wp:align>center</wp:align>
            </wp:positionH>
            <wp:positionV relativeFrom="paragraph">
              <wp:posOffset>188595</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6859A" w14:textId="1A42A1C9" w:rsidR="00F33583" w:rsidRDefault="00F33583" w:rsidP="006457AC">
      <w:pPr>
        <w:rPr>
          <w:rFonts w:ascii="Cambria" w:eastAsiaTheme="minorEastAsia" w:hAnsi="Cambria"/>
        </w:rPr>
      </w:pPr>
    </w:p>
    <w:p w14:paraId="1DF60A51" w14:textId="60553CD1" w:rsidR="00F33583" w:rsidRDefault="00F33583" w:rsidP="006457AC">
      <w:pPr>
        <w:rPr>
          <w:rFonts w:ascii="Cambria" w:eastAsiaTheme="minorEastAsia" w:hAnsi="Cambria"/>
        </w:rPr>
      </w:pPr>
    </w:p>
    <w:p w14:paraId="7F50447E" w14:textId="2A9075EA" w:rsidR="00F33583" w:rsidRDefault="00F33583" w:rsidP="006457AC">
      <w:pPr>
        <w:rPr>
          <w:rFonts w:ascii="Cambria" w:eastAsiaTheme="minorEastAsia" w:hAnsi="Cambria"/>
        </w:rPr>
      </w:pPr>
    </w:p>
    <w:p w14:paraId="22CB8793" w14:textId="0EAECFED" w:rsidR="00F33583" w:rsidRDefault="00F33583" w:rsidP="006457AC">
      <w:pPr>
        <w:rPr>
          <w:rFonts w:ascii="Cambria" w:eastAsiaTheme="minorEastAsia" w:hAnsi="Cambria"/>
        </w:rPr>
      </w:pPr>
    </w:p>
    <w:p w14:paraId="6C673454" w14:textId="1449B574" w:rsidR="00F33583" w:rsidRDefault="00F33583" w:rsidP="006457AC">
      <w:pPr>
        <w:rPr>
          <w:rFonts w:ascii="Cambria" w:eastAsiaTheme="minorEastAsia" w:hAnsi="Cambria"/>
        </w:rPr>
      </w:pPr>
    </w:p>
    <w:p w14:paraId="59CD7A78" w14:textId="11264224"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317BEC2A" w14:textId="0F4ECA14" w:rsidR="00F33583" w:rsidRDefault="00F33583" w:rsidP="006457AC">
      <w:pPr>
        <w:rPr>
          <w:rFonts w:ascii="Cambria" w:eastAsiaTheme="minorEastAsia" w:hAnsi="Cambria"/>
        </w:rPr>
      </w:pPr>
    </w:p>
    <w:p w14:paraId="5CAB2C1E" w14:textId="2DC86659" w:rsidR="00CE6DF6" w:rsidRDefault="00CE6DF6" w:rsidP="006457AC">
      <w:pPr>
        <w:rPr>
          <w:rFonts w:ascii="Cambria" w:eastAsiaTheme="minorEastAsia" w:hAnsi="Cambria"/>
        </w:rPr>
      </w:pPr>
    </w:p>
    <w:p w14:paraId="7C0B29F0" w14:textId="5354D293" w:rsidR="00CE6DF6" w:rsidRDefault="00CE6DF6" w:rsidP="006457AC">
      <w:pPr>
        <w:rPr>
          <w:rFonts w:ascii="Cambria" w:eastAsiaTheme="minorEastAsia" w:hAnsi="Cambria"/>
        </w:rPr>
      </w:pPr>
    </w:p>
    <w:p w14:paraId="781F2AF0" w14:textId="5EBF3BB6" w:rsidR="00CE6DF6" w:rsidRDefault="00CE6DF6" w:rsidP="006457AC">
      <w:pPr>
        <w:rPr>
          <w:rFonts w:ascii="Cambria" w:eastAsiaTheme="minorEastAsia" w:hAnsi="Cambria"/>
        </w:rPr>
      </w:pPr>
    </w:p>
    <w:p w14:paraId="69629F23" w14:textId="078002BF" w:rsidR="00CE6DF6" w:rsidRDefault="00CE6DF6" w:rsidP="006457AC">
      <w:pPr>
        <w:rPr>
          <w:rFonts w:ascii="Cambria" w:eastAsiaTheme="minorEastAsia" w:hAnsi="Cambria"/>
        </w:rPr>
      </w:pPr>
    </w:p>
    <w:p w14:paraId="54F6049F" w14:textId="7D1C1A2E" w:rsidR="00CE6DF6" w:rsidRDefault="00CE6DF6" w:rsidP="006457AC">
      <w:pPr>
        <w:rPr>
          <w:rFonts w:ascii="Cambria" w:eastAsiaTheme="minorEastAsia" w:hAnsi="Cambria"/>
        </w:rPr>
      </w:pPr>
    </w:p>
    <w:p w14:paraId="3A254F6C" w14:textId="4464ADB0" w:rsidR="00CE6DF6" w:rsidRDefault="00CE6DF6" w:rsidP="006457AC">
      <w:pPr>
        <w:rPr>
          <w:rFonts w:ascii="Cambria" w:eastAsiaTheme="minorEastAsia" w:hAnsi="Cambria"/>
        </w:rPr>
      </w:pPr>
    </w:p>
    <w:p w14:paraId="65680F67" w14:textId="6423D3C8" w:rsidR="00CE6DF6" w:rsidRDefault="00CE6DF6" w:rsidP="006457AC">
      <w:pPr>
        <w:rPr>
          <w:rFonts w:ascii="Cambria" w:eastAsiaTheme="minorEastAsia" w:hAnsi="Cambria"/>
        </w:rPr>
      </w:pPr>
    </w:p>
    <w:p w14:paraId="4D80990A" w14:textId="597BF85C" w:rsidR="00CE6DF6" w:rsidRDefault="00CE6DF6" w:rsidP="006457AC">
      <w:pPr>
        <w:rPr>
          <w:rFonts w:ascii="Cambria" w:eastAsiaTheme="minorEastAsia" w:hAnsi="Cambria"/>
        </w:rPr>
      </w:pPr>
    </w:p>
    <w:p w14:paraId="03F3D890" w14:textId="3CC7B872" w:rsidR="00CE6DF6" w:rsidRDefault="00CE6DF6" w:rsidP="006457AC">
      <w:pPr>
        <w:rPr>
          <w:rFonts w:ascii="Cambria" w:eastAsiaTheme="minorEastAsia" w:hAnsi="Cambria"/>
        </w:rPr>
      </w:pPr>
    </w:p>
    <w:p w14:paraId="54FBC6BA" w14:textId="5A03BB30" w:rsidR="00CE6DF6" w:rsidRDefault="00CE6DF6" w:rsidP="006457AC">
      <w:pPr>
        <w:rPr>
          <w:rFonts w:ascii="Cambria" w:eastAsiaTheme="minorEastAsia" w:hAnsi="Cambria"/>
        </w:rPr>
      </w:pPr>
    </w:p>
    <w:p w14:paraId="5C3116AC" w14:textId="623FB673" w:rsidR="00CE6DF6" w:rsidRDefault="00CE6DF6" w:rsidP="006457AC">
      <w:pPr>
        <w:rPr>
          <w:rFonts w:ascii="Cambria" w:eastAsiaTheme="minorEastAsia" w:hAnsi="Cambria"/>
        </w:rPr>
      </w:pPr>
    </w:p>
    <w:p w14:paraId="41473E2E" w14:textId="652953D5" w:rsidR="00CE6DF6" w:rsidRDefault="00CE6DF6" w:rsidP="006457AC">
      <w:pPr>
        <w:rPr>
          <w:rFonts w:ascii="Cambria" w:eastAsiaTheme="minorEastAsia" w:hAnsi="Cambria"/>
        </w:rPr>
      </w:pPr>
    </w:p>
    <w:p w14:paraId="7D820C82" w14:textId="0126DA48" w:rsidR="00CE6DF6" w:rsidRDefault="00CE6DF6" w:rsidP="006457AC">
      <w:pPr>
        <w:rPr>
          <w:rFonts w:ascii="Cambria" w:eastAsiaTheme="minorEastAsia" w:hAnsi="Cambria"/>
        </w:rPr>
      </w:pPr>
    </w:p>
    <w:p w14:paraId="4A90A3CB" w14:textId="29E87FF6" w:rsidR="00CE6DF6" w:rsidRDefault="00CE6DF6" w:rsidP="006457AC">
      <w:pPr>
        <w:rPr>
          <w:rFonts w:ascii="Cambria" w:eastAsiaTheme="minorEastAsia" w:hAnsi="Cambria"/>
        </w:rPr>
      </w:pPr>
    </w:p>
    <w:p w14:paraId="5781BDCF" w14:textId="275B85F1" w:rsidR="00CE6DF6" w:rsidRDefault="00CE6DF6" w:rsidP="006457AC">
      <w:pPr>
        <w:rPr>
          <w:rFonts w:ascii="Cambria" w:eastAsiaTheme="minorEastAsia" w:hAnsi="Cambria"/>
        </w:rPr>
      </w:pPr>
    </w:p>
    <w:p w14:paraId="7D2E3CEC" w14:textId="71E429C9" w:rsidR="00CE6DF6" w:rsidRDefault="00CE6DF6" w:rsidP="006457AC">
      <w:pPr>
        <w:rPr>
          <w:rFonts w:ascii="Cambria" w:eastAsiaTheme="minorEastAsia" w:hAnsi="Cambria"/>
        </w:rPr>
      </w:pPr>
    </w:p>
    <w:p w14:paraId="5923EE31" w14:textId="77777777" w:rsidR="00CE6DF6" w:rsidRDefault="00CE6DF6" w:rsidP="006457AC">
      <w:pPr>
        <w:rPr>
          <w:rFonts w:ascii="Cambria" w:eastAsiaTheme="minorEastAsia" w:hAnsi="Cambria"/>
        </w:rPr>
      </w:pPr>
    </w:p>
    <w:p w14:paraId="41BBD4C7" w14:textId="4E1C6FFF" w:rsidR="00B1232B" w:rsidRDefault="00B1232B" w:rsidP="006457AC">
      <w:pPr>
        <w:rPr>
          <w:rFonts w:ascii="Cambria" w:eastAsiaTheme="minorEastAsia" w:hAnsi="Cambria"/>
        </w:rPr>
      </w:pPr>
    </w:p>
    <w:p w14:paraId="34015A43" w14:textId="23967863" w:rsidR="00B1232B" w:rsidRDefault="00B1232B" w:rsidP="006457AC">
      <w:pPr>
        <w:rPr>
          <w:rFonts w:ascii="Cambria" w:eastAsiaTheme="minorEastAsia" w:hAnsi="Cambria"/>
        </w:rPr>
      </w:pPr>
    </w:p>
    <w:p w14:paraId="5E952F4D" w14:textId="77777777" w:rsidR="00B1232B" w:rsidRDefault="00B1232B"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4344A58F" w14:textId="77777777" w:rsidR="00D26CE6" w:rsidRDefault="00D26CE6" w:rsidP="00B22C54">
      <w:pPr>
        <w:rPr>
          <w:rFonts w:ascii="Cambria" w:eastAsiaTheme="minorEastAsia" w:hAnsi="Cambria"/>
        </w:rPr>
      </w:pPr>
    </w:p>
    <w:p w14:paraId="2CB2CA05" w14:textId="74D8FBE6" w:rsidR="00B22C54" w:rsidRDefault="00CE6DF6" w:rsidP="00B22C54">
      <w:pPr>
        <w:rPr>
          <w:rFonts w:ascii="Cambria" w:eastAsiaTheme="minorEastAsia" w:hAnsi="Cambria"/>
        </w:rPr>
      </w:pPr>
      <w:r>
        <w:rPr>
          <w:rFonts w:ascii="Cambria" w:eastAsiaTheme="minorEastAsia" w:hAnsi="Cambria"/>
        </w:rPr>
        <w:t>W</w:t>
      </w:r>
      <w:r w:rsidR="00B22C54">
        <w:rPr>
          <w:rFonts w:ascii="Cambria" w:eastAsiaTheme="minorEastAsia" w:hAnsi="Cambria"/>
        </w:rPr>
        <w:t xml:space="preserve">e note that while </w:t>
      </w:r>
      <w:r w:rsidR="00B22C54">
        <w:rPr>
          <w:rFonts w:ascii="Cambria" w:eastAsiaTheme="minorEastAsia" w:hAnsi="Cambria"/>
          <w:i/>
          <w:iCs/>
        </w:rPr>
        <w:t>k</w:t>
      </w:r>
      <w:r w:rsidR="00B22C54">
        <w:rPr>
          <w:rFonts w:ascii="Cambria" w:eastAsiaTheme="minorEastAsia" w:hAnsi="Cambria"/>
        </w:rPr>
        <w:t xml:space="preserve">-nTS performed swapping based on the values of </w:t>
      </w:r>
      <w:r w:rsidR="00B22C54">
        <w:rPr>
          <w:rFonts w:ascii="Cambria" w:eastAsiaTheme="minorEastAsia" w:hAnsi="Cambria"/>
          <w:i/>
          <w:iCs/>
        </w:rPr>
        <w:t>Spectral Entropy, Hurst</w:t>
      </w:r>
      <w:r w:rsidR="00B22C54">
        <w:rPr>
          <w:rFonts w:ascii="Cambria" w:eastAsiaTheme="minorEastAsia" w:hAnsi="Cambria"/>
        </w:rPr>
        <w:t xml:space="preserve">, and </w:t>
      </w:r>
      <w:r w:rsidR="00B22C54">
        <w:rPr>
          <w:rFonts w:ascii="Cambria" w:eastAsiaTheme="minorEastAsia" w:hAnsi="Cambria"/>
          <w:i/>
          <w:iCs/>
        </w:rPr>
        <w:t>Seasonality</w:t>
      </w:r>
      <w:r w:rsidR="00B22C54">
        <w:rPr>
          <w:rFonts w:ascii="Cambria" w:eastAsiaTheme="minorEastAsia" w:hAnsi="Cambria"/>
        </w:rPr>
        <w:t xml:space="preserve">, it does not </w:t>
      </w:r>
      <w:r w:rsidR="00C00A26">
        <w:rPr>
          <w:rFonts w:ascii="Cambria" w:eastAsiaTheme="minorEastAsia" w:hAnsi="Cambria"/>
        </w:rPr>
        <w:t>preserve these feature distributions</w:t>
      </w:r>
      <w:r w:rsidR="00B22C54">
        <w:rPr>
          <w:rFonts w:ascii="Cambria" w:eastAsiaTheme="minorEastAsia" w:hAnsi="Cambria"/>
        </w:rPr>
        <w:t xml:space="preserve"> as well as </w:t>
      </w:r>
      <w:r w:rsidR="00B22C54">
        <w:rPr>
          <w:rFonts w:ascii="Cambria" w:eastAsiaTheme="minorEastAsia" w:hAnsi="Cambria"/>
          <w:i/>
          <w:iCs/>
        </w:rPr>
        <w:t>k</w:t>
      </w:r>
      <w:r w:rsidR="00B22C54">
        <w:rPr>
          <w:rFonts w:ascii="Cambria" w:eastAsiaTheme="minorEastAsia" w:hAnsi="Cambria"/>
        </w:rPr>
        <w:t xml:space="preserve">-nTS+.  </w:t>
      </w:r>
      <w:r w:rsidR="00C00A26">
        <w:rPr>
          <w:rFonts w:ascii="Cambria" w:eastAsiaTheme="minorEastAsia" w:hAnsi="Cambria"/>
        </w:rPr>
        <w:t>One reason could be that</w:t>
      </w:r>
      <w:r w:rsidR="00AD0332">
        <w:rPr>
          <w:rFonts w:ascii="Cambria" w:eastAsiaTheme="minorEastAsia" w:hAnsi="Cambria"/>
        </w:rPr>
        <w:t xml:space="preserve"> all three of these features are based on autocorrelation</w:t>
      </w:r>
      <w:r w:rsidR="00C00A26">
        <w:rPr>
          <w:rFonts w:ascii="Cambria" w:eastAsiaTheme="minorEastAsia" w:hAnsi="Cambria"/>
        </w:rPr>
        <w:t xml:space="preserve"> </w:t>
      </w:r>
      <w:r w:rsidR="00AD0332">
        <w:rPr>
          <w:rFonts w:ascii="Cambria" w:eastAsiaTheme="minorEastAsia" w:hAnsi="Cambria"/>
        </w:rPr>
        <w:t xml:space="preserve">and </w:t>
      </w:r>
      <w:r w:rsidR="00C00A26">
        <w:rPr>
          <w:rFonts w:ascii="Cambria" w:eastAsiaTheme="minorEastAsia" w:hAnsi="Cambria"/>
        </w:rPr>
        <w:t xml:space="preserve">we found that </w:t>
      </w:r>
      <w:r w:rsidR="00AD0332">
        <w:rPr>
          <w:rFonts w:ascii="Cambria" w:eastAsiaTheme="minorEastAsia" w:hAnsi="Cambria"/>
        </w:rPr>
        <w:t>k-n</w:t>
      </w:r>
      <w:r w:rsidR="00C00A26">
        <w:rPr>
          <w:rFonts w:ascii="Cambria" w:eastAsiaTheme="minorEastAsia" w:hAnsi="Cambria"/>
        </w:rPr>
        <w:t>TS</w:t>
      </w:r>
      <w:r w:rsidR="00AD0332">
        <w:rPr>
          <w:rFonts w:ascii="Cambria" w:eastAsiaTheme="minorEastAsia" w:hAnsi="Cambria"/>
        </w:rPr>
        <w:t xml:space="preserve"> swapping</w:t>
      </w:r>
      <w:r w:rsidR="00C00A26">
        <w:rPr>
          <w:rFonts w:ascii="Cambria" w:eastAsiaTheme="minorEastAsia" w:hAnsi="Cambria"/>
        </w:rPr>
        <w:t xml:space="preserve"> degrades </w:t>
      </w:r>
      <w:r w:rsidR="00C00A26" w:rsidRPr="00C00A26">
        <w:rPr>
          <w:rFonts w:ascii="Cambria" w:eastAsiaTheme="minorEastAsia" w:hAnsi="Cambria"/>
          <w:i/>
          <w:iCs/>
        </w:rPr>
        <w:t>Seasonal ACF</w:t>
      </w:r>
      <w:r w:rsidR="00C00A26">
        <w:rPr>
          <w:rFonts w:ascii="Cambria" w:eastAsiaTheme="minorEastAsia" w:hAnsi="Cambria"/>
        </w:rPr>
        <w:t xml:space="preserve">, </w:t>
      </w:r>
      <w:r w:rsidR="00C00A26" w:rsidRPr="00C00A26">
        <w:rPr>
          <w:rFonts w:ascii="Cambria" w:eastAsiaTheme="minorEastAsia" w:hAnsi="Cambria"/>
          <w:i/>
          <w:iCs/>
        </w:rPr>
        <w:t>X ACF</w:t>
      </w:r>
      <w:r w:rsidR="00C00A26">
        <w:rPr>
          <w:rFonts w:ascii="Cambria" w:eastAsiaTheme="minorEastAsia" w:hAnsi="Cambria"/>
        </w:rPr>
        <w:t xml:space="preserve">, </w:t>
      </w:r>
      <w:r w:rsidR="00C00A26" w:rsidRPr="00C00A26">
        <w:rPr>
          <w:rFonts w:ascii="Cambria" w:eastAsiaTheme="minorEastAsia" w:hAnsi="Cambria"/>
          <w:i/>
          <w:iCs/>
        </w:rPr>
        <w:t>X ACF10</w:t>
      </w:r>
      <w:r w:rsidR="00C00A26">
        <w:rPr>
          <w:rFonts w:ascii="Cambria" w:eastAsiaTheme="minorEastAsia" w:hAnsi="Cambria"/>
        </w:rPr>
        <w:t xml:space="preserve">, and </w:t>
      </w:r>
      <w:r w:rsidR="00C00A26" w:rsidRPr="00C00A26">
        <w:rPr>
          <w:rFonts w:ascii="Cambria" w:eastAsiaTheme="minorEastAsia" w:hAnsi="Cambria"/>
          <w:i/>
          <w:iCs/>
        </w:rPr>
        <w:t xml:space="preserve">X PACF5 </w:t>
      </w:r>
      <w:r w:rsidR="0075604A">
        <w:rPr>
          <w:rFonts w:ascii="Cambria" w:eastAsiaTheme="minorEastAsia" w:hAnsi="Cambria"/>
        </w:rPr>
        <w:t xml:space="preserve">more than k-nTS+ (mathematical details and a figure can be found in the Appendix).  </w:t>
      </w:r>
      <w:r w:rsidR="00B22C54">
        <w:rPr>
          <w:rFonts w:ascii="Cambria" w:eastAsiaTheme="minorEastAsia" w:hAnsi="Cambria"/>
          <w:i/>
          <w:iCs/>
        </w:rPr>
        <w:t>k</w:t>
      </w:r>
      <w:r w:rsidR="00B22C54">
        <w:rPr>
          <w:rFonts w:ascii="Cambria" w:eastAsiaTheme="minorEastAsia" w:hAnsi="Cambria"/>
        </w:rPr>
        <w:t xml:space="preserve">-nTS+ did not explicitly swap based on the values of </w:t>
      </w:r>
      <w:r w:rsidR="00DC2072">
        <w:rPr>
          <w:rFonts w:ascii="Cambria" w:eastAsiaTheme="minorEastAsia" w:hAnsi="Cambria"/>
          <w:i/>
          <w:iCs/>
        </w:rPr>
        <w:t>Spectral Entropy, Hurst</w:t>
      </w:r>
      <w:r w:rsidR="00DC2072">
        <w:rPr>
          <w:rFonts w:ascii="Cambria" w:eastAsiaTheme="minorEastAsia" w:hAnsi="Cambria"/>
        </w:rPr>
        <w:t xml:space="preserve">, and </w:t>
      </w:r>
      <w:r w:rsidR="00DC2072">
        <w:rPr>
          <w:rFonts w:ascii="Cambria" w:eastAsiaTheme="minorEastAsia" w:hAnsi="Cambria"/>
          <w:i/>
          <w:iCs/>
        </w:rPr>
        <w:t xml:space="preserve">Seasonality </w:t>
      </w:r>
      <w:r w:rsidR="00B22C54">
        <w:rPr>
          <w:rFonts w:ascii="Cambria" w:eastAsiaTheme="minorEastAsia" w:hAnsi="Cambria"/>
        </w:rPr>
        <w:t xml:space="preserve">which demonstrates the </w:t>
      </w:r>
      <w:r w:rsidR="00DC2072">
        <w:rPr>
          <w:rFonts w:ascii="Cambria" w:eastAsiaTheme="minorEastAsia" w:hAnsi="Cambria"/>
        </w:rPr>
        <w:t>importance</w:t>
      </w:r>
      <w:r w:rsidR="00E3645B">
        <w:rPr>
          <w:rFonts w:ascii="Cambria" w:eastAsiaTheme="minorEastAsia" w:hAnsi="Cambria"/>
        </w:rPr>
        <w:t xml:space="preserve"> of</w:t>
      </w:r>
      <w:r w:rsidR="00B22C54">
        <w:rPr>
          <w:rFonts w:ascii="Cambria" w:eastAsiaTheme="minorEastAsia" w:hAnsi="Cambria"/>
        </w:rPr>
        <w:t xml:space="preserve"> the k-nTS+ feedback loop. Although </w:t>
      </w:r>
      <w:r w:rsidR="00B22C54">
        <w:rPr>
          <w:rFonts w:ascii="Cambria" w:eastAsiaTheme="minorEastAsia" w:hAnsi="Cambria"/>
          <w:i/>
          <w:iCs/>
        </w:rPr>
        <w:t>Spectral Entropy</w:t>
      </w:r>
      <w:r w:rsidR="00B22C54">
        <w:rPr>
          <w:rFonts w:ascii="Cambria" w:eastAsiaTheme="minorEastAsia" w:hAnsi="Cambria"/>
        </w:rPr>
        <w:t xml:space="preserve"> and </w:t>
      </w:r>
      <w:r w:rsidR="00B22C54">
        <w:rPr>
          <w:rFonts w:ascii="Cambria" w:eastAsiaTheme="minorEastAsia" w:hAnsi="Cambria"/>
          <w:i/>
          <w:iCs/>
        </w:rPr>
        <w:t>Hurst</w:t>
      </w:r>
      <w:r w:rsidR="00B22C54">
        <w:rPr>
          <w:rFonts w:ascii="Cambria" w:eastAsiaTheme="minorEastAsia" w:hAnsi="Cambria"/>
        </w:rPr>
        <w:t xml:space="preserve"> were correlated with forecast accuracy across series, they were eliminated in the first stage of the </w:t>
      </w:r>
      <w:r w:rsidR="00B22C54">
        <w:rPr>
          <w:rFonts w:ascii="Cambria" w:eastAsiaTheme="minorEastAsia" w:hAnsi="Cambria"/>
          <w:i/>
          <w:iCs/>
        </w:rPr>
        <w:t>k</w:t>
      </w:r>
      <w:r w:rsidR="00B22C54">
        <w:rPr>
          <w:rFonts w:ascii="Cambria" w:eastAsiaTheme="minorEastAsia" w:hAnsi="Cambria"/>
        </w:rPr>
        <w:t xml:space="preserve">-nTS+ feature selection process using RReliefF.  </w:t>
      </w:r>
    </w:p>
    <w:p w14:paraId="0F6FBF36" w14:textId="4D073A3B" w:rsidR="00E3645B" w:rsidRDefault="00E3645B" w:rsidP="00B22C54">
      <w:pPr>
        <w:rPr>
          <w:rFonts w:ascii="Cambria" w:eastAsiaTheme="minorEastAsia" w:hAnsi="Cambria"/>
        </w:rPr>
      </w:pPr>
    </w:p>
    <w:p w14:paraId="1F013B4D" w14:textId="1DA6874C" w:rsidR="00357FEF" w:rsidRDefault="00357FEF" w:rsidP="00E87519">
      <w:pPr>
        <w:pStyle w:val="ListParagraph"/>
        <w:numPr>
          <w:ilvl w:val="2"/>
          <w:numId w:val="1"/>
        </w:numPr>
        <w:rPr>
          <w:ins w:id="462" w:author="Matthew Schneider" w:date="2023-09-04T17:40:00Z"/>
          <w:rFonts w:ascii="Cambria" w:hAnsi="Cambria"/>
          <w:i/>
          <w:iCs/>
        </w:rPr>
      </w:pPr>
      <w:ins w:id="463" w:author="Matthew Schneider" w:date="2023-09-04T17:40:00Z">
        <w:r>
          <w:rPr>
            <w:rFonts w:ascii="Cambria" w:hAnsi="Cambria"/>
            <w:i/>
            <w:iCs/>
          </w:rPr>
          <w:lastRenderedPageBreak/>
          <w:t xml:space="preserve">Forecasting Model </w:t>
        </w:r>
      </w:ins>
      <w:ins w:id="464" w:author="Matthew Schneider" w:date="2023-09-04T17:41:00Z">
        <w:r>
          <w:rPr>
            <w:rFonts w:ascii="Cambria" w:hAnsi="Cambria"/>
            <w:i/>
            <w:iCs/>
          </w:rPr>
          <w:t>Parameters</w:t>
        </w:r>
      </w:ins>
    </w:p>
    <w:p w14:paraId="2C063BE1" w14:textId="77777777" w:rsidR="00357FEF" w:rsidRDefault="00357FEF" w:rsidP="00357FEF">
      <w:pPr>
        <w:rPr>
          <w:ins w:id="465" w:author="Matthew Schneider" w:date="2023-09-04T17:40:00Z"/>
          <w:rFonts w:ascii="Cambria" w:hAnsi="Cambria"/>
          <w:i/>
          <w:iCs/>
        </w:rPr>
      </w:pPr>
    </w:p>
    <w:p w14:paraId="3064F807" w14:textId="45FC01A8" w:rsidR="00357FEF" w:rsidRDefault="00357FEF" w:rsidP="00357FEF">
      <w:pPr>
        <w:rPr>
          <w:ins w:id="466" w:author="Matthew Schneider" w:date="2023-09-04T17:40:00Z"/>
          <w:rFonts w:ascii="Cambria" w:hAnsi="Cambria"/>
        </w:rPr>
      </w:pPr>
      <w:ins w:id="467" w:author="Matthew Schneider" w:date="2023-09-04T17:41:00Z">
        <w:r>
          <w:rPr>
            <w:rFonts w:ascii="Cambria" w:hAnsi="Cambria"/>
          </w:rPr>
          <w:t>Analyze VAR here.</w:t>
        </w:r>
      </w:ins>
      <w:ins w:id="468" w:author="Matthew Schneider" w:date="2023-09-04T17:40:00Z">
        <w:r>
          <w:rPr>
            <w:rFonts w:ascii="Cambria" w:hAnsi="Cambria"/>
          </w:rPr>
          <w:t xml:space="preserve"> [For a simple illustration of feature-based swapping, consider the example shown in Figure 1. The time series in the middle plot is a simulated AR(1) process with autoregressive parameter </w:t>
        </w:r>
      </w:ins>
      <m:oMath>
        <m:sSub>
          <m:sSubPr>
            <m:ctrlPr>
              <w:ins w:id="469" w:author="Matthew Schneider" w:date="2023-09-04T17:40:00Z">
                <w:rPr>
                  <w:rFonts w:ascii="Cambria Math" w:hAnsi="Cambria Math"/>
                  <w:i/>
                </w:rPr>
              </w:ins>
            </m:ctrlPr>
          </m:sSubPr>
          <m:e>
            <m:r>
              <w:ins w:id="470" w:author="Matthew Schneider" w:date="2023-09-04T17:40:00Z">
                <m:rPr>
                  <m:sty m:val="p"/>
                </m:rPr>
                <w:rPr>
                  <w:rFonts w:ascii="Cambria Math" w:hAnsi="Cambria Math"/>
                </w:rPr>
                <m:t>ϕ</m:t>
              </w:ins>
            </m:r>
            <m:ctrlPr>
              <w:ins w:id="471" w:author="Matthew Schneider" w:date="2023-09-04T17:40:00Z">
                <w:rPr>
                  <w:rFonts w:ascii="Cambria Math" w:hAnsi="Cambria Math"/>
                </w:rPr>
              </w:ins>
            </m:ctrlPr>
          </m:e>
          <m:sub>
            <m:r>
              <w:ins w:id="472" w:author="Matthew Schneider" w:date="2023-09-04T17:40:00Z">
                <w:rPr>
                  <w:rFonts w:ascii="Cambria Math" w:hAnsi="Cambria Math"/>
                </w:rPr>
                <m:t>1</m:t>
              </w:ins>
            </m:r>
          </m:sub>
        </m:sSub>
        <m:r>
          <w:ins w:id="473" w:author="Matthew Schneider" w:date="2023-09-04T17:40:00Z">
            <w:rPr>
              <w:rFonts w:ascii="Cambria Math" w:hAnsi="Cambria Math"/>
            </w:rPr>
            <m:t>=0.8</m:t>
          </w:ins>
        </m:r>
      </m:oMath>
      <w:ins w:id="474" w:author="Matthew Schneider" w:date="2023-09-04T17:40:00Z">
        <w:r>
          <w:rPr>
            <w:rFonts w:ascii="Cambria" w:hAnsi="Cambria"/>
          </w:rPr>
          <w:t xml:space="preserve">. The series on the left is the same simulated series with random noise added to each time period proportional to the standard deviation of the simulated series. The series on the right is generated by randomly swapping the values of the middle series with values from two other simulated AR(1) processes, both with </w:t>
        </w:r>
      </w:ins>
      <m:oMath>
        <m:sSub>
          <m:sSubPr>
            <m:ctrlPr>
              <w:ins w:id="475" w:author="Matthew Schneider" w:date="2023-09-04T17:40:00Z">
                <w:rPr>
                  <w:rFonts w:ascii="Cambria Math" w:hAnsi="Cambria Math"/>
                  <w:i/>
                </w:rPr>
              </w:ins>
            </m:ctrlPr>
          </m:sSubPr>
          <m:e>
            <m:r>
              <w:ins w:id="476" w:author="Matthew Schneider" w:date="2023-09-04T17:40:00Z">
                <m:rPr>
                  <m:sty m:val="p"/>
                </m:rPr>
                <w:rPr>
                  <w:rFonts w:ascii="Cambria Math" w:hAnsi="Cambria Math"/>
                </w:rPr>
                <m:t>ϕ</m:t>
              </w:ins>
            </m:r>
            <m:ctrlPr>
              <w:ins w:id="477" w:author="Matthew Schneider" w:date="2023-09-04T17:40:00Z">
                <w:rPr>
                  <w:rFonts w:ascii="Cambria Math" w:hAnsi="Cambria Math"/>
                </w:rPr>
              </w:ins>
            </m:ctrlPr>
          </m:e>
          <m:sub>
            <m:r>
              <w:ins w:id="478" w:author="Matthew Schneider" w:date="2023-09-04T17:40:00Z">
                <w:rPr>
                  <w:rFonts w:ascii="Cambria Math" w:hAnsi="Cambria Math"/>
                </w:rPr>
                <m:t>1</m:t>
              </w:ins>
            </m:r>
          </m:sub>
        </m:sSub>
        <m:r>
          <w:ins w:id="479" w:author="Matthew Schneider" w:date="2023-09-04T17:40:00Z">
            <w:rPr>
              <w:rFonts w:ascii="Cambria Math" w:hAnsi="Cambria Math"/>
            </w:rPr>
            <m:t>=0.8</m:t>
          </w:ins>
        </m:r>
      </m:oMath>
      <w:ins w:id="480" w:author="Matthew Schneider" w:date="2023-09-04T17:40:00Z">
        <w:r>
          <w:rPr>
            <w:rFonts w:ascii="Cambria" w:hAnsi="Cambria"/>
          </w:rPr>
          <w:t xml:space="preserve">. </w:t>
        </w:r>
      </w:ins>
    </w:p>
    <w:p w14:paraId="2C8BE0A3" w14:textId="77777777" w:rsidR="00357FEF" w:rsidRDefault="00357FEF" w:rsidP="00357FEF">
      <w:pPr>
        <w:rPr>
          <w:ins w:id="481" w:author="Matthew Schneider" w:date="2023-09-04T17:40:00Z"/>
          <w:rFonts w:ascii="Cambria" w:hAnsi="Cambria"/>
        </w:rPr>
      </w:pPr>
    </w:p>
    <w:p w14:paraId="0D359A9F" w14:textId="77777777" w:rsidR="00357FEF" w:rsidRDefault="00357FEF" w:rsidP="00357FEF">
      <w:pPr>
        <w:rPr>
          <w:ins w:id="482" w:author="Matthew Schneider" w:date="2023-09-04T17:40:00Z"/>
          <w:rFonts w:ascii="Cambria" w:hAnsi="Cambria"/>
        </w:rPr>
      </w:pPr>
    </w:p>
    <w:p w14:paraId="5C796B39" w14:textId="77777777" w:rsidR="00357FEF" w:rsidRPr="00F41378" w:rsidRDefault="00357FEF" w:rsidP="00357FEF">
      <w:pPr>
        <w:rPr>
          <w:ins w:id="483" w:author="Matthew Schneider" w:date="2023-09-04T17:40:00Z"/>
          <w:rFonts w:ascii="Cambria" w:eastAsiaTheme="minorEastAsia" w:hAnsi="Cambria"/>
        </w:rPr>
      </w:pPr>
      <w:ins w:id="484" w:author="Matthew Schneider" w:date="2023-09-04T17:40:00Z">
        <w:r>
          <w:rPr>
            <w:rFonts w:ascii="Cambria" w:hAnsi="Cambria"/>
            <w:b/>
            <w:bCs/>
          </w:rPr>
          <w:t xml:space="preserve">Figure 1: </w:t>
        </w:r>
        <w:r>
          <w:rPr>
            <w:rFonts w:ascii="Cambria" w:hAnsi="Cambria"/>
          </w:rPr>
          <w:t>Comparison of protected AR(1) processes to the original AR(1) process.</w:t>
        </w:r>
      </w:ins>
    </w:p>
    <w:p w14:paraId="39136304" w14:textId="77777777" w:rsidR="00357FEF" w:rsidRPr="00F41378" w:rsidRDefault="00357FEF" w:rsidP="00357FEF">
      <w:pPr>
        <w:rPr>
          <w:ins w:id="485" w:author="Matthew Schneider" w:date="2023-09-04T17:40:00Z"/>
          <w:rFonts w:ascii="Cambria" w:eastAsiaTheme="minorEastAsia" w:hAnsi="Cambria"/>
        </w:rPr>
      </w:pPr>
    </w:p>
    <w:p w14:paraId="37CA6D37" w14:textId="77777777" w:rsidR="00357FEF" w:rsidRDefault="00357FEF" w:rsidP="00357FEF">
      <w:pPr>
        <w:rPr>
          <w:ins w:id="486" w:author="Matthew Schneider" w:date="2023-09-04T17:40:00Z"/>
          <w:rFonts w:ascii="Cambria" w:hAnsi="Cambria"/>
        </w:rPr>
      </w:pPr>
      <w:ins w:id="487" w:author="Matthew Schneider" w:date="2023-09-04T17:40:00Z">
        <w:r>
          <w:rPr>
            <w:rFonts w:ascii="Cambria" w:hAnsi="Cambria"/>
            <w:noProof/>
          </w:rPr>
          <w:drawing>
            <wp:anchor distT="0" distB="0" distL="114300" distR="114300" simplePos="0" relativeHeight="251727872" behindDoc="0" locked="0" layoutInCell="1" allowOverlap="1" wp14:anchorId="23EE5066" wp14:editId="088F30B9">
              <wp:simplePos x="0" y="0"/>
              <wp:positionH relativeFrom="margin">
                <wp:align>right</wp:align>
              </wp:positionH>
              <wp:positionV relativeFrom="paragraph">
                <wp:posOffset>43815</wp:posOffset>
              </wp:positionV>
              <wp:extent cx="5939790" cy="3555365"/>
              <wp:effectExtent l="0" t="0" r="3810" b="6985"/>
              <wp:wrapNone/>
              <wp:docPr id="3397842" name="Picture 339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ins>
    </w:p>
    <w:p w14:paraId="6BCCABDF" w14:textId="77777777" w:rsidR="00357FEF" w:rsidRDefault="00357FEF" w:rsidP="00357FEF">
      <w:pPr>
        <w:rPr>
          <w:ins w:id="488" w:author="Matthew Schneider" w:date="2023-09-04T17:40:00Z"/>
          <w:rFonts w:ascii="Cambria" w:hAnsi="Cambria"/>
        </w:rPr>
      </w:pPr>
    </w:p>
    <w:p w14:paraId="25EA8280" w14:textId="77777777" w:rsidR="00357FEF" w:rsidRDefault="00357FEF" w:rsidP="00357FEF">
      <w:pPr>
        <w:rPr>
          <w:ins w:id="489" w:author="Matthew Schneider" w:date="2023-09-04T17:40:00Z"/>
          <w:rFonts w:ascii="Cambria" w:hAnsi="Cambria"/>
        </w:rPr>
      </w:pPr>
    </w:p>
    <w:p w14:paraId="309D1EF9" w14:textId="77777777" w:rsidR="00357FEF" w:rsidRDefault="00357FEF" w:rsidP="00357FEF">
      <w:pPr>
        <w:rPr>
          <w:ins w:id="490" w:author="Matthew Schneider" w:date="2023-09-04T17:40:00Z"/>
          <w:rFonts w:ascii="Cambria" w:hAnsi="Cambria"/>
        </w:rPr>
      </w:pPr>
    </w:p>
    <w:p w14:paraId="16BA1252" w14:textId="77777777" w:rsidR="00357FEF" w:rsidRDefault="00357FEF" w:rsidP="00357FEF">
      <w:pPr>
        <w:rPr>
          <w:ins w:id="491" w:author="Matthew Schneider" w:date="2023-09-04T17:40:00Z"/>
          <w:rFonts w:ascii="Cambria" w:hAnsi="Cambria"/>
        </w:rPr>
      </w:pPr>
    </w:p>
    <w:p w14:paraId="7B5DA1C9" w14:textId="77777777" w:rsidR="00357FEF" w:rsidRDefault="00357FEF" w:rsidP="00357FEF">
      <w:pPr>
        <w:rPr>
          <w:ins w:id="492" w:author="Matthew Schneider" w:date="2023-09-04T17:40:00Z"/>
          <w:rFonts w:ascii="Cambria" w:hAnsi="Cambria"/>
        </w:rPr>
      </w:pPr>
    </w:p>
    <w:p w14:paraId="52149F98" w14:textId="77777777" w:rsidR="00357FEF" w:rsidRDefault="00357FEF" w:rsidP="00357FEF">
      <w:pPr>
        <w:rPr>
          <w:ins w:id="493" w:author="Matthew Schneider" w:date="2023-09-04T17:40:00Z"/>
          <w:rFonts w:ascii="Cambria" w:hAnsi="Cambria"/>
        </w:rPr>
      </w:pPr>
    </w:p>
    <w:p w14:paraId="7C3B628E" w14:textId="77777777" w:rsidR="00357FEF" w:rsidRDefault="00357FEF" w:rsidP="00357FEF">
      <w:pPr>
        <w:rPr>
          <w:ins w:id="494" w:author="Matthew Schneider" w:date="2023-09-04T17:40:00Z"/>
          <w:rFonts w:ascii="Cambria" w:hAnsi="Cambria"/>
        </w:rPr>
      </w:pPr>
    </w:p>
    <w:p w14:paraId="0D40E7B6" w14:textId="77777777" w:rsidR="00357FEF" w:rsidRDefault="00357FEF" w:rsidP="00357FEF">
      <w:pPr>
        <w:rPr>
          <w:ins w:id="495" w:author="Matthew Schneider" w:date="2023-09-04T17:40:00Z"/>
          <w:rFonts w:ascii="Cambria" w:hAnsi="Cambria"/>
        </w:rPr>
      </w:pPr>
    </w:p>
    <w:p w14:paraId="0E05E9FE" w14:textId="77777777" w:rsidR="00357FEF" w:rsidRDefault="00357FEF" w:rsidP="00357FEF">
      <w:pPr>
        <w:rPr>
          <w:ins w:id="496" w:author="Matthew Schneider" w:date="2023-09-04T17:40:00Z"/>
          <w:rFonts w:ascii="Cambria" w:hAnsi="Cambria"/>
        </w:rPr>
      </w:pPr>
    </w:p>
    <w:p w14:paraId="13EE6395" w14:textId="77777777" w:rsidR="00357FEF" w:rsidRDefault="00357FEF" w:rsidP="00357FEF">
      <w:pPr>
        <w:rPr>
          <w:ins w:id="497" w:author="Matthew Schneider" w:date="2023-09-04T17:40:00Z"/>
          <w:rFonts w:ascii="Cambria" w:hAnsi="Cambria"/>
        </w:rPr>
      </w:pPr>
    </w:p>
    <w:p w14:paraId="3B6F0859" w14:textId="77777777" w:rsidR="00357FEF" w:rsidRDefault="00357FEF" w:rsidP="00357FEF">
      <w:pPr>
        <w:rPr>
          <w:ins w:id="498" w:author="Matthew Schneider" w:date="2023-09-04T17:40:00Z"/>
          <w:rFonts w:ascii="Cambria" w:hAnsi="Cambria"/>
        </w:rPr>
      </w:pPr>
    </w:p>
    <w:p w14:paraId="2DA0012B" w14:textId="77777777" w:rsidR="00357FEF" w:rsidRDefault="00357FEF" w:rsidP="00357FEF">
      <w:pPr>
        <w:rPr>
          <w:ins w:id="499" w:author="Matthew Schneider" w:date="2023-09-04T17:40:00Z"/>
          <w:rFonts w:ascii="Cambria" w:hAnsi="Cambria"/>
        </w:rPr>
      </w:pPr>
    </w:p>
    <w:p w14:paraId="6E59A95B" w14:textId="77777777" w:rsidR="00357FEF" w:rsidRDefault="00357FEF" w:rsidP="00357FEF">
      <w:pPr>
        <w:rPr>
          <w:ins w:id="500" w:author="Matthew Schneider" w:date="2023-09-04T17:40:00Z"/>
          <w:rFonts w:ascii="Cambria" w:hAnsi="Cambria"/>
        </w:rPr>
      </w:pPr>
    </w:p>
    <w:p w14:paraId="00C306FE" w14:textId="77777777" w:rsidR="00357FEF" w:rsidRDefault="00357FEF" w:rsidP="00357FEF">
      <w:pPr>
        <w:rPr>
          <w:ins w:id="501" w:author="Matthew Schneider" w:date="2023-09-04T17:40:00Z"/>
          <w:rFonts w:ascii="Cambria" w:hAnsi="Cambria"/>
        </w:rPr>
      </w:pPr>
    </w:p>
    <w:p w14:paraId="54EFE65C" w14:textId="77777777" w:rsidR="00357FEF" w:rsidRDefault="00357FEF" w:rsidP="00357FEF">
      <w:pPr>
        <w:rPr>
          <w:ins w:id="502" w:author="Matthew Schneider" w:date="2023-09-04T17:40:00Z"/>
          <w:rFonts w:ascii="Cambria" w:hAnsi="Cambria"/>
        </w:rPr>
      </w:pPr>
    </w:p>
    <w:p w14:paraId="12653815" w14:textId="77777777" w:rsidR="00357FEF" w:rsidRDefault="00357FEF" w:rsidP="00357FEF">
      <w:pPr>
        <w:rPr>
          <w:ins w:id="503" w:author="Matthew Schneider" w:date="2023-09-04T17:40:00Z"/>
          <w:rFonts w:ascii="Cambria" w:hAnsi="Cambria"/>
        </w:rPr>
      </w:pPr>
    </w:p>
    <w:p w14:paraId="502548B5" w14:textId="77777777" w:rsidR="00357FEF" w:rsidRDefault="00357FEF" w:rsidP="00357FEF">
      <w:pPr>
        <w:rPr>
          <w:ins w:id="504" w:author="Matthew Schneider" w:date="2023-09-04T17:40:00Z"/>
          <w:rFonts w:ascii="Cambria" w:hAnsi="Cambria"/>
        </w:rPr>
      </w:pPr>
    </w:p>
    <w:p w14:paraId="416321BE" w14:textId="77777777" w:rsidR="00357FEF" w:rsidRDefault="00357FEF" w:rsidP="00357FEF">
      <w:pPr>
        <w:rPr>
          <w:ins w:id="505" w:author="Matthew Schneider" w:date="2023-09-04T17:40:00Z"/>
          <w:rFonts w:ascii="Cambria" w:hAnsi="Cambria"/>
        </w:rPr>
      </w:pPr>
    </w:p>
    <w:p w14:paraId="131255A3" w14:textId="77777777" w:rsidR="00357FEF" w:rsidRDefault="00357FEF" w:rsidP="00357FEF">
      <w:pPr>
        <w:rPr>
          <w:ins w:id="506" w:author="Matthew Schneider" w:date="2023-09-04T17:40:00Z"/>
          <w:rFonts w:ascii="Cambria" w:hAnsi="Cambria"/>
        </w:rPr>
      </w:pPr>
    </w:p>
    <w:p w14:paraId="416BF900" w14:textId="77777777" w:rsidR="00357FEF" w:rsidRDefault="00357FEF" w:rsidP="00357FEF">
      <w:pPr>
        <w:rPr>
          <w:ins w:id="507" w:author="Matthew Schneider" w:date="2023-09-04T17:40:00Z"/>
          <w:rFonts w:ascii="Cambria" w:hAnsi="Cambria"/>
        </w:rPr>
      </w:pPr>
    </w:p>
    <w:p w14:paraId="663C43F9" w14:textId="77777777" w:rsidR="00357FEF" w:rsidRDefault="00357FEF" w:rsidP="00357FEF">
      <w:pPr>
        <w:rPr>
          <w:ins w:id="508" w:author="Matthew Schneider" w:date="2023-09-04T17:40:00Z"/>
          <w:rFonts w:ascii="Cambria" w:hAnsi="Cambria"/>
        </w:rPr>
      </w:pPr>
    </w:p>
    <w:p w14:paraId="31089288" w14:textId="77777777" w:rsidR="00357FEF" w:rsidRDefault="00357FEF" w:rsidP="00357FEF">
      <w:pPr>
        <w:rPr>
          <w:ins w:id="509" w:author="Matthew Schneider" w:date="2023-09-04T17:40:00Z"/>
          <w:rFonts w:ascii="Cambria" w:eastAsiaTheme="minorEastAsia" w:hAnsi="Cambria"/>
        </w:rPr>
      </w:pPr>
    </w:p>
    <w:p w14:paraId="30EA348A" w14:textId="77777777" w:rsidR="00357FEF" w:rsidRDefault="00357FEF" w:rsidP="00357FEF">
      <w:pPr>
        <w:rPr>
          <w:ins w:id="510" w:author="Matthew Schneider" w:date="2023-09-04T17:40:00Z"/>
          <w:rFonts w:ascii="Cambria" w:eastAsiaTheme="minorEastAsia" w:hAnsi="Cambria"/>
        </w:rPr>
      </w:pPr>
      <w:ins w:id="511" w:author="Matthew Schneider" w:date="2023-09-04T17:40:00Z">
        <w:r>
          <w:rPr>
            <w:rFonts w:ascii="Cambria" w:hAnsi="Cambria"/>
          </w:rPr>
          <w:t xml:space="preserve">Estimating an ARIMA(1, 0, 0) model on the simulated series in the middle yields an estimate of </w:t>
        </w:r>
      </w:ins>
      <m:oMath>
        <m:acc>
          <m:accPr>
            <m:ctrlPr>
              <w:ins w:id="512" w:author="Matthew Schneider" w:date="2023-09-04T17:40:00Z">
                <w:rPr>
                  <w:rFonts w:ascii="Cambria Math" w:hAnsi="Cambria Math"/>
                </w:rPr>
              </w:ins>
            </m:ctrlPr>
          </m:accPr>
          <m:e>
            <m:sSub>
              <m:sSubPr>
                <m:ctrlPr>
                  <w:ins w:id="513" w:author="Matthew Schneider" w:date="2023-09-04T17:40:00Z">
                    <w:rPr>
                      <w:rFonts w:ascii="Cambria Math" w:hAnsi="Cambria Math"/>
                      <w:i/>
                    </w:rPr>
                  </w:ins>
                </m:ctrlPr>
              </m:sSubPr>
              <m:e>
                <m:r>
                  <w:ins w:id="514" w:author="Matthew Schneider" w:date="2023-09-04T17:40:00Z">
                    <m:rPr>
                      <m:sty m:val="p"/>
                    </m:rPr>
                    <w:rPr>
                      <w:rFonts w:ascii="Cambria Math" w:hAnsi="Cambria Math"/>
                    </w:rPr>
                    <m:t>ϕ</m:t>
                  </w:ins>
                </m:r>
                <m:ctrlPr>
                  <w:ins w:id="515" w:author="Matthew Schneider" w:date="2023-09-04T17:40:00Z">
                    <w:rPr>
                      <w:rFonts w:ascii="Cambria Math" w:hAnsi="Cambria Math"/>
                    </w:rPr>
                  </w:ins>
                </m:ctrlPr>
              </m:e>
              <m:sub>
                <m:r>
                  <w:ins w:id="516" w:author="Matthew Schneider" w:date="2023-09-04T17:40:00Z">
                    <w:rPr>
                      <w:rFonts w:ascii="Cambria Math" w:hAnsi="Cambria Math"/>
                    </w:rPr>
                    <m:t>1</m:t>
                  </w:ins>
                </m:r>
              </m:sub>
            </m:sSub>
          </m:e>
        </m:acc>
        <m:r>
          <w:ins w:id="517" w:author="Matthew Schneider" w:date="2023-09-04T17:40:00Z">
            <w:rPr>
              <w:rFonts w:ascii="Cambria Math" w:hAnsi="Cambria Math"/>
            </w:rPr>
            <m:t>=0.73</m:t>
          </w:ins>
        </m:r>
      </m:oMath>
      <w:ins w:id="518" w:author="Matthew Schneider" w:date="2023-09-04T17:40:00Z">
        <w:r>
          <w:rPr>
            <w:rFonts w:ascii="Cambria" w:eastAsiaTheme="minorEastAsia" w:hAnsi="Cambria"/>
          </w:rPr>
          <w:t xml:space="preserve"> with a standard error of 0.07, while the noised series on the left yields an estimate of </w:t>
        </w:r>
      </w:ins>
      <m:oMath>
        <m:acc>
          <m:accPr>
            <m:ctrlPr>
              <w:ins w:id="519" w:author="Matthew Schneider" w:date="2023-09-04T17:40:00Z">
                <w:rPr>
                  <w:rFonts w:ascii="Cambria Math" w:eastAsiaTheme="minorEastAsia" w:hAnsi="Cambria Math"/>
                </w:rPr>
              </w:ins>
            </m:ctrlPr>
          </m:accPr>
          <m:e>
            <m:sSub>
              <m:sSubPr>
                <m:ctrlPr>
                  <w:ins w:id="520" w:author="Matthew Schneider" w:date="2023-09-04T17:40:00Z">
                    <w:rPr>
                      <w:rFonts w:ascii="Cambria Math" w:eastAsiaTheme="minorEastAsia" w:hAnsi="Cambria Math"/>
                      <w:i/>
                    </w:rPr>
                  </w:ins>
                </m:ctrlPr>
              </m:sSubPr>
              <m:e>
                <m:r>
                  <w:ins w:id="521" w:author="Matthew Schneider" w:date="2023-09-04T17:40:00Z">
                    <m:rPr>
                      <m:sty m:val="p"/>
                    </m:rPr>
                    <w:rPr>
                      <w:rFonts w:ascii="Cambria Math" w:eastAsiaTheme="minorEastAsia" w:hAnsi="Cambria Math"/>
                    </w:rPr>
                    <m:t>ϕ</m:t>
                  </w:ins>
                </m:r>
                <m:ctrlPr>
                  <w:ins w:id="522" w:author="Matthew Schneider" w:date="2023-09-04T17:40:00Z">
                    <w:rPr>
                      <w:rFonts w:ascii="Cambria Math" w:eastAsiaTheme="minorEastAsia" w:hAnsi="Cambria Math"/>
                    </w:rPr>
                  </w:ins>
                </m:ctrlPr>
              </m:e>
              <m:sub>
                <m:r>
                  <w:ins w:id="523" w:author="Matthew Schneider" w:date="2023-09-04T17:40:00Z">
                    <w:rPr>
                      <w:rFonts w:ascii="Cambria Math" w:eastAsiaTheme="minorEastAsia" w:hAnsi="Cambria Math"/>
                    </w:rPr>
                    <m:t>1</m:t>
                  </w:ins>
                </m:r>
              </m:sub>
            </m:sSub>
          </m:e>
        </m:acc>
        <m:r>
          <w:ins w:id="524" w:author="Matthew Schneider" w:date="2023-09-04T17:40:00Z">
            <w:rPr>
              <w:rFonts w:ascii="Cambria Math" w:eastAsiaTheme="minorEastAsia" w:hAnsi="Cambria Math"/>
            </w:rPr>
            <m:t>=0.16</m:t>
          </w:ins>
        </m:r>
      </m:oMath>
      <w:ins w:id="525" w:author="Matthew Schneider" w:date="2023-09-04T17:40:00Z">
        <w:r>
          <w:rPr>
            <w:rFonts w:ascii="Cambria" w:eastAsiaTheme="minorEastAsia" w:hAnsi="Cambria"/>
          </w:rPr>
          <w:t xml:space="preserve"> with a standard error of 0.10. </w:t>
        </w:r>
        <w:r>
          <w:rPr>
            <w:rFonts w:ascii="Cambria" w:hAnsi="Cambria"/>
          </w:rPr>
          <w:t xml:space="preserve">The swapped series on the right yields an estimate of </w:t>
        </w:r>
      </w:ins>
      <m:oMath>
        <m:acc>
          <m:accPr>
            <m:ctrlPr>
              <w:ins w:id="526" w:author="Matthew Schneider" w:date="2023-09-04T17:40:00Z">
                <w:rPr>
                  <w:rFonts w:ascii="Cambria Math" w:hAnsi="Cambria Math"/>
                </w:rPr>
              </w:ins>
            </m:ctrlPr>
          </m:accPr>
          <m:e>
            <m:sSub>
              <m:sSubPr>
                <m:ctrlPr>
                  <w:ins w:id="527" w:author="Matthew Schneider" w:date="2023-09-04T17:40:00Z">
                    <w:rPr>
                      <w:rFonts w:ascii="Cambria Math" w:hAnsi="Cambria Math"/>
                      <w:i/>
                    </w:rPr>
                  </w:ins>
                </m:ctrlPr>
              </m:sSubPr>
              <m:e>
                <m:r>
                  <w:ins w:id="528" w:author="Matthew Schneider" w:date="2023-09-04T17:40:00Z">
                    <m:rPr>
                      <m:sty m:val="p"/>
                    </m:rPr>
                    <w:rPr>
                      <w:rFonts w:ascii="Cambria Math" w:hAnsi="Cambria Math"/>
                    </w:rPr>
                    <m:t>ϕ</m:t>
                  </w:ins>
                </m:r>
                <m:ctrlPr>
                  <w:ins w:id="529" w:author="Matthew Schneider" w:date="2023-09-04T17:40:00Z">
                    <w:rPr>
                      <w:rFonts w:ascii="Cambria Math" w:hAnsi="Cambria Math"/>
                    </w:rPr>
                  </w:ins>
                </m:ctrlPr>
              </m:e>
              <m:sub>
                <m:r>
                  <w:ins w:id="530" w:author="Matthew Schneider" w:date="2023-09-04T17:40:00Z">
                    <w:rPr>
                      <w:rFonts w:ascii="Cambria Math" w:hAnsi="Cambria Math"/>
                    </w:rPr>
                    <m:t>1</m:t>
                  </w:ins>
                </m:r>
              </m:sub>
            </m:sSub>
          </m:e>
        </m:acc>
        <m:r>
          <w:ins w:id="531" w:author="Matthew Schneider" w:date="2023-09-04T17:40:00Z">
            <w:rPr>
              <w:rFonts w:ascii="Cambria Math" w:hAnsi="Cambria Math"/>
            </w:rPr>
            <m:t>=0.56</m:t>
          </w:ins>
        </m:r>
      </m:oMath>
      <w:ins w:id="532" w:author="Matthew Schneider" w:date="2023-09-04T17:40:00Z">
        <w:r>
          <w:rPr>
            <w:rFonts w:ascii="Cambria" w:eastAsiaTheme="minorEastAsia" w:hAnsi="Cambria"/>
          </w:rPr>
          <w:t xml:space="preserve"> and a standard error of 0.08. Figure 1 shows the series on the right is more representative than the noised version, but in both cases, the time series features (</w:t>
        </w:r>
        <w:r w:rsidRPr="007A02E9">
          <w:rPr>
            <w:rFonts w:ascii="Cambria" w:eastAsiaTheme="minorEastAsia" w:hAnsi="Cambria"/>
            <w:i/>
            <w:iCs/>
          </w:rPr>
          <w:t>e.g.</w:t>
        </w:r>
        <w:r>
          <w:rPr>
            <w:rFonts w:ascii="Cambria" w:eastAsiaTheme="minorEastAsia" w:hAnsi="Cambria"/>
          </w:rPr>
          <w:t>, AR (1) parameter, variance, spike, maximum variance shift, spectral entropy, etc.) are different from those of the middle series. However, it is not immediately clear how these differences affect forecast accuracy.  ]</w:t>
        </w:r>
      </w:ins>
    </w:p>
    <w:p w14:paraId="219979A5" w14:textId="7F02DDDC" w:rsidR="00357FEF" w:rsidRPr="00357FEF" w:rsidRDefault="00E87519">
      <w:pPr>
        <w:rPr>
          <w:ins w:id="533" w:author="Matthew Schneider" w:date="2023-09-04T17:40:00Z"/>
          <w:rFonts w:ascii="Cambria" w:hAnsi="Cambria"/>
          <w:i/>
          <w:iCs/>
          <w:rPrChange w:id="534" w:author="Matthew Schneider" w:date="2023-09-04T17:40:00Z">
            <w:rPr>
              <w:ins w:id="535" w:author="Matthew Schneider" w:date="2023-09-04T17:40:00Z"/>
            </w:rPr>
          </w:rPrChange>
        </w:rPr>
        <w:pPrChange w:id="536" w:author="Matthew Schneider" w:date="2023-09-04T17:40:00Z">
          <w:pPr>
            <w:pStyle w:val="ListParagraph"/>
            <w:numPr>
              <w:ilvl w:val="2"/>
              <w:numId w:val="1"/>
            </w:numPr>
            <w:ind w:left="1224" w:hanging="504"/>
          </w:pPr>
        </w:pPrChange>
      </w:pPr>
      <w:r w:rsidRPr="00357FEF">
        <w:rPr>
          <w:rFonts w:ascii="Cambria" w:hAnsi="Cambria"/>
          <w:i/>
          <w:iCs/>
          <w:rPrChange w:id="537" w:author="Matthew Schneider" w:date="2023-09-04T17:40:00Z">
            <w:rPr/>
          </w:rPrChange>
        </w:rPr>
        <w:t xml:space="preserve"> </w:t>
      </w:r>
    </w:p>
    <w:p w14:paraId="346BFE5B" w14:textId="1173C6AC" w:rsidR="00E87519" w:rsidRDefault="00CE73F4" w:rsidP="00E87519">
      <w:pPr>
        <w:pStyle w:val="ListParagraph"/>
        <w:numPr>
          <w:ilvl w:val="2"/>
          <w:numId w:val="1"/>
        </w:numPr>
        <w:rPr>
          <w:rFonts w:ascii="Cambria" w:hAnsi="Cambria"/>
          <w:i/>
          <w:iCs/>
        </w:rPr>
      </w:pPr>
      <w:r>
        <w:rPr>
          <w:rFonts w:ascii="Cambria" w:hAnsi="Cambria"/>
          <w:i/>
          <w:iCs/>
        </w:rPr>
        <w:t xml:space="preserve">Privacy </w:t>
      </w:r>
      <w:r w:rsidR="00E87519">
        <w:rPr>
          <w:rFonts w:ascii="Cambria" w:hAnsi="Cambria"/>
          <w:i/>
          <w:iCs/>
        </w:rPr>
        <w:t>Adjusted Forecasts</w:t>
      </w:r>
    </w:p>
    <w:p w14:paraId="17F7F07F" w14:textId="3FCD9782" w:rsidR="005C7C05" w:rsidRDefault="005C7C05" w:rsidP="00E87519">
      <w:pPr>
        <w:rPr>
          <w:rFonts w:ascii="Cambria" w:hAnsi="Cambria"/>
        </w:rPr>
      </w:pPr>
    </w:p>
    <w:p w14:paraId="7065AC6E" w14:textId="5EB86C3B" w:rsidR="00477ACF" w:rsidRDefault="007A507B" w:rsidP="00477ACF">
      <w:pPr>
        <w:rPr>
          <w:rFonts w:ascii="Cambria" w:hAnsi="Cambria"/>
        </w:rPr>
      </w:pPr>
      <w:r>
        <w:rPr>
          <w:rFonts w:ascii="Cambria" w:hAnsi="Cambria"/>
        </w:rPr>
        <w:t>Similar to Fildes et. al. (20</w:t>
      </w:r>
      <w:r w:rsidR="000028B2">
        <w:rPr>
          <w:rFonts w:ascii="Cambria" w:hAnsi="Cambria"/>
        </w:rPr>
        <w:t>09</w:t>
      </w:r>
      <w:r>
        <w:rPr>
          <w:rFonts w:ascii="Cambria" w:hAnsi="Cambria"/>
        </w:rPr>
        <w:t>)</w:t>
      </w:r>
      <w:r w:rsidR="00103E42">
        <w:rPr>
          <w:rFonts w:ascii="Cambria" w:hAnsi="Cambria"/>
        </w:rPr>
        <w:t xml:space="preserve"> and Khosrowabadi et al. (2022)</w:t>
      </w:r>
      <w:r>
        <w:rPr>
          <w:rFonts w:ascii="Cambria" w:hAnsi="Cambria"/>
        </w:rPr>
        <w:t>, w</w:t>
      </w:r>
      <w:r w:rsidR="00477ACF">
        <w:rPr>
          <w:rFonts w:ascii="Cambria" w:hAnsi="Cambria"/>
        </w:rPr>
        <w:t>e co</w:t>
      </w:r>
      <w:r>
        <w:rPr>
          <w:rFonts w:ascii="Cambria" w:hAnsi="Cambria"/>
        </w:rPr>
        <w:t>mp</w:t>
      </w:r>
      <w:r w:rsidR="000028B2">
        <w:rPr>
          <w:rFonts w:ascii="Cambria" w:hAnsi="Cambria"/>
        </w:rPr>
        <w:t>are</w:t>
      </w:r>
      <w:r>
        <w:rPr>
          <w:rFonts w:ascii="Cambria" w:hAnsi="Cambria"/>
        </w:rPr>
        <w:t xml:space="preserve"> the</w:t>
      </w:r>
      <w:r w:rsidR="00477ACF">
        <w:rPr>
          <w:rFonts w:ascii="Cambria" w:hAnsi="Cambria"/>
        </w:rPr>
        <w:t xml:space="preserve"> percentage of forecast adjustments </w:t>
      </w:r>
      <w:r>
        <w:rPr>
          <w:rFonts w:ascii="Cambria" w:hAnsi="Cambria"/>
        </w:rPr>
        <w:t xml:space="preserve">that improved accuracy </w:t>
      </w:r>
      <w:r w:rsidR="00477ACF">
        <w:rPr>
          <w:rFonts w:ascii="Cambria" w:hAnsi="Cambria"/>
        </w:rPr>
        <w:t>across adjustment direction, magnitude, and the coefficient of variation</w:t>
      </w:r>
      <w:r w:rsidR="0042447D">
        <w:rPr>
          <w:rFonts w:ascii="Cambria" w:hAnsi="Cambria"/>
        </w:rPr>
        <w:t xml:space="preserve"> of the original time series</w:t>
      </w:r>
      <w:r w:rsidR="00477ACF">
        <w:rPr>
          <w:rFonts w:ascii="Cambria" w:hAnsi="Cambria"/>
        </w:rPr>
        <w:t xml:space="preserve">. </w:t>
      </w:r>
      <w:r w:rsidR="006E5EC1">
        <w:rPr>
          <w:rFonts w:ascii="Cambria" w:hAnsi="Cambria"/>
        </w:rPr>
        <w:t xml:space="preserve">We use </w:t>
      </w:r>
      <w:r w:rsidR="00477ACF">
        <w:rPr>
          <w:rFonts w:ascii="Cambria" w:hAnsi="Cambria"/>
        </w:rPr>
        <w:t xml:space="preserve">the </w:t>
      </w:r>
      <w:r w:rsidR="002F7119">
        <w:rPr>
          <w:rFonts w:ascii="Cambria" w:hAnsi="Cambria"/>
        </w:rPr>
        <w:t xml:space="preserve">adjusted </w:t>
      </w:r>
      <w:r w:rsidR="00477ACF">
        <w:rPr>
          <w:rFonts w:ascii="Cambria" w:hAnsi="Cambria"/>
        </w:rPr>
        <w:t xml:space="preserve">forecasts </w:t>
      </w:r>
      <w:r w:rsidR="002F7119">
        <w:rPr>
          <w:rFonts w:ascii="Cambria" w:hAnsi="Cambria"/>
        </w:rPr>
        <w:t>using</w:t>
      </w:r>
      <w:r w:rsidR="00477ACF">
        <w:rPr>
          <w:rFonts w:ascii="Cambria" w:hAnsi="Cambria"/>
        </w:rPr>
        <w:t xml:space="preserve"> </w:t>
      </w:r>
      <w:r w:rsidR="006E5EC1">
        <w:rPr>
          <w:rFonts w:ascii="Cambria" w:hAnsi="Cambria"/>
        </w:rPr>
        <w:t>the</w:t>
      </w:r>
      <w:r w:rsidR="00477ACF">
        <w:rPr>
          <w:rFonts w:ascii="Cambria" w:hAnsi="Cambria"/>
        </w:rPr>
        <w:t xml:space="preserve"> k-n</w:t>
      </w:r>
      <w:r w:rsidR="006E5EC1">
        <w:rPr>
          <w:rFonts w:ascii="Cambria" w:hAnsi="Cambria"/>
        </w:rPr>
        <w:t>TS</w:t>
      </w:r>
      <w:r w:rsidR="00477ACF">
        <w:rPr>
          <w:rFonts w:ascii="Cambria" w:hAnsi="Cambria"/>
        </w:rPr>
        <w:t>+ (k = 3) protected data set</w:t>
      </w:r>
      <w:r w:rsidR="006E5EC1">
        <w:rPr>
          <w:rFonts w:ascii="Cambria" w:hAnsi="Cambria"/>
        </w:rPr>
        <w:t xml:space="preserve"> which was the top perform</w:t>
      </w:r>
      <w:r w:rsidR="002F7119">
        <w:rPr>
          <w:rFonts w:ascii="Cambria" w:hAnsi="Cambria"/>
        </w:rPr>
        <w:t>ing privacy method</w:t>
      </w:r>
      <w:r w:rsidR="0042447D">
        <w:rPr>
          <w:rFonts w:ascii="Cambria" w:hAnsi="Cambria"/>
        </w:rPr>
        <w:t xml:space="preserve"> in our application</w:t>
      </w:r>
      <w:r w:rsidR="00477ACF">
        <w:rPr>
          <w:rFonts w:ascii="Cambria" w:hAnsi="Cambria"/>
        </w:rPr>
        <w:t>.</w:t>
      </w:r>
    </w:p>
    <w:p w14:paraId="7354FFDF" w14:textId="77777777" w:rsidR="009A4A48" w:rsidRDefault="009A4A48" w:rsidP="00E87519">
      <w:pPr>
        <w:rPr>
          <w:rFonts w:ascii="Cambria" w:hAnsi="Cambria"/>
        </w:rPr>
      </w:pPr>
    </w:p>
    <w:p w14:paraId="0CF66C67" w14:textId="15C5C964" w:rsidR="009C4301" w:rsidRDefault="005C7C05" w:rsidP="00E87519">
      <w:pPr>
        <w:rPr>
          <w:rFonts w:ascii="Cambria" w:hAnsi="Cambria"/>
        </w:rPr>
      </w:pPr>
      <w:r>
        <w:rPr>
          <w:rFonts w:ascii="Cambria" w:hAnsi="Cambria"/>
        </w:rPr>
        <w:lastRenderedPageBreak/>
        <w:t xml:space="preserve">To compute adjustment </w:t>
      </w:r>
      <w:r w:rsidR="00C62DC3">
        <w:rPr>
          <w:rFonts w:ascii="Cambria" w:hAnsi="Cambria"/>
        </w:rPr>
        <w:t>magnitude,</w:t>
      </w:r>
      <w:r>
        <w:rPr>
          <w:rFonts w:ascii="Cambria" w:hAnsi="Cambria"/>
        </w:rPr>
        <w:t xml:space="preserve"> we normalize the </w:t>
      </w:r>
      <w:r w:rsidR="009C4301">
        <w:rPr>
          <w:rFonts w:ascii="Cambria" w:hAnsi="Cambria"/>
        </w:rPr>
        <w:t xml:space="preserve">absolute </w:t>
      </w:r>
      <w:r>
        <w:rPr>
          <w:rFonts w:ascii="Cambria" w:hAnsi="Cambria"/>
        </w:rPr>
        <w:t>difference between the adjusted and original forecasts using the mean of the original series</w:t>
      </w:r>
      <w:r w:rsidR="009C4301">
        <w:rPr>
          <w:rFonts w:ascii="Cambria" w:hAnsi="Cambria"/>
        </w:rPr>
        <w:t>,</w:t>
      </w:r>
    </w:p>
    <w:p w14:paraId="5FCBBF11" w14:textId="266DE2CB" w:rsidR="004C18D8" w:rsidRDefault="004C18D8" w:rsidP="00E87519">
      <w:pPr>
        <w:rPr>
          <w:rFonts w:ascii="Cambria" w:hAnsi="Cambria"/>
        </w:rPr>
      </w:pPr>
    </w:p>
    <w:p w14:paraId="60A243A3" w14:textId="7D8CEBAA" w:rsidR="004C18D8" w:rsidRPr="004C18D8" w:rsidRDefault="004C18D8" w:rsidP="009C3AC1">
      <w:pPr>
        <w:ind w:left="2160" w:firstLine="720"/>
        <w:rPr>
          <w:rFonts w:ascii="Cambria" w:eastAsiaTheme="minorEastAsia" w:hAnsi="Cambria"/>
        </w:rPr>
      </w:pPr>
      <m:oMath>
        <m:r>
          <w:rPr>
            <w:rFonts w:ascii="Cambria Math" w:hAnsi="Cambria Math"/>
          </w:rPr>
          <m:t>Magnitud</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o</m:t>
                    </m:r>
                  </m:sup>
                </m:sSubSup>
                <m:r>
                  <w:rPr>
                    <w:rFonts w:ascii="Cambria Math" w:hAnsi="Cambria Math"/>
                  </w:rPr>
                  <m:t>-</m:t>
                </m:r>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p</m:t>
                    </m:r>
                  </m:sup>
                </m:sSubSup>
              </m:e>
            </m:d>
            <m:ctrlPr>
              <w:rPr>
                <w:rFonts w:ascii="Cambria Math" w:hAnsi="Cambria Math"/>
                <w:i/>
              </w:rPr>
            </m:ctrlPr>
          </m:num>
          <m:den>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ctrlPr>
              <w:rPr>
                <w:rFonts w:ascii="Cambria Math" w:hAnsi="Cambria Math"/>
                <w:i/>
              </w:rPr>
            </m:ctrlPr>
          </m:den>
        </m:f>
      </m:oMath>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t>(9)</w:t>
      </w:r>
    </w:p>
    <w:p w14:paraId="01DB3025" w14:textId="77777777" w:rsidR="00EA272B" w:rsidRPr="00657CD6" w:rsidRDefault="00EA272B" w:rsidP="00E87519">
      <w:pPr>
        <w:rPr>
          <w:rFonts w:ascii="Cambria" w:eastAsiaTheme="minorEastAsia" w:hAnsi="Cambria"/>
        </w:rPr>
      </w:pPr>
    </w:p>
    <w:p w14:paraId="1A2501F6" w14:textId="27B72ABD" w:rsidR="005C7C05" w:rsidRPr="004C18D8" w:rsidRDefault="00EA272B" w:rsidP="00E87519">
      <w:pPr>
        <w:rPr>
          <w:rFonts w:ascii="Cambria" w:eastAsiaTheme="minorEastAsia" w:hAnsi="Cambria"/>
        </w:rPr>
      </w:pPr>
      <w:r>
        <w:rPr>
          <w:rFonts w:ascii="Cambria" w:eastAsiaTheme="minorEastAsia" w:hAnsi="Cambria"/>
        </w:rPr>
        <w:t xml:space="preserve">where the </w:t>
      </w:r>
      <m:oMath>
        <m:r>
          <w:rPr>
            <w:rFonts w:ascii="Cambria Math" w:eastAsiaTheme="minorEastAsia" w:hAnsi="Cambria Math"/>
          </w:rPr>
          <m:t>o</m:t>
        </m:r>
      </m:oMath>
      <w:r>
        <w:rPr>
          <w:rFonts w:ascii="Cambria" w:eastAsiaTheme="minorEastAsia" w:hAnsi="Cambria"/>
        </w:rPr>
        <w:t xml:space="preserve"> and </w:t>
      </w:r>
      <m:oMath>
        <m:r>
          <w:rPr>
            <w:rFonts w:ascii="Cambria Math" w:eastAsiaTheme="minorEastAsia" w:hAnsi="Cambria Math"/>
          </w:rPr>
          <m:t>p</m:t>
        </m:r>
      </m:oMath>
      <w:r>
        <w:rPr>
          <w:rFonts w:ascii="Cambria" w:eastAsiaTheme="minorEastAsia" w:hAnsi="Cambria"/>
        </w:rPr>
        <w:t xml:space="preserve"> superscripts denote a forecast based </w:t>
      </w:r>
      <w:r w:rsidR="0042447D">
        <w:rPr>
          <w:rFonts w:ascii="Cambria" w:eastAsiaTheme="minorEastAsia" w:hAnsi="Cambria"/>
        </w:rPr>
        <w:t>using</w:t>
      </w:r>
      <w:r>
        <w:rPr>
          <w:rFonts w:ascii="Cambria" w:eastAsiaTheme="minorEastAsia" w:hAnsi="Cambria"/>
        </w:rPr>
        <w:t xml:space="preserve"> the original and protected data, respectively.</w:t>
      </w:r>
      <w:r w:rsidR="004C18D8">
        <w:rPr>
          <w:rFonts w:ascii="Cambria" w:eastAsiaTheme="minorEastAsia" w:hAnsi="Cambria"/>
        </w:rPr>
        <w:t xml:space="preserve"> Using the approach of Khosrowabadi et al. (2022), we bin the magnitudes</w:t>
      </w:r>
      <w:r w:rsidR="005C7C05">
        <w:rPr>
          <w:rFonts w:ascii="Cambria" w:hAnsi="Cambria"/>
        </w:rPr>
        <w:t xml:space="preserve"> into high </w:t>
      </w:r>
      <w:r w:rsidR="004C18D8">
        <w:rPr>
          <w:rFonts w:ascii="Cambria" w:eastAsiaTheme="minorEastAsia" w:hAnsi="Cambria"/>
        </w:rPr>
        <w:t>(</w:t>
      </w:r>
      <m:oMath>
        <m:r>
          <w:rPr>
            <w:rFonts w:ascii="Cambria Math" w:hAnsi="Cambria Math"/>
          </w:rPr>
          <m:t>&gt;0.75</m:t>
        </m:r>
      </m:oMath>
      <w:r w:rsidR="004C18D8">
        <w:rPr>
          <w:rFonts w:ascii="Cambria" w:eastAsiaTheme="minorEastAsia" w:hAnsi="Cambria"/>
        </w:rPr>
        <w:t xml:space="preserve"> </w:t>
      </w:r>
      <w:r w:rsidR="005C7C05">
        <w:rPr>
          <w:rFonts w:ascii="Cambria" w:hAnsi="Cambria"/>
        </w:rPr>
        <w:t>quantile), low (</w:t>
      </w:r>
      <m:oMath>
        <m:r>
          <w:rPr>
            <w:rFonts w:ascii="Cambria Math" w:hAnsi="Cambria Math"/>
          </w:rPr>
          <m:t>&lt;0.25</m:t>
        </m:r>
      </m:oMath>
      <w:r w:rsidR="005C7C05">
        <w:rPr>
          <w:rFonts w:ascii="Cambria" w:hAnsi="Cambria"/>
        </w:rPr>
        <w:t xml:space="preserve"> quantile) and medium</w:t>
      </w:r>
      <w:r w:rsidR="002F7119">
        <w:rPr>
          <w:rFonts w:ascii="Cambria" w:hAnsi="Cambria"/>
        </w:rPr>
        <w:t xml:space="preserve"> (</w:t>
      </w:r>
      <m:oMath>
        <m:r>
          <m:rPr>
            <m:sty m:val="p"/>
          </m:rPr>
          <w:rPr>
            <w:rFonts w:ascii="Cambria Math" w:hAnsi="Cambria Math"/>
          </w:rPr>
          <m:t>≥</m:t>
        </m:r>
        <m:r>
          <w:rPr>
            <w:rFonts w:ascii="Cambria Math" w:hAnsi="Cambria Math"/>
          </w:rPr>
          <m:t>0.25</m:t>
        </m:r>
      </m:oMath>
      <w:r w:rsidR="004C18D8">
        <w:rPr>
          <w:rFonts w:ascii="Cambria" w:eastAsiaTheme="minorEastAsia" w:hAnsi="Cambria"/>
        </w:rPr>
        <w:t xml:space="preserve"> </w:t>
      </w:r>
      <w:r w:rsidR="002F7119">
        <w:rPr>
          <w:rFonts w:ascii="Cambria Math" w:eastAsiaTheme="minorEastAsia" w:hAnsi="Cambria Math"/>
          <w:iCs/>
        </w:rPr>
        <w:t xml:space="preserve">quantile and </w:t>
      </w:r>
      <m:oMath>
        <m:r>
          <w:rPr>
            <w:rFonts w:ascii="Cambria Math" w:hAnsi="Cambria Math"/>
          </w:rPr>
          <m:t xml:space="preserve"> ≤0.75</m:t>
        </m:r>
      </m:oMath>
      <w:r w:rsidR="002F7119">
        <w:rPr>
          <w:rFonts w:ascii="Cambria" w:hAnsi="Cambria"/>
        </w:rPr>
        <w:t xml:space="preserve"> quantile)</w:t>
      </w:r>
      <w:r w:rsidR="0042447D">
        <w:rPr>
          <w:rFonts w:ascii="Cambria" w:hAnsi="Cambria"/>
        </w:rPr>
        <w:t xml:space="preserve"> intervals</w:t>
      </w:r>
      <w:r w:rsidR="00A57A43">
        <w:rPr>
          <w:rFonts w:ascii="Cambria" w:hAnsi="Cambria"/>
        </w:rPr>
        <w:t>.</w:t>
      </w:r>
    </w:p>
    <w:p w14:paraId="55A52F22" w14:textId="4979D338" w:rsidR="004916C7" w:rsidRDefault="004916C7" w:rsidP="00E87519">
      <w:pPr>
        <w:rPr>
          <w:rFonts w:ascii="Cambria" w:hAnsi="Cambria"/>
        </w:rPr>
      </w:pPr>
    </w:p>
    <w:p w14:paraId="61A8ED6C" w14:textId="10593577" w:rsidR="004916C7" w:rsidRPr="00B5687E" w:rsidRDefault="00A57A43" w:rsidP="00E87519">
      <w:pPr>
        <w:rPr>
          <w:rFonts w:ascii="Cambria" w:hAnsi="Cambria"/>
        </w:rPr>
      </w:pPr>
      <w:r>
        <w:rPr>
          <w:rFonts w:ascii="Cambria" w:hAnsi="Cambria"/>
        </w:rPr>
        <w:t>We also compute the average relative absolute error</w:t>
      </w:r>
      <w:r w:rsidR="00B5687E">
        <w:rPr>
          <w:rFonts w:ascii="Cambria" w:hAnsi="Cambria"/>
        </w:rPr>
        <w:t xml:space="preserve"> (AvgRelAE</w:t>
      </w:r>
      <w:r w:rsidR="0042447D">
        <w:rPr>
          <w:rFonts w:ascii="Cambria" w:hAnsi="Cambria"/>
        </w:rPr>
        <w:t xml:space="preserve">, see </w:t>
      </w:r>
      <w:r w:rsidR="009D1D5B">
        <w:rPr>
          <w:rFonts w:ascii="Cambria" w:hAnsi="Cambria"/>
        </w:rPr>
        <w:t>Davydenko &amp; Fildes</w:t>
      </w:r>
      <w:r>
        <w:rPr>
          <w:rFonts w:ascii="Cambria" w:hAnsi="Cambria"/>
        </w:rPr>
        <w:t xml:space="preserve">, </w:t>
      </w:r>
      <w:r w:rsidR="0042447D">
        <w:rPr>
          <w:rFonts w:ascii="Cambria" w:hAnsi="Cambria"/>
        </w:rPr>
        <w:t>(</w:t>
      </w:r>
      <w:r>
        <w:rPr>
          <w:rFonts w:ascii="Cambria" w:hAnsi="Cambria"/>
        </w:rPr>
        <w:t>2013</w:t>
      </w:r>
      <w:r w:rsidR="0042447D">
        <w:rPr>
          <w:rFonts w:ascii="Cambria" w:hAnsi="Cambria"/>
        </w:rPr>
        <w:t>)</w:t>
      </w:r>
      <w:r>
        <w:rPr>
          <w:rFonts w:ascii="Cambria" w:hAnsi="Cambria"/>
        </w:rPr>
        <w:t xml:space="preserve">) to compare the </w:t>
      </w:r>
      <w:r w:rsidR="00B5687E">
        <w:rPr>
          <w:rFonts w:ascii="Cambria" w:hAnsi="Cambria"/>
        </w:rPr>
        <w:t>relative accuracy</w:t>
      </w:r>
      <w:r>
        <w:rPr>
          <w:rFonts w:ascii="Cambria" w:hAnsi="Cambria"/>
        </w:rPr>
        <w:t xml:space="preserve"> of the adjusted and original forecasts.</w:t>
      </w:r>
      <w:r w:rsidR="00B5687E">
        <w:rPr>
          <w:rFonts w:ascii="Cambria" w:hAnsi="Cambria"/>
        </w:rPr>
        <w:t xml:space="preserve"> </w:t>
      </w:r>
      <w:r w:rsidR="004916C7">
        <w:rPr>
          <w:rFonts w:ascii="Cambria" w:hAnsi="Cambria"/>
        </w:rPr>
        <w:t xml:space="preserve">The </w:t>
      </w:r>
      <w:r w:rsidR="000028B2">
        <w:rPr>
          <w:rFonts w:ascii="Cambria" w:hAnsi="Cambria"/>
        </w:rPr>
        <w:t xml:space="preserve">AvgRelAE </w:t>
      </w:r>
      <w:r w:rsidR="004916C7">
        <w:rPr>
          <w:rFonts w:ascii="Cambria" w:hAnsi="Cambria"/>
        </w:rPr>
        <w:t>of the adjusted forecasts</w:t>
      </w:r>
      <w:r w:rsidR="001607BA">
        <w:rPr>
          <w:rFonts w:ascii="Cambria" w:hAnsi="Cambria"/>
        </w:rPr>
        <w:t xml:space="preserve"> </w:t>
      </w:r>
      <w:r w:rsidR="004916C7">
        <w:rPr>
          <w:rFonts w:ascii="Cambria" w:hAnsi="Cambria"/>
        </w:rPr>
        <w:t>is computed as</w:t>
      </w:r>
    </w:p>
    <w:p w14:paraId="157ABE2E" w14:textId="3BECC08F" w:rsidR="004916C7" w:rsidRDefault="004916C7" w:rsidP="00E87519">
      <w:pPr>
        <w:rPr>
          <w:rFonts w:ascii="Cambria" w:hAnsi="Cambria"/>
        </w:rPr>
      </w:pPr>
    </w:p>
    <w:p w14:paraId="04A4082B" w14:textId="5205A62D" w:rsidR="004916C7" w:rsidRPr="0020299B" w:rsidRDefault="004916C7" w:rsidP="009C3AC1">
      <w:pPr>
        <w:ind w:left="1440" w:firstLine="720"/>
        <w:jc w:val="center"/>
        <w:rPr>
          <w:rFonts w:ascii="Cambria" w:eastAsiaTheme="minorEastAsia" w:hAnsi="Cambria"/>
          <w:sz w:val="24"/>
          <w:szCs w:val="24"/>
        </w:rPr>
      </w:pPr>
      <m:oMath>
        <m:r>
          <w:rPr>
            <w:rFonts w:ascii="Cambria Math" w:hAnsi="Cambria Math"/>
            <w:sz w:val="24"/>
            <w:szCs w:val="24"/>
          </w:rPr>
          <m:t>AvgRelAE = exp</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r>
              <w:rPr>
                <w:rFonts w:ascii="Cambria Math" w:hAns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j = 1</m:t>
                </m:r>
              </m:sub>
              <m:sup>
                <m:r>
                  <w:rPr>
                    <w:rFonts w:ascii="Cambria Math" w:hAnsi="Cambria Math"/>
                    <w:sz w:val="24"/>
                    <w:szCs w:val="24"/>
                  </w:rPr>
                  <m:t>J</m:t>
                </m:r>
              </m:sup>
              <m:e>
                <m:r>
                  <w:rPr>
                    <w:rFonts w:ascii="Cambria Math" w:hAnsi="Cambria Math"/>
                    <w:sz w:val="24"/>
                    <w:szCs w:val="24"/>
                  </w:rPr>
                  <m:t xml:space="preserve">log </m:t>
                </m:r>
                <m:f>
                  <m:fPr>
                    <m:ctrlPr>
                      <w:rPr>
                        <w:rFonts w:ascii="Cambria Math" w:hAnsi="Cambria Math"/>
                        <w:i/>
                        <w:sz w:val="24"/>
                        <w:szCs w:val="24"/>
                      </w:rPr>
                    </m:ctrlPr>
                  </m:fPr>
                  <m:num>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p</m:t>
                        </m:r>
                      </m:sup>
                    </m:sSubSup>
                  </m:num>
                  <m:den>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o</m:t>
                        </m:r>
                      </m:sup>
                    </m:sSubSup>
                  </m:den>
                </m:f>
              </m:e>
            </m:nary>
          </m:e>
        </m:d>
      </m:oMath>
      <w:r w:rsidRPr="0020299B">
        <w:rPr>
          <w:rFonts w:ascii="Cambria" w:eastAsiaTheme="minorEastAsia" w:hAnsi="Cambria"/>
          <w:sz w:val="24"/>
          <w:szCs w:val="24"/>
        </w:rPr>
        <w:t>,</w:t>
      </w:r>
      <w:r w:rsidR="009C3AC1">
        <w:rPr>
          <w:rFonts w:ascii="Cambria" w:eastAsiaTheme="minorEastAsia" w:hAnsi="Cambria"/>
          <w:sz w:val="24"/>
          <w:szCs w:val="24"/>
        </w:rPr>
        <w:tab/>
      </w:r>
      <w:r w:rsidR="009C3AC1">
        <w:rPr>
          <w:rFonts w:ascii="Cambria" w:eastAsiaTheme="minorEastAsia" w:hAnsi="Cambria"/>
          <w:sz w:val="24"/>
          <w:szCs w:val="24"/>
        </w:rPr>
        <w:tab/>
      </w:r>
      <w:r w:rsidR="009C3AC1">
        <w:rPr>
          <w:rFonts w:ascii="Cambria" w:eastAsiaTheme="minorEastAsia" w:hAnsi="Cambria"/>
          <w:sz w:val="24"/>
          <w:szCs w:val="24"/>
        </w:rPr>
        <w:tab/>
        <w:t>(10)</w:t>
      </w:r>
    </w:p>
    <w:p w14:paraId="7E70FC1C" w14:textId="038D2850" w:rsidR="004916C7" w:rsidRDefault="004916C7" w:rsidP="00E87519">
      <w:pPr>
        <w:rPr>
          <w:rFonts w:ascii="Cambria" w:eastAsiaTheme="minorEastAsia" w:hAnsi="Cambria"/>
        </w:rPr>
      </w:pPr>
    </w:p>
    <w:p w14:paraId="0152ABC3" w14:textId="73E5B554" w:rsidR="00446FB7" w:rsidRDefault="00BA3743" w:rsidP="00E87519">
      <w:pPr>
        <w:rPr>
          <w:rFonts w:ascii="Cambria" w:eastAsiaTheme="minorEastAsia" w:hAnsi="Cambria"/>
        </w:rPr>
      </w:pPr>
      <w:r>
        <w:rPr>
          <w:rFonts w:ascii="Cambria" w:eastAsiaTheme="minorEastAsia" w:hAnsi="Cambria"/>
        </w:rPr>
        <w:t xml:space="preserve">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oMath>
      <w:r>
        <w:rPr>
          <w:rFonts w:ascii="Cambria" w:eastAsiaTheme="minorEastAsia" w:hAnsi="Cambria"/>
        </w:rPr>
        <w:t xml:space="preserve"> and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oMath>
      <w:r>
        <w:rPr>
          <w:rFonts w:ascii="Cambria" w:eastAsiaTheme="minorEastAsia" w:hAnsi="Cambria"/>
        </w:rPr>
        <w:t xml:space="preserve"> are the absolute forecast error for the protected and original versions of series </w:t>
      </w:r>
      <m:oMath>
        <m:r>
          <w:rPr>
            <w:rFonts w:ascii="Cambria Math" w:eastAsiaTheme="minorEastAsia" w:hAnsi="Cambria Math"/>
          </w:rPr>
          <m:t>j</m:t>
        </m:r>
      </m:oMath>
      <w:r w:rsidR="0042447D">
        <w:rPr>
          <w:rFonts w:ascii="Cambria" w:eastAsiaTheme="minorEastAsia" w:hAnsi="Cambria"/>
        </w:rPr>
        <w:t xml:space="preserve">, respectively. </w:t>
      </w:r>
      <w:r w:rsidR="00693796">
        <w:rPr>
          <w:rFonts w:ascii="Cambria" w:eastAsiaTheme="minorEastAsia" w:hAnsi="Cambria"/>
        </w:rPr>
        <w:t xml:space="preserve"> An</w:t>
      </w:r>
      <w:r w:rsidR="004807B0">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less than one </w:t>
      </w:r>
      <w:r w:rsidR="007A47DC">
        <w:rPr>
          <w:rFonts w:ascii="Cambria" w:eastAsiaTheme="minorEastAsia" w:hAnsi="Cambria"/>
        </w:rPr>
        <w:t>indicates an average improvement in accuracy</w:t>
      </w:r>
      <w:r w:rsidR="00693796">
        <w:rPr>
          <w:rFonts w:ascii="Cambria" w:eastAsiaTheme="minorEastAsia" w:hAnsi="Cambria"/>
        </w:rPr>
        <w:t xml:space="preserve"> and an</w:t>
      </w:r>
      <w:r w:rsidR="007A47DC">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greater than one </w:t>
      </w:r>
      <w:r w:rsidR="007A47DC">
        <w:rPr>
          <w:rFonts w:ascii="Cambria" w:eastAsiaTheme="minorEastAsia" w:hAnsi="Cambria"/>
        </w:rPr>
        <w:t>indicates an average reduction</w:t>
      </w:r>
      <w:r w:rsidR="00693796">
        <w:rPr>
          <w:rFonts w:ascii="Cambria" w:eastAsiaTheme="minorEastAsia" w:hAnsi="Cambria"/>
        </w:rPr>
        <w:t xml:space="preserve"> in accuracy</w:t>
      </w:r>
      <w:r w:rsidR="007A47DC">
        <w:rPr>
          <w:rFonts w:ascii="Cambria" w:eastAsiaTheme="minorEastAsia" w:hAnsi="Cambria"/>
        </w:rPr>
        <w:t>.</w:t>
      </w:r>
      <w:r w:rsidR="001607BA">
        <w:rPr>
          <w:rStyle w:val="FootnoteReference"/>
          <w:rFonts w:ascii="Cambria" w:eastAsiaTheme="minorEastAsia" w:hAnsi="Cambria"/>
        </w:rPr>
        <w:footnoteReference w:id="10"/>
      </w:r>
      <w:r w:rsidR="00B727EF">
        <w:rPr>
          <w:rFonts w:ascii="Cambria" w:eastAsiaTheme="minorEastAsia" w:hAnsi="Cambria"/>
        </w:rPr>
        <w:t xml:space="preserve"> We remove the forecasts with the 5% smallest and 5% largest ratios </w:t>
      </w:r>
      <w:r w:rsidR="003676D5">
        <w:rPr>
          <w:rFonts w:ascii="Cambria" w:eastAsiaTheme="minorEastAsia" w:hAnsi="Cambria"/>
        </w:rPr>
        <w:t>(</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r>
          <m:rPr>
            <m:lit/>
          </m:rPr>
          <w:rPr>
            <w:rFonts w:ascii="Cambria Math" w:eastAsiaTheme="minorEastAsia" w:hAnsi="Cambria Math"/>
          </w:rPr>
          <m:t>/</m:t>
        </m:r>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r>
          <w:rPr>
            <w:rFonts w:ascii="Cambria Math" w:eastAsiaTheme="minorEastAsia" w:hAnsi="Cambria Math"/>
          </w:rPr>
          <m:t>)</m:t>
        </m:r>
      </m:oMath>
      <w:r w:rsidR="00B727EF">
        <w:rPr>
          <w:rFonts w:ascii="Cambria" w:eastAsiaTheme="minorEastAsia" w:hAnsi="Cambria"/>
        </w:rPr>
        <w:t xml:space="preserve"> to prevent extreme outliers from affecting AvgRelAE </w:t>
      </w:r>
      <w:r w:rsidR="00446FB7">
        <w:rPr>
          <w:rFonts w:ascii="Cambria" w:eastAsiaTheme="minorEastAsia" w:hAnsi="Cambria"/>
        </w:rPr>
        <w:t>(</w:t>
      </w:r>
      <w:r w:rsidR="009D1D5B">
        <w:rPr>
          <w:rFonts w:ascii="Cambria" w:eastAsiaTheme="minorEastAsia" w:hAnsi="Cambria"/>
        </w:rPr>
        <w:t>Davydenko &amp; Fildes</w:t>
      </w:r>
      <w:r w:rsidR="00446FB7">
        <w:rPr>
          <w:rFonts w:ascii="Cambria" w:eastAsiaTheme="minorEastAsia" w:hAnsi="Cambria"/>
        </w:rPr>
        <w:t>, 2013).</w:t>
      </w:r>
    </w:p>
    <w:p w14:paraId="6FE6B0F3" w14:textId="77777777" w:rsidR="000028B2" w:rsidRDefault="000028B2" w:rsidP="00E87519">
      <w:pPr>
        <w:rPr>
          <w:rFonts w:ascii="Cambria" w:eastAsiaTheme="minorEastAsia" w:hAnsi="Cambria"/>
        </w:rPr>
      </w:pPr>
    </w:p>
    <w:p w14:paraId="5B5DFF7C" w14:textId="025D1F2D" w:rsidR="00C50FAB" w:rsidRPr="00657CD6" w:rsidRDefault="00133954" w:rsidP="00E87519">
      <w:pPr>
        <w:rPr>
          <w:rFonts w:ascii="Cambria" w:hAnsi="Cambria"/>
        </w:rPr>
      </w:pPr>
      <w:r>
        <w:rPr>
          <w:rFonts w:ascii="Cambria" w:hAnsi="Cambria"/>
        </w:rPr>
        <w:t>Using the k-nTS+ (k=3) protected data, we find that less than half (</w:t>
      </w:r>
      <w:r w:rsidR="00C50FAB">
        <w:rPr>
          <w:rFonts w:ascii="Cambria" w:hAnsi="Cambria"/>
        </w:rPr>
        <w:t>43%</w:t>
      </w:r>
      <w:r>
        <w:rPr>
          <w:rFonts w:ascii="Cambria" w:hAnsi="Cambria"/>
        </w:rPr>
        <w:t>)</w:t>
      </w:r>
      <w:r w:rsidR="00C50FAB">
        <w:rPr>
          <w:rFonts w:ascii="Cambria" w:hAnsi="Cambria"/>
        </w:rPr>
        <w:t xml:space="preserve"> </w:t>
      </w:r>
      <w:r>
        <w:rPr>
          <w:rFonts w:ascii="Cambria" w:hAnsi="Cambria"/>
        </w:rPr>
        <w:t xml:space="preserve">of the </w:t>
      </w:r>
      <w:r w:rsidR="00C50FAB">
        <w:rPr>
          <w:rFonts w:ascii="Cambria" w:hAnsi="Cambria"/>
        </w:rPr>
        <w:t>adjusted forecasts improved forecast accuracy</w:t>
      </w:r>
      <w:r w:rsidR="0042447D">
        <w:rPr>
          <w:rFonts w:ascii="Cambria" w:hAnsi="Cambria"/>
        </w:rPr>
        <w:t xml:space="preserve"> (lower absolute error)</w:t>
      </w:r>
      <w:r w:rsidR="009A5FD6">
        <w:rPr>
          <w:rFonts w:ascii="Cambria" w:hAnsi="Cambria"/>
        </w:rPr>
        <w:t>, which is less than the</w:t>
      </w:r>
      <w:r w:rsidR="00B11482">
        <w:rPr>
          <w:rFonts w:ascii="Cambria" w:hAnsi="Cambria"/>
        </w:rPr>
        <w:t xml:space="preserve"> reported</w:t>
      </w:r>
      <w:r w:rsidR="009A5FD6">
        <w:rPr>
          <w:rFonts w:ascii="Cambria" w:hAnsi="Cambria"/>
        </w:rPr>
        <w:t xml:space="preserve"> 49.9% of </w:t>
      </w:r>
      <w:r w:rsidR="00CE73F4">
        <w:rPr>
          <w:rFonts w:ascii="Cambria" w:hAnsi="Cambria"/>
        </w:rPr>
        <w:t>judgmentally</w:t>
      </w:r>
      <w:r w:rsidR="009A5FD6">
        <w:rPr>
          <w:rFonts w:ascii="Cambria" w:hAnsi="Cambria"/>
        </w:rPr>
        <w:t xml:space="preserve"> adjusted forecasts that improved accuracy in</w:t>
      </w:r>
      <w:r w:rsidR="00C50FAB">
        <w:rPr>
          <w:rFonts w:ascii="Cambria" w:hAnsi="Cambria"/>
        </w:rPr>
        <w:t xml:space="preserve"> </w:t>
      </w:r>
      <w:r w:rsidR="00C50FAB" w:rsidRPr="00DB3320">
        <w:rPr>
          <w:rFonts w:ascii="Cambria" w:hAnsi="Cambria"/>
        </w:rPr>
        <w:t>Khosrowabadi</w:t>
      </w:r>
      <w:r w:rsidR="00C50FAB">
        <w:rPr>
          <w:rFonts w:ascii="Cambria" w:hAnsi="Cambria"/>
        </w:rPr>
        <w:t xml:space="preserve"> et al. (2022)</w:t>
      </w:r>
      <w:r w:rsidR="009A5FD6">
        <w:rPr>
          <w:rFonts w:ascii="Cambria" w:hAnsi="Cambria"/>
        </w:rPr>
        <w:t>.</w:t>
      </w:r>
      <w:r w:rsidR="00CE73F4">
        <w:rPr>
          <w:rFonts w:ascii="Cambria" w:hAnsi="Cambria"/>
        </w:rPr>
        <w:t xml:space="preserve">  Table 6 breaks down the results by adjustment </w:t>
      </w:r>
      <w:r w:rsidR="000D17A6">
        <w:rPr>
          <w:rFonts w:ascii="Cambria" w:hAnsi="Cambria"/>
        </w:rPr>
        <w:t>magnitude</w:t>
      </w:r>
      <w:r w:rsidR="00CE73F4">
        <w:rPr>
          <w:rFonts w:ascii="Cambria" w:hAnsi="Cambria"/>
        </w:rPr>
        <w:t xml:space="preserve"> and direction and displays the AvgRelAE and percentage of adjusted forecasts that improved accuracy. The results show that </w:t>
      </w:r>
      <w:r w:rsidR="000C4F1B">
        <w:rPr>
          <w:rFonts w:ascii="Cambria" w:hAnsi="Cambria"/>
        </w:rPr>
        <w:t>most</w:t>
      </w:r>
      <w:r w:rsidR="00CE73F4">
        <w:rPr>
          <w:rFonts w:ascii="Cambria" w:hAnsi="Cambria"/>
        </w:rPr>
        <w:t xml:space="preserve"> privacy adjusted forecasts </w:t>
      </w:r>
      <w:r w:rsidR="000C4F1B">
        <w:rPr>
          <w:rFonts w:ascii="Cambria" w:hAnsi="Cambria"/>
        </w:rPr>
        <w:t xml:space="preserve">degraded </w:t>
      </w:r>
      <w:r w:rsidR="00CE73F4">
        <w:rPr>
          <w:rFonts w:ascii="Cambria" w:hAnsi="Cambria"/>
        </w:rPr>
        <w:t xml:space="preserve">accuracy </w:t>
      </w:r>
      <w:r w:rsidR="0042447D">
        <w:rPr>
          <w:rFonts w:ascii="Cambria" w:hAnsi="Cambria"/>
        </w:rPr>
        <w:t xml:space="preserve">and </w:t>
      </w:r>
      <w:r w:rsidR="00CE73F4">
        <w:rPr>
          <w:rFonts w:ascii="Cambria" w:hAnsi="Cambria"/>
        </w:rPr>
        <w:t xml:space="preserve">the AvgRelAE is greater than one in five out of six cases.  </w:t>
      </w:r>
      <w:r w:rsidR="00D72135">
        <w:rPr>
          <w:rFonts w:ascii="Cambria" w:hAnsi="Cambria"/>
        </w:rPr>
        <w:t>Also, our results are c</w:t>
      </w:r>
      <w:r w:rsidR="00CE73F4">
        <w:rPr>
          <w:rFonts w:ascii="Cambria" w:hAnsi="Cambria"/>
        </w:rPr>
        <w:t xml:space="preserve">ontrary to the </w:t>
      </w:r>
      <w:r w:rsidR="000C4F1B">
        <w:rPr>
          <w:rFonts w:ascii="Cambria" w:hAnsi="Cambria"/>
        </w:rPr>
        <w:t>findings in the judgmental literature</w:t>
      </w:r>
      <w:r w:rsidR="00D72135">
        <w:rPr>
          <w:rFonts w:ascii="Cambria" w:hAnsi="Cambria"/>
        </w:rPr>
        <w:t xml:space="preserve"> which shows that large adjustments and negative adjustments improve forecast accuracy.  W</w:t>
      </w:r>
      <w:r w:rsidR="00CE73F4">
        <w:rPr>
          <w:rFonts w:ascii="Cambria" w:hAnsi="Cambria"/>
        </w:rPr>
        <w:t xml:space="preserve">e find that </w:t>
      </w:r>
      <w:r w:rsidR="00D72135">
        <w:rPr>
          <w:rFonts w:ascii="Cambria" w:hAnsi="Cambria"/>
        </w:rPr>
        <w:t>small</w:t>
      </w:r>
      <w:r w:rsidR="00CE73F4">
        <w:rPr>
          <w:rFonts w:ascii="Cambria" w:hAnsi="Cambria"/>
        </w:rPr>
        <w:t xml:space="preserve"> privacy adjustments </w:t>
      </w:r>
      <w:r w:rsidR="00D72135">
        <w:rPr>
          <w:rFonts w:ascii="Cambria" w:hAnsi="Cambria"/>
        </w:rPr>
        <w:t xml:space="preserve">improved (47.9% of cases) </w:t>
      </w:r>
      <w:r w:rsidR="00CE73F4">
        <w:rPr>
          <w:rFonts w:ascii="Cambria" w:hAnsi="Cambria"/>
        </w:rPr>
        <w:t xml:space="preserve">forecast accuracy </w:t>
      </w:r>
      <w:r w:rsidR="00D72135">
        <w:rPr>
          <w:rFonts w:ascii="Cambria" w:hAnsi="Cambria"/>
        </w:rPr>
        <w:t>more frequently t</w:t>
      </w:r>
      <w:r w:rsidR="00CE73F4">
        <w:rPr>
          <w:rFonts w:ascii="Cambria" w:hAnsi="Cambria"/>
        </w:rPr>
        <w:t xml:space="preserve">han </w:t>
      </w:r>
      <w:r w:rsidR="000D17A6">
        <w:rPr>
          <w:rFonts w:ascii="Cambria" w:hAnsi="Cambria"/>
        </w:rPr>
        <w:t>large</w:t>
      </w:r>
      <w:r w:rsidR="00CE73F4">
        <w:rPr>
          <w:rFonts w:ascii="Cambria" w:hAnsi="Cambria"/>
        </w:rPr>
        <w:t xml:space="preserve"> privacy adjustments</w:t>
      </w:r>
      <w:r w:rsidR="00D72135">
        <w:rPr>
          <w:rFonts w:ascii="Cambria" w:hAnsi="Cambria"/>
        </w:rPr>
        <w:t xml:space="preserve"> (35.6% of cases)</w:t>
      </w:r>
      <w:r w:rsidR="00CE73F4">
        <w:rPr>
          <w:rFonts w:ascii="Cambria" w:hAnsi="Cambria"/>
        </w:rPr>
        <w:t>.</w:t>
      </w:r>
      <w:r w:rsidR="00D72135">
        <w:rPr>
          <w:rFonts w:ascii="Cambria" w:hAnsi="Cambria"/>
        </w:rPr>
        <w:t xml:space="preserve"> Furthermore, positive adjustments improved (44.6% of cases) forecast accuracy more than negative adjustments (40.2% of cases).</w:t>
      </w:r>
      <w:r w:rsidR="00660417">
        <w:rPr>
          <w:rFonts w:ascii="Cambria" w:hAnsi="Cambria"/>
        </w:rPr>
        <w:t xml:space="preserve">  However, none of these cases improved forecast accuracy overall</w:t>
      </w:r>
      <w:r w:rsidR="00702582">
        <w:rPr>
          <w:rFonts w:ascii="Cambria" w:hAnsi="Cambria"/>
        </w:rPr>
        <w:t xml:space="preserve"> which is expected due to privacy protection</w:t>
      </w:r>
      <w:r w:rsidR="00660417">
        <w:rPr>
          <w:rFonts w:ascii="Cambria" w:hAnsi="Cambria"/>
        </w:rPr>
        <w:t>.</w:t>
      </w:r>
    </w:p>
    <w:p w14:paraId="355DAB3B" w14:textId="2D763004" w:rsidR="00164423" w:rsidRDefault="00164423" w:rsidP="00E87519">
      <w:pPr>
        <w:rPr>
          <w:rFonts w:ascii="Cambria" w:hAnsi="Cambria"/>
          <w:b/>
          <w:bCs/>
        </w:rPr>
      </w:pPr>
    </w:p>
    <w:p w14:paraId="5458486F" w14:textId="0AC4AB6D" w:rsidR="005C7C05" w:rsidRPr="00657CD6" w:rsidRDefault="00C55E2B" w:rsidP="00E87519">
      <w:pPr>
        <w:rPr>
          <w:rFonts w:ascii="Cambria" w:eastAsiaTheme="minorEastAsia" w:hAnsi="Cambria"/>
          <w:b/>
          <w:bCs/>
        </w:rPr>
      </w:pPr>
      <w:r>
        <w:rPr>
          <w:rFonts w:ascii="Cambria" w:hAnsi="Cambria"/>
          <w:b/>
          <w:bCs/>
        </w:rPr>
        <w:t>T</w:t>
      </w:r>
      <w:r w:rsidR="008040EC" w:rsidRPr="0045056D">
        <w:rPr>
          <w:rFonts w:ascii="Cambria" w:hAnsi="Cambria"/>
          <w:b/>
          <w:bCs/>
        </w:rPr>
        <w:t>able</w:t>
      </w:r>
      <w:r w:rsidR="00FC4B39" w:rsidRPr="0045056D">
        <w:rPr>
          <w:rFonts w:ascii="Cambria" w:hAnsi="Cambria"/>
          <w:b/>
          <w:bCs/>
        </w:rPr>
        <w:t xml:space="preserve"> </w:t>
      </w:r>
      <w:r w:rsidR="006769B6">
        <w:rPr>
          <w:rFonts w:ascii="Cambria" w:hAnsi="Cambria"/>
          <w:b/>
          <w:bCs/>
        </w:rPr>
        <w:t>6</w:t>
      </w:r>
      <w:r w:rsidR="008040EC" w:rsidRPr="0045056D">
        <w:rPr>
          <w:rFonts w:ascii="Cambria" w:hAnsi="Cambria"/>
          <w:b/>
          <w:bCs/>
        </w:rPr>
        <w:t xml:space="preserve">: </w:t>
      </w:r>
      <m:oMath>
        <m:r>
          <m:rPr>
            <m:sty m:val="b"/>
          </m:rPr>
          <w:rPr>
            <w:rFonts w:ascii="Cambria Math" w:hAnsi="Cambria Math"/>
          </w:rPr>
          <m:t>AvgRelAE</m:t>
        </m:r>
      </m:oMath>
      <w:r w:rsidR="0045056D" w:rsidRPr="0045056D">
        <w:rPr>
          <w:rFonts w:ascii="Cambria" w:eastAsiaTheme="minorEastAsia" w:hAnsi="Cambria"/>
          <w:b/>
          <w:bCs/>
        </w:rPr>
        <w:t xml:space="preserve"> </w:t>
      </w:r>
      <w:r w:rsidR="00BF39AB">
        <w:rPr>
          <w:rFonts w:ascii="Cambria" w:eastAsiaTheme="minorEastAsia" w:hAnsi="Cambria"/>
          <w:b/>
          <w:bCs/>
        </w:rPr>
        <w:t>(</w:t>
      </w:r>
      <w:r w:rsidR="0045056D" w:rsidRPr="0045056D">
        <w:rPr>
          <w:rFonts w:ascii="Cambria" w:eastAsiaTheme="minorEastAsia" w:hAnsi="Cambria"/>
          <w:b/>
          <w:bCs/>
        </w:rPr>
        <w:t xml:space="preserve">and </w:t>
      </w:r>
      <w:r w:rsidR="00CE73F4">
        <w:rPr>
          <w:rFonts w:ascii="Cambria" w:hAnsi="Cambria"/>
          <w:b/>
          <w:bCs/>
        </w:rPr>
        <w:t>p</w:t>
      </w:r>
      <w:r w:rsidR="008040EC" w:rsidRPr="0045056D">
        <w:rPr>
          <w:rFonts w:ascii="Cambria" w:hAnsi="Cambria"/>
          <w:b/>
          <w:bCs/>
        </w:rPr>
        <w:t>ercentage of adjustments</w:t>
      </w:r>
      <w:r w:rsidR="00550A9B">
        <w:rPr>
          <w:rFonts w:ascii="Cambria" w:hAnsi="Cambria"/>
          <w:b/>
          <w:bCs/>
        </w:rPr>
        <w:t xml:space="preserve"> </w:t>
      </w:r>
      <w:r w:rsidR="00CE73F4">
        <w:rPr>
          <w:rFonts w:ascii="Cambria" w:hAnsi="Cambria"/>
          <w:b/>
          <w:bCs/>
        </w:rPr>
        <w:t xml:space="preserve">that improved </w:t>
      </w:r>
      <w:r w:rsidR="00BF39AB">
        <w:rPr>
          <w:rFonts w:ascii="Cambria" w:hAnsi="Cambria"/>
          <w:b/>
          <w:bCs/>
        </w:rPr>
        <w:t>accuracy)</w:t>
      </w:r>
      <w:r w:rsidR="00D72135">
        <w:rPr>
          <w:rFonts w:ascii="Cambria" w:hAnsi="Cambria"/>
          <w:b/>
          <w:bCs/>
        </w:rPr>
        <w:t xml:space="preserve"> by magnitude and direction</w:t>
      </w:r>
      <w:r w:rsidR="008040EC" w:rsidRPr="0045056D">
        <w:rPr>
          <w:rFonts w:ascii="Cambr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14:paraId="0E52282D" w14:textId="77777777" w:rsidTr="00056B2E">
        <w:tc>
          <w:tcPr>
            <w:tcW w:w="1870" w:type="dxa"/>
          </w:tcPr>
          <w:p w14:paraId="26E0930C" w14:textId="77777777" w:rsidR="008040EC" w:rsidRDefault="008040EC" w:rsidP="00E87519">
            <w:pPr>
              <w:rPr>
                <w:rFonts w:ascii="Cambria" w:hAnsi="Cambria"/>
              </w:rPr>
            </w:pPr>
          </w:p>
        </w:tc>
        <w:tc>
          <w:tcPr>
            <w:tcW w:w="1870" w:type="dxa"/>
          </w:tcPr>
          <w:p w14:paraId="107605DC" w14:textId="77777777" w:rsidR="008040EC" w:rsidRDefault="008040EC" w:rsidP="00E87519">
            <w:pPr>
              <w:rPr>
                <w:rFonts w:ascii="Cambria" w:hAnsi="Cambria"/>
              </w:rPr>
            </w:pPr>
          </w:p>
        </w:tc>
        <w:tc>
          <w:tcPr>
            <w:tcW w:w="3740" w:type="dxa"/>
            <w:gridSpan w:val="2"/>
          </w:tcPr>
          <w:p w14:paraId="0B5C07A3" w14:textId="32805E8A" w:rsidR="008040EC" w:rsidRDefault="008040EC" w:rsidP="00E87519">
            <w:pPr>
              <w:rPr>
                <w:rFonts w:ascii="Cambria" w:hAnsi="Cambria"/>
              </w:rPr>
            </w:pPr>
            <w:r>
              <w:rPr>
                <w:rFonts w:ascii="Cambria" w:hAnsi="Cambria"/>
              </w:rPr>
              <w:t>Direction</w:t>
            </w:r>
          </w:p>
        </w:tc>
        <w:tc>
          <w:tcPr>
            <w:tcW w:w="1870" w:type="dxa"/>
          </w:tcPr>
          <w:p w14:paraId="649DA1B9" w14:textId="77777777" w:rsidR="008040EC" w:rsidRDefault="008040EC" w:rsidP="00E87519">
            <w:pPr>
              <w:rPr>
                <w:rFonts w:ascii="Cambria" w:hAnsi="Cambria"/>
              </w:rPr>
            </w:pPr>
          </w:p>
        </w:tc>
      </w:tr>
      <w:tr w:rsidR="008040EC" w14:paraId="146E8956" w14:textId="77777777" w:rsidTr="008040EC">
        <w:tc>
          <w:tcPr>
            <w:tcW w:w="1870" w:type="dxa"/>
          </w:tcPr>
          <w:p w14:paraId="00DC0464" w14:textId="77777777" w:rsidR="008040EC" w:rsidRDefault="008040EC" w:rsidP="00E87519">
            <w:pPr>
              <w:rPr>
                <w:rFonts w:ascii="Cambria" w:hAnsi="Cambria"/>
              </w:rPr>
            </w:pPr>
          </w:p>
        </w:tc>
        <w:tc>
          <w:tcPr>
            <w:tcW w:w="1870" w:type="dxa"/>
          </w:tcPr>
          <w:p w14:paraId="13A13318" w14:textId="77777777" w:rsidR="008040EC" w:rsidRDefault="008040EC" w:rsidP="00E87519">
            <w:pPr>
              <w:rPr>
                <w:rFonts w:ascii="Cambria" w:hAnsi="Cambria"/>
              </w:rPr>
            </w:pPr>
          </w:p>
        </w:tc>
        <w:tc>
          <w:tcPr>
            <w:tcW w:w="1870" w:type="dxa"/>
          </w:tcPr>
          <w:p w14:paraId="2A31CD21" w14:textId="1C0D1B8D" w:rsidR="008040EC" w:rsidRDefault="008040EC" w:rsidP="00E87519">
            <w:pPr>
              <w:rPr>
                <w:rFonts w:ascii="Cambria" w:hAnsi="Cambria"/>
              </w:rPr>
            </w:pPr>
            <w:r>
              <w:rPr>
                <w:rFonts w:ascii="Cambria" w:hAnsi="Cambria"/>
              </w:rPr>
              <w:t>Positive</w:t>
            </w:r>
          </w:p>
        </w:tc>
        <w:tc>
          <w:tcPr>
            <w:tcW w:w="1870" w:type="dxa"/>
          </w:tcPr>
          <w:p w14:paraId="53972CD0" w14:textId="2F6970B6" w:rsidR="008040EC" w:rsidRDefault="008040EC" w:rsidP="00E87519">
            <w:pPr>
              <w:rPr>
                <w:rFonts w:ascii="Cambria" w:hAnsi="Cambria"/>
              </w:rPr>
            </w:pPr>
            <w:r>
              <w:rPr>
                <w:rFonts w:ascii="Cambria" w:hAnsi="Cambria"/>
              </w:rPr>
              <w:t>Negative</w:t>
            </w:r>
          </w:p>
        </w:tc>
        <w:tc>
          <w:tcPr>
            <w:tcW w:w="1870" w:type="dxa"/>
          </w:tcPr>
          <w:p w14:paraId="699F0422" w14:textId="05C848A8" w:rsidR="008040EC" w:rsidRPr="00657CD6" w:rsidRDefault="008040EC" w:rsidP="00E87519">
            <w:pPr>
              <w:rPr>
                <w:rFonts w:ascii="Cambria" w:hAnsi="Cambria"/>
                <w:b/>
                <w:bCs/>
              </w:rPr>
            </w:pPr>
            <w:r w:rsidRPr="00657CD6">
              <w:rPr>
                <w:rFonts w:ascii="Cambria" w:hAnsi="Cambria"/>
                <w:b/>
                <w:bCs/>
              </w:rPr>
              <w:t>Tota</w:t>
            </w:r>
            <w:r w:rsidR="00166185">
              <w:rPr>
                <w:rFonts w:ascii="Cambria" w:hAnsi="Cambria"/>
                <w:b/>
                <w:bCs/>
              </w:rPr>
              <w:t>l</w:t>
            </w:r>
          </w:p>
        </w:tc>
      </w:tr>
      <w:tr w:rsidR="008040EC" w14:paraId="04B47BE1" w14:textId="77777777" w:rsidTr="008040EC">
        <w:tc>
          <w:tcPr>
            <w:tcW w:w="1870" w:type="dxa"/>
            <w:vMerge w:val="restart"/>
          </w:tcPr>
          <w:p w14:paraId="6F975AD1" w14:textId="5C63128B" w:rsidR="008040EC" w:rsidRDefault="008040EC" w:rsidP="00E87519">
            <w:pPr>
              <w:rPr>
                <w:rFonts w:ascii="Cambria" w:hAnsi="Cambria"/>
              </w:rPr>
            </w:pPr>
            <w:r>
              <w:rPr>
                <w:rFonts w:ascii="Cambria" w:hAnsi="Cambria"/>
              </w:rPr>
              <w:t>Magnitude</w:t>
            </w:r>
          </w:p>
        </w:tc>
        <w:tc>
          <w:tcPr>
            <w:tcW w:w="1870" w:type="dxa"/>
          </w:tcPr>
          <w:p w14:paraId="1C83F512" w14:textId="49BFDCAE" w:rsidR="008040EC" w:rsidRDefault="008040EC" w:rsidP="00E87519">
            <w:pPr>
              <w:rPr>
                <w:rFonts w:ascii="Cambria" w:hAnsi="Cambria"/>
              </w:rPr>
            </w:pPr>
            <w:r>
              <w:rPr>
                <w:rFonts w:ascii="Cambria" w:hAnsi="Cambria"/>
              </w:rPr>
              <w:t>Large</w:t>
            </w:r>
          </w:p>
        </w:tc>
        <w:tc>
          <w:tcPr>
            <w:tcW w:w="1870" w:type="dxa"/>
          </w:tcPr>
          <w:p w14:paraId="0D5D71CF" w14:textId="032B9F92" w:rsidR="008040EC" w:rsidRDefault="00E14294" w:rsidP="00657CD6">
            <w:pPr>
              <w:jc w:val="right"/>
              <w:rPr>
                <w:rFonts w:ascii="Cambria" w:hAnsi="Cambria"/>
              </w:rPr>
            </w:pPr>
            <w:r>
              <w:rPr>
                <w:rFonts w:ascii="Cambria" w:hAnsi="Cambria"/>
              </w:rPr>
              <w:t xml:space="preserve"> 1.35 </w:t>
            </w:r>
            <w:r w:rsidR="00E60859">
              <w:rPr>
                <w:rFonts w:ascii="Cambria" w:hAnsi="Cambria"/>
              </w:rPr>
              <w:t>(</w:t>
            </w:r>
            <w:r w:rsidR="00B2443B">
              <w:rPr>
                <w:rFonts w:ascii="Cambria" w:hAnsi="Cambria"/>
              </w:rPr>
              <w:t>40.5</w:t>
            </w:r>
            <w:r w:rsidR="00E60859">
              <w:rPr>
                <w:rFonts w:ascii="Cambria" w:hAnsi="Cambria"/>
              </w:rPr>
              <w:t>%)</w:t>
            </w:r>
          </w:p>
        </w:tc>
        <w:tc>
          <w:tcPr>
            <w:tcW w:w="1870" w:type="dxa"/>
          </w:tcPr>
          <w:p w14:paraId="54E3C380" w14:textId="45D46940" w:rsidR="008040EC" w:rsidRDefault="00E14294" w:rsidP="00657CD6">
            <w:pPr>
              <w:jc w:val="right"/>
              <w:rPr>
                <w:rFonts w:ascii="Cambria" w:hAnsi="Cambria"/>
              </w:rPr>
            </w:pPr>
            <w:r>
              <w:rPr>
                <w:rFonts w:ascii="Cambria" w:hAnsi="Cambria"/>
              </w:rPr>
              <w:t xml:space="preserve">1.47 </w:t>
            </w:r>
            <w:r w:rsidR="00E60859">
              <w:rPr>
                <w:rFonts w:ascii="Cambria" w:hAnsi="Cambria"/>
              </w:rPr>
              <w:t>(</w:t>
            </w:r>
            <w:r w:rsidR="00B2443B">
              <w:rPr>
                <w:rFonts w:ascii="Cambria" w:hAnsi="Cambria"/>
              </w:rPr>
              <w:t>30.4</w:t>
            </w:r>
            <w:r w:rsidR="00E60859">
              <w:rPr>
                <w:rFonts w:ascii="Cambria" w:hAnsi="Cambria"/>
              </w:rPr>
              <w:t>%)</w:t>
            </w:r>
          </w:p>
        </w:tc>
        <w:tc>
          <w:tcPr>
            <w:tcW w:w="1870" w:type="dxa"/>
          </w:tcPr>
          <w:p w14:paraId="40CFF345" w14:textId="701DE8A5" w:rsidR="008040EC" w:rsidRPr="00657CD6" w:rsidRDefault="00E14294" w:rsidP="00657CD6">
            <w:pPr>
              <w:jc w:val="right"/>
              <w:rPr>
                <w:rFonts w:ascii="Cambria" w:hAnsi="Cambria"/>
                <w:b/>
                <w:bCs/>
              </w:rPr>
            </w:pPr>
            <w:r>
              <w:rPr>
                <w:rFonts w:ascii="Cambria" w:hAnsi="Cambria"/>
                <w:b/>
                <w:bCs/>
              </w:rPr>
              <w:t xml:space="preserve">1.41 </w:t>
            </w:r>
            <w:r w:rsidR="00046B2A">
              <w:rPr>
                <w:rFonts w:ascii="Cambria" w:hAnsi="Cambria"/>
                <w:b/>
                <w:bCs/>
              </w:rPr>
              <w:t>(</w:t>
            </w:r>
            <w:r w:rsidR="00B2443B">
              <w:rPr>
                <w:rFonts w:ascii="Cambria" w:hAnsi="Cambria"/>
                <w:b/>
                <w:bCs/>
              </w:rPr>
              <w:t>35.6</w:t>
            </w:r>
            <w:r w:rsidR="00046B2A">
              <w:rPr>
                <w:rFonts w:ascii="Cambria" w:hAnsi="Cambria"/>
                <w:b/>
                <w:bCs/>
              </w:rPr>
              <w:t>%)</w:t>
            </w:r>
          </w:p>
        </w:tc>
      </w:tr>
      <w:tr w:rsidR="008040EC" w14:paraId="69B30616" w14:textId="77777777" w:rsidTr="008040EC">
        <w:tc>
          <w:tcPr>
            <w:tcW w:w="1870" w:type="dxa"/>
            <w:vMerge/>
          </w:tcPr>
          <w:p w14:paraId="1B012A1A" w14:textId="77777777" w:rsidR="008040EC" w:rsidRDefault="008040EC" w:rsidP="00E87519">
            <w:pPr>
              <w:rPr>
                <w:rFonts w:ascii="Cambria" w:hAnsi="Cambria"/>
              </w:rPr>
            </w:pPr>
          </w:p>
        </w:tc>
        <w:tc>
          <w:tcPr>
            <w:tcW w:w="1870" w:type="dxa"/>
          </w:tcPr>
          <w:p w14:paraId="16B8E63D" w14:textId="2A28640D" w:rsidR="008040EC" w:rsidRDefault="008040EC" w:rsidP="00E87519">
            <w:pPr>
              <w:rPr>
                <w:rFonts w:ascii="Cambria" w:hAnsi="Cambria"/>
              </w:rPr>
            </w:pPr>
            <w:r>
              <w:rPr>
                <w:rFonts w:ascii="Cambria" w:hAnsi="Cambria"/>
              </w:rPr>
              <w:t>Medium</w:t>
            </w:r>
          </w:p>
        </w:tc>
        <w:tc>
          <w:tcPr>
            <w:tcW w:w="1870" w:type="dxa"/>
          </w:tcPr>
          <w:p w14:paraId="4E656DE1" w14:textId="424EBDE0" w:rsidR="008040EC" w:rsidRDefault="00E14294" w:rsidP="00657CD6">
            <w:pPr>
              <w:jc w:val="right"/>
              <w:rPr>
                <w:rFonts w:ascii="Cambria" w:hAnsi="Cambria"/>
              </w:rPr>
            </w:pPr>
            <w:r>
              <w:rPr>
                <w:rFonts w:ascii="Cambria" w:hAnsi="Cambria"/>
              </w:rPr>
              <w:t xml:space="preserve">1.12 </w:t>
            </w:r>
            <w:r w:rsidR="00E60859">
              <w:rPr>
                <w:rFonts w:ascii="Cambria" w:hAnsi="Cambria"/>
              </w:rPr>
              <w:t>(</w:t>
            </w:r>
            <w:r w:rsidR="00B2443B">
              <w:rPr>
                <w:rFonts w:ascii="Cambria" w:hAnsi="Cambria"/>
              </w:rPr>
              <w:t>44.4</w:t>
            </w:r>
            <w:r w:rsidR="00E60859">
              <w:rPr>
                <w:rFonts w:ascii="Cambria" w:hAnsi="Cambria"/>
              </w:rPr>
              <w:t>%)</w:t>
            </w:r>
          </w:p>
        </w:tc>
        <w:tc>
          <w:tcPr>
            <w:tcW w:w="1870" w:type="dxa"/>
          </w:tcPr>
          <w:p w14:paraId="243521AA" w14:textId="6CBF22CF" w:rsidR="008040EC" w:rsidRDefault="00E14294" w:rsidP="00657CD6">
            <w:pPr>
              <w:jc w:val="right"/>
              <w:rPr>
                <w:rFonts w:ascii="Cambria" w:hAnsi="Cambria"/>
              </w:rPr>
            </w:pPr>
            <w:r>
              <w:rPr>
                <w:rFonts w:ascii="Cambria" w:hAnsi="Cambria"/>
              </w:rPr>
              <w:t xml:space="preserve">1.17 </w:t>
            </w:r>
            <w:r w:rsidR="00E60859">
              <w:rPr>
                <w:rFonts w:ascii="Cambria" w:hAnsi="Cambria"/>
              </w:rPr>
              <w:t>(</w:t>
            </w:r>
            <w:r w:rsidR="00B2443B">
              <w:rPr>
                <w:rFonts w:ascii="Cambria" w:hAnsi="Cambria"/>
              </w:rPr>
              <w:t>41.9</w:t>
            </w:r>
            <w:r w:rsidR="00E60859">
              <w:rPr>
                <w:rFonts w:ascii="Cambria" w:hAnsi="Cambria"/>
              </w:rPr>
              <w:t>%)</w:t>
            </w:r>
          </w:p>
        </w:tc>
        <w:tc>
          <w:tcPr>
            <w:tcW w:w="1870" w:type="dxa"/>
          </w:tcPr>
          <w:p w14:paraId="255930D4" w14:textId="3B949FF2"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(43.</w:t>
            </w:r>
            <w:r w:rsidR="00B2443B">
              <w:rPr>
                <w:rFonts w:ascii="Cambria" w:hAnsi="Cambria"/>
                <w:b/>
                <w:bCs/>
              </w:rPr>
              <w:t>2</w:t>
            </w:r>
            <w:r w:rsidR="00046B2A">
              <w:rPr>
                <w:rFonts w:ascii="Cambria" w:hAnsi="Cambria"/>
                <w:b/>
                <w:bCs/>
              </w:rPr>
              <w:t>%)</w:t>
            </w:r>
          </w:p>
        </w:tc>
      </w:tr>
      <w:tr w:rsidR="008040EC" w14:paraId="63F30373" w14:textId="77777777" w:rsidTr="008040EC">
        <w:tc>
          <w:tcPr>
            <w:tcW w:w="1870" w:type="dxa"/>
            <w:vMerge/>
          </w:tcPr>
          <w:p w14:paraId="13FD685D" w14:textId="77777777" w:rsidR="008040EC" w:rsidRDefault="008040EC" w:rsidP="00E87519">
            <w:pPr>
              <w:rPr>
                <w:rFonts w:ascii="Cambria" w:hAnsi="Cambria"/>
              </w:rPr>
            </w:pPr>
          </w:p>
        </w:tc>
        <w:tc>
          <w:tcPr>
            <w:tcW w:w="1870" w:type="dxa"/>
          </w:tcPr>
          <w:p w14:paraId="7B99809D" w14:textId="33C17212" w:rsidR="008040EC" w:rsidRDefault="008040EC" w:rsidP="00E87519">
            <w:pPr>
              <w:rPr>
                <w:rFonts w:ascii="Cambria" w:hAnsi="Cambria"/>
              </w:rPr>
            </w:pPr>
            <w:r>
              <w:rPr>
                <w:rFonts w:ascii="Cambria" w:hAnsi="Cambria"/>
              </w:rPr>
              <w:t>Small</w:t>
            </w:r>
          </w:p>
        </w:tc>
        <w:tc>
          <w:tcPr>
            <w:tcW w:w="1870" w:type="dxa"/>
          </w:tcPr>
          <w:p w14:paraId="4AE7F627" w14:textId="48D7347A" w:rsidR="008040EC" w:rsidRDefault="00E14294" w:rsidP="00657CD6">
            <w:pPr>
              <w:jc w:val="right"/>
              <w:rPr>
                <w:rFonts w:ascii="Cambria" w:hAnsi="Cambria"/>
              </w:rPr>
            </w:pPr>
            <w:r>
              <w:rPr>
                <w:rFonts w:ascii="Cambria" w:hAnsi="Cambria"/>
              </w:rPr>
              <w:t xml:space="preserve">0.99 </w:t>
            </w:r>
            <w:r w:rsidR="00E60859">
              <w:rPr>
                <w:rFonts w:ascii="Cambria" w:hAnsi="Cambria"/>
              </w:rPr>
              <w:t>(</w:t>
            </w:r>
            <w:r w:rsidR="00B2443B">
              <w:rPr>
                <w:rFonts w:ascii="Cambria" w:hAnsi="Cambria"/>
              </w:rPr>
              <w:t>49.1</w:t>
            </w:r>
            <w:r w:rsidR="00E60859">
              <w:rPr>
                <w:rFonts w:ascii="Cambria" w:hAnsi="Cambria"/>
              </w:rPr>
              <w:t>%)</w:t>
            </w:r>
          </w:p>
        </w:tc>
        <w:tc>
          <w:tcPr>
            <w:tcW w:w="1870" w:type="dxa"/>
          </w:tcPr>
          <w:p w14:paraId="3FDB1E65" w14:textId="3442C081" w:rsidR="008040EC" w:rsidRDefault="00E14294" w:rsidP="00657CD6">
            <w:pPr>
              <w:jc w:val="right"/>
              <w:rPr>
                <w:rFonts w:ascii="Cambria" w:hAnsi="Cambria"/>
              </w:rPr>
            </w:pPr>
            <w:r>
              <w:rPr>
                <w:rFonts w:ascii="Cambria" w:hAnsi="Cambria"/>
              </w:rPr>
              <w:t xml:space="preserve">1.06 </w:t>
            </w:r>
            <w:r w:rsidR="00E60859">
              <w:rPr>
                <w:rFonts w:ascii="Cambria" w:hAnsi="Cambria"/>
              </w:rPr>
              <w:t>(</w:t>
            </w:r>
            <w:r w:rsidR="00B2443B">
              <w:rPr>
                <w:rFonts w:ascii="Cambria" w:hAnsi="Cambria"/>
              </w:rPr>
              <w:t>46.8</w:t>
            </w:r>
            <w:r w:rsidR="00E60859">
              <w:rPr>
                <w:rFonts w:ascii="Cambria" w:hAnsi="Cambria"/>
              </w:rPr>
              <w:t>%)</w:t>
            </w:r>
          </w:p>
        </w:tc>
        <w:tc>
          <w:tcPr>
            <w:tcW w:w="1870" w:type="dxa"/>
          </w:tcPr>
          <w:p w14:paraId="5429D591" w14:textId="71690FD2" w:rsidR="008040EC" w:rsidRPr="00657CD6" w:rsidRDefault="00E14294" w:rsidP="00657CD6">
            <w:pPr>
              <w:jc w:val="right"/>
              <w:rPr>
                <w:rFonts w:ascii="Cambria" w:hAnsi="Cambria"/>
                <w:b/>
                <w:bCs/>
              </w:rPr>
            </w:pPr>
            <w:r>
              <w:rPr>
                <w:rFonts w:ascii="Cambria" w:hAnsi="Cambria"/>
                <w:b/>
                <w:bCs/>
              </w:rPr>
              <w:t xml:space="preserve">1.03 </w:t>
            </w:r>
            <w:r w:rsidR="00046B2A">
              <w:rPr>
                <w:rFonts w:ascii="Cambria" w:hAnsi="Cambria"/>
                <w:b/>
                <w:bCs/>
              </w:rPr>
              <w:t>(4</w:t>
            </w:r>
            <w:r w:rsidR="00B2443B">
              <w:rPr>
                <w:rFonts w:ascii="Cambria" w:hAnsi="Cambria"/>
                <w:b/>
                <w:bCs/>
              </w:rPr>
              <w:t>7.9</w:t>
            </w:r>
            <w:r w:rsidR="00046B2A">
              <w:rPr>
                <w:rFonts w:ascii="Cambria" w:hAnsi="Cambria"/>
                <w:b/>
                <w:bCs/>
              </w:rPr>
              <w:t>%)</w:t>
            </w:r>
          </w:p>
        </w:tc>
      </w:tr>
      <w:tr w:rsidR="008040EC" w14:paraId="03FC2F12" w14:textId="77777777" w:rsidTr="008040EC">
        <w:tc>
          <w:tcPr>
            <w:tcW w:w="1870" w:type="dxa"/>
          </w:tcPr>
          <w:p w14:paraId="7CD84291" w14:textId="77777777" w:rsidR="008040EC" w:rsidRDefault="008040EC" w:rsidP="00E87519">
            <w:pPr>
              <w:rPr>
                <w:rFonts w:ascii="Cambria" w:hAnsi="Cambria"/>
              </w:rPr>
            </w:pPr>
          </w:p>
        </w:tc>
        <w:tc>
          <w:tcPr>
            <w:tcW w:w="1870" w:type="dxa"/>
          </w:tcPr>
          <w:p w14:paraId="0F7EB52E" w14:textId="29DA80BB" w:rsidR="008040EC" w:rsidRPr="00657CD6" w:rsidRDefault="008040EC" w:rsidP="00E87519">
            <w:pPr>
              <w:rPr>
                <w:rFonts w:ascii="Cambria" w:hAnsi="Cambria"/>
                <w:b/>
                <w:bCs/>
              </w:rPr>
            </w:pPr>
            <w:r w:rsidRPr="00657CD6">
              <w:rPr>
                <w:rFonts w:ascii="Cambria" w:hAnsi="Cambria"/>
                <w:b/>
                <w:bCs/>
              </w:rPr>
              <w:t>Total</w:t>
            </w:r>
            <w:r w:rsidR="00E14294">
              <w:rPr>
                <w:rFonts w:ascii="Cambria" w:hAnsi="Cambria"/>
                <w:b/>
                <w:bCs/>
              </w:rPr>
              <w:t xml:space="preserve"> </w:t>
            </w:r>
          </w:p>
        </w:tc>
        <w:tc>
          <w:tcPr>
            <w:tcW w:w="1870" w:type="dxa"/>
          </w:tcPr>
          <w:p w14:paraId="0AF96CF9" w14:textId="75A85E1C"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w:t>
            </w:r>
            <w:r w:rsidR="00B2443B">
              <w:rPr>
                <w:rFonts w:ascii="Cambria" w:hAnsi="Cambria"/>
                <w:b/>
                <w:bCs/>
              </w:rPr>
              <w:t>44.6</w:t>
            </w:r>
            <w:r w:rsidR="00046B2A">
              <w:rPr>
                <w:rFonts w:ascii="Cambria" w:hAnsi="Cambria"/>
                <w:b/>
                <w:bCs/>
              </w:rPr>
              <w:t>%)</w:t>
            </w:r>
          </w:p>
        </w:tc>
        <w:tc>
          <w:tcPr>
            <w:tcW w:w="1870" w:type="dxa"/>
          </w:tcPr>
          <w:p w14:paraId="1DD635F8" w14:textId="5C40F48D" w:rsidR="008040EC" w:rsidRPr="00657CD6" w:rsidRDefault="00E14294" w:rsidP="00657CD6">
            <w:pPr>
              <w:jc w:val="right"/>
              <w:rPr>
                <w:rFonts w:ascii="Cambria" w:hAnsi="Cambria"/>
                <w:b/>
                <w:bCs/>
              </w:rPr>
            </w:pPr>
            <w:r>
              <w:rPr>
                <w:rFonts w:ascii="Cambria" w:hAnsi="Cambria"/>
                <w:b/>
                <w:bCs/>
              </w:rPr>
              <w:t xml:space="preserve">1.21 </w:t>
            </w:r>
            <w:r w:rsidR="00046B2A">
              <w:rPr>
                <w:rFonts w:ascii="Cambria" w:hAnsi="Cambria"/>
                <w:b/>
                <w:bCs/>
              </w:rPr>
              <w:t>(40.</w:t>
            </w:r>
            <w:r w:rsidR="00B2443B">
              <w:rPr>
                <w:rFonts w:ascii="Cambria" w:hAnsi="Cambria"/>
                <w:b/>
                <w:bCs/>
              </w:rPr>
              <w:t>2</w:t>
            </w:r>
            <w:r w:rsidR="00046B2A">
              <w:rPr>
                <w:rFonts w:ascii="Cambria" w:hAnsi="Cambria"/>
                <w:b/>
                <w:bCs/>
              </w:rPr>
              <w:t>%)</w:t>
            </w:r>
          </w:p>
        </w:tc>
        <w:tc>
          <w:tcPr>
            <w:tcW w:w="1870" w:type="dxa"/>
          </w:tcPr>
          <w:p w14:paraId="3DE136B2" w14:textId="192B950A" w:rsidR="008040EC" w:rsidRPr="00657CD6" w:rsidRDefault="00E14294" w:rsidP="00657CD6">
            <w:pPr>
              <w:jc w:val="right"/>
              <w:rPr>
                <w:rFonts w:ascii="Cambria" w:hAnsi="Cambria"/>
                <w:b/>
                <w:bCs/>
              </w:rPr>
            </w:pPr>
            <w:r>
              <w:rPr>
                <w:rFonts w:ascii="Cambria" w:hAnsi="Cambria"/>
                <w:b/>
                <w:bCs/>
              </w:rPr>
              <w:t xml:space="preserve">1.17 </w:t>
            </w:r>
            <w:r w:rsidR="00046B2A">
              <w:rPr>
                <w:rFonts w:ascii="Cambria" w:hAnsi="Cambria"/>
                <w:b/>
                <w:bCs/>
              </w:rPr>
              <w:t>(42.</w:t>
            </w:r>
            <w:r w:rsidR="00B2443B">
              <w:rPr>
                <w:rFonts w:ascii="Cambria" w:hAnsi="Cambria"/>
                <w:b/>
                <w:bCs/>
              </w:rPr>
              <w:t>5</w:t>
            </w:r>
            <w:r w:rsidR="00046B2A">
              <w:rPr>
                <w:rFonts w:ascii="Cambria" w:hAnsi="Cambria"/>
                <w:b/>
                <w:bCs/>
              </w:rPr>
              <w:t>%)</w:t>
            </w:r>
          </w:p>
        </w:tc>
      </w:tr>
    </w:tbl>
    <w:p w14:paraId="1C7CB479" w14:textId="77777777" w:rsidR="00C62DC3" w:rsidRDefault="00C62DC3" w:rsidP="00E87519">
      <w:pPr>
        <w:rPr>
          <w:rFonts w:ascii="Cambria" w:hAnsi="Cambria"/>
        </w:rPr>
      </w:pPr>
    </w:p>
    <w:p w14:paraId="520DAB5B" w14:textId="7116F602" w:rsidR="00B720CA" w:rsidRDefault="002E5255" w:rsidP="00B720CA">
      <w:pPr>
        <w:rPr>
          <w:rFonts w:ascii="Cambria" w:hAnsi="Cambria"/>
        </w:rPr>
      </w:pPr>
      <w:r>
        <w:rPr>
          <w:rFonts w:ascii="Cambria" w:hAnsi="Cambria"/>
        </w:rPr>
        <w:lastRenderedPageBreak/>
        <w:t xml:space="preserve">One issue with </w:t>
      </w:r>
      <w:r w:rsidR="00BF39AB">
        <w:rPr>
          <w:rFonts w:ascii="Cambria" w:hAnsi="Cambria"/>
        </w:rPr>
        <w:t>our</w:t>
      </w:r>
      <w:r>
        <w:rPr>
          <w:rFonts w:ascii="Cambria" w:hAnsi="Cambria"/>
        </w:rPr>
        <w:t xml:space="preserve"> data is that</w:t>
      </w:r>
      <w:r w:rsidR="00130441">
        <w:rPr>
          <w:rFonts w:ascii="Cambria" w:hAnsi="Cambria"/>
        </w:rPr>
        <w:t xml:space="preserve"> 73%</w:t>
      </w:r>
      <w:r>
        <w:rPr>
          <w:rFonts w:ascii="Cambria" w:hAnsi="Cambria"/>
        </w:rPr>
        <w:t xml:space="preserve"> </w:t>
      </w:r>
      <w:r w:rsidR="00130441">
        <w:rPr>
          <w:rFonts w:ascii="Cambria" w:hAnsi="Cambria"/>
        </w:rPr>
        <w:t>of the</w:t>
      </w:r>
      <w:r w:rsidR="00B720CA">
        <w:rPr>
          <w:rFonts w:ascii="Cambria" w:hAnsi="Cambria"/>
        </w:rPr>
        <w:t xml:space="preserve"> </w:t>
      </w:r>
      <w:r w:rsidR="0016641B">
        <w:rPr>
          <w:rFonts w:ascii="Cambria" w:hAnsi="Cambria"/>
        </w:rPr>
        <w:t xml:space="preserve">series have negative slopes, </w:t>
      </w:r>
      <w:r>
        <w:rPr>
          <w:rFonts w:ascii="Cambria" w:hAnsi="Cambria"/>
        </w:rPr>
        <w:t xml:space="preserve">which could cause </w:t>
      </w:r>
      <w:r w:rsidR="0016641B">
        <w:rPr>
          <w:rFonts w:ascii="Cambria" w:hAnsi="Cambria"/>
        </w:rPr>
        <w:t xml:space="preserve">positive adjustments </w:t>
      </w:r>
      <w:r>
        <w:rPr>
          <w:rFonts w:ascii="Cambria" w:hAnsi="Cambria"/>
        </w:rPr>
        <w:t>to have</w:t>
      </w:r>
      <w:r w:rsidR="0016641B">
        <w:rPr>
          <w:rFonts w:ascii="Cambria" w:hAnsi="Cambria"/>
        </w:rPr>
        <w:t xml:space="preserve"> a damp</w:t>
      </w:r>
      <w:r>
        <w:rPr>
          <w:rFonts w:ascii="Cambria" w:hAnsi="Cambria"/>
        </w:rPr>
        <w:t>en</w:t>
      </w:r>
      <w:r w:rsidR="0016641B">
        <w:rPr>
          <w:rFonts w:ascii="Cambria" w:hAnsi="Cambria"/>
        </w:rPr>
        <w:t>ing effect on forecasts</w:t>
      </w:r>
      <w:r w:rsidR="00EA4775">
        <w:rPr>
          <w:rFonts w:ascii="Cambria" w:hAnsi="Cambria"/>
        </w:rPr>
        <w:t xml:space="preserve">, and negative adjustments </w:t>
      </w:r>
      <w:r>
        <w:rPr>
          <w:rFonts w:ascii="Cambria" w:hAnsi="Cambria"/>
        </w:rPr>
        <w:t>to overestimate</w:t>
      </w:r>
      <w:r w:rsidR="00EA4775">
        <w:rPr>
          <w:rFonts w:ascii="Cambria" w:hAnsi="Cambria"/>
        </w:rPr>
        <w:t xml:space="preserve"> the impact of the trend</w:t>
      </w:r>
      <w:r w:rsidR="0089327E">
        <w:rPr>
          <w:rFonts w:ascii="Cambria" w:hAnsi="Cambria"/>
        </w:rPr>
        <w:t xml:space="preserve"> (</w:t>
      </w:r>
      <w:r w:rsidR="00797E08" w:rsidRPr="00271F92">
        <w:rPr>
          <w:rFonts w:ascii="Cambria" w:hAnsi="Cambria"/>
        </w:rPr>
        <w:t>Hyndma</w:t>
      </w:r>
      <w:r w:rsidR="00797E08">
        <w:rPr>
          <w:rFonts w:ascii="Cambria" w:hAnsi="Cambria"/>
        </w:rPr>
        <w:t xml:space="preserve">n </w:t>
      </w:r>
      <w:r w:rsidR="00797E08" w:rsidRPr="00271F92">
        <w:rPr>
          <w:rFonts w:ascii="Cambria" w:hAnsi="Cambria"/>
        </w:rPr>
        <w:t>&amp; Athanasopoulos</w:t>
      </w:r>
      <w:r w:rsidR="00797E08">
        <w:rPr>
          <w:rFonts w:ascii="Cambria" w:hAnsi="Cambria"/>
        </w:rPr>
        <w:t xml:space="preserve">, </w:t>
      </w:r>
      <w:r w:rsidR="00797E08" w:rsidRPr="00271F92">
        <w:rPr>
          <w:rFonts w:ascii="Cambria" w:hAnsi="Cambria"/>
        </w:rPr>
        <w:t>2021)</w:t>
      </w:r>
      <w:r w:rsidR="00EA4775">
        <w:rPr>
          <w:rFonts w:ascii="Cambria" w:hAnsi="Cambria"/>
        </w:rPr>
        <w:t>.</w:t>
      </w:r>
      <w:r w:rsidR="0016641B">
        <w:rPr>
          <w:rFonts w:ascii="Cambria" w:hAnsi="Cambria"/>
        </w:rPr>
        <w:t xml:space="preserve"> </w:t>
      </w:r>
      <w:r>
        <w:rPr>
          <w:rFonts w:ascii="Cambria" w:hAnsi="Cambria"/>
        </w:rPr>
        <w:t>Table 7 displays the</w:t>
      </w:r>
      <w:r w:rsidR="0016641B">
        <w:rPr>
          <w:rFonts w:ascii="Cambria" w:hAnsi="Cambria"/>
        </w:rPr>
        <w:t xml:space="preserve"> </w:t>
      </w:r>
      <w:r w:rsidR="0016641B" w:rsidRPr="008A4410">
        <w:rPr>
          <w:rFonts w:ascii="Cambria" w:hAnsi="Cambria"/>
        </w:rPr>
        <w:t>AvgRelAE</w:t>
      </w:r>
      <w:r w:rsidR="0016641B">
        <w:rPr>
          <w:rFonts w:ascii="Cambria" w:hAnsi="Cambria"/>
        </w:rPr>
        <w:t xml:space="preserve"> and the percentage of adjustments for </w:t>
      </w:r>
      <w:r>
        <w:rPr>
          <w:rFonts w:ascii="Cambria" w:hAnsi="Cambria"/>
        </w:rPr>
        <w:t xml:space="preserve">time </w:t>
      </w:r>
      <w:r w:rsidR="0016641B">
        <w:rPr>
          <w:rFonts w:ascii="Cambria" w:hAnsi="Cambria"/>
        </w:rPr>
        <w:t>series with positive slopes vs. negative slopes</w:t>
      </w:r>
      <w:r>
        <w:rPr>
          <w:rFonts w:ascii="Cambria" w:hAnsi="Cambria"/>
        </w:rPr>
        <w:t>.  To measure the slope, we calculate</w:t>
      </w:r>
      <w:r w:rsidR="00166185">
        <w:rPr>
          <w:rFonts w:ascii="Cambria" w:hAnsi="Cambria"/>
        </w:rPr>
        <w:t xml:space="preserve"> </w:t>
      </w:r>
      <w:r w:rsidR="00FC06D8">
        <w:rPr>
          <w:rFonts w:ascii="Cambria" w:hAnsi="Cambria"/>
        </w:rPr>
        <w:t xml:space="preserve">the </w:t>
      </w:r>
      <w:r w:rsidR="00166185">
        <w:rPr>
          <w:rFonts w:ascii="Cambria" w:hAnsi="Cambria"/>
        </w:rPr>
        <w:t xml:space="preserve">slope coefficient </w:t>
      </w:r>
      <w:r>
        <w:rPr>
          <w:rFonts w:ascii="Cambria" w:hAnsi="Cambria"/>
        </w:rPr>
        <w:t>of</w:t>
      </w:r>
      <w:r w:rsidR="00166185">
        <w:rPr>
          <w:rFonts w:ascii="Cambria" w:hAnsi="Cambria"/>
        </w:rPr>
        <w:t xml:space="preserve"> a simple linear regression </w:t>
      </w:r>
      <w:r>
        <w:rPr>
          <w:rFonts w:ascii="Cambria" w:hAnsi="Cambria"/>
        </w:rPr>
        <w:t xml:space="preserve">that regresses the time series values on </w:t>
      </w:r>
      <w:r w:rsidR="00660417">
        <w:rPr>
          <w:rFonts w:ascii="Cambria" w:hAnsi="Cambria"/>
        </w:rPr>
        <w:t xml:space="preserve">a continuous </w:t>
      </w:r>
      <w:r>
        <w:rPr>
          <w:rFonts w:ascii="Cambria" w:hAnsi="Cambria"/>
        </w:rPr>
        <w:t>time</w:t>
      </w:r>
      <w:r w:rsidR="00660417">
        <w:rPr>
          <w:rFonts w:ascii="Cambria" w:hAnsi="Cambria"/>
        </w:rPr>
        <w:t xml:space="preserve"> variable</w:t>
      </w:r>
      <w:r>
        <w:rPr>
          <w:rFonts w:ascii="Cambria" w:hAnsi="Cambria"/>
        </w:rPr>
        <w:t>.</w:t>
      </w:r>
      <w:r w:rsidR="00BF39AB">
        <w:rPr>
          <w:rFonts w:ascii="Cambria" w:hAnsi="Cambria"/>
        </w:rPr>
        <w:t xml:space="preserve">  </w:t>
      </w:r>
      <w:r w:rsidR="00487C8E">
        <w:rPr>
          <w:rFonts w:ascii="Cambria" w:hAnsi="Cambria"/>
        </w:rPr>
        <w:t>Our results show</w:t>
      </w:r>
      <w:r w:rsidR="00BF39AB">
        <w:rPr>
          <w:rFonts w:ascii="Cambria" w:hAnsi="Cambria"/>
        </w:rPr>
        <w:t xml:space="preserve"> that time series with negative slopes and negative adjustments (32% of all </w:t>
      </w:r>
      <w:r w:rsidR="00487C8E">
        <w:rPr>
          <w:rFonts w:ascii="Cambria" w:hAnsi="Cambria"/>
        </w:rPr>
        <w:t>time series</w:t>
      </w:r>
      <w:r w:rsidR="00BF39AB">
        <w:rPr>
          <w:rFonts w:ascii="Cambria" w:hAnsi="Cambria"/>
        </w:rPr>
        <w:t>) tended to degrade forecast accuracy the most.</w:t>
      </w:r>
    </w:p>
    <w:p w14:paraId="44D6B994" w14:textId="3BEF8570" w:rsidR="00166185" w:rsidRDefault="00166185" w:rsidP="00B720CA">
      <w:pPr>
        <w:rPr>
          <w:rFonts w:ascii="Cambria" w:hAnsi="Cambria"/>
        </w:rPr>
      </w:pPr>
    </w:p>
    <w:p w14:paraId="7E80BAD2" w14:textId="7E0E846B" w:rsidR="00031BC3" w:rsidRPr="00657CD6" w:rsidRDefault="00031BC3" w:rsidP="00B720CA">
      <w:pPr>
        <w:rPr>
          <w:rFonts w:ascii="Cambria" w:eastAsiaTheme="minorEastAsia" w:hAnsi="Cambria"/>
          <w:b/>
          <w:bCs/>
        </w:rPr>
      </w:pPr>
      <w:r w:rsidRPr="00031BC3">
        <w:rPr>
          <w:rFonts w:ascii="Cambria" w:hAnsi="Cambria"/>
          <w:b/>
          <w:bCs/>
        </w:rPr>
        <w:t xml:space="preserve">Table </w:t>
      </w:r>
      <w:r w:rsidR="0020319A">
        <w:rPr>
          <w:rFonts w:ascii="Cambria" w:hAnsi="Cambria"/>
          <w:b/>
          <w:bCs/>
        </w:rPr>
        <w:t>7</w:t>
      </w:r>
      <w:r w:rsidRPr="00031BC3">
        <w:rPr>
          <w:rFonts w:ascii="Cambria" w:hAnsi="Cambria"/>
          <w:b/>
          <w:bCs/>
        </w:rPr>
        <w:t xml:space="preserve">: </w:t>
      </w:r>
      <m:oMath>
        <m:r>
          <m:rPr>
            <m:sty m:val="b"/>
          </m:rPr>
          <w:rPr>
            <w:rFonts w:ascii="Cambria Math" w:hAnsi="Cambria Math"/>
          </w:rPr>
          <m:t>AvgRelAE</m:t>
        </m:r>
      </m:oMath>
      <w:r w:rsidRPr="00657CD6">
        <w:rPr>
          <w:rFonts w:ascii="Cambria" w:eastAsiaTheme="minorEastAsia" w:hAnsi="Cambria"/>
          <w:b/>
          <w:bCs/>
        </w:rPr>
        <w:t xml:space="preserve"> </w:t>
      </w:r>
      <w:r w:rsidR="00BF39AB">
        <w:rPr>
          <w:rFonts w:ascii="Cambria" w:eastAsiaTheme="minorEastAsia" w:hAnsi="Cambria"/>
          <w:b/>
          <w:bCs/>
        </w:rPr>
        <w:t>(</w:t>
      </w:r>
      <w:r>
        <w:rPr>
          <w:rFonts w:ascii="Cambria" w:eastAsiaTheme="minorEastAsia" w:hAnsi="Cambria"/>
          <w:b/>
          <w:bCs/>
        </w:rPr>
        <w:t>and the percentage of adjustments</w:t>
      </w:r>
      <w:r w:rsidR="00D72135">
        <w:rPr>
          <w:rFonts w:ascii="Cambria" w:eastAsiaTheme="minorEastAsia" w:hAnsi="Cambria"/>
          <w:b/>
          <w:bCs/>
        </w:rPr>
        <w:t xml:space="preserve"> that improved accuracy</w:t>
      </w:r>
      <w:r w:rsidR="00BF39AB">
        <w:rPr>
          <w:rFonts w:ascii="Cambria" w:eastAsiaTheme="minorEastAsia" w:hAnsi="Cambria"/>
          <w:b/>
          <w:bCs/>
        </w:rPr>
        <w:t>)</w:t>
      </w:r>
      <w:r w:rsidR="00D72135">
        <w:rPr>
          <w:rFonts w:ascii="Cambria" w:eastAsiaTheme="minorEastAsia" w:hAnsi="Cambria"/>
          <w:b/>
          <w:bCs/>
        </w:rPr>
        <w:t xml:space="preserve"> by slope and direction</w:t>
      </w:r>
      <w:r>
        <w:rPr>
          <w:rFonts w:ascii="Cambria" w:eastAsiaTheme="minorEastAs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14:paraId="01A0C8F9" w14:textId="77777777" w:rsidTr="00191363">
        <w:tc>
          <w:tcPr>
            <w:tcW w:w="1870" w:type="dxa"/>
          </w:tcPr>
          <w:p w14:paraId="33DF03CA" w14:textId="77777777" w:rsidR="00166185" w:rsidRDefault="00166185" w:rsidP="00B720CA">
            <w:pPr>
              <w:rPr>
                <w:rFonts w:ascii="Cambria" w:hAnsi="Cambria"/>
              </w:rPr>
            </w:pPr>
          </w:p>
        </w:tc>
        <w:tc>
          <w:tcPr>
            <w:tcW w:w="1870" w:type="dxa"/>
          </w:tcPr>
          <w:p w14:paraId="0DA129CA" w14:textId="77777777" w:rsidR="00166185" w:rsidRDefault="00166185" w:rsidP="00B720CA">
            <w:pPr>
              <w:rPr>
                <w:rFonts w:ascii="Cambria" w:hAnsi="Cambria"/>
              </w:rPr>
            </w:pPr>
          </w:p>
        </w:tc>
        <w:tc>
          <w:tcPr>
            <w:tcW w:w="3740" w:type="dxa"/>
            <w:gridSpan w:val="2"/>
          </w:tcPr>
          <w:p w14:paraId="21C10314" w14:textId="0E0B5597" w:rsidR="00166185" w:rsidRDefault="00166185" w:rsidP="00B720CA">
            <w:pPr>
              <w:rPr>
                <w:rFonts w:ascii="Cambria" w:hAnsi="Cambria"/>
              </w:rPr>
            </w:pPr>
            <w:r>
              <w:rPr>
                <w:rFonts w:ascii="Cambria" w:hAnsi="Cambria"/>
              </w:rPr>
              <w:t>Direction</w:t>
            </w:r>
          </w:p>
        </w:tc>
        <w:tc>
          <w:tcPr>
            <w:tcW w:w="1870" w:type="dxa"/>
          </w:tcPr>
          <w:p w14:paraId="049FCDA4" w14:textId="77777777" w:rsidR="00166185" w:rsidRDefault="00166185" w:rsidP="00B720CA">
            <w:pPr>
              <w:rPr>
                <w:rFonts w:ascii="Cambria" w:hAnsi="Cambria"/>
              </w:rPr>
            </w:pPr>
          </w:p>
        </w:tc>
      </w:tr>
      <w:tr w:rsidR="00166185" w14:paraId="50C0030D" w14:textId="77777777" w:rsidTr="00166185">
        <w:tc>
          <w:tcPr>
            <w:tcW w:w="1870" w:type="dxa"/>
          </w:tcPr>
          <w:p w14:paraId="104ABB5F" w14:textId="77777777" w:rsidR="00166185" w:rsidRDefault="00166185" w:rsidP="00B720CA">
            <w:pPr>
              <w:rPr>
                <w:rFonts w:ascii="Cambria" w:hAnsi="Cambria"/>
              </w:rPr>
            </w:pPr>
          </w:p>
        </w:tc>
        <w:tc>
          <w:tcPr>
            <w:tcW w:w="1870" w:type="dxa"/>
          </w:tcPr>
          <w:p w14:paraId="1E02E6DC" w14:textId="77777777" w:rsidR="00166185" w:rsidRDefault="00166185" w:rsidP="00B720CA">
            <w:pPr>
              <w:rPr>
                <w:rFonts w:ascii="Cambria" w:hAnsi="Cambria"/>
              </w:rPr>
            </w:pPr>
          </w:p>
        </w:tc>
        <w:tc>
          <w:tcPr>
            <w:tcW w:w="1870" w:type="dxa"/>
          </w:tcPr>
          <w:p w14:paraId="705F3F80" w14:textId="18888D32" w:rsidR="00166185" w:rsidRDefault="00166185" w:rsidP="00B720CA">
            <w:pPr>
              <w:rPr>
                <w:rFonts w:ascii="Cambria" w:hAnsi="Cambria"/>
              </w:rPr>
            </w:pPr>
            <w:r>
              <w:rPr>
                <w:rFonts w:ascii="Cambria" w:hAnsi="Cambria"/>
              </w:rPr>
              <w:t>Positive</w:t>
            </w:r>
          </w:p>
        </w:tc>
        <w:tc>
          <w:tcPr>
            <w:tcW w:w="1870" w:type="dxa"/>
          </w:tcPr>
          <w:p w14:paraId="11141531" w14:textId="68501766" w:rsidR="00166185" w:rsidRDefault="00166185" w:rsidP="00B720CA">
            <w:pPr>
              <w:rPr>
                <w:rFonts w:ascii="Cambria" w:hAnsi="Cambria"/>
              </w:rPr>
            </w:pPr>
            <w:r>
              <w:rPr>
                <w:rFonts w:ascii="Cambria" w:hAnsi="Cambria"/>
              </w:rPr>
              <w:t>Negative</w:t>
            </w:r>
          </w:p>
        </w:tc>
        <w:tc>
          <w:tcPr>
            <w:tcW w:w="1870" w:type="dxa"/>
          </w:tcPr>
          <w:p w14:paraId="4A7DA216" w14:textId="415C6C7A" w:rsidR="00166185" w:rsidRPr="00657CD6" w:rsidRDefault="00166185" w:rsidP="00B720CA">
            <w:pPr>
              <w:rPr>
                <w:rFonts w:ascii="Cambria" w:hAnsi="Cambria"/>
                <w:b/>
                <w:bCs/>
              </w:rPr>
            </w:pPr>
            <w:r w:rsidRPr="00657CD6">
              <w:rPr>
                <w:rFonts w:ascii="Cambria" w:hAnsi="Cambria"/>
                <w:b/>
                <w:bCs/>
              </w:rPr>
              <w:t xml:space="preserve">Total </w:t>
            </w:r>
          </w:p>
        </w:tc>
      </w:tr>
      <w:tr w:rsidR="00166185" w14:paraId="60955AB0" w14:textId="77777777" w:rsidTr="00166185">
        <w:tc>
          <w:tcPr>
            <w:tcW w:w="1870" w:type="dxa"/>
            <w:vMerge w:val="restart"/>
          </w:tcPr>
          <w:p w14:paraId="7141FA7D" w14:textId="65B8B50F" w:rsidR="00166185" w:rsidRDefault="00166185" w:rsidP="00B720CA">
            <w:pPr>
              <w:rPr>
                <w:rFonts w:ascii="Cambria" w:hAnsi="Cambria"/>
              </w:rPr>
            </w:pPr>
            <w:r>
              <w:rPr>
                <w:rFonts w:ascii="Cambria" w:hAnsi="Cambria"/>
              </w:rPr>
              <w:t>Slope</w:t>
            </w:r>
          </w:p>
        </w:tc>
        <w:tc>
          <w:tcPr>
            <w:tcW w:w="1870" w:type="dxa"/>
          </w:tcPr>
          <w:p w14:paraId="0B33756A" w14:textId="0B08A17B" w:rsidR="00166185" w:rsidRDefault="00166185" w:rsidP="00B720CA">
            <w:pPr>
              <w:rPr>
                <w:rFonts w:ascii="Cambria" w:hAnsi="Cambria"/>
              </w:rPr>
            </w:pPr>
            <w:r>
              <w:rPr>
                <w:rFonts w:ascii="Cambria" w:hAnsi="Cambria"/>
              </w:rPr>
              <w:t>Positive</w:t>
            </w:r>
          </w:p>
        </w:tc>
        <w:tc>
          <w:tcPr>
            <w:tcW w:w="1870" w:type="dxa"/>
          </w:tcPr>
          <w:p w14:paraId="502C1B7B" w14:textId="66C1819D" w:rsidR="00166185" w:rsidRDefault="00A335F1" w:rsidP="00657CD6">
            <w:pPr>
              <w:jc w:val="right"/>
              <w:rPr>
                <w:rFonts w:ascii="Cambria" w:hAnsi="Cambria"/>
              </w:rPr>
            </w:pPr>
            <w:r>
              <w:rPr>
                <w:rFonts w:ascii="Cambria" w:hAnsi="Cambria"/>
              </w:rPr>
              <w:t>1.13 (42.9%)</w:t>
            </w:r>
          </w:p>
        </w:tc>
        <w:tc>
          <w:tcPr>
            <w:tcW w:w="1870" w:type="dxa"/>
          </w:tcPr>
          <w:p w14:paraId="47270B76" w14:textId="1F7DBD98" w:rsidR="00166185" w:rsidRDefault="00A335F1" w:rsidP="00657CD6">
            <w:pPr>
              <w:jc w:val="right"/>
              <w:rPr>
                <w:rFonts w:ascii="Cambria" w:hAnsi="Cambria"/>
              </w:rPr>
            </w:pPr>
            <w:r>
              <w:rPr>
                <w:rFonts w:ascii="Cambria" w:hAnsi="Cambria"/>
              </w:rPr>
              <w:t>1.14 (41.6%)</w:t>
            </w:r>
          </w:p>
        </w:tc>
        <w:tc>
          <w:tcPr>
            <w:tcW w:w="1870" w:type="dxa"/>
          </w:tcPr>
          <w:p w14:paraId="3FEF762C" w14:textId="508EF580" w:rsidR="00166185" w:rsidRPr="00657CD6" w:rsidRDefault="00A335F1" w:rsidP="00657CD6">
            <w:pPr>
              <w:jc w:val="right"/>
              <w:rPr>
                <w:rFonts w:ascii="Cambria" w:hAnsi="Cambria"/>
                <w:b/>
                <w:bCs/>
              </w:rPr>
            </w:pPr>
            <w:r w:rsidRPr="00657CD6">
              <w:rPr>
                <w:rFonts w:ascii="Cambria" w:hAnsi="Cambria"/>
                <w:b/>
                <w:bCs/>
              </w:rPr>
              <w:t>1.14 (42.2%)</w:t>
            </w:r>
          </w:p>
        </w:tc>
      </w:tr>
      <w:tr w:rsidR="00166185" w14:paraId="3EA31A53" w14:textId="77777777" w:rsidTr="00166185">
        <w:tc>
          <w:tcPr>
            <w:tcW w:w="1870" w:type="dxa"/>
            <w:vMerge/>
          </w:tcPr>
          <w:p w14:paraId="5CC4F092" w14:textId="77777777" w:rsidR="00166185" w:rsidRDefault="00166185" w:rsidP="00B720CA">
            <w:pPr>
              <w:rPr>
                <w:rFonts w:ascii="Cambria" w:hAnsi="Cambria"/>
              </w:rPr>
            </w:pPr>
          </w:p>
        </w:tc>
        <w:tc>
          <w:tcPr>
            <w:tcW w:w="1870" w:type="dxa"/>
          </w:tcPr>
          <w:p w14:paraId="0A4DFAB1" w14:textId="74375CC5" w:rsidR="00166185" w:rsidRDefault="00166185" w:rsidP="00B720CA">
            <w:pPr>
              <w:rPr>
                <w:rFonts w:ascii="Cambria" w:hAnsi="Cambria"/>
              </w:rPr>
            </w:pPr>
            <w:r>
              <w:rPr>
                <w:rFonts w:ascii="Cambria" w:hAnsi="Cambria"/>
              </w:rPr>
              <w:t>Negative</w:t>
            </w:r>
          </w:p>
        </w:tc>
        <w:tc>
          <w:tcPr>
            <w:tcW w:w="1870" w:type="dxa"/>
          </w:tcPr>
          <w:p w14:paraId="6C97101F" w14:textId="4BBF471A" w:rsidR="00166185" w:rsidRDefault="00A335F1" w:rsidP="00657CD6">
            <w:pPr>
              <w:jc w:val="right"/>
              <w:rPr>
                <w:rFonts w:ascii="Cambria" w:hAnsi="Cambria"/>
              </w:rPr>
            </w:pPr>
            <w:r>
              <w:rPr>
                <w:rFonts w:ascii="Cambria" w:hAnsi="Cambria"/>
              </w:rPr>
              <w:t>1.14 (45.0%)</w:t>
            </w:r>
          </w:p>
        </w:tc>
        <w:tc>
          <w:tcPr>
            <w:tcW w:w="1870" w:type="dxa"/>
          </w:tcPr>
          <w:p w14:paraId="7A525B76" w14:textId="436951FB" w:rsidR="00166185" w:rsidRDefault="00A335F1" w:rsidP="00657CD6">
            <w:pPr>
              <w:jc w:val="right"/>
              <w:rPr>
                <w:rFonts w:ascii="Cambria" w:hAnsi="Cambria"/>
              </w:rPr>
            </w:pPr>
            <w:r w:rsidRPr="009B1A69">
              <w:rPr>
                <w:rFonts w:ascii="Cambria" w:hAnsi="Cambria"/>
              </w:rPr>
              <w:t>1.24 (39.6%)</w:t>
            </w:r>
          </w:p>
        </w:tc>
        <w:tc>
          <w:tcPr>
            <w:tcW w:w="1870" w:type="dxa"/>
          </w:tcPr>
          <w:p w14:paraId="448BB4C7" w14:textId="488BE2EF" w:rsidR="00166185" w:rsidRPr="00657CD6" w:rsidRDefault="00A335F1" w:rsidP="00657CD6">
            <w:pPr>
              <w:jc w:val="right"/>
              <w:rPr>
                <w:rFonts w:ascii="Cambria" w:hAnsi="Cambria"/>
                <w:b/>
                <w:bCs/>
              </w:rPr>
            </w:pPr>
            <w:r w:rsidRPr="00657CD6">
              <w:rPr>
                <w:rFonts w:ascii="Cambria" w:hAnsi="Cambria"/>
                <w:b/>
                <w:bCs/>
              </w:rPr>
              <w:t>1.18 (42.6%)</w:t>
            </w:r>
          </w:p>
        </w:tc>
      </w:tr>
      <w:tr w:rsidR="00166185" w14:paraId="238B5093" w14:textId="77777777" w:rsidTr="00166185">
        <w:tc>
          <w:tcPr>
            <w:tcW w:w="1870" w:type="dxa"/>
          </w:tcPr>
          <w:p w14:paraId="1235A870" w14:textId="77777777" w:rsidR="00166185" w:rsidRDefault="00166185" w:rsidP="00B720CA">
            <w:pPr>
              <w:rPr>
                <w:rFonts w:ascii="Cambria" w:hAnsi="Cambria"/>
              </w:rPr>
            </w:pPr>
          </w:p>
        </w:tc>
        <w:tc>
          <w:tcPr>
            <w:tcW w:w="1870" w:type="dxa"/>
          </w:tcPr>
          <w:p w14:paraId="2F8B92B3" w14:textId="05A737B3" w:rsidR="00166185" w:rsidRPr="00657CD6" w:rsidRDefault="00166185" w:rsidP="00B720CA">
            <w:pPr>
              <w:rPr>
                <w:rFonts w:ascii="Cambria" w:hAnsi="Cambria"/>
                <w:b/>
                <w:bCs/>
              </w:rPr>
            </w:pPr>
            <w:r w:rsidRPr="00657CD6">
              <w:rPr>
                <w:rFonts w:ascii="Cambria" w:hAnsi="Cambria"/>
                <w:b/>
                <w:bCs/>
              </w:rPr>
              <w:t>Total</w:t>
            </w:r>
          </w:p>
        </w:tc>
        <w:tc>
          <w:tcPr>
            <w:tcW w:w="1870" w:type="dxa"/>
          </w:tcPr>
          <w:p w14:paraId="1887B7D8" w14:textId="2959E09C" w:rsidR="00166185" w:rsidRPr="00657CD6" w:rsidRDefault="00A335F1" w:rsidP="00657CD6">
            <w:pPr>
              <w:jc w:val="right"/>
              <w:rPr>
                <w:rFonts w:ascii="Cambria" w:hAnsi="Cambria"/>
                <w:b/>
                <w:bCs/>
              </w:rPr>
            </w:pPr>
            <w:r w:rsidRPr="00657CD6">
              <w:rPr>
                <w:rFonts w:ascii="Cambria" w:hAnsi="Cambria"/>
                <w:b/>
                <w:bCs/>
              </w:rPr>
              <w:t>1.14 (44.6%)</w:t>
            </w:r>
          </w:p>
        </w:tc>
        <w:tc>
          <w:tcPr>
            <w:tcW w:w="1870" w:type="dxa"/>
          </w:tcPr>
          <w:p w14:paraId="29A492A4" w14:textId="45782BDC" w:rsidR="00166185" w:rsidRPr="00657CD6" w:rsidRDefault="00A335F1" w:rsidP="00657CD6">
            <w:pPr>
              <w:jc w:val="right"/>
              <w:rPr>
                <w:rFonts w:ascii="Cambria" w:hAnsi="Cambria"/>
                <w:b/>
                <w:bCs/>
              </w:rPr>
            </w:pPr>
            <w:r w:rsidRPr="00657CD6">
              <w:rPr>
                <w:rFonts w:ascii="Cambria" w:hAnsi="Cambria"/>
                <w:b/>
                <w:bCs/>
              </w:rPr>
              <w:t>1.21 (40.2%)</w:t>
            </w:r>
          </w:p>
        </w:tc>
        <w:tc>
          <w:tcPr>
            <w:tcW w:w="1870" w:type="dxa"/>
          </w:tcPr>
          <w:p w14:paraId="299A67C2" w14:textId="45ACF59C" w:rsidR="00166185" w:rsidRPr="00657CD6" w:rsidRDefault="00A335F1" w:rsidP="00657CD6">
            <w:pPr>
              <w:jc w:val="right"/>
              <w:rPr>
                <w:rFonts w:ascii="Cambria" w:hAnsi="Cambria"/>
                <w:b/>
                <w:bCs/>
              </w:rPr>
            </w:pPr>
            <w:r w:rsidRPr="00657CD6">
              <w:rPr>
                <w:rFonts w:ascii="Cambria" w:hAnsi="Cambria"/>
                <w:b/>
                <w:bCs/>
              </w:rPr>
              <w:t>1.17 (42.5%)</w:t>
            </w:r>
          </w:p>
        </w:tc>
      </w:tr>
    </w:tbl>
    <w:p w14:paraId="383C528E" w14:textId="77777777" w:rsidR="00166185" w:rsidRPr="0016641B" w:rsidRDefault="00166185" w:rsidP="00B720CA">
      <w:pPr>
        <w:rPr>
          <w:rFonts w:ascii="Cambria" w:hAnsi="Cambria"/>
        </w:rPr>
      </w:pPr>
    </w:p>
    <w:p w14:paraId="505B5992" w14:textId="75FCFF68" w:rsidR="004458F3" w:rsidRDefault="00BF39AB" w:rsidP="00E87519">
      <w:pPr>
        <w:rPr>
          <w:rFonts w:ascii="Cambria" w:eastAsiaTheme="minorEastAsia" w:hAnsi="Cambria"/>
        </w:rPr>
      </w:pPr>
      <w:r>
        <w:rPr>
          <w:rFonts w:ascii="Cambria" w:hAnsi="Cambria"/>
        </w:rPr>
        <w:t>Table 8</w:t>
      </w:r>
      <w:r w:rsidR="004458F3">
        <w:rPr>
          <w:rFonts w:ascii="Cambria" w:hAnsi="Cambria"/>
        </w:rPr>
        <w:t xml:space="preserve"> </w:t>
      </w:r>
      <w:r w:rsidR="00E97D5F">
        <w:rPr>
          <w:rFonts w:ascii="Cambria" w:hAnsi="Cambria"/>
        </w:rPr>
        <w:t>measure</w:t>
      </w:r>
      <w:r>
        <w:rPr>
          <w:rFonts w:ascii="Cambria" w:hAnsi="Cambria"/>
        </w:rPr>
        <w:t>s</w:t>
      </w:r>
      <w:r w:rsidR="00E97D5F">
        <w:rPr>
          <w:rFonts w:ascii="Cambria" w:hAnsi="Cambria"/>
        </w:rPr>
        <w:t xml:space="preserve"> the</w:t>
      </w:r>
      <w:r w:rsidR="004458F3">
        <w:rPr>
          <w:rFonts w:ascii="Cambria" w:hAnsi="Cambria"/>
        </w:rPr>
        <w:t xml:space="preserve"> </w:t>
      </w:r>
      <w:r>
        <w:rPr>
          <w:rFonts w:ascii="Cambria" w:eastAsiaTheme="minorEastAsia" w:hAnsi="Cambria"/>
        </w:rPr>
        <w:t>percentage of adjustments that improved accuracy</w:t>
      </w:r>
      <w:r w:rsidR="00487C8E">
        <w:rPr>
          <w:rFonts w:ascii="Cambria" w:eastAsiaTheme="minorEastAsia" w:hAnsi="Cambria"/>
        </w:rPr>
        <w:t xml:space="preserve"> and AvgRelAE</w:t>
      </w:r>
      <w:r>
        <w:rPr>
          <w:rFonts w:ascii="Cambria" w:eastAsiaTheme="minorEastAsia" w:hAnsi="Cambria"/>
        </w:rPr>
        <w:t xml:space="preserve"> </w:t>
      </w:r>
      <w:r w:rsidR="00AE5EFC">
        <w:rPr>
          <w:rFonts w:ascii="Cambria" w:eastAsiaTheme="minorEastAsia" w:hAnsi="Cambria"/>
        </w:rPr>
        <w:t>categorized by</w:t>
      </w:r>
      <w:r w:rsidR="004458F3">
        <w:rPr>
          <w:rFonts w:ascii="Cambria" w:eastAsiaTheme="minorEastAsia" w:hAnsi="Cambria"/>
        </w:rPr>
        <w:t xml:space="preserve"> the coefficient of variation of the original series and whether k-n</w:t>
      </w:r>
      <w:r w:rsidR="00C72148">
        <w:rPr>
          <w:rFonts w:ascii="Cambria" w:eastAsiaTheme="minorEastAsia" w:hAnsi="Cambria"/>
        </w:rPr>
        <w:t>TS</w:t>
      </w:r>
      <w:r w:rsidR="004458F3">
        <w:rPr>
          <w:rFonts w:ascii="Cambria" w:eastAsiaTheme="minorEastAsia" w:hAnsi="Cambria"/>
        </w:rPr>
        <w:t>+</w:t>
      </w:r>
      <w:r w:rsidR="00C72148">
        <w:rPr>
          <w:rFonts w:ascii="Cambria" w:eastAsiaTheme="minorEastAsia" w:hAnsi="Cambria"/>
        </w:rPr>
        <w:t xml:space="preserve"> (k=3)</w:t>
      </w:r>
      <w:r w:rsidR="004458F3">
        <w:rPr>
          <w:rFonts w:ascii="Cambria" w:eastAsiaTheme="minorEastAsia" w:hAnsi="Cambria"/>
        </w:rPr>
        <w:t xml:space="preserve"> swapping increased, decreased, or maintained (within five percent) the coefficient of variation.</w:t>
      </w:r>
      <w:r w:rsidR="00252BBE">
        <w:rPr>
          <w:rFonts w:ascii="Cambria" w:eastAsiaTheme="minorEastAsia" w:hAnsi="Cambria"/>
        </w:rPr>
        <w:t xml:space="preserve"> </w:t>
      </w:r>
      <w:r w:rsidR="00D96352">
        <w:rPr>
          <w:rFonts w:ascii="Cambria" w:eastAsiaTheme="minorEastAsia" w:hAnsi="Cambria"/>
        </w:rPr>
        <w:t>We</w:t>
      </w:r>
      <w:r w:rsidR="00252BBE">
        <w:rPr>
          <w:rFonts w:ascii="Cambria" w:eastAsiaTheme="minorEastAsia" w:hAnsi="Cambria"/>
        </w:rPr>
        <w:t xml:space="preserve"> measure the coefficient of variation using the original time series values since </w:t>
      </w:r>
      <w:r w:rsidR="00D96352">
        <w:rPr>
          <w:rFonts w:ascii="Cambria" w:eastAsiaTheme="minorEastAsia" w:hAnsi="Cambria"/>
        </w:rPr>
        <w:t>there was only one</w:t>
      </w:r>
      <w:r w:rsidR="00252BBE">
        <w:rPr>
          <w:rFonts w:ascii="Cambria" w:eastAsiaTheme="minorEastAsia" w:hAnsi="Cambria"/>
        </w:rPr>
        <w:t xml:space="preserve"> forecast horizon. We bin the coefficients of variation</w:t>
      </w:r>
      <w:r w:rsidR="00252BBE">
        <w:rPr>
          <w:rFonts w:ascii="Cambria" w:hAnsi="Cambria"/>
        </w:rPr>
        <w:t xml:space="preserve"> into high </w:t>
      </w:r>
      <w:r w:rsidR="00252BBE">
        <w:rPr>
          <w:rFonts w:ascii="Cambria" w:eastAsiaTheme="minorEastAsia" w:hAnsi="Cambria"/>
        </w:rPr>
        <w:t>(</w:t>
      </w:r>
      <m:oMath>
        <m:r>
          <w:rPr>
            <w:rFonts w:ascii="Cambria Math" w:hAnsi="Cambria Math"/>
          </w:rPr>
          <m:t>&gt;0.75</m:t>
        </m:r>
      </m:oMath>
      <w:r w:rsidR="00252BBE">
        <w:rPr>
          <w:rFonts w:ascii="Cambria" w:eastAsiaTheme="minorEastAsia" w:hAnsi="Cambria"/>
        </w:rPr>
        <w:t xml:space="preserve"> </w:t>
      </w:r>
      <w:r w:rsidR="00252BBE">
        <w:rPr>
          <w:rFonts w:ascii="Cambria" w:hAnsi="Cambria"/>
        </w:rPr>
        <w:t>quantile), low (</w:t>
      </w:r>
      <m:oMath>
        <m:r>
          <w:rPr>
            <w:rFonts w:ascii="Cambria Math" w:hAnsi="Cambria Math"/>
          </w:rPr>
          <m:t>&lt;0.25</m:t>
        </m:r>
      </m:oMath>
      <w:r w:rsidR="00252BBE">
        <w:rPr>
          <w:rFonts w:ascii="Cambria" w:hAnsi="Cambria"/>
        </w:rPr>
        <w:t xml:space="preserve"> quantile) and medium (</w:t>
      </w:r>
      <m:oMath>
        <m:r>
          <m:rPr>
            <m:sty m:val="p"/>
          </m:rPr>
          <w:rPr>
            <w:rFonts w:ascii="Cambria Math" w:hAnsi="Cambria Math"/>
          </w:rPr>
          <m:t>≥</m:t>
        </m:r>
        <m:r>
          <w:rPr>
            <w:rFonts w:ascii="Cambria Math" w:hAnsi="Cambria Math"/>
          </w:rPr>
          <m:t>0.25</m:t>
        </m:r>
      </m:oMath>
      <w:r w:rsidR="00252BBE">
        <w:rPr>
          <w:rFonts w:ascii="Cambria" w:eastAsiaTheme="minorEastAsia" w:hAnsi="Cambria"/>
        </w:rPr>
        <w:t xml:space="preserve"> </w:t>
      </w:r>
      <w:r w:rsidR="00252BBE">
        <w:rPr>
          <w:rFonts w:ascii="Cambria Math" w:eastAsiaTheme="minorEastAsia" w:hAnsi="Cambria Math"/>
          <w:iCs/>
        </w:rPr>
        <w:t xml:space="preserve">quantile and </w:t>
      </w:r>
      <m:oMath>
        <m:r>
          <w:rPr>
            <w:rFonts w:ascii="Cambria Math" w:hAnsi="Cambria Math"/>
          </w:rPr>
          <m:t xml:space="preserve"> ≤0.75</m:t>
        </m:r>
      </m:oMath>
      <w:r w:rsidR="00252BBE">
        <w:rPr>
          <w:rFonts w:ascii="Cambria" w:hAnsi="Cambria"/>
        </w:rPr>
        <w:t xml:space="preserve"> quantile)</w:t>
      </w:r>
      <w:r w:rsidR="00252BBE">
        <w:rPr>
          <w:rFonts w:ascii="Cambria" w:eastAsiaTheme="minorEastAsia" w:hAnsi="Cambria"/>
        </w:rPr>
        <w:t xml:space="preserve">. </w:t>
      </w:r>
      <w:r w:rsidR="00F552EB">
        <w:rPr>
          <w:rFonts w:ascii="Cambria" w:eastAsiaTheme="minorEastAsia" w:hAnsi="Cambria"/>
        </w:rPr>
        <w:t>W</w:t>
      </w:r>
      <w:r w:rsidR="004360BF">
        <w:rPr>
          <w:rFonts w:ascii="Cambria" w:eastAsiaTheme="minorEastAsia" w:hAnsi="Cambria"/>
        </w:rPr>
        <w:t xml:space="preserve">e find that none of the coefficient of variation categories improve </w:t>
      </w:r>
      <w:r w:rsidR="004D7218">
        <w:rPr>
          <w:rFonts w:ascii="Cambria" w:eastAsiaTheme="minorEastAsia" w:hAnsi="Cambria"/>
        </w:rPr>
        <w:t>forecast</w:t>
      </w:r>
      <w:r w:rsidR="004360BF">
        <w:rPr>
          <w:rFonts w:ascii="Cambria" w:eastAsiaTheme="minorEastAsia" w:hAnsi="Cambria"/>
        </w:rPr>
        <w:t xml:space="preserve"> accuracy compared to the original data.  However, forecast accuracy </w:t>
      </w:r>
      <w:r w:rsidR="00A75683">
        <w:rPr>
          <w:rFonts w:ascii="Cambria" w:eastAsiaTheme="minorEastAsia" w:hAnsi="Cambria"/>
        </w:rPr>
        <w:t>degraded</w:t>
      </w:r>
      <w:r w:rsidR="00F81739">
        <w:rPr>
          <w:rFonts w:ascii="Cambria" w:eastAsiaTheme="minorEastAsia" w:hAnsi="Cambria"/>
        </w:rPr>
        <w:t xml:space="preserve"> the most</w:t>
      </w:r>
      <w:r w:rsidR="004360BF">
        <w:rPr>
          <w:rFonts w:ascii="Cambria" w:eastAsiaTheme="minorEastAsia" w:hAnsi="Cambria"/>
        </w:rPr>
        <w:t xml:space="preserve"> when k-nTS+ (k=3) </w:t>
      </w:r>
      <w:r w:rsidR="00F81739">
        <w:rPr>
          <w:rFonts w:ascii="Cambria" w:eastAsiaTheme="minorEastAsia" w:hAnsi="Cambria"/>
        </w:rPr>
        <w:t>was applied to time series with small coefficients of variation.</w:t>
      </w:r>
      <w:r w:rsidR="004360BF">
        <w:rPr>
          <w:rFonts w:ascii="Cambria" w:eastAsiaTheme="minorEastAsia" w:hAnsi="Cambria"/>
        </w:rPr>
        <w:t xml:space="preserve"> </w:t>
      </w:r>
    </w:p>
    <w:p w14:paraId="5C628194" w14:textId="439F91D9" w:rsidR="00C94033" w:rsidRDefault="00C94033" w:rsidP="00E87519">
      <w:pPr>
        <w:rPr>
          <w:rFonts w:ascii="Cambria" w:hAnsi="Cambria"/>
        </w:rPr>
      </w:pPr>
    </w:p>
    <w:p w14:paraId="5BAAFCAF" w14:textId="49ACB105" w:rsidR="00545D1C" w:rsidRDefault="00545D1C" w:rsidP="00E87519">
      <w:pPr>
        <w:rPr>
          <w:rFonts w:ascii="Cambria" w:hAnsi="Cambria"/>
        </w:rPr>
      </w:pPr>
    </w:p>
    <w:p w14:paraId="010FF8CB" w14:textId="5CC82D68" w:rsidR="00545D1C" w:rsidRDefault="00545D1C" w:rsidP="00E87519">
      <w:pPr>
        <w:rPr>
          <w:rFonts w:ascii="Cambria" w:hAnsi="Cambria"/>
        </w:rPr>
      </w:pPr>
    </w:p>
    <w:p w14:paraId="0682C853" w14:textId="624BD96A" w:rsidR="00545D1C" w:rsidRDefault="00545D1C" w:rsidP="00E87519">
      <w:pPr>
        <w:rPr>
          <w:rFonts w:ascii="Cambria" w:hAnsi="Cambria"/>
        </w:rPr>
      </w:pPr>
    </w:p>
    <w:p w14:paraId="12E0995E" w14:textId="4D68672A" w:rsidR="00545D1C" w:rsidRDefault="00545D1C" w:rsidP="00E87519">
      <w:pPr>
        <w:rPr>
          <w:rFonts w:ascii="Cambria" w:hAnsi="Cambria"/>
        </w:rPr>
      </w:pPr>
    </w:p>
    <w:p w14:paraId="394AA30E" w14:textId="77777777" w:rsidR="00545D1C" w:rsidRDefault="00545D1C" w:rsidP="00E87519">
      <w:pPr>
        <w:rPr>
          <w:rFonts w:ascii="Cambria" w:hAnsi="Cambria"/>
        </w:rPr>
      </w:pPr>
    </w:p>
    <w:p w14:paraId="4421A3BB" w14:textId="77777777" w:rsidR="009C3AC1" w:rsidRDefault="009C3AC1" w:rsidP="00E87519">
      <w:pPr>
        <w:rPr>
          <w:rFonts w:ascii="Cambria" w:hAnsi="Cambria"/>
        </w:rPr>
      </w:pPr>
    </w:p>
    <w:p w14:paraId="71D691E9" w14:textId="38797229" w:rsidR="00FC4B39" w:rsidRPr="00657CD6" w:rsidRDefault="00FC4B39" w:rsidP="00E87519">
      <w:pPr>
        <w:rPr>
          <w:rFonts w:ascii="Cambria" w:hAnsi="Cambria"/>
          <w:b/>
          <w:bCs/>
        </w:rPr>
      </w:pPr>
      <w:r>
        <w:rPr>
          <w:rFonts w:ascii="Cambria" w:hAnsi="Cambria"/>
          <w:b/>
          <w:bCs/>
        </w:rPr>
        <w:t xml:space="preserve">Table </w:t>
      </w:r>
      <w:r w:rsidR="0020319A">
        <w:rPr>
          <w:rFonts w:ascii="Cambria" w:hAnsi="Cambria"/>
          <w:b/>
          <w:bCs/>
        </w:rPr>
        <w:t>8</w:t>
      </w:r>
      <w:r>
        <w:rPr>
          <w:rFonts w:ascii="Cambria" w:hAnsi="Cambria"/>
          <w:b/>
          <w:bCs/>
        </w:rPr>
        <w:t xml:space="preserve">: </w:t>
      </w:r>
      <w:r w:rsidR="00BF39AB">
        <w:rPr>
          <w:rFonts w:ascii="Cambria" w:hAnsi="Cambria"/>
          <w:b/>
          <w:bCs/>
        </w:rPr>
        <w:t>AvgRelAE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by coefficient of variation of the original series and the change in coefficient of variation in the protected 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14:paraId="3AFB6DF6" w14:textId="77777777" w:rsidTr="00657CD6">
        <w:tc>
          <w:tcPr>
            <w:tcW w:w="1558" w:type="dxa"/>
          </w:tcPr>
          <w:p w14:paraId="08F84084" w14:textId="77777777" w:rsidR="00C94033" w:rsidRDefault="00C94033" w:rsidP="00E87519">
            <w:pPr>
              <w:rPr>
                <w:rFonts w:ascii="Cambria" w:hAnsi="Cambria"/>
              </w:rPr>
            </w:pPr>
          </w:p>
        </w:tc>
        <w:tc>
          <w:tcPr>
            <w:tcW w:w="1047" w:type="dxa"/>
          </w:tcPr>
          <w:p w14:paraId="36CFADB8" w14:textId="77777777" w:rsidR="00C94033" w:rsidRDefault="00C94033" w:rsidP="00E87519">
            <w:pPr>
              <w:rPr>
                <w:rFonts w:ascii="Cambria" w:hAnsi="Cambria"/>
              </w:rPr>
            </w:pPr>
          </w:p>
        </w:tc>
        <w:tc>
          <w:tcPr>
            <w:tcW w:w="5040" w:type="dxa"/>
            <w:gridSpan w:val="3"/>
          </w:tcPr>
          <w:p w14:paraId="7AC67FA4" w14:textId="1EF26FE3" w:rsidR="00C94033" w:rsidRDefault="00C94033" w:rsidP="00E87519">
            <w:pPr>
              <w:rPr>
                <w:rFonts w:ascii="Cambria" w:hAnsi="Cambria"/>
              </w:rPr>
            </w:pPr>
            <w:r>
              <w:rPr>
                <w:rFonts w:ascii="Cambria" w:hAnsi="Cambria"/>
              </w:rPr>
              <w:t>Change in Coefficient of Variation</w:t>
            </w:r>
          </w:p>
        </w:tc>
        <w:tc>
          <w:tcPr>
            <w:tcW w:w="1705" w:type="dxa"/>
          </w:tcPr>
          <w:p w14:paraId="2C1BA0FA" w14:textId="77777777" w:rsidR="00C94033" w:rsidRDefault="00C94033" w:rsidP="00E87519">
            <w:pPr>
              <w:rPr>
                <w:rFonts w:ascii="Cambria" w:hAnsi="Cambria"/>
              </w:rPr>
            </w:pPr>
          </w:p>
        </w:tc>
      </w:tr>
      <w:tr w:rsidR="00C94033" w14:paraId="1FA0411D" w14:textId="77777777" w:rsidTr="00657CD6">
        <w:tc>
          <w:tcPr>
            <w:tcW w:w="1558" w:type="dxa"/>
          </w:tcPr>
          <w:p w14:paraId="5AB659B9" w14:textId="77777777" w:rsidR="00C94033" w:rsidRDefault="00C94033" w:rsidP="00E87519">
            <w:pPr>
              <w:rPr>
                <w:rFonts w:ascii="Cambria" w:hAnsi="Cambria"/>
              </w:rPr>
            </w:pPr>
          </w:p>
        </w:tc>
        <w:tc>
          <w:tcPr>
            <w:tcW w:w="1047" w:type="dxa"/>
          </w:tcPr>
          <w:p w14:paraId="209CE281" w14:textId="77777777" w:rsidR="00C94033" w:rsidRDefault="00C94033" w:rsidP="00E87519">
            <w:pPr>
              <w:rPr>
                <w:rFonts w:ascii="Cambria" w:hAnsi="Cambria"/>
              </w:rPr>
            </w:pPr>
          </w:p>
        </w:tc>
        <w:tc>
          <w:tcPr>
            <w:tcW w:w="1710" w:type="dxa"/>
          </w:tcPr>
          <w:p w14:paraId="3DAA2F9A" w14:textId="1C0937F0" w:rsidR="00C94033" w:rsidRDefault="00C94033" w:rsidP="00E87519">
            <w:pPr>
              <w:rPr>
                <w:rFonts w:ascii="Cambria" w:hAnsi="Cambria"/>
              </w:rPr>
            </w:pPr>
            <w:r>
              <w:rPr>
                <w:rFonts w:ascii="Cambria" w:hAnsi="Cambria"/>
              </w:rPr>
              <w:t>Decreased</w:t>
            </w:r>
          </w:p>
        </w:tc>
        <w:tc>
          <w:tcPr>
            <w:tcW w:w="1710" w:type="dxa"/>
          </w:tcPr>
          <w:p w14:paraId="44F0FE63" w14:textId="136FA73A" w:rsidR="00C94033" w:rsidRDefault="00C94033" w:rsidP="00E87519">
            <w:pPr>
              <w:rPr>
                <w:rFonts w:ascii="Cambria" w:hAnsi="Cambria"/>
              </w:rPr>
            </w:pPr>
            <w:r>
              <w:rPr>
                <w:rFonts w:ascii="Cambria" w:hAnsi="Cambria"/>
              </w:rPr>
              <w:t>Maintained</w:t>
            </w:r>
            <w:r w:rsidR="004458F3">
              <w:rPr>
                <w:rFonts w:ascii="Cambria" w:hAnsi="Cambria"/>
              </w:rPr>
              <w:t xml:space="preserve"> (+/- 5%)</w:t>
            </w:r>
          </w:p>
        </w:tc>
        <w:tc>
          <w:tcPr>
            <w:tcW w:w="1620" w:type="dxa"/>
          </w:tcPr>
          <w:p w14:paraId="6C5BF4D4" w14:textId="37D8B301" w:rsidR="00C94033" w:rsidRDefault="00C94033" w:rsidP="00E87519">
            <w:pPr>
              <w:rPr>
                <w:rFonts w:ascii="Cambria" w:hAnsi="Cambria"/>
              </w:rPr>
            </w:pPr>
            <w:r>
              <w:rPr>
                <w:rFonts w:ascii="Cambria" w:hAnsi="Cambria"/>
              </w:rPr>
              <w:t>Increased</w:t>
            </w:r>
          </w:p>
        </w:tc>
        <w:tc>
          <w:tcPr>
            <w:tcW w:w="1705" w:type="dxa"/>
          </w:tcPr>
          <w:p w14:paraId="1ECC5331" w14:textId="2331775F" w:rsidR="00C94033" w:rsidRDefault="00C94033" w:rsidP="00E87519">
            <w:pPr>
              <w:rPr>
                <w:rFonts w:ascii="Cambria" w:hAnsi="Cambria"/>
              </w:rPr>
            </w:pPr>
            <w:r>
              <w:rPr>
                <w:rFonts w:ascii="Cambria" w:hAnsi="Cambria"/>
              </w:rPr>
              <w:t>Total</w:t>
            </w:r>
          </w:p>
        </w:tc>
      </w:tr>
      <w:tr w:rsidR="00C94033" w14:paraId="607E5EE5" w14:textId="77777777" w:rsidTr="00657CD6">
        <w:tc>
          <w:tcPr>
            <w:tcW w:w="1558" w:type="dxa"/>
            <w:vMerge w:val="restart"/>
          </w:tcPr>
          <w:p w14:paraId="61EEC5DB" w14:textId="10956788" w:rsidR="00C94033" w:rsidRDefault="00C94033" w:rsidP="00E87519">
            <w:pPr>
              <w:rPr>
                <w:rFonts w:ascii="Cambria" w:hAnsi="Cambria"/>
              </w:rPr>
            </w:pPr>
            <w:r>
              <w:rPr>
                <w:rFonts w:ascii="Cambria" w:hAnsi="Cambria"/>
              </w:rPr>
              <w:t>Original Coefficient of Variation</w:t>
            </w:r>
          </w:p>
        </w:tc>
        <w:tc>
          <w:tcPr>
            <w:tcW w:w="1047" w:type="dxa"/>
          </w:tcPr>
          <w:p w14:paraId="202957F9" w14:textId="528AE30F" w:rsidR="00C94033" w:rsidRDefault="00C94033" w:rsidP="00E87519">
            <w:pPr>
              <w:rPr>
                <w:rFonts w:ascii="Cambria" w:hAnsi="Cambria"/>
              </w:rPr>
            </w:pPr>
            <w:r>
              <w:rPr>
                <w:rFonts w:ascii="Cambria" w:hAnsi="Cambria"/>
              </w:rPr>
              <w:t>Large</w:t>
            </w:r>
          </w:p>
        </w:tc>
        <w:tc>
          <w:tcPr>
            <w:tcW w:w="1710" w:type="dxa"/>
          </w:tcPr>
          <w:p w14:paraId="6D20B722" w14:textId="01C52D16" w:rsidR="00C94033" w:rsidRDefault="00E179E5" w:rsidP="00657CD6">
            <w:pPr>
              <w:jc w:val="right"/>
              <w:rPr>
                <w:rFonts w:ascii="Cambria" w:hAnsi="Cambria"/>
              </w:rPr>
            </w:pPr>
            <w:r>
              <w:rPr>
                <w:rFonts w:ascii="Cambria" w:hAnsi="Cambria"/>
              </w:rPr>
              <w:t>1.06 (</w:t>
            </w:r>
            <w:r w:rsidR="00C94033">
              <w:rPr>
                <w:rFonts w:ascii="Cambria" w:hAnsi="Cambria"/>
              </w:rPr>
              <w:t>49.</w:t>
            </w:r>
            <w:r w:rsidR="002600DC">
              <w:rPr>
                <w:rFonts w:ascii="Cambria" w:hAnsi="Cambria"/>
              </w:rPr>
              <w:t>1</w:t>
            </w:r>
            <w:r>
              <w:rPr>
                <w:rFonts w:ascii="Cambria" w:hAnsi="Cambria"/>
              </w:rPr>
              <w:t>%)</w:t>
            </w:r>
          </w:p>
        </w:tc>
        <w:tc>
          <w:tcPr>
            <w:tcW w:w="1710" w:type="dxa"/>
          </w:tcPr>
          <w:p w14:paraId="1B1E7EBA" w14:textId="0EFA3D4E" w:rsidR="00C94033" w:rsidRDefault="00E179E5" w:rsidP="00657CD6">
            <w:pPr>
              <w:jc w:val="right"/>
              <w:rPr>
                <w:rFonts w:ascii="Cambria" w:hAnsi="Cambria"/>
              </w:rPr>
            </w:pPr>
            <w:r>
              <w:rPr>
                <w:rFonts w:ascii="Cambria" w:hAnsi="Cambria"/>
              </w:rPr>
              <w:t>1.14 (</w:t>
            </w:r>
            <w:r w:rsidR="002600DC">
              <w:rPr>
                <w:rFonts w:ascii="Cambria" w:hAnsi="Cambria"/>
              </w:rPr>
              <w:t>40.5</w:t>
            </w:r>
            <w:r>
              <w:rPr>
                <w:rFonts w:ascii="Cambria" w:hAnsi="Cambria"/>
              </w:rPr>
              <w:t>%)</w:t>
            </w:r>
          </w:p>
        </w:tc>
        <w:tc>
          <w:tcPr>
            <w:tcW w:w="1620" w:type="dxa"/>
          </w:tcPr>
          <w:p w14:paraId="7BF06448" w14:textId="0BAA6149" w:rsidR="00C94033" w:rsidRDefault="00E179E5" w:rsidP="00657CD6">
            <w:pPr>
              <w:jc w:val="right"/>
              <w:rPr>
                <w:rFonts w:ascii="Cambria" w:hAnsi="Cambria"/>
              </w:rPr>
            </w:pPr>
            <w:r>
              <w:rPr>
                <w:rFonts w:ascii="Cambria" w:hAnsi="Cambria"/>
              </w:rPr>
              <w:t>1.30 (</w:t>
            </w:r>
            <w:r w:rsidR="002600DC">
              <w:rPr>
                <w:rFonts w:ascii="Cambria" w:hAnsi="Cambria"/>
              </w:rPr>
              <w:t>44.7</w:t>
            </w:r>
            <w:r>
              <w:rPr>
                <w:rFonts w:ascii="Cambria" w:hAnsi="Cambria"/>
              </w:rPr>
              <w:t>%)</w:t>
            </w:r>
          </w:p>
        </w:tc>
        <w:tc>
          <w:tcPr>
            <w:tcW w:w="1705" w:type="dxa"/>
          </w:tcPr>
          <w:p w14:paraId="50441FA2" w14:textId="7387C101" w:rsidR="00C94033" w:rsidRPr="00657CD6" w:rsidRDefault="00E179E5" w:rsidP="00657CD6">
            <w:pPr>
              <w:jc w:val="right"/>
              <w:rPr>
                <w:rFonts w:ascii="Cambria" w:hAnsi="Cambria"/>
                <w:b/>
                <w:bCs/>
              </w:rPr>
            </w:pPr>
            <w:r>
              <w:rPr>
                <w:rFonts w:ascii="Cambria" w:hAnsi="Cambria"/>
                <w:b/>
                <w:bCs/>
              </w:rPr>
              <w:t>1.09 (</w:t>
            </w:r>
            <w:r w:rsidR="00C94033" w:rsidRPr="00657CD6">
              <w:rPr>
                <w:rFonts w:ascii="Cambria" w:hAnsi="Cambria"/>
                <w:b/>
                <w:bCs/>
              </w:rPr>
              <w:t>4</w:t>
            </w:r>
            <w:r w:rsidR="002600DC">
              <w:rPr>
                <w:rFonts w:ascii="Cambria" w:hAnsi="Cambria"/>
                <w:b/>
                <w:bCs/>
              </w:rPr>
              <w:t>6.2</w:t>
            </w:r>
            <w:r>
              <w:rPr>
                <w:rFonts w:ascii="Cambria" w:hAnsi="Cambria"/>
                <w:b/>
                <w:bCs/>
              </w:rPr>
              <w:t>%)</w:t>
            </w:r>
          </w:p>
        </w:tc>
      </w:tr>
      <w:tr w:rsidR="00C94033" w14:paraId="3947A3DF" w14:textId="77777777" w:rsidTr="00657CD6">
        <w:tc>
          <w:tcPr>
            <w:tcW w:w="1558" w:type="dxa"/>
            <w:vMerge/>
          </w:tcPr>
          <w:p w14:paraId="6B0B573F" w14:textId="77777777" w:rsidR="00C94033" w:rsidRDefault="00C94033" w:rsidP="00E87519">
            <w:pPr>
              <w:rPr>
                <w:rFonts w:ascii="Cambria" w:hAnsi="Cambria"/>
              </w:rPr>
            </w:pPr>
          </w:p>
        </w:tc>
        <w:tc>
          <w:tcPr>
            <w:tcW w:w="1047" w:type="dxa"/>
          </w:tcPr>
          <w:p w14:paraId="2D1F06D8" w14:textId="51E816F6" w:rsidR="00C94033" w:rsidRDefault="00C94033" w:rsidP="00E87519">
            <w:pPr>
              <w:rPr>
                <w:rFonts w:ascii="Cambria" w:hAnsi="Cambria"/>
              </w:rPr>
            </w:pPr>
            <w:r>
              <w:rPr>
                <w:rFonts w:ascii="Cambria" w:hAnsi="Cambria"/>
              </w:rPr>
              <w:t>Medium</w:t>
            </w:r>
          </w:p>
        </w:tc>
        <w:tc>
          <w:tcPr>
            <w:tcW w:w="1710" w:type="dxa"/>
          </w:tcPr>
          <w:p w14:paraId="1A566928" w14:textId="7BD38AB0" w:rsidR="00C94033" w:rsidRDefault="00E179E5" w:rsidP="00657CD6">
            <w:pPr>
              <w:jc w:val="right"/>
              <w:rPr>
                <w:rFonts w:ascii="Cambria" w:hAnsi="Cambria"/>
              </w:rPr>
            </w:pPr>
            <w:r>
              <w:rPr>
                <w:rFonts w:ascii="Cambria" w:hAnsi="Cambria"/>
              </w:rPr>
              <w:t>1.18 (</w:t>
            </w:r>
            <w:r w:rsidR="00C94033">
              <w:rPr>
                <w:rFonts w:ascii="Cambria" w:hAnsi="Cambria"/>
              </w:rPr>
              <w:t>4</w:t>
            </w:r>
            <w:r w:rsidR="002600DC">
              <w:rPr>
                <w:rFonts w:ascii="Cambria" w:hAnsi="Cambria"/>
              </w:rPr>
              <w:t>2.5</w:t>
            </w:r>
            <w:r>
              <w:rPr>
                <w:rFonts w:ascii="Cambria" w:hAnsi="Cambria"/>
              </w:rPr>
              <w:t>%)</w:t>
            </w:r>
          </w:p>
        </w:tc>
        <w:tc>
          <w:tcPr>
            <w:tcW w:w="1710" w:type="dxa"/>
          </w:tcPr>
          <w:p w14:paraId="000CF176" w14:textId="6BC8F1AF" w:rsidR="00C94033" w:rsidRDefault="00E179E5" w:rsidP="00657CD6">
            <w:pPr>
              <w:jc w:val="right"/>
              <w:rPr>
                <w:rFonts w:ascii="Cambria" w:hAnsi="Cambria"/>
              </w:rPr>
            </w:pPr>
            <w:r>
              <w:rPr>
                <w:rFonts w:ascii="Cambria" w:hAnsi="Cambria"/>
              </w:rPr>
              <w:t>1.19 (</w:t>
            </w:r>
            <w:r w:rsidR="00C94033">
              <w:rPr>
                <w:rFonts w:ascii="Cambria" w:hAnsi="Cambria"/>
              </w:rPr>
              <w:t>40.3</w:t>
            </w:r>
            <w:r>
              <w:rPr>
                <w:rFonts w:ascii="Cambria" w:hAnsi="Cambria"/>
              </w:rPr>
              <w:t>%)</w:t>
            </w:r>
          </w:p>
        </w:tc>
        <w:tc>
          <w:tcPr>
            <w:tcW w:w="1620" w:type="dxa"/>
          </w:tcPr>
          <w:p w14:paraId="0B97EBC0" w14:textId="4E887FC9" w:rsidR="00C94033" w:rsidRDefault="00E179E5" w:rsidP="00657CD6">
            <w:pPr>
              <w:jc w:val="right"/>
              <w:rPr>
                <w:rFonts w:ascii="Cambria" w:hAnsi="Cambria"/>
              </w:rPr>
            </w:pPr>
            <w:r>
              <w:rPr>
                <w:rFonts w:ascii="Cambria" w:hAnsi="Cambria"/>
              </w:rPr>
              <w:t>1.12 (</w:t>
            </w:r>
            <w:r w:rsidR="00C94033">
              <w:rPr>
                <w:rFonts w:ascii="Cambria" w:hAnsi="Cambria"/>
              </w:rPr>
              <w:t>4</w:t>
            </w:r>
            <w:r w:rsidR="002600DC">
              <w:rPr>
                <w:rFonts w:ascii="Cambria" w:hAnsi="Cambria"/>
              </w:rPr>
              <w:t>9.1</w:t>
            </w:r>
            <w:r>
              <w:rPr>
                <w:rFonts w:ascii="Cambria" w:hAnsi="Cambria"/>
              </w:rPr>
              <w:t>%)</w:t>
            </w:r>
          </w:p>
        </w:tc>
        <w:tc>
          <w:tcPr>
            <w:tcW w:w="1705" w:type="dxa"/>
          </w:tcPr>
          <w:p w14:paraId="5E3BDAD9" w14:textId="31FEFC0A" w:rsidR="00C94033" w:rsidRPr="00657CD6" w:rsidRDefault="00E179E5" w:rsidP="00657CD6">
            <w:pPr>
              <w:jc w:val="right"/>
              <w:rPr>
                <w:rFonts w:ascii="Cambria" w:hAnsi="Cambria"/>
                <w:b/>
                <w:bCs/>
              </w:rPr>
            </w:pPr>
            <w:r>
              <w:rPr>
                <w:rFonts w:ascii="Cambria" w:hAnsi="Cambria"/>
                <w:b/>
                <w:bCs/>
              </w:rPr>
              <w:t>1.16 (</w:t>
            </w:r>
            <w:r w:rsidR="00C94033" w:rsidRPr="00657CD6">
              <w:rPr>
                <w:rFonts w:ascii="Cambria" w:hAnsi="Cambria"/>
                <w:b/>
                <w:bCs/>
              </w:rPr>
              <w:t>44.</w:t>
            </w:r>
            <w:r w:rsidR="002600DC">
              <w:rPr>
                <w:rFonts w:ascii="Cambria" w:hAnsi="Cambria"/>
                <w:b/>
                <w:bCs/>
              </w:rPr>
              <w:t>1</w:t>
            </w:r>
            <w:r>
              <w:rPr>
                <w:rFonts w:ascii="Cambria" w:hAnsi="Cambria"/>
                <w:b/>
                <w:bCs/>
              </w:rPr>
              <w:t>%)</w:t>
            </w:r>
          </w:p>
        </w:tc>
      </w:tr>
      <w:tr w:rsidR="00C94033" w14:paraId="44AF7AAD" w14:textId="77777777" w:rsidTr="00657CD6">
        <w:tc>
          <w:tcPr>
            <w:tcW w:w="1558" w:type="dxa"/>
            <w:vMerge/>
          </w:tcPr>
          <w:p w14:paraId="0C667F00" w14:textId="77777777" w:rsidR="00C94033" w:rsidRDefault="00C94033" w:rsidP="00E87519">
            <w:pPr>
              <w:rPr>
                <w:rFonts w:ascii="Cambria" w:hAnsi="Cambria"/>
              </w:rPr>
            </w:pPr>
          </w:p>
        </w:tc>
        <w:tc>
          <w:tcPr>
            <w:tcW w:w="1047" w:type="dxa"/>
          </w:tcPr>
          <w:p w14:paraId="5322E66F" w14:textId="3855BE32" w:rsidR="00C94033" w:rsidRDefault="00C94033" w:rsidP="00E87519">
            <w:pPr>
              <w:rPr>
                <w:rFonts w:ascii="Cambria" w:hAnsi="Cambria"/>
              </w:rPr>
            </w:pPr>
            <w:r>
              <w:rPr>
                <w:rFonts w:ascii="Cambria" w:hAnsi="Cambria"/>
              </w:rPr>
              <w:t>Small</w:t>
            </w:r>
          </w:p>
        </w:tc>
        <w:tc>
          <w:tcPr>
            <w:tcW w:w="1710" w:type="dxa"/>
          </w:tcPr>
          <w:p w14:paraId="7CEF1C71" w14:textId="443E8607" w:rsidR="00C94033" w:rsidRDefault="00E179E5" w:rsidP="00657CD6">
            <w:pPr>
              <w:jc w:val="right"/>
              <w:rPr>
                <w:rFonts w:ascii="Cambria" w:hAnsi="Cambria"/>
              </w:rPr>
            </w:pPr>
            <w:r>
              <w:rPr>
                <w:rFonts w:ascii="Cambria" w:hAnsi="Cambria"/>
              </w:rPr>
              <w:t>1.15 (</w:t>
            </w:r>
            <w:r w:rsidR="00C94033">
              <w:rPr>
                <w:rFonts w:ascii="Cambria" w:hAnsi="Cambria"/>
              </w:rPr>
              <w:t>3</w:t>
            </w:r>
            <w:r w:rsidR="002600DC">
              <w:rPr>
                <w:rFonts w:ascii="Cambria" w:hAnsi="Cambria"/>
              </w:rPr>
              <w:t>8.2</w:t>
            </w:r>
            <w:r>
              <w:rPr>
                <w:rFonts w:ascii="Cambria" w:hAnsi="Cambria"/>
              </w:rPr>
              <w:t>%)</w:t>
            </w:r>
          </w:p>
        </w:tc>
        <w:tc>
          <w:tcPr>
            <w:tcW w:w="1710" w:type="dxa"/>
          </w:tcPr>
          <w:p w14:paraId="7C231F5F" w14:textId="1AB4C606" w:rsidR="00C94033" w:rsidRDefault="00E179E5" w:rsidP="00657CD6">
            <w:pPr>
              <w:jc w:val="right"/>
              <w:rPr>
                <w:rFonts w:ascii="Cambria" w:hAnsi="Cambria"/>
              </w:rPr>
            </w:pPr>
            <w:r>
              <w:rPr>
                <w:rFonts w:ascii="Cambria" w:hAnsi="Cambria"/>
              </w:rPr>
              <w:t>1.36 (</w:t>
            </w:r>
            <w:r w:rsidR="00C94033">
              <w:rPr>
                <w:rFonts w:ascii="Cambria" w:hAnsi="Cambria"/>
              </w:rPr>
              <w:t>3</w:t>
            </w:r>
            <w:r w:rsidR="002600DC">
              <w:rPr>
                <w:rFonts w:ascii="Cambria" w:hAnsi="Cambria"/>
              </w:rPr>
              <w:t>1.6</w:t>
            </w:r>
            <w:r>
              <w:rPr>
                <w:rFonts w:ascii="Cambria" w:hAnsi="Cambria"/>
              </w:rPr>
              <w:t>%)</w:t>
            </w:r>
          </w:p>
        </w:tc>
        <w:tc>
          <w:tcPr>
            <w:tcW w:w="1620" w:type="dxa"/>
          </w:tcPr>
          <w:p w14:paraId="6A777752" w14:textId="7795AE20" w:rsidR="00C94033" w:rsidRDefault="00E179E5" w:rsidP="00657CD6">
            <w:pPr>
              <w:jc w:val="right"/>
              <w:rPr>
                <w:rFonts w:ascii="Cambria" w:hAnsi="Cambria"/>
              </w:rPr>
            </w:pPr>
            <w:r>
              <w:rPr>
                <w:rFonts w:ascii="Cambria" w:hAnsi="Cambria"/>
              </w:rPr>
              <w:t>1.27 (</w:t>
            </w:r>
            <w:r w:rsidR="00C94033">
              <w:rPr>
                <w:rFonts w:ascii="Cambria" w:hAnsi="Cambria"/>
              </w:rPr>
              <w:t>36.</w:t>
            </w:r>
            <w:r w:rsidR="002600DC">
              <w:rPr>
                <w:rFonts w:ascii="Cambria" w:hAnsi="Cambria"/>
              </w:rPr>
              <w:t>1</w:t>
            </w:r>
            <w:r>
              <w:rPr>
                <w:rFonts w:ascii="Cambria" w:hAnsi="Cambria"/>
              </w:rPr>
              <w:t>%)</w:t>
            </w:r>
          </w:p>
        </w:tc>
        <w:tc>
          <w:tcPr>
            <w:tcW w:w="1705" w:type="dxa"/>
          </w:tcPr>
          <w:p w14:paraId="04296FB7" w14:textId="54F6B3B5" w:rsidR="00C94033" w:rsidRPr="00657CD6" w:rsidRDefault="00E179E5" w:rsidP="00657CD6">
            <w:pPr>
              <w:jc w:val="right"/>
              <w:rPr>
                <w:rFonts w:ascii="Cambria" w:hAnsi="Cambria"/>
                <w:b/>
                <w:bCs/>
              </w:rPr>
            </w:pPr>
            <w:r>
              <w:rPr>
                <w:rFonts w:ascii="Cambria" w:hAnsi="Cambria"/>
                <w:b/>
                <w:bCs/>
              </w:rPr>
              <w:t>1.27 (</w:t>
            </w:r>
            <w:r w:rsidR="00C94033" w:rsidRPr="00657CD6">
              <w:rPr>
                <w:rFonts w:ascii="Cambria" w:hAnsi="Cambria"/>
                <w:b/>
                <w:bCs/>
              </w:rPr>
              <w:t>3</w:t>
            </w:r>
            <w:r w:rsidR="002600DC">
              <w:rPr>
                <w:rFonts w:ascii="Cambria" w:hAnsi="Cambria"/>
                <w:b/>
                <w:bCs/>
              </w:rPr>
              <w:t>5.7</w:t>
            </w:r>
            <w:r>
              <w:rPr>
                <w:rFonts w:ascii="Cambria" w:hAnsi="Cambria"/>
                <w:b/>
                <w:bCs/>
              </w:rPr>
              <w:t>%)</w:t>
            </w:r>
          </w:p>
        </w:tc>
      </w:tr>
      <w:tr w:rsidR="00C94033" w14:paraId="0B9CC996" w14:textId="77777777" w:rsidTr="00657CD6">
        <w:tc>
          <w:tcPr>
            <w:tcW w:w="1558" w:type="dxa"/>
          </w:tcPr>
          <w:p w14:paraId="1B02055C" w14:textId="77777777" w:rsidR="00C94033" w:rsidRDefault="00C94033" w:rsidP="00E87519">
            <w:pPr>
              <w:rPr>
                <w:rFonts w:ascii="Cambria" w:hAnsi="Cambria"/>
              </w:rPr>
            </w:pPr>
          </w:p>
        </w:tc>
        <w:tc>
          <w:tcPr>
            <w:tcW w:w="1047" w:type="dxa"/>
          </w:tcPr>
          <w:p w14:paraId="37944AFA" w14:textId="6B5AAD79" w:rsidR="00C94033" w:rsidRPr="00657CD6" w:rsidRDefault="00C94033" w:rsidP="00E87519">
            <w:pPr>
              <w:rPr>
                <w:rFonts w:ascii="Cambria" w:hAnsi="Cambria"/>
                <w:b/>
                <w:bCs/>
              </w:rPr>
            </w:pPr>
            <w:r w:rsidRPr="00657CD6">
              <w:rPr>
                <w:rFonts w:ascii="Cambria" w:hAnsi="Cambria"/>
                <w:b/>
                <w:bCs/>
              </w:rPr>
              <w:t>Total</w:t>
            </w:r>
          </w:p>
        </w:tc>
        <w:tc>
          <w:tcPr>
            <w:tcW w:w="1710" w:type="dxa"/>
          </w:tcPr>
          <w:p w14:paraId="4F0D2745" w14:textId="2E3BD157" w:rsidR="00C94033" w:rsidRPr="00657CD6" w:rsidRDefault="00E179E5" w:rsidP="00657CD6">
            <w:pPr>
              <w:jc w:val="right"/>
              <w:rPr>
                <w:rFonts w:ascii="Cambria" w:hAnsi="Cambria"/>
                <w:b/>
                <w:bCs/>
              </w:rPr>
            </w:pPr>
            <w:r>
              <w:rPr>
                <w:rFonts w:ascii="Cambria" w:hAnsi="Cambria"/>
                <w:b/>
                <w:bCs/>
              </w:rPr>
              <w:t>1.13 (</w:t>
            </w:r>
            <w:r w:rsidR="00C94033" w:rsidRPr="00657CD6">
              <w:rPr>
                <w:rFonts w:ascii="Cambria" w:hAnsi="Cambria"/>
                <w:b/>
                <w:bCs/>
              </w:rPr>
              <w:t>4</w:t>
            </w:r>
            <w:r w:rsidR="007C05CC">
              <w:rPr>
                <w:rFonts w:ascii="Cambria" w:hAnsi="Cambria"/>
                <w:b/>
                <w:bCs/>
              </w:rPr>
              <w:t>5.0</w:t>
            </w:r>
            <w:r>
              <w:rPr>
                <w:rFonts w:ascii="Cambria" w:hAnsi="Cambria"/>
                <w:b/>
                <w:bCs/>
              </w:rPr>
              <w:t>%)</w:t>
            </w:r>
          </w:p>
        </w:tc>
        <w:tc>
          <w:tcPr>
            <w:tcW w:w="1710" w:type="dxa"/>
          </w:tcPr>
          <w:p w14:paraId="46A862B9" w14:textId="375E485B" w:rsidR="00C94033" w:rsidRPr="00657CD6" w:rsidRDefault="00E179E5" w:rsidP="00657CD6">
            <w:pPr>
              <w:jc w:val="right"/>
              <w:rPr>
                <w:rFonts w:ascii="Cambria" w:hAnsi="Cambria"/>
                <w:b/>
                <w:bCs/>
              </w:rPr>
            </w:pPr>
            <w:r>
              <w:rPr>
                <w:rFonts w:ascii="Cambria" w:hAnsi="Cambria"/>
                <w:b/>
                <w:bCs/>
              </w:rPr>
              <w:t>1.19 (</w:t>
            </w:r>
            <w:r w:rsidR="007C05CC">
              <w:rPr>
                <w:rFonts w:ascii="Cambria" w:hAnsi="Cambria"/>
                <w:b/>
                <w:bCs/>
              </w:rPr>
              <w:t>39.4</w:t>
            </w:r>
            <w:r>
              <w:rPr>
                <w:rFonts w:ascii="Cambria" w:hAnsi="Cambria"/>
                <w:b/>
                <w:bCs/>
              </w:rPr>
              <w:t>%)</w:t>
            </w:r>
          </w:p>
        </w:tc>
        <w:tc>
          <w:tcPr>
            <w:tcW w:w="1620" w:type="dxa"/>
          </w:tcPr>
          <w:p w14:paraId="44E0392F" w14:textId="2701D1C9" w:rsidR="00C94033" w:rsidRPr="00657CD6" w:rsidRDefault="00E179E5" w:rsidP="00657CD6">
            <w:pPr>
              <w:jc w:val="right"/>
              <w:rPr>
                <w:rFonts w:ascii="Cambria" w:hAnsi="Cambria"/>
                <w:b/>
                <w:bCs/>
              </w:rPr>
            </w:pPr>
            <w:r>
              <w:rPr>
                <w:rFonts w:ascii="Cambria" w:hAnsi="Cambria"/>
                <w:b/>
                <w:bCs/>
              </w:rPr>
              <w:t>1.21 (</w:t>
            </w:r>
            <w:r w:rsidR="00C94033" w:rsidRPr="00657CD6">
              <w:rPr>
                <w:rFonts w:ascii="Cambria" w:hAnsi="Cambria"/>
                <w:b/>
                <w:bCs/>
              </w:rPr>
              <w:t>41.</w:t>
            </w:r>
            <w:r w:rsidR="007C05CC">
              <w:rPr>
                <w:rFonts w:ascii="Cambria" w:hAnsi="Cambria"/>
                <w:b/>
                <w:bCs/>
              </w:rPr>
              <w:t>7</w:t>
            </w:r>
            <w:r>
              <w:rPr>
                <w:rFonts w:ascii="Cambria" w:hAnsi="Cambria"/>
                <w:b/>
                <w:bCs/>
              </w:rPr>
              <w:t>%)</w:t>
            </w:r>
          </w:p>
        </w:tc>
        <w:tc>
          <w:tcPr>
            <w:tcW w:w="1705" w:type="dxa"/>
          </w:tcPr>
          <w:p w14:paraId="68FEA214" w14:textId="13313B6C" w:rsidR="00C94033" w:rsidRPr="00657CD6" w:rsidRDefault="00E179E5" w:rsidP="00657CD6">
            <w:pPr>
              <w:jc w:val="right"/>
              <w:rPr>
                <w:rFonts w:ascii="Cambria" w:hAnsi="Cambria"/>
                <w:b/>
                <w:bCs/>
              </w:rPr>
            </w:pPr>
            <w:r>
              <w:rPr>
                <w:rFonts w:ascii="Cambria" w:hAnsi="Cambria"/>
                <w:b/>
                <w:bCs/>
              </w:rPr>
              <w:t>1.17 (</w:t>
            </w:r>
            <w:r w:rsidR="00C94033" w:rsidRPr="00657CD6">
              <w:rPr>
                <w:rFonts w:ascii="Cambria" w:hAnsi="Cambria"/>
                <w:b/>
                <w:bCs/>
              </w:rPr>
              <w:t>4</w:t>
            </w:r>
            <w:r w:rsidR="007C05CC">
              <w:rPr>
                <w:rFonts w:ascii="Cambria" w:hAnsi="Cambria"/>
                <w:b/>
                <w:bCs/>
              </w:rPr>
              <w:t>2.5</w:t>
            </w:r>
            <w:r>
              <w:rPr>
                <w:rFonts w:ascii="Cambria" w:hAnsi="Cambria"/>
                <w:b/>
                <w:bCs/>
              </w:rPr>
              <w:t>%)</w:t>
            </w:r>
          </w:p>
        </w:tc>
      </w:tr>
      <w:tr w:rsidR="00915375" w14:paraId="45A7D05D" w14:textId="77777777" w:rsidTr="008D0CF6">
        <w:tc>
          <w:tcPr>
            <w:tcW w:w="1558" w:type="dxa"/>
          </w:tcPr>
          <w:p w14:paraId="7487EF1B" w14:textId="77777777" w:rsidR="00915375" w:rsidRDefault="00915375" w:rsidP="008D0CF6">
            <w:pPr>
              <w:rPr>
                <w:rFonts w:ascii="Cambria" w:hAnsi="Cambria"/>
              </w:rPr>
            </w:pPr>
          </w:p>
        </w:tc>
        <w:tc>
          <w:tcPr>
            <w:tcW w:w="1047" w:type="dxa"/>
          </w:tcPr>
          <w:p w14:paraId="1DECC457" w14:textId="77777777" w:rsidR="00915375" w:rsidRDefault="00915375" w:rsidP="008D0CF6">
            <w:pPr>
              <w:rPr>
                <w:rFonts w:ascii="Cambria" w:hAnsi="Cambria"/>
              </w:rPr>
            </w:pPr>
          </w:p>
        </w:tc>
        <w:tc>
          <w:tcPr>
            <w:tcW w:w="5040" w:type="dxa"/>
            <w:gridSpan w:val="3"/>
          </w:tcPr>
          <w:p w14:paraId="1F34F5E1" w14:textId="1567CC1D" w:rsidR="00915375" w:rsidRDefault="00915375" w:rsidP="008D0CF6">
            <w:pPr>
              <w:rPr>
                <w:rFonts w:ascii="Cambria" w:hAnsi="Cambria"/>
              </w:rPr>
            </w:pPr>
            <w:r>
              <w:rPr>
                <w:rFonts w:ascii="Cambria" w:hAnsi="Cambria"/>
              </w:rPr>
              <w:t>Proportion of Time Series</w:t>
            </w:r>
          </w:p>
        </w:tc>
        <w:tc>
          <w:tcPr>
            <w:tcW w:w="1705" w:type="dxa"/>
          </w:tcPr>
          <w:p w14:paraId="4DC97C06" w14:textId="77777777" w:rsidR="00915375" w:rsidRDefault="00915375" w:rsidP="008D0CF6">
            <w:pPr>
              <w:rPr>
                <w:rFonts w:ascii="Cambria" w:hAnsi="Cambria"/>
              </w:rPr>
            </w:pPr>
          </w:p>
        </w:tc>
      </w:tr>
      <w:tr w:rsidR="00915375" w14:paraId="17FFEC32" w14:textId="77777777" w:rsidTr="008D0CF6">
        <w:tc>
          <w:tcPr>
            <w:tcW w:w="1558" w:type="dxa"/>
          </w:tcPr>
          <w:p w14:paraId="51F165FD" w14:textId="77777777" w:rsidR="00915375" w:rsidRDefault="00915375" w:rsidP="008D0CF6">
            <w:pPr>
              <w:rPr>
                <w:rFonts w:ascii="Cambria" w:hAnsi="Cambria"/>
              </w:rPr>
            </w:pPr>
          </w:p>
        </w:tc>
        <w:tc>
          <w:tcPr>
            <w:tcW w:w="1047" w:type="dxa"/>
          </w:tcPr>
          <w:p w14:paraId="34E26B76" w14:textId="77777777" w:rsidR="00915375" w:rsidRDefault="00915375" w:rsidP="008D0CF6">
            <w:pPr>
              <w:rPr>
                <w:rFonts w:ascii="Cambria" w:hAnsi="Cambria"/>
              </w:rPr>
            </w:pPr>
          </w:p>
        </w:tc>
        <w:tc>
          <w:tcPr>
            <w:tcW w:w="1710" w:type="dxa"/>
          </w:tcPr>
          <w:p w14:paraId="6D414B75" w14:textId="77777777" w:rsidR="00915375" w:rsidRDefault="00915375" w:rsidP="008D0CF6">
            <w:pPr>
              <w:rPr>
                <w:rFonts w:ascii="Cambria" w:hAnsi="Cambria"/>
              </w:rPr>
            </w:pPr>
            <w:r>
              <w:rPr>
                <w:rFonts w:ascii="Cambria" w:hAnsi="Cambria"/>
              </w:rPr>
              <w:t>Decreased</w:t>
            </w:r>
          </w:p>
        </w:tc>
        <w:tc>
          <w:tcPr>
            <w:tcW w:w="1710" w:type="dxa"/>
          </w:tcPr>
          <w:p w14:paraId="7CF8AD2E" w14:textId="77777777" w:rsidR="00915375" w:rsidRDefault="00915375" w:rsidP="008D0CF6">
            <w:pPr>
              <w:rPr>
                <w:rFonts w:ascii="Cambria" w:hAnsi="Cambria"/>
              </w:rPr>
            </w:pPr>
            <w:r>
              <w:rPr>
                <w:rFonts w:ascii="Cambria" w:hAnsi="Cambria"/>
              </w:rPr>
              <w:t>Maintained (+/- 5%)</w:t>
            </w:r>
          </w:p>
        </w:tc>
        <w:tc>
          <w:tcPr>
            <w:tcW w:w="1620" w:type="dxa"/>
          </w:tcPr>
          <w:p w14:paraId="6B18AA48" w14:textId="77777777" w:rsidR="00915375" w:rsidRDefault="00915375" w:rsidP="008D0CF6">
            <w:pPr>
              <w:rPr>
                <w:rFonts w:ascii="Cambria" w:hAnsi="Cambria"/>
              </w:rPr>
            </w:pPr>
            <w:r>
              <w:rPr>
                <w:rFonts w:ascii="Cambria" w:hAnsi="Cambria"/>
              </w:rPr>
              <w:t>Increased</w:t>
            </w:r>
          </w:p>
        </w:tc>
        <w:tc>
          <w:tcPr>
            <w:tcW w:w="1705" w:type="dxa"/>
          </w:tcPr>
          <w:p w14:paraId="2C496DA4" w14:textId="77777777" w:rsidR="00915375" w:rsidRDefault="00915375" w:rsidP="008D0CF6">
            <w:pPr>
              <w:rPr>
                <w:rFonts w:ascii="Cambria" w:hAnsi="Cambria"/>
              </w:rPr>
            </w:pPr>
            <w:r>
              <w:rPr>
                <w:rFonts w:ascii="Cambria" w:hAnsi="Cambria"/>
              </w:rPr>
              <w:t>Total</w:t>
            </w:r>
          </w:p>
        </w:tc>
      </w:tr>
      <w:tr w:rsidR="00915375" w:rsidRPr="00657CD6" w14:paraId="0CFD4E1A" w14:textId="77777777" w:rsidTr="008D0CF6">
        <w:tc>
          <w:tcPr>
            <w:tcW w:w="1558" w:type="dxa"/>
            <w:vMerge w:val="restart"/>
          </w:tcPr>
          <w:p w14:paraId="5014F5CE" w14:textId="77777777" w:rsidR="00915375" w:rsidRDefault="00915375" w:rsidP="008D0CF6">
            <w:pPr>
              <w:rPr>
                <w:rFonts w:ascii="Cambria" w:hAnsi="Cambria"/>
              </w:rPr>
            </w:pPr>
            <w:r>
              <w:rPr>
                <w:rFonts w:ascii="Cambria" w:hAnsi="Cambria"/>
              </w:rPr>
              <w:t>Original Coefficient of Variation</w:t>
            </w:r>
          </w:p>
        </w:tc>
        <w:tc>
          <w:tcPr>
            <w:tcW w:w="1047" w:type="dxa"/>
          </w:tcPr>
          <w:p w14:paraId="4F26D027" w14:textId="77777777" w:rsidR="00915375" w:rsidRDefault="00915375" w:rsidP="008D0CF6">
            <w:pPr>
              <w:rPr>
                <w:rFonts w:ascii="Cambria" w:hAnsi="Cambria"/>
              </w:rPr>
            </w:pPr>
            <w:r>
              <w:rPr>
                <w:rFonts w:ascii="Cambria" w:hAnsi="Cambria"/>
              </w:rPr>
              <w:t>Large</w:t>
            </w:r>
          </w:p>
        </w:tc>
        <w:tc>
          <w:tcPr>
            <w:tcW w:w="1710" w:type="dxa"/>
          </w:tcPr>
          <w:p w14:paraId="1F0C4CB9" w14:textId="37087714" w:rsidR="00915375" w:rsidRDefault="00550BBC" w:rsidP="008D0CF6">
            <w:pPr>
              <w:jc w:val="right"/>
              <w:rPr>
                <w:rFonts w:ascii="Cambria" w:hAnsi="Cambria"/>
              </w:rPr>
            </w:pPr>
            <w:r>
              <w:rPr>
                <w:rFonts w:ascii="Cambria" w:hAnsi="Cambria"/>
              </w:rPr>
              <w:t>15.9</w:t>
            </w:r>
            <w:r w:rsidR="00915375">
              <w:rPr>
                <w:rFonts w:ascii="Cambria" w:hAnsi="Cambria"/>
              </w:rPr>
              <w:t>%</w:t>
            </w:r>
          </w:p>
        </w:tc>
        <w:tc>
          <w:tcPr>
            <w:tcW w:w="1710" w:type="dxa"/>
          </w:tcPr>
          <w:p w14:paraId="35E825E8" w14:textId="2F98F401" w:rsidR="00915375" w:rsidRDefault="00915375" w:rsidP="008D0CF6">
            <w:pPr>
              <w:jc w:val="right"/>
              <w:rPr>
                <w:rFonts w:ascii="Cambria" w:hAnsi="Cambria"/>
              </w:rPr>
            </w:pPr>
            <w:r>
              <w:rPr>
                <w:rFonts w:ascii="Cambria" w:hAnsi="Cambria"/>
              </w:rPr>
              <w:t>7.8%</w:t>
            </w:r>
          </w:p>
        </w:tc>
        <w:tc>
          <w:tcPr>
            <w:tcW w:w="1620" w:type="dxa"/>
          </w:tcPr>
          <w:p w14:paraId="260300D0" w14:textId="6734ADDD" w:rsidR="00915375" w:rsidRDefault="00915375" w:rsidP="008D0CF6">
            <w:pPr>
              <w:jc w:val="right"/>
              <w:rPr>
                <w:rFonts w:ascii="Cambria" w:hAnsi="Cambria"/>
              </w:rPr>
            </w:pPr>
            <w:r>
              <w:rPr>
                <w:rFonts w:ascii="Cambria" w:hAnsi="Cambria"/>
              </w:rPr>
              <w:t>1.3%</w:t>
            </w:r>
          </w:p>
        </w:tc>
        <w:tc>
          <w:tcPr>
            <w:tcW w:w="1705" w:type="dxa"/>
          </w:tcPr>
          <w:p w14:paraId="5C42E2A2" w14:textId="4BE4D7F1" w:rsidR="00915375" w:rsidRPr="00657CD6" w:rsidRDefault="00915375" w:rsidP="008D0CF6">
            <w:pPr>
              <w:jc w:val="right"/>
              <w:rPr>
                <w:rFonts w:ascii="Cambria" w:hAnsi="Cambria"/>
                <w:b/>
                <w:bCs/>
              </w:rPr>
            </w:pPr>
            <w:r>
              <w:rPr>
                <w:rFonts w:ascii="Cambria" w:hAnsi="Cambria"/>
                <w:b/>
                <w:bCs/>
              </w:rPr>
              <w:t>25.0%</w:t>
            </w:r>
          </w:p>
        </w:tc>
      </w:tr>
      <w:tr w:rsidR="00915375" w:rsidRPr="00657CD6" w14:paraId="0EBB63F2" w14:textId="77777777" w:rsidTr="008D0CF6">
        <w:tc>
          <w:tcPr>
            <w:tcW w:w="1558" w:type="dxa"/>
            <w:vMerge/>
          </w:tcPr>
          <w:p w14:paraId="6CA9E87A" w14:textId="77777777" w:rsidR="00915375" w:rsidRDefault="00915375" w:rsidP="008D0CF6">
            <w:pPr>
              <w:rPr>
                <w:rFonts w:ascii="Cambria" w:hAnsi="Cambria"/>
              </w:rPr>
            </w:pPr>
          </w:p>
        </w:tc>
        <w:tc>
          <w:tcPr>
            <w:tcW w:w="1047" w:type="dxa"/>
          </w:tcPr>
          <w:p w14:paraId="4D487087" w14:textId="77777777" w:rsidR="00915375" w:rsidRDefault="00915375" w:rsidP="008D0CF6">
            <w:pPr>
              <w:rPr>
                <w:rFonts w:ascii="Cambria" w:hAnsi="Cambria"/>
              </w:rPr>
            </w:pPr>
            <w:r>
              <w:rPr>
                <w:rFonts w:ascii="Cambria" w:hAnsi="Cambria"/>
              </w:rPr>
              <w:t>Medium</w:t>
            </w:r>
          </w:p>
        </w:tc>
        <w:tc>
          <w:tcPr>
            <w:tcW w:w="1710" w:type="dxa"/>
          </w:tcPr>
          <w:p w14:paraId="6F11CD92" w14:textId="0F558969" w:rsidR="00915375" w:rsidRDefault="00223337" w:rsidP="008D0CF6">
            <w:pPr>
              <w:jc w:val="right"/>
              <w:rPr>
                <w:rFonts w:ascii="Cambria" w:hAnsi="Cambria"/>
              </w:rPr>
            </w:pPr>
            <w:r>
              <w:rPr>
                <w:rFonts w:ascii="Cambria" w:hAnsi="Cambria"/>
              </w:rPr>
              <w:t>22.7%</w:t>
            </w:r>
          </w:p>
        </w:tc>
        <w:tc>
          <w:tcPr>
            <w:tcW w:w="1710" w:type="dxa"/>
          </w:tcPr>
          <w:p w14:paraId="190854C6" w14:textId="3427F316" w:rsidR="00915375" w:rsidRDefault="00223337" w:rsidP="008D0CF6">
            <w:pPr>
              <w:jc w:val="right"/>
              <w:rPr>
                <w:rFonts w:ascii="Cambria" w:hAnsi="Cambria"/>
              </w:rPr>
            </w:pPr>
            <w:r>
              <w:rPr>
                <w:rFonts w:ascii="Cambria" w:hAnsi="Cambria"/>
              </w:rPr>
              <w:t>11.7%</w:t>
            </w:r>
          </w:p>
        </w:tc>
        <w:tc>
          <w:tcPr>
            <w:tcW w:w="1620" w:type="dxa"/>
          </w:tcPr>
          <w:p w14:paraId="6FA8F7C9" w14:textId="155A242D" w:rsidR="00915375" w:rsidRDefault="00223337" w:rsidP="008D0CF6">
            <w:pPr>
              <w:jc w:val="right"/>
              <w:rPr>
                <w:rFonts w:ascii="Cambria" w:hAnsi="Cambria"/>
              </w:rPr>
            </w:pPr>
            <w:r>
              <w:rPr>
                <w:rFonts w:ascii="Cambria" w:hAnsi="Cambria"/>
              </w:rPr>
              <w:t>15.6%</w:t>
            </w:r>
          </w:p>
        </w:tc>
        <w:tc>
          <w:tcPr>
            <w:tcW w:w="1705" w:type="dxa"/>
          </w:tcPr>
          <w:p w14:paraId="4036BB47" w14:textId="3B36CF43" w:rsidR="00915375" w:rsidRPr="00657CD6" w:rsidRDefault="00223337" w:rsidP="008D0CF6">
            <w:pPr>
              <w:jc w:val="right"/>
              <w:rPr>
                <w:rFonts w:ascii="Cambria" w:hAnsi="Cambria"/>
                <w:b/>
                <w:bCs/>
              </w:rPr>
            </w:pPr>
            <w:r>
              <w:rPr>
                <w:rFonts w:ascii="Cambria" w:hAnsi="Cambria"/>
                <w:b/>
                <w:bCs/>
              </w:rPr>
              <w:t>50.0%</w:t>
            </w:r>
          </w:p>
        </w:tc>
      </w:tr>
      <w:tr w:rsidR="00915375" w:rsidRPr="00657CD6" w14:paraId="25BBB99E" w14:textId="77777777" w:rsidTr="008D0CF6">
        <w:tc>
          <w:tcPr>
            <w:tcW w:w="1558" w:type="dxa"/>
            <w:vMerge/>
          </w:tcPr>
          <w:p w14:paraId="45F5E386" w14:textId="77777777" w:rsidR="00915375" w:rsidRDefault="00915375" w:rsidP="008D0CF6">
            <w:pPr>
              <w:rPr>
                <w:rFonts w:ascii="Cambria" w:hAnsi="Cambria"/>
              </w:rPr>
            </w:pPr>
          </w:p>
        </w:tc>
        <w:tc>
          <w:tcPr>
            <w:tcW w:w="1047" w:type="dxa"/>
          </w:tcPr>
          <w:p w14:paraId="052676C2" w14:textId="77777777" w:rsidR="00915375" w:rsidRDefault="00915375" w:rsidP="008D0CF6">
            <w:pPr>
              <w:rPr>
                <w:rFonts w:ascii="Cambria" w:hAnsi="Cambria"/>
              </w:rPr>
            </w:pPr>
            <w:r>
              <w:rPr>
                <w:rFonts w:ascii="Cambria" w:hAnsi="Cambria"/>
              </w:rPr>
              <w:t>Small</w:t>
            </w:r>
          </w:p>
        </w:tc>
        <w:tc>
          <w:tcPr>
            <w:tcW w:w="1710" w:type="dxa"/>
          </w:tcPr>
          <w:p w14:paraId="2FA6933F" w14:textId="7FCDDDBD" w:rsidR="00915375" w:rsidRDefault="00E76460" w:rsidP="008D0CF6">
            <w:pPr>
              <w:jc w:val="right"/>
              <w:rPr>
                <w:rFonts w:ascii="Cambria" w:hAnsi="Cambria"/>
              </w:rPr>
            </w:pPr>
            <w:r>
              <w:rPr>
                <w:rFonts w:ascii="Cambria" w:hAnsi="Cambria"/>
              </w:rPr>
              <w:t>1.1%</w:t>
            </w:r>
          </w:p>
        </w:tc>
        <w:tc>
          <w:tcPr>
            <w:tcW w:w="1710" w:type="dxa"/>
          </w:tcPr>
          <w:p w14:paraId="246B9627" w14:textId="61F2A23F" w:rsidR="00915375" w:rsidRDefault="00E76460" w:rsidP="008D0CF6">
            <w:pPr>
              <w:jc w:val="right"/>
              <w:rPr>
                <w:rFonts w:ascii="Cambria" w:hAnsi="Cambria"/>
              </w:rPr>
            </w:pPr>
            <w:r>
              <w:rPr>
                <w:rFonts w:ascii="Cambria" w:hAnsi="Cambria"/>
              </w:rPr>
              <w:t>2.5%</w:t>
            </w:r>
          </w:p>
        </w:tc>
        <w:tc>
          <w:tcPr>
            <w:tcW w:w="1620" w:type="dxa"/>
          </w:tcPr>
          <w:p w14:paraId="4E6C2DD5" w14:textId="18E07540" w:rsidR="00915375" w:rsidRDefault="00E76460" w:rsidP="008D0CF6">
            <w:pPr>
              <w:jc w:val="right"/>
              <w:rPr>
                <w:rFonts w:ascii="Cambria" w:hAnsi="Cambria"/>
              </w:rPr>
            </w:pPr>
            <w:r>
              <w:rPr>
                <w:rFonts w:ascii="Cambria" w:hAnsi="Cambria"/>
              </w:rPr>
              <w:t>21.4%</w:t>
            </w:r>
          </w:p>
        </w:tc>
        <w:tc>
          <w:tcPr>
            <w:tcW w:w="1705" w:type="dxa"/>
          </w:tcPr>
          <w:p w14:paraId="27273227" w14:textId="7D7BC7AB" w:rsidR="00915375" w:rsidRPr="00657CD6" w:rsidRDefault="00E76460" w:rsidP="008D0CF6">
            <w:pPr>
              <w:jc w:val="right"/>
              <w:rPr>
                <w:rFonts w:ascii="Cambria" w:hAnsi="Cambria"/>
                <w:b/>
                <w:bCs/>
              </w:rPr>
            </w:pPr>
            <w:r>
              <w:rPr>
                <w:rFonts w:ascii="Cambria" w:hAnsi="Cambria"/>
                <w:b/>
                <w:bCs/>
              </w:rPr>
              <w:t>25.0%</w:t>
            </w:r>
          </w:p>
        </w:tc>
      </w:tr>
      <w:tr w:rsidR="00915375" w:rsidRPr="00657CD6" w14:paraId="2922CC04" w14:textId="77777777" w:rsidTr="008D0CF6">
        <w:tc>
          <w:tcPr>
            <w:tcW w:w="1558" w:type="dxa"/>
          </w:tcPr>
          <w:p w14:paraId="2DCCA5C3" w14:textId="77777777" w:rsidR="00915375" w:rsidRDefault="00915375" w:rsidP="008D0CF6">
            <w:pPr>
              <w:rPr>
                <w:rFonts w:ascii="Cambria" w:hAnsi="Cambria"/>
              </w:rPr>
            </w:pPr>
          </w:p>
        </w:tc>
        <w:tc>
          <w:tcPr>
            <w:tcW w:w="1047" w:type="dxa"/>
          </w:tcPr>
          <w:p w14:paraId="1EFFE8A2" w14:textId="77777777" w:rsidR="00915375" w:rsidRPr="00657CD6" w:rsidRDefault="00915375" w:rsidP="008D0CF6">
            <w:pPr>
              <w:rPr>
                <w:rFonts w:ascii="Cambria" w:hAnsi="Cambria"/>
                <w:b/>
                <w:bCs/>
              </w:rPr>
            </w:pPr>
            <w:r w:rsidRPr="00657CD6">
              <w:rPr>
                <w:rFonts w:ascii="Cambria" w:hAnsi="Cambria"/>
                <w:b/>
                <w:bCs/>
              </w:rPr>
              <w:t>Total</w:t>
            </w:r>
          </w:p>
        </w:tc>
        <w:tc>
          <w:tcPr>
            <w:tcW w:w="1710" w:type="dxa"/>
          </w:tcPr>
          <w:p w14:paraId="5A8C4A91" w14:textId="22170131" w:rsidR="00915375" w:rsidRPr="00657CD6" w:rsidRDefault="00E76460" w:rsidP="008D0CF6">
            <w:pPr>
              <w:jc w:val="right"/>
              <w:rPr>
                <w:rFonts w:ascii="Cambria" w:hAnsi="Cambria"/>
                <w:b/>
                <w:bCs/>
              </w:rPr>
            </w:pPr>
            <w:r>
              <w:rPr>
                <w:rFonts w:ascii="Cambria" w:hAnsi="Cambria"/>
                <w:b/>
                <w:bCs/>
              </w:rPr>
              <w:t>39.7%</w:t>
            </w:r>
          </w:p>
        </w:tc>
        <w:tc>
          <w:tcPr>
            <w:tcW w:w="1710" w:type="dxa"/>
          </w:tcPr>
          <w:p w14:paraId="531593F6" w14:textId="70424921" w:rsidR="00915375" w:rsidRPr="00657CD6" w:rsidRDefault="00E76460" w:rsidP="008D0CF6">
            <w:pPr>
              <w:jc w:val="right"/>
              <w:rPr>
                <w:rFonts w:ascii="Cambria" w:hAnsi="Cambria"/>
                <w:b/>
                <w:bCs/>
              </w:rPr>
            </w:pPr>
            <w:r>
              <w:rPr>
                <w:rFonts w:ascii="Cambria" w:hAnsi="Cambria"/>
                <w:b/>
                <w:bCs/>
              </w:rPr>
              <w:t>22.0%</w:t>
            </w:r>
          </w:p>
        </w:tc>
        <w:tc>
          <w:tcPr>
            <w:tcW w:w="1620" w:type="dxa"/>
          </w:tcPr>
          <w:p w14:paraId="7DDA24CC" w14:textId="2B9EFD6C" w:rsidR="00915375" w:rsidRPr="00657CD6" w:rsidRDefault="00E76460" w:rsidP="008D0CF6">
            <w:pPr>
              <w:jc w:val="right"/>
              <w:rPr>
                <w:rFonts w:ascii="Cambria" w:hAnsi="Cambria"/>
                <w:b/>
                <w:bCs/>
              </w:rPr>
            </w:pPr>
            <w:r>
              <w:rPr>
                <w:rFonts w:ascii="Cambria" w:hAnsi="Cambria"/>
                <w:b/>
                <w:bCs/>
              </w:rPr>
              <w:t>38.3%</w:t>
            </w:r>
          </w:p>
        </w:tc>
        <w:tc>
          <w:tcPr>
            <w:tcW w:w="1705" w:type="dxa"/>
          </w:tcPr>
          <w:p w14:paraId="34C29D8C" w14:textId="7EC99721" w:rsidR="00915375" w:rsidRPr="00657CD6" w:rsidRDefault="00E76460" w:rsidP="008D0CF6">
            <w:pPr>
              <w:jc w:val="right"/>
              <w:rPr>
                <w:rFonts w:ascii="Cambria" w:hAnsi="Cambria"/>
                <w:b/>
                <w:bCs/>
              </w:rPr>
            </w:pPr>
            <w:r>
              <w:rPr>
                <w:rFonts w:ascii="Cambria" w:hAnsi="Cambria"/>
                <w:b/>
                <w:bCs/>
              </w:rPr>
              <w:t>100.0%</w:t>
            </w:r>
          </w:p>
        </w:tc>
      </w:tr>
    </w:tbl>
    <w:p w14:paraId="497A7218" w14:textId="081E3710" w:rsidR="00F552EB" w:rsidRDefault="00F552EB" w:rsidP="00E87519">
      <w:pPr>
        <w:rPr>
          <w:rFonts w:ascii="Cambria" w:hAnsi="Cambria"/>
        </w:rPr>
      </w:pPr>
    </w:p>
    <w:p w14:paraId="2581406E" w14:textId="77777777" w:rsidR="00915375" w:rsidRDefault="00915375" w:rsidP="00597E03">
      <w:pPr>
        <w:rPr>
          <w:rFonts w:ascii="Cambria" w:hAnsi="Cambria"/>
        </w:rPr>
      </w:pPr>
    </w:p>
    <w:p w14:paraId="72446D20" w14:textId="2B972CDA" w:rsidR="00096093" w:rsidRPr="00BE4AA5" w:rsidRDefault="00F552EB" w:rsidP="00597E03">
      <w:pPr>
        <w:rPr>
          <w:rFonts w:ascii="Cambria" w:eastAsiaTheme="minorEastAsia" w:hAnsi="Cambria"/>
        </w:rPr>
      </w:pPr>
      <w:r>
        <w:rPr>
          <w:rFonts w:ascii="Cambria" w:hAnsi="Cambria"/>
        </w:rPr>
        <w:t>Overall, our</w:t>
      </w:r>
      <w:r w:rsidR="00597E03">
        <w:rPr>
          <w:rFonts w:ascii="Cambria" w:hAnsi="Cambria"/>
        </w:rPr>
        <w:t xml:space="preserve"> empirical</w:t>
      </w:r>
      <w:r>
        <w:rPr>
          <w:rFonts w:ascii="Cambria" w:hAnsi="Cambria"/>
        </w:rPr>
        <w:t xml:space="preserve"> </w:t>
      </w:r>
      <w:r w:rsidR="00965727">
        <w:rPr>
          <w:rFonts w:ascii="Cambria" w:hAnsi="Cambria"/>
        </w:rPr>
        <w:t xml:space="preserve">results </w:t>
      </w:r>
      <w:r w:rsidR="00791C38">
        <w:rPr>
          <w:rFonts w:ascii="Cambria" w:hAnsi="Cambria"/>
        </w:rPr>
        <w:t xml:space="preserve">show that </w:t>
      </w:r>
      <w:r w:rsidR="00965727">
        <w:rPr>
          <w:rFonts w:ascii="Cambria" w:hAnsi="Cambria"/>
        </w:rPr>
        <w:t xml:space="preserve">privacy adjustments affect forecast accuracy </w:t>
      </w:r>
      <w:r w:rsidR="00CE0185">
        <w:rPr>
          <w:rFonts w:ascii="Cambria" w:hAnsi="Cambria"/>
        </w:rPr>
        <w:t>differently</w:t>
      </w:r>
      <w:r w:rsidR="00791C38">
        <w:rPr>
          <w:rFonts w:ascii="Cambria" w:hAnsi="Cambria"/>
        </w:rPr>
        <w:t xml:space="preserve"> than judgmental adjustments</w:t>
      </w:r>
      <w:r w:rsidR="00965727">
        <w:rPr>
          <w:rFonts w:ascii="Cambria" w:hAnsi="Cambria"/>
        </w:rPr>
        <w:t xml:space="preserve">.  </w:t>
      </w:r>
      <w:r w:rsidR="000D17A6">
        <w:rPr>
          <w:rFonts w:ascii="Cambria" w:hAnsi="Cambria"/>
        </w:rPr>
        <w:t xml:space="preserve">Specifically, we found that privacy adjustments </w:t>
      </w:r>
      <w:r w:rsidR="00346BDC">
        <w:rPr>
          <w:rFonts w:ascii="Cambria" w:hAnsi="Cambria"/>
        </w:rPr>
        <w:t>had better</w:t>
      </w:r>
      <w:r w:rsidR="000D17A6">
        <w:rPr>
          <w:rFonts w:ascii="Cambria" w:hAnsi="Cambria"/>
        </w:rPr>
        <w:t xml:space="preserve"> forecast accuracy when the adjustments were small or positive, </w:t>
      </w:r>
      <w:r w:rsidR="00346BDC">
        <w:rPr>
          <w:rFonts w:ascii="Cambria" w:hAnsi="Cambria"/>
        </w:rPr>
        <w:t>or</w:t>
      </w:r>
      <w:r w:rsidR="000D17A6">
        <w:rPr>
          <w:rFonts w:ascii="Cambria" w:hAnsi="Cambria"/>
        </w:rPr>
        <w:t xml:space="preserve"> when the coefficient of variation of the original series was large.  </w:t>
      </w:r>
      <w:r w:rsidR="00A838EF">
        <w:rPr>
          <w:rFonts w:ascii="Cambria" w:hAnsi="Cambria"/>
        </w:rPr>
        <w:t xml:space="preserve">However, on average, forecast accuracy worsened for nearly every combination of magnitude, direction, and coefficient of variation. </w:t>
      </w:r>
      <w:r w:rsidR="00096093">
        <w:rPr>
          <w:rFonts w:ascii="Cambria" w:hAnsi="Cambria"/>
        </w:rPr>
        <w:t xml:space="preserve">This is not surprising since </w:t>
      </w:r>
      <w:r w:rsidR="00CE0185">
        <w:rPr>
          <w:rFonts w:ascii="Cambria" w:hAnsi="Cambria"/>
        </w:rPr>
        <w:t xml:space="preserve">a major </w:t>
      </w:r>
      <w:r w:rsidR="00096093">
        <w:rPr>
          <w:rFonts w:ascii="Cambria" w:hAnsi="Cambria"/>
        </w:rPr>
        <w:t xml:space="preserve">motivation of </w:t>
      </w:r>
      <w:r w:rsidR="00597E03">
        <w:rPr>
          <w:rFonts w:ascii="Cambria" w:hAnsi="Cambria"/>
        </w:rPr>
        <w:t xml:space="preserve">judgmental adjustments </w:t>
      </w:r>
      <w:r w:rsidR="000D17A6">
        <w:rPr>
          <w:rFonts w:ascii="Cambria" w:hAnsi="Cambria"/>
        </w:rPr>
        <w:t xml:space="preserve">is </w:t>
      </w:r>
      <w:r w:rsidR="00A838EF">
        <w:rPr>
          <w:rFonts w:ascii="Cambria" w:hAnsi="Cambria"/>
        </w:rPr>
        <w:t xml:space="preserve">to </w:t>
      </w:r>
      <w:r w:rsidR="00597E03">
        <w:rPr>
          <w:rFonts w:ascii="Cambria" w:hAnsi="Cambria"/>
        </w:rPr>
        <w:t>improv</w:t>
      </w:r>
      <w:r w:rsidR="00A838EF">
        <w:rPr>
          <w:rFonts w:ascii="Cambria" w:hAnsi="Cambria"/>
        </w:rPr>
        <w:t>e</w:t>
      </w:r>
      <w:r w:rsidR="00597E03">
        <w:rPr>
          <w:rFonts w:ascii="Cambria" w:hAnsi="Cambria"/>
        </w:rPr>
        <w:t xml:space="preserve"> forecast accuracy (Fildes et al., 2019) and judgmental adjustments have been shown to improve forecast accuracy by 5-10% on average </w:t>
      </w:r>
      <w:r w:rsidR="00597E03" w:rsidRPr="004D03E6">
        <w:rPr>
          <w:rFonts w:ascii="Cambria" w:hAnsi="Cambria"/>
        </w:rPr>
        <w:fldChar w:fldCharType="begin"/>
      </w:r>
      <w:r w:rsidR="00597E0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4D03E6">
        <w:rPr>
          <w:rFonts w:ascii="Cambria" w:hAnsi="Cambria"/>
        </w:rPr>
        <w:fldChar w:fldCharType="separate"/>
      </w:r>
      <w:r w:rsidR="00597E03" w:rsidRPr="004D03E6">
        <w:rPr>
          <w:rFonts w:ascii="Cambria" w:hAnsi="Cambria"/>
        </w:rPr>
        <w:t>(Davydenko &amp; Fildes, 2013</w:t>
      </w:r>
      <w:r w:rsidR="00597E03" w:rsidRPr="007A02E9">
        <w:rPr>
          <w:rFonts w:ascii="Cambria" w:hAnsi="Cambria"/>
        </w:rPr>
        <w:t xml:space="preserve">; </w:t>
      </w:r>
      <w:r w:rsidR="00597E03" w:rsidRPr="004D03E6">
        <w:rPr>
          <w:rFonts w:ascii="Cambria" w:hAnsi="Cambria"/>
        </w:rPr>
        <w:fldChar w:fldCharType="end"/>
      </w:r>
      <w:r w:rsidR="00597E03" w:rsidRPr="004D03E6">
        <w:rPr>
          <w:rFonts w:ascii="Cambria" w:hAnsi="Cambria"/>
        </w:rPr>
        <w:t>Khosrowabadi</w:t>
      </w:r>
      <w:r w:rsidR="00597E03" w:rsidRPr="007A02E9">
        <w:rPr>
          <w:rFonts w:ascii="Cambria" w:hAnsi="Cambria"/>
        </w:rPr>
        <w:t xml:space="preserve"> et al.,</w:t>
      </w:r>
      <w:r w:rsidR="00597E03" w:rsidRPr="004D03E6">
        <w:rPr>
          <w:rFonts w:ascii="Cambria" w:hAnsi="Cambria"/>
        </w:rPr>
        <w:t xml:space="preserve"> 2022). </w:t>
      </w:r>
      <w:r w:rsidR="000D17A6">
        <w:rPr>
          <w:rFonts w:ascii="Cambria" w:hAnsi="Cambria"/>
        </w:rPr>
        <w:t>For our application</w:t>
      </w:r>
      <w:r w:rsidR="00791C38">
        <w:rPr>
          <w:rFonts w:ascii="Cambria" w:hAnsi="Cambria"/>
        </w:rPr>
        <w:t xml:space="preserve">, privacy adjustments blur the data for privacy reasons and </w:t>
      </w:r>
      <w:r w:rsidR="00CE0185">
        <w:rPr>
          <w:rFonts w:ascii="Cambria" w:hAnsi="Cambria"/>
        </w:rPr>
        <w:t>are expected to reduce</w:t>
      </w:r>
      <w:r w:rsidR="00791C38">
        <w:rPr>
          <w:rFonts w:ascii="Cambria" w:hAnsi="Cambria"/>
        </w:rPr>
        <w:t xml:space="preserve"> forecast accuracy. The secondary goal</w:t>
      </w:r>
      <w:r w:rsidR="000D17A6">
        <w:rPr>
          <w:rFonts w:ascii="Cambria" w:hAnsi="Cambria"/>
        </w:rPr>
        <w:t xml:space="preserve"> of </w:t>
      </w:r>
      <w:r w:rsidR="0035662E">
        <w:rPr>
          <w:rFonts w:ascii="Cambria" w:hAnsi="Cambria"/>
        </w:rPr>
        <w:t xml:space="preserve">our proposed </w:t>
      </w:r>
      <w:r w:rsidR="000D17A6">
        <w:rPr>
          <w:rFonts w:ascii="Cambria" w:hAnsi="Cambria"/>
        </w:rPr>
        <w:t>privacy method</w:t>
      </w:r>
      <w:r w:rsidR="00791C38">
        <w:rPr>
          <w:rFonts w:ascii="Cambria" w:hAnsi="Cambria"/>
        </w:rPr>
        <w:t xml:space="preserve"> is to maintain forecast accuracy</w:t>
      </w:r>
      <w:r w:rsidR="000D17A6">
        <w:rPr>
          <w:rFonts w:ascii="Cambria" w:hAnsi="Cambria"/>
        </w:rPr>
        <w:t>,</w:t>
      </w:r>
      <w:r w:rsidR="00791C38">
        <w:rPr>
          <w:rFonts w:ascii="Cambria" w:hAnsi="Cambria"/>
        </w:rPr>
        <w:t xml:space="preserve"> which the top performing method (k-nTS+ (k=3) swapping) did with only a </w:t>
      </w:r>
      <w:r w:rsidR="000D17A6">
        <w:rPr>
          <w:rFonts w:ascii="Cambria" w:hAnsi="Cambria"/>
        </w:rPr>
        <w:t>+</w:t>
      </w:r>
      <w:r w:rsidR="00791C38">
        <w:rPr>
          <w:rFonts w:ascii="Cambria" w:hAnsi="Cambria"/>
        </w:rPr>
        <w:t xml:space="preserve">13.9% </w:t>
      </w:r>
      <w:r w:rsidR="00346BDC">
        <w:rPr>
          <w:rFonts w:ascii="Cambria" w:hAnsi="Cambria"/>
        </w:rPr>
        <w:t xml:space="preserve">average </w:t>
      </w:r>
      <w:r w:rsidR="00791C38">
        <w:rPr>
          <w:rFonts w:ascii="Cambria" w:hAnsi="Cambria"/>
        </w:rPr>
        <w:t>degradation.</w:t>
      </w:r>
      <w:r w:rsidR="00BE4AA5">
        <w:rPr>
          <w:rFonts w:ascii="Cambria" w:hAnsi="Cambria"/>
        </w:rPr>
        <w:t xml:space="preserve"> Further</w:t>
      </w:r>
      <w:r w:rsidR="00CE0185">
        <w:rPr>
          <w:rFonts w:ascii="Cambria" w:hAnsi="Cambria"/>
        </w:rPr>
        <w:t>more</w:t>
      </w:r>
      <w:r w:rsidR="00BE4AA5">
        <w:rPr>
          <w:rFonts w:ascii="Cambria" w:hAnsi="Cambria"/>
        </w:rPr>
        <w:t xml:space="preserve">, the average coefficient of variation </w:t>
      </w:r>
      <w:r w:rsidR="00CE0185">
        <w:rPr>
          <w:rFonts w:ascii="Cambria" w:hAnsi="Cambria"/>
        </w:rPr>
        <w:t>of</w:t>
      </w:r>
      <w:r w:rsidR="00BE4AA5">
        <w:rPr>
          <w:rFonts w:ascii="Cambria" w:hAnsi="Cambria"/>
        </w:rPr>
        <w:t xml:space="preserve"> k</w:t>
      </w:r>
      <w:r w:rsidR="00CE0185">
        <w:rPr>
          <w:rFonts w:ascii="Cambria" w:hAnsi="Cambria"/>
        </w:rPr>
        <w:t>-</w:t>
      </w:r>
      <w:r w:rsidR="00BE4AA5">
        <w:rPr>
          <w:rFonts w:ascii="Cambria" w:hAnsi="Cambria"/>
        </w:rPr>
        <w:t xml:space="preserve">nTS+ (k=3) </w:t>
      </w:r>
      <w:r w:rsidR="00CE0185">
        <w:rPr>
          <w:rFonts w:ascii="Cambria" w:hAnsi="Cambria"/>
        </w:rPr>
        <w:t>protected data</w:t>
      </w:r>
      <w:r w:rsidR="00BE4AA5">
        <w:rPr>
          <w:rFonts w:ascii="Cambria" w:hAnsi="Cambria"/>
        </w:rPr>
        <w:t xml:space="preserve"> is approximately 2% less than the average </w:t>
      </w:r>
      <w:r w:rsidR="00CE0185">
        <w:rPr>
          <w:rFonts w:ascii="Cambria" w:hAnsi="Cambria"/>
        </w:rPr>
        <w:t xml:space="preserve">coefficient of variation </w:t>
      </w:r>
      <w:r w:rsidR="00BE4AA5">
        <w:rPr>
          <w:rFonts w:ascii="Cambria" w:hAnsi="Cambria"/>
        </w:rPr>
        <w:t xml:space="preserve">in the original data. However, the average coefficients of variation under DP </w:t>
      </w:r>
      <m:oMath>
        <m:d>
          <m:dPr>
            <m:ctrlPr>
              <w:rPr>
                <w:rFonts w:ascii="Cambria Math" w:hAnsi="Cambria Math"/>
                <w:i/>
              </w:rPr>
            </m:ctrlPr>
          </m:dPr>
          <m:e>
            <m:r>
              <m:rPr>
                <m:sty m:val="p"/>
              </m:rPr>
              <w:rPr>
                <w:rFonts w:ascii="Cambria Math" w:hAnsi="Cambria Math"/>
              </w:rPr>
              <m:t>ϵ</m:t>
            </m:r>
            <m:r>
              <w:rPr>
                <w:rFonts w:ascii="Cambria Math" w:hAnsi="Cambria Math"/>
              </w:rPr>
              <m:t>=10</m:t>
            </m:r>
          </m:e>
        </m:d>
      </m:oMath>
      <w:r w:rsidR="00BE4AA5">
        <w:rPr>
          <w:rFonts w:ascii="Cambria" w:eastAsiaTheme="minorEastAsia" w:hAnsi="Cambria"/>
        </w:rPr>
        <w:t xml:space="preserve"> and AN </w:t>
      </w:r>
      <m:oMath>
        <m:d>
          <m:dPr>
            <m:ctrlPr>
              <w:rPr>
                <w:rFonts w:ascii="Cambria Math" w:eastAsiaTheme="minorEastAsia" w:hAnsi="Cambria Math"/>
                <w:i/>
              </w:rPr>
            </m:ctrlPr>
          </m:dPr>
          <m:e>
            <m:r>
              <w:rPr>
                <w:rFonts w:ascii="Cambria Math" w:eastAsiaTheme="minorEastAsia" w:hAnsi="Cambria Math"/>
              </w:rPr>
              <m:t>s=1</m:t>
            </m:r>
          </m:e>
        </m:d>
      </m:oMath>
      <w:r w:rsidR="00BE4AA5">
        <w:rPr>
          <w:rFonts w:ascii="Cambria" w:eastAsiaTheme="minorEastAsia" w:hAnsi="Cambria"/>
        </w:rPr>
        <w:t xml:space="preserve"> were 18% and 35% larger than the average from the original data, respectively. </w:t>
      </w:r>
    </w:p>
    <w:p w14:paraId="74314303" w14:textId="47FDCF0D" w:rsidR="0048192A" w:rsidRDefault="0048192A" w:rsidP="007F5BFB">
      <w:pPr>
        <w:tabs>
          <w:tab w:val="left" w:pos="1252"/>
        </w:tabs>
        <w:rPr>
          <w:rFonts w:ascii="Cambria" w:eastAsiaTheme="minorEastAsia" w:hAnsi="Cambria"/>
        </w:rPr>
      </w:pPr>
    </w:p>
    <w:p w14:paraId="6EFD08B3" w14:textId="77777777" w:rsidR="00CB4798" w:rsidRDefault="00CB4798" w:rsidP="007F5BFB">
      <w:pPr>
        <w:tabs>
          <w:tab w:val="left" w:pos="1252"/>
        </w:tabs>
        <w:rPr>
          <w:rFonts w:ascii="Cambria" w:eastAsiaTheme="minorEastAsia" w:hAnsi="Cambria"/>
        </w:rPr>
      </w:pPr>
    </w:p>
    <w:p w14:paraId="77EF38F1" w14:textId="71CBC7FB" w:rsidR="0063515F" w:rsidRDefault="0063515F" w:rsidP="00E87519">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24991BE4" w:rsidR="00CE4989" w:rsidRDefault="005E2AE3" w:rsidP="00DC618B">
      <w:pPr>
        <w:tabs>
          <w:tab w:val="left" w:pos="1252"/>
        </w:tabs>
        <w:rPr>
          <w:rFonts w:ascii="Cambria" w:eastAsiaTheme="minorEastAsia" w:hAnsi="Cambria"/>
        </w:rPr>
      </w:pPr>
      <w:r>
        <w:rPr>
          <w:rFonts w:ascii="Cambria" w:eastAsiaTheme="minorEastAsia" w:hAnsi="Cambria"/>
        </w:rPr>
        <w:t>This paper examined</w:t>
      </w:r>
      <w:r w:rsidR="00DC618B">
        <w:rPr>
          <w:rFonts w:ascii="Cambria" w:eastAsiaTheme="minorEastAsia" w:hAnsi="Cambria"/>
        </w:rPr>
        <w:t xml:space="preserve"> </w:t>
      </w:r>
      <w:r w:rsidR="008763CB">
        <w:rPr>
          <w:rFonts w:ascii="Cambria" w:eastAsiaTheme="minorEastAsia" w:hAnsi="Cambria"/>
        </w:rPr>
        <w:t>the impact of</w:t>
      </w:r>
      <w:r w:rsidR="00DC618B">
        <w:rPr>
          <w:rFonts w:ascii="Cambria" w:eastAsiaTheme="minorEastAsia" w:hAnsi="Cambria"/>
        </w:rPr>
        <w:t xml:space="preserve"> </w:t>
      </w:r>
      <w:r w:rsidR="00235EFB">
        <w:rPr>
          <w:rFonts w:ascii="Cambria" w:eastAsiaTheme="minorEastAsia" w:hAnsi="Cambria"/>
        </w:rPr>
        <w:t xml:space="preserve">data </w:t>
      </w:r>
      <w:r w:rsidR="00DC618B">
        <w:rPr>
          <w:rFonts w:ascii="Cambria" w:eastAsiaTheme="minorEastAsia" w:hAnsi="Cambria"/>
        </w:rPr>
        <w:t xml:space="preserve">privacy </w:t>
      </w:r>
      <w:r w:rsidR="008763CB">
        <w:rPr>
          <w:rFonts w:ascii="Cambria" w:eastAsiaTheme="minorEastAsia" w:hAnsi="Cambria"/>
        </w:rPr>
        <w:t>on</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8763CB">
        <w:rPr>
          <w:rFonts w:ascii="Cambria" w:eastAsiaTheme="minorEastAsia" w:hAnsi="Cambria"/>
        </w:rPr>
        <w:t>protected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 xml:space="preserve">-nTS+ </w:t>
      </w:r>
      <w:r w:rsidR="00267757">
        <w:rPr>
          <w:rFonts w:ascii="Cambria" w:eastAsiaTheme="minorEastAsia" w:hAnsi="Cambria"/>
        </w:rPr>
        <w:t>swapping</w:t>
      </w:r>
      <w:r w:rsidR="00DC618B">
        <w:rPr>
          <w:rFonts w:ascii="Cambria" w:eastAsiaTheme="minorEastAsia" w:hAnsi="Cambria"/>
        </w:rPr>
        <w:t xml:space="preserve">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w:t>
      </w:r>
      <w:r w:rsidR="00267757">
        <w:rPr>
          <w:rFonts w:ascii="Cambria" w:eastAsiaTheme="minorEastAsia" w:hAnsi="Cambria"/>
        </w:rPr>
        <w:t>maintain</w:t>
      </w:r>
      <w:r w:rsidR="003D690A">
        <w:rPr>
          <w:rFonts w:ascii="Cambria" w:eastAsiaTheme="minorEastAsia" w:hAnsi="Cambria"/>
        </w:rPr>
        <w:t xml:space="preserve"> forecast accuracy</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w:t>
      </w:r>
      <w:r w:rsidR="00267757">
        <w:rPr>
          <w:rFonts w:ascii="Cambria" w:eastAsiaTheme="minorEastAsia" w:hAnsi="Cambria"/>
        </w:rPr>
        <w:t>privacy method</w:t>
      </w:r>
      <w:r w:rsidR="00DC618B" w:rsidRPr="00251DAA">
        <w:rPr>
          <w:rFonts w:ascii="Cambria" w:eastAsiaTheme="minorEastAsia" w:hAnsi="Cambria"/>
        </w:rPr>
        <w:t xml:space="preserve">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t xml:space="preserve">forecast accuracy </w:t>
      </w:r>
      <w:r w:rsidR="00DC618B">
        <w:rPr>
          <w:rFonts w:ascii="Cambria" w:eastAsiaTheme="minorEastAsia" w:hAnsi="Cambria"/>
        </w:rPr>
        <w:t>to</w:t>
      </w:r>
      <w:r w:rsidR="00DC618B" w:rsidRPr="004F4F84">
        <w:rPr>
          <w:rFonts w:ascii="Cambria" w:eastAsiaTheme="minorEastAsia" w:hAnsi="Cambria"/>
        </w:rPr>
        <w:t xml:space="preserve"> </w:t>
      </w:r>
      <w:r w:rsidR="003D690A">
        <w:rPr>
          <w:rFonts w:ascii="Cambria" w:eastAsiaTheme="minorEastAsia" w:hAnsi="Cambria"/>
        </w:rPr>
        <w:t>+</w:t>
      </w:r>
      <w:r w:rsidR="00DC618B" w:rsidRPr="004F4F84">
        <w:rPr>
          <w:rFonts w:ascii="Cambria" w:eastAsiaTheme="minorEastAsia" w:hAnsi="Cambria"/>
        </w:rPr>
        <w:t>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0F396957" w14:textId="77777777" w:rsidR="00CE4989" w:rsidRDefault="00CE4989" w:rsidP="00DC618B">
      <w:pPr>
        <w:tabs>
          <w:tab w:val="left" w:pos="1252"/>
        </w:tabs>
        <w:rPr>
          <w:rFonts w:ascii="Cambria" w:eastAsiaTheme="minorEastAsia" w:hAnsi="Cambria"/>
        </w:rPr>
      </w:pPr>
    </w:p>
    <w:p w14:paraId="27374226" w14:textId="53BB6E56" w:rsidR="00DC618B" w:rsidRDefault="00CE4989" w:rsidP="00DC618B">
      <w:pPr>
        <w:tabs>
          <w:tab w:val="left" w:pos="1252"/>
        </w:tabs>
        <w:rPr>
          <w:rFonts w:ascii="Cambria" w:eastAsiaTheme="minorEastAsia" w:hAnsi="Cambria"/>
        </w:rPr>
      </w:pPr>
      <w:r>
        <w:rPr>
          <w:rFonts w:ascii="Cambria" w:eastAsiaTheme="minorEastAsia" w:hAnsi="Cambria"/>
        </w:rPr>
        <w:t xml:space="preserve">To the best of our knowledge, </w:t>
      </w:r>
      <w:r w:rsidR="00E70D66">
        <w:rPr>
          <w:rFonts w:ascii="Cambria" w:eastAsiaTheme="minorEastAsia" w:hAnsi="Cambria"/>
        </w:rPr>
        <w:t>this</w:t>
      </w:r>
      <w:r>
        <w:rPr>
          <w:rFonts w:ascii="Cambria" w:eastAsiaTheme="minorEastAsia" w:hAnsi="Cambria"/>
        </w:rPr>
        <w:t xml:space="preserve">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sidR="00267757">
        <w:rPr>
          <w:rFonts w:ascii="Cambria" w:eastAsiaTheme="minorEastAsia" w:hAnsi="Cambria"/>
        </w:rPr>
        <w:t xml:space="preserve">We did this by carefully investigating the similarity </w:t>
      </w:r>
      <w:r w:rsidR="002F5699">
        <w:rPr>
          <w:rFonts w:ascii="Cambria" w:eastAsiaTheme="minorEastAsia" w:hAnsi="Cambria"/>
        </w:rPr>
        <w:t xml:space="preserve">between </w:t>
      </w:r>
      <w:r w:rsidR="00267757">
        <w:rPr>
          <w:rFonts w:ascii="Cambria" w:eastAsiaTheme="minorEastAsia" w:hAnsi="Cambria"/>
        </w:rPr>
        <w:t xml:space="preserve">time series features rather than time series values. </w:t>
      </w:r>
      <w:r w:rsidR="005E4201">
        <w:rPr>
          <w:rFonts w:ascii="Cambria" w:hAnsi="Cambria"/>
        </w:rPr>
        <w:t>The protected data also preserved i</w:t>
      </w:r>
      <w:r w:rsidR="006624B2">
        <w:rPr>
          <w:rFonts w:ascii="Cambria" w:hAnsi="Cambria"/>
        </w:rPr>
        <w:t xml:space="preserve">mportant features </w:t>
      </w:r>
      <w:r w:rsidR="005E4201">
        <w:rPr>
          <w:rFonts w:ascii="Cambria" w:hAnsi="Cambria"/>
        </w:rPr>
        <w:t xml:space="preserve">for forecasting </w:t>
      </w:r>
      <w:r w:rsidR="006624B2">
        <w:rPr>
          <w:rFonts w:ascii="Cambria" w:hAnsi="Cambria"/>
        </w:rPr>
        <w:t>such as spike, max variance shift, max level shift, mean, variance, strength of trend, and strength of seasonality</w:t>
      </w:r>
      <w:r w:rsidR="005E4201">
        <w:rPr>
          <w:rFonts w:ascii="Cambria" w:hAnsi="Cambria"/>
        </w:rPr>
        <w:t>.</w:t>
      </w:r>
      <w:r w:rsidR="006624B2">
        <w:rPr>
          <w:rFonts w:ascii="Cambria" w:hAnsi="Cambria"/>
        </w:rPr>
        <w:t xml:space="preserve"> </w:t>
      </w:r>
      <w:r>
        <w:rPr>
          <w:rFonts w:ascii="Cambria" w:hAnsi="Cambria"/>
        </w:rPr>
        <w:t>Furthermore, we showed that our k-nTS+ protected data was more representative o</w:t>
      </w:r>
      <w:r w:rsidR="00E5081E">
        <w:rPr>
          <w:rFonts w:ascii="Cambria" w:hAnsi="Cambria"/>
        </w:rPr>
        <w:t>f</w:t>
      </w:r>
      <w:r>
        <w:rPr>
          <w:rFonts w:ascii="Cambria" w:hAnsi="Cambria"/>
        </w:rPr>
        <w:t xml:space="preserve"> the original time series</w:t>
      </w:r>
      <w:r w:rsidR="00B05E8B">
        <w:rPr>
          <w:rFonts w:ascii="Cambria" w:hAnsi="Cambria"/>
        </w:rPr>
        <w:t xml:space="preserve">, potentially leading to increased trust and adoptability </w:t>
      </w:r>
      <w:r w:rsidR="00DA091F">
        <w:rPr>
          <w:rFonts w:ascii="Cambria" w:hAnsi="Cambria"/>
        </w:rPr>
        <w:t>among</w:t>
      </w:r>
      <w:r w:rsidR="001531B9">
        <w:rPr>
          <w:rFonts w:ascii="Cambria" w:hAnsi="Cambria"/>
        </w:rPr>
        <w:t xml:space="preserve"> organizations</w:t>
      </w:r>
      <w:r w:rsidR="00B05E8B">
        <w:rPr>
          <w:rFonts w:ascii="Cambria" w:hAnsi="Cambria"/>
        </w:rPr>
        <w:t xml:space="preserve">.  </w:t>
      </w:r>
    </w:p>
    <w:p w14:paraId="5C37BC65" w14:textId="0DF16979" w:rsidR="00163DB1" w:rsidRDefault="00163DB1" w:rsidP="00F42FC3">
      <w:pPr>
        <w:tabs>
          <w:tab w:val="left" w:pos="1252"/>
        </w:tabs>
        <w:rPr>
          <w:rFonts w:ascii="Cambria" w:eastAsiaTheme="minorEastAsia" w:hAnsi="Cambria"/>
        </w:rPr>
      </w:pPr>
    </w:p>
    <w:p w14:paraId="5DCB1DAD" w14:textId="59772999" w:rsidR="00314CC4" w:rsidRDefault="005E2AE3" w:rsidP="00F42FC3">
      <w:pPr>
        <w:tabs>
          <w:tab w:val="left" w:pos="1252"/>
        </w:tabs>
        <w:rPr>
          <w:rFonts w:ascii="Cambria" w:eastAsiaTheme="minorEastAsia" w:hAnsi="Cambria"/>
        </w:rPr>
      </w:pPr>
      <w:r>
        <w:rPr>
          <w:rFonts w:ascii="Cambria" w:eastAsiaTheme="minorEastAsia" w:hAnsi="Cambria"/>
        </w:rPr>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w:t>
      </w:r>
      <w:r w:rsidR="00A568BA">
        <w:rPr>
          <w:rFonts w:ascii="Cambria" w:eastAsiaTheme="minorEastAsia" w:hAnsi="Cambria"/>
        </w:rPr>
        <w:t xml:space="preserve">reasonable </w:t>
      </w:r>
      <w:r>
        <w:rPr>
          <w:rFonts w:ascii="Cambria" w:eastAsiaTheme="minorEastAsia" w:hAnsi="Cambria"/>
        </w:rPr>
        <w:t>levels of privacy.</w:t>
      </w:r>
      <w:r w:rsidR="00F81AED">
        <w:rPr>
          <w:rFonts w:ascii="Cambria" w:eastAsiaTheme="minorEastAsia" w:hAnsi="Cambria"/>
        </w:rPr>
        <w:t xml:space="preserve"> This undesirable privacy-utility tradeoff has </w:t>
      </w:r>
      <w:r w:rsidR="00584B43">
        <w:rPr>
          <w:rFonts w:ascii="Cambria" w:eastAsiaTheme="minorEastAsia" w:hAnsi="Cambria"/>
        </w:rPr>
        <w:t>also been demonstrated in contexts</w:t>
      </w:r>
      <w:r w:rsidR="00A568BA">
        <w:rPr>
          <w:rFonts w:ascii="Cambria" w:eastAsiaTheme="minorEastAsia" w:hAnsi="Cambria"/>
        </w:rPr>
        <w:t xml:space="preserve"> other than forecasting</w:t>
      </w:r>
      <w:r w:rsidR="00F81AED">
        <w:rPr>
          <w:rFonts w:ascii="Cambria" w:eastAsiaTheme="minorEastAsia" w:hAnsi="Cambria"/>
        </w:rPr>
        <w:t xml:space="preserve">. </w:t>
      </w:r>
      <w:r w:rsidR="00BA5BEB">
        <w:rPr>
          <w:rFonts w:ascii="Cambria" w:eastAsiaTheme="minorEastAsia" w:hAnsi="Cambria"/>
        </w:rPr>
        <w:t>For example, a</w:t>
      </w:r>
      <w:r w:rsidR="00F81AED">
        <w:rPr>
          <w:rFonts w:ascii="Cambria" w:eastAsiaTheme="minorEastAsia" w:hAnsi="Cambria"/>
        </w:rPr>
        <w:t xml:space="preserve">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found that our k-nTS+ swapping method had better forecast accuracy at comparable levels of identification disclosure risk</w:t>
      </w:r>
      <w:r w:rsidR="00A568BA">
        <w:rPr>
          <w:rFonts w:ascii="Cambria" w:eastAsiaTheme="minorEastAsia" w:hAnsi="Cambria"/>
        </w:rPr>
        <w:t xml:space="preserve"> with</w:t>
      </w:r>
      <w:r w:rsidR="00163DB1">
        <w:rPr>
          <w:rFonts w:ascii="Cambria" w:eastAsiaTheme="minorEastAsia" w:hAnsi="Cambria"/>
        </w:rPr>
        <w:t xml:space="preserve"> </w:t>
      </w:r>
      <w:r w:rsidR="00A568BA">
        <w:rPr>
          <w:rFonts w:ascii="Cambria" w:eastAsiaTheme="minorEastAsia" w:hAnsi="Cambria"/>
        </w:rPr>
        <w:t>differential</w:t>
      </w:r>
      <w:r w:rsidR="00163DB1">
        <w:rPr>
          <w:rFonts w:ascii="Cambria" w:eastAsiaTheme="minorEastAsia" w:hAnsi="Cambria"/>
        </w:rPr>
        <w:t xml:space="preserve"> privacy.</w:t>
      </w:r>
    </w:p>
    <w:p w14:paraId="10332ADD" w14:textId="77777777" w:rsidR="0039549E" w:rsidRDefault="0039549E" w:rsidP="00F42FC3">
      <w:pPr>
        <w:tabs>
          <w:tab w:val="left" w:pos="1252"/>
        </w:tabs>
        <w:rPr>
          <w:rFonts w:ascii="Cambria" w:eastAsiaTheme="minorEastAsia" w:hAnsi="Cambria"/>
        </w:rPr>
      </w:pPr>
    </w:p>
    <w:p w14:paraId="53CFF4B9" w14:textId="7B50460B" w:rsidR="005B5CD1" w:rsidRDefault="005B5CD1" w:rsidP="00F42FC3">
      <w:pPr>
        <w:tabs>
          <w:tab w:val="left" w:pos="1252"/>
        </w:tabs>
        <w:rPr>
          <w:rFonts w:ascii="Cambria" w:eastAsiaTheme="minorEastAsia" w:hAnsi="Cambria"/>
        </w:rPr>
      </w:pPr>
      <w:r>
        <w:rPr>
          <w:rFonts w:ascii="Cambria" w:eastAsiaTheme="minorEastAsia" w:hAnsi="Cambria"/>
        </w:rPr>
        <w:lastRenderedPageBreak/>
        <w:t xml:space="preserve">Our proposed privacy method can also support organizations making efforts to use privacy to improve consumer experiences or perceptions. For example, automating the data protection process using k-nTS+ can limit human intrusions on personal data (Goldfarb &amp; Tucker, 2013). </w:t>
      </w:r>
      <w:r w:rsidR="000168E5">
        <w:rPr>
          <w:rFonts w:ascii="Cambria" w:eastAsiaTheme="minorEastAsia" w:hAnsi="Cambria"/>
        </w:rPr>
        <w:t>Prioritizing</w:t>
      </w:r>
      <w:r>
        <w:rPr>
          <w:rFonts w:ascii="Cambria" w:eastAsiaTheme="minorEastAsia" w:hAnsi="Cambria"/>
        </w:rPr>
        <w:t xml:space="preserve"> privacy by implementing privacy methods could create a competitive advantage through increased consumer loyalty, trust, and positive performance (</w:t>
      </w:r>
      <w:r w:rsidR="00D5227F">
        <w:rPr>
          <w:rFonts w:ascii="Cambria" w:eastAsiaTheme="minorEastAsia" w:hAnsi="Cambria"/>
        </w:rPr>
        <w:t>Martin &amp; Murphy, 2017).</w:t>
      </w:r>
      <w:r w:rsidR="00B86355">
        <w:rPr>
          <w:rFonts w:ascii="Cambria" w:eastAsiaTheme="minorEastAsia" w:hAnsi="Cambria"/>
        </w:rPr>
        <w:t xml:space="preserve"> These effects could mitigate damaging outcomes, such as poor stock returns and consumers falsifying information, that arise when consumers feel that their data is vulnerable</w:t>
      </w:r>
      <w:r w:rsidR="000B6FB7">
        <w:rPr>
          <w:rFonts w:ascii="Cambria" w:eastAsiaTheme="minorEastAsia" w:hAnsi="Cambria"/>
        </w:rPr>
        <w:t>. Furthermore, replacing sensitive data with protected data could dampen the negative effects of a data breach if the data were to be compromised (Martin et al., 2017). There are also potential benefits</w:t>
      </w:r>
      <w:r w:rsidR="004F49CD">
        <w:rPr>
          <w:rFonts w:ascii="Cambria" w:eastAsiaTheme="minorEastAsia" w:hAnsi="Cambria"/>
        </w:rPr>
        <w:t xml:space="preserve"> from complying with privacy law by</w:t>
      </w:r>
      <w:r w:rsidR="000B6FB7">
        <w:rPr>
          <w:rFonts w:ascii="Cambria" w:eastAsiaTheme="minorEastAsia" w:hAnsi="Cambria"/>
        </w:rPr>
        <w:t xml:space="preserve"> using protected time series</w:t>
      </w:r>
      <w:r w:rsidR="004F49CD">
        <w:rPr>
          <w:rFonts w:ascii="Cambria" w:eastAsiaTheme="minorEastAsia" w:hAnsi="Cambria"/>
        </w:rPr>
        <w:t>,</w:t>
      </w:r>
      <w:r w:rsidR="000B6FB7">
        <w:rPr>
          <w:rFonts w:ascii="Cambria" w:eastAsiaTheme="minorEastAsia" w:hAnsi="Cambria"/>
        </w:rPr>
        <w:t xml:space="preserve"> such as </w:t>
      </w:r>
      <w:r w:rsidR="004F49CD">
        <w:rPr>
          <w:rFonts w:ascii="Cambria" w:eastAsiaTheme="minorEastAsia" w:hAnsi="Cambria"/>
        </w:rPr>
        <w:t>avoiding</w:t>
      </w:r>
      <w:r w:rsidR="000B6FB7">
        <w:rPr>
          <w:rFonts w:ascii="Cambria" w:eastAsiaTheme="minorEastAsia" w:hAnsi="Cambria"/>
        </w:rPr>
        <w:t xml:space="preserve"> the need for consumer consent to re-us</w:t>
      </w:r>
      <w:r w:rsidR="008F61FA">
        <w:rPr>
          <w:rFonts w:ascii="Cambria" w:eastAsiaTheme="minorEastAsia" w:hAnsi="Cambria"/>
        </w:rPr>
        <w:t>e</w:t>
      </w:r>
      <w:r w:rsidR="000B6FB7">
        <w:rPr>
          <w:rFonts w:ascii="Cambria" w:eastAsiaTheme="minorEastAsia" w:hAnsi="Cambria"/>
        </w:rPr>
        <w:t xml:space="preserve"> data, removing data retention limits, and enabling cross-border data transfers (</w:t>
      </w:r>
      <w:r w:rsidR="009C3475">
        <w:rPr>
          <w:rFonts w:ascii="Cambria" w:eastAsiaTheme="minorEastAsia" w:hAnsi="Cambria"/>
        </w:rPr>
        <w:t>GDPR Recital 26; Arbuckle &amp; El Emam, 2020).</w:t>
      </w:r>
      <w:r w:rsidR="004F49CD">
        <w:rPr>
          <w:rFonts w:ascii="Cambria" w:eastAsiaTheme="minorEastAsia" w:hAnsi="Cambria"/>
        </w:rPr>
        <w:t xml:space="preserve"> Using protected data could also help organizations avoid fines such as </w:t>
      </w:r>
      <w:r w:rsidR="00853B40">
        <w:rPr>
          <w:rFonts w:ascii="Cambria" w:eastAsiaTheme="minorEastAsia" w:hAnsi="Cambria"/>
        </w:rPr>
        <w:t>the recent $1.3 billion fined against Meta for transferring EU user data to the US</w:t>
      </w:r>
      <w:r w:rsidR="00853B40">
        <w:rPr>
          <w:rStyle w:val="FootnoteReference"/>
          <w:rFonts w:ascii="Cambria" w:eastAsiaTheme="minorEastAsia" w:hAnsi="Cambria"/>
        </w:rPr>
        <w:footnoteReference w:id="11"/>
      </w:r>
      <w:r w:rsidR="00853B40">
        <w:rPr>
          <w:rFonts w:ascii="Cambria" w:eastAsiaTheme="minorEastAsia" w:hAnsi="Cambria"/>
        </w:rPr>
        <w:t>.</w:t>
      </w:r>
    </w:p>
    <w:p w14:paraId="5DCB8C89" w14:textId="15DDCD39" w:rsidR="00F81AED" w:rsidRDefault="00F81AED" w:rsidP="00F42FC3">
      <w:pPr>
        <w:tabs>
          <w:tab w:val="left" w:pos="1252"/>
        </w:tabs>
        <w:rPr>
          <w:rFonts w:ascii="Cambria" w:eastAsiaTheme="minorEastAsia" w:hAnsi="Cambria"/>
        </w:rPr>
      </w:pPr>
    </w:p>
    <w:p w14:paraId="03B40704" w14:textId="2195183E" w:rsidR="00B73045" w:rsidRDefault="001531B9" w:rsidP="00F42FC3">
      <w:pPr>
        <w:tabs>
          <w:tab w:val="left" w:pos="1252"/>
        </w:tabs>
        <w:rPr>
          <w:rFonts w:ascii="Cambria" w:eastAsiaTheme="minorEastAsia" w:hAnsi="Cambria"/>
        </w:rPr>
      </w:pPr>
      <w:r>
        <w:rPr>
          <w:rFonts w:ascii="Cambria" w:eastAsiaTheme="minorEastAsia" w:hAnsi="Cambria"/>
        </w:rPr>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 xml:space="preserve">-nTS+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use cases</w:t>
      </w:r>
      <w:r>
        <w:rPr>
          <w:rFonts w:ascii="Cambria" w:eastAsiaTheme="minorEastAsia" w:hAnsi="Cambria"/>
        </w:rPr>
        <w:t xml:space="preserve"> beyond forecasting. </w:t>
      </w:r>
      <w:r w:rsidR="00F4787B">
        <w:rPr>
          <w:rFonts w:ascii="Cambria" w:eastAsiaTheme="minorEastAsia" w:hAnsi="Cambria"/>
        </w:rPr>
        <w:t xml:space="preserve">Since many of the time series features were preserved </w:t>
      </w:r>
      <w:r w:rsidR="008A472C">
        <w:rPr>
          <w:rFonts w:ascii="Cambria" w:eastAsiaTheme="minorEastAsia" w:hAnsi="Cambria"/>
        </w:rPr>
        <w:t>and the entire protected data set was shared</w:t>
      </w:r>
      <w:r w:rsidR="00F4787B">
        <w:rPr>
          <w:rFonts w:ascii="Cambria" w:eastAsiaTheme="minorEastAsia" w:hAnsi="Cambria"/>
        </w:rPr>
        <w:t xml:space="preserve">, </w:t>
      </w:r>
      <w:r w:rsidR="00AD3A58">
        <w:rPr>
          <w:rFonts w:ascii="Cambria" w:eastAsiaTheme="minorEastAsia" w:hAnsi="Cambria"/>
        </w:rPr>
        <w:t xml:space="preserve">forecasters could use this </w:t>
      </w:r>
      <w:r w:rsidR="00F4787B">
        <w:rPr>
          <w:rFonts w:ascii="Cambria" w:eastAsiaTheme="minorEastAsia" w:hAnsi="Cambria"/>
        </w:rPr>
        <w:t xml:space="preserve">time series </w:t>
      </w:r>
      <w:r w:rsidR="00AD3A58">
        <w:rPr>
          <w:rFonts w:ascii="Cambria" w:eastAsiaTheme="minorEastAsia" w:hAnsi="Cambria"/>
        </w:rPr>
        <w:t>data for other applications</w:t>
      </w:r>
      <w:r w:rsidR="00F4787B">
        <w:rPr>
          <w:rFonts w:ascii="Cambria" w:eastAsiaTheme="minorEastAsia" w:hAnsi="Cambria"/>
        </w:rPr>
        <w:t xml:space="preserve">. </w:t>
      </w:r>
      <w:r w:rsidR="00F44264">
        <w:rPr>
          <w:rFonts w:ascii="Cambria" w:eastAsiaTheme="minorEastAsia" w:hAnsi="Cambria"/>
        </w:rPr>
        <w:t>One</w:t>
      </w:r>
      <w:r w:rsidR="006A6507">
        <w:rPr>
          <w:rFonts w:ascii="Cambria" w:eastAsiaTheme="minorEastAsia" w:hAnsi="Cambria"/>
        </w:rPr>
        <w:t xml:space="preserve"> limitation of our study was that we did not consider privacy metrics other than identification disclosure risk</w:t>
      </w:r>
      <w:r w:rsidR="00A568BA">
        <w:rPr>
          <w:rFonts w:ascii="Cambria" w:eastAsiaTheme="minorEastAsia" w:hAnsi="Cambria"/>
        </w:rPr>
        <w:t>, such as attribute disclosure risk</w:t>
      </w:r>
      <w:r w:rsidR="006A6507">
        <w:rPr>
          <w:rFonts w:ascii="Cambria" w:eastAsiaTheme="minorEastAsia" w:hAnsi="Cambria"/>
        </w:rPr>
        <w:t xml:space="preserve">.  </w:t>
      </w:r>
      <w:r w:rsidR="00142898">
        <w:rPr>
          <w:rFonts w:ascii="Cambria" w:eastAsiaTheme="minorEastAsia" w:hAnsi="Cambria"/>
        </w:rPr>
        <w:t xml:space="preserve">Further research could pursue this area or </w:t>
      </w:r>
      <w:r>
        <w:rPr>
          <w:rFonts w:ascii="Cambria" w:eastAsiaTheme="minorEastAsia" w:hAnsi="Cambria"/>
        </w:rPr>
        <w:t>address</w:t>
      </w:r>
      <w:r w:rsidR="007314AA">
        <w:rPr>
          <w:rFonts w:ascii="Cambria" w:eastAsiaTheme="minorEastAsia" w:hAnsi="Cambria"/>
        </w:rPr>
        <w:t xml:space="preserve"> whether combinations</w:t>
      </w:r>
      <w:r w:rsidR="00785454">
        <w:rPr>
          <w:rFonts w:ascii="Cambria" w:eastAsiaTheme="minorEastAsia" w:hAnsi="Cambria"/>
        </w:rPr>
        <w:t xml:space="preserve"> of </w:t>
      </w:r>
      <w:r w:rsidR="00B63710">
        <w:rPr>
          <w:rFonts w:ascii="Cambria" w:eastAsiaTheme="minorEastAsia" w:hAnsi="Cambria"/>
        </w:rPr>
        <w:t xml:space="preserve">forecasts using </w:t>
      </w:r>
      <w:r w:rsidR="00142898">
        <w:rPr>
          <w:rFonts w:ascii="Cambria" w:eastAsiaTheme="minorEastAsia" w:hAnsi="Cambria"/>
        </w:rPr>
        <w:t xml:space="preserve">multiple </w:t>
      </w:r>
      <w:r w:rsidR="00B63710">
        <w:rPr>
          <w:rFonts w:ascii="Cambria" w:eastAsiaTheme="minorEastAsia" w:hAnsi="Cambria"/>
        </w:rPr>
        <w:t>protected data</w:t>
      </w:r>
      <w:r w:rsidR="00785454">
        <w:rPr>
          <w:rFonts w:ascii="Cambria" w:eastAsiaTheme="minorEastAsia" w:hAnsi="Cambria"/>
        </w:rPr>
        <w:t xml:space="preserve"> </w:t>
      </w:r>
      <w:r w:rsidR="00142898">
        <w:rPr>
          <w:rFonts w:ascii="Cambria" w:eastAsiaTheme="minorEastAsia" w:hAnsi="Cambria"/>
        </w:rPr>
        <w:t xml:space="preserve">sets </w:t>
      </w:r>
      <w:r w:rsidR="00785454">
        <w:rPr>
          <w:rFonts w:ascii="Cambria" w:eastAsiaTheme="minorEastAsia" w:hAnsi="Cambria"/>
        </w:rPr>
        <w:t xml:space="preserve">improve </w:t>
      </w:r>
      <w:r w:rsidR="00142898">
        <w:rPr>
          <w:rFonts w:ascii="Cambria" w:eastAsiaTheme="minorEastAsia" w:hAnsi="Cambria"/>
        </w:rPr>
        <w:t>the privacy-utility tradeoff</w:t>
      </w:r>
      <w:r w:rsidR="00785454">
        <w:rPr>
          <w:rFonts w:ascii="Cambria" w:eastAsiaTheme="minorEastAsia" w:hAnsi="Cambria"/>
        </w:rPr>
        <w:t>.</w:t>
      </w:r>
    </w:p>
    <w:p w14:paraId="5D199475" w14:textId="77777777" w:rsidR="00522785" w:rsidRDefault="00522785" w:rsidP="00F42FC3">
      <w:pPr>
        <w:tabs>
          <w:tab w:val="left" w:pos="1252"/>
        </w:tabs>
        <w:rPr>
          <w:rFonts w:ascii="Cambria" w:eastAsiaTheme="minorEastAsia" w:hAnsi="Cambria"/>
        </w:rPr>
      </w:pPr>
    </w:p>
    <w:p w14:paraId="615BD4DE" w14:textId="7F6A4DB4" w:rsidR="00522785" w:rsidRPr="00522785" w:rsidRDefault="00522785" w:rsidP="00F42FC3">
      <w:pPr>
        <w:tabs>
          <w:tab w:val="left" w:pos="1252"/>
        </w:tabs>
        <w:rPr>
          <w:rFonts w:ascii="Cambria" w:eastAsiaTheme="minorEastAsia" w:hAnsi="Cambria"/>
          <w:i/>
          <w:iCs/>
        </w:rPr>
      </w:pPr>
      <w:r w:rsidRPr="00522785">
        <w:rPr>
          <w:rFonts w:ascii="Cambria" w:eastAsiaTheme="minorEastAsia" w:hAnsi="Cambria"/>
          <w:i/>
          <w:iCs/>
        </w:rPr>
        <w:t>This research did not receive any specific grant from funding agencies in the public, commercial, or not-for-profit sectors.</w:t>
      </w:r>
    </w:p>
    <w:p w14:paraId="52E5FF09" w14:textId="77777777" w:rsidR="001F37B8" w:rsidRDefault="001F37B8" w:rsidP="0063515F">
      <w:pPr>
        <w:tabs>
          <w:tab w:val="left" w:pos="1252"/>
        </w:tabs>
        <w:rPr>
          <w:rFonts w:ascii="Cambria" w:eastAsiaTheme="minorEastAsia" w:hAnsi="Cambria"/>
          <w:b/>
          <w:bCs/>
        </w:rPr>
      </w:pPr>
    </w:p>
    <w:p w14:paraId="7B9BF2B1" w14:textId="77777777" w:rsidR="005B0DC5" w:rsidRDefault="005B0DC5" w:rsidP="0063515F">
      <w:pPr>
        <w:tabs>
          <w:tab w:val="left" w:pos="1252"/>
        </w:tabs>
        <w:rPr>
          <w:rFonts w:ascii="Cambria" w:eastAsiaTheme="minorEastAsia" w:hAnsi="Cambria"/>
          <w:b/>
          <w:bCs/>
        </w:rPr>
      </w:pPr>
    </w:p>
    <w:p w14:paraId="14D6A6E4" w14:textId="77777777" w:rsidR="005B0DC5" w:rsidRDefault="005B0DC5" w:rsidP="0063515F">
      <w:pPr>
        <w:tabs>
          <w:tab w:val="left" w:pos="1252"/>
        </w:tabs>
        <w:rPr>
          <w:rFonts w:ascii="Cambria" w:eastAsiaTheme="minorEastAsia" w:hAnsi="Cambria"/>
          <w:b/>
          <w:bCs/>
        </w:rPr>
      </w:pPr>
    </w:p>
    <w:p w14:paraId="1F1B1EA8" w14:textId="77777777" w:rsidR="005B0DC5" w:rsidRDefault="005B0DC5" w:rsidP="0063515F">
      <w:pPr>
        <w:tabs>
          <w:tab w:val="left" w:pos="1252"/>
        </w:tabs>
        <w:rPr>
          <w:rFonts w:ascii="Cambria" w:eastAsiaTheme="minorEastAsia" w:hAnsi="Cambria"/>
          <w:b/>
          <w:bCs/>
        </w:rPr>
      </w:pPr>
    </w:p>
    <w:p w14:paraId="6D98781B" w14:textId="77777777" w:rsidR="005B0DC5" w:rsidRDefault="005B0DC5"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Pr="008F61FA" w:rsidRDefault="0063515F" w:rsidP="008F61FA">
      <w:pPr>
        <w:pStyle w:val="Bibliography"/>
        <w:rPr>
          <w:rFonts w:ascii="Cambria" w:hAnsi="Cambria"/>
        </w:rPr>
      </w:pPr>
    </w:p>
    <w:p w14:paraId="0647DF3C" w14:textId="5FF38360" w:rsidR="005821FA" w:rsidRPr="005821FA" w:rsidRDefault="005821FA">
      <w:pPr>
        <w:pStyle w:val="Bibliography"/>
        <w:ind w:left="0" w:firstLine="0"/>
        <w:rPr>
          <w:ins w:id="538" w:author="Matthew Schneider" w:date="2023-09-04T20:01:00Z"/>
          <w:rFonts w:ascii="Cambria" w:hAnsi="Cambria"/>
        </w:rPr>
        <w:pPrChange w:id="539" w:author="Matthew Schneider" w:date="2023-09-04T20:01:00Z">
          <w:pPr>
            <w:pStyle w:val="Bibliography"/>
            <w:numPr>
              <w:ilvl w:val="1"/>
              <w:numId w:val="16"/>
            </w:numPr>
            <w:tabs>
              <w:tab w:val="num" w:pos="1440"/>
            </w:tabs>
            <w:ind w:left="1440" w:hanging="360"/>
          </w:pPr>
        </w:pPrChange>
      </w:pPr>
      <w:ins w:id="540" w:author="Matthew Schneider" w:date="2023-09-04T20:01:00Z">
        <w:r w:rsidRPr="005821FA">
          <w:rPr>
            <w:rFonts w:ascii="Cambria" w:hAnsi="Cambria"/>
          </w:rPr>
          <w:t>Kang Y, Cao W, Petropoulos F, et al. Forecast with forecasts: Diversity matters[J]. European Journal of Operational Research, 2022, 301(1): 180-190.</w:t>
        </w:r>
        <w:r>
          <w:rPr>
            <w:rFonts w:ascii="Cambria" w:hAnsi="Cambria"/>
          </w:rPr>
          <w:br/>
        </w:r>
      </w:ins>
    </w:p>
    <w:p w14:paraId="0E4BAB96" w14:textId="1B450F5D" w:rsidR="005821FA" w:rsidRPr="005821FA" w:rsidRDefault="005821FA">
      <w:pPr>
        <w:pStyle w:val="Bibliography"/>
        <w:ind w:left="0" w:firstLine="0"/>
        <w:rPr>
          <w:ins w:id="541" w:author="Matthew Schneider" w:date="2023-09-04T20:01:00Z"/>
          <w:rFonts w:ascii="Cambria" w:hAnsi="Cambria"/>
        </w:rPr>
        <w:pPrChange w:id="542" w:author="Matthew Schneider" w:date="2023-09-04T20:01:00Z">
          <w:pPr>
            <w:pStyle w:val="Bibliography"/>
            <w:numPr>
              <w:ilvl w:val="1"/>
              <w:numId w:val="16"/>
            </w:numPr>
            <w:tabs>
              <w:tab w:val="num" w:pos="1440"/>
            </w:tabs>
            <w:ind w:left="1440" w:hanging="360"/>
          </w:pPr>
        </w:pPrChange>
      </w:pPr>
      <w:ins w:id="543" w:author="Matthew Schneider" w:date="2023-09-04T20:01:00Z">
        <w:r w:rsidRPr="005821FA">
          <w:rPr>
            <w:rFonts w:ascii="Cambria" w:hAnsi="Cambria"/>
          </w:rPr>
          <w:t>Li L, Kang Y, Petropoulos F, et al. Feature-based intermittent demand forecast combinations: accuracy and inventory implications[J]. International Journal of Production Research, 2022: 1-16.</w:t>
        </w:r>
        <w:r>
          <w:rPr>
            <w:rFonts w:ascii="Cambria" w:hAnsi="Cambria"/>
          </w:rPr>
          <w:br/>
        </w:r>
      </w:ins>
    </w:p>
    <w:p w14:paraId="723C632E" w14:textId="77777777" w:rsidR="005821FA" w:rsidRDefault="005821FA" w:rsidP="00DC4A6B">
      <w:pPr>
        <w:pStyle w:val="Bibliography"/>
        <w:ind w:left="0" w:firstLine="0"/>
        <w:rPr>
          <w:ins w:id="544" w:author="Matthew Schneider" w:date="2023-09-04T20:01:00Z"/>
          <w:rFonts w:ascii="Cambria" w:hAnsi="Cambria"/>
        </w:rPr>
        <w:pPrChange w:id="545" w:author="Bale,Cameron" w:date="2023-09-12T10:28:00Z">
          <w:pPr>
            <w:pStyle w:val="Bibliography"/>
          </w:pPr>
        </w:pPrChange>
      </w:pPr>
    </w:p>
    <w:p w14:paraId="6092C84A" w14:textId="6F74E32F" w:rsidR="008F61FA" w:rsidRPr="008F61FA" w:rsidRDefault="008F61FA" w:rsidP="008F61FA">
      <w:pPr>
        <w:pStyle w:val="Bibliography"/>
        <w:rPr>
          <w:rFonts w:ascii="Cambria" w:hAnsi="Cambria"/>
        </w:rPr>
      </w:pPr>
      <w:r w:rsidRPr="008F61FA">
        <w:rPr>
          <w:rFonts w:ascii="Cambria" w:hAnsi="Cambria"/>
        </w:rPr>
        <w:lastRenderedPageBreak/>
        <w:t>Arbuckle, L., &amp; El Emam, K. (2020). Building an anonymization pipeline: creating safe data. O'Reilly Media.</w:t>
      </w:r>
    </w:p>
    <w:p w14:paraId="40D7DC9D" w14:textId="272C10F1" w:rsidR="00DB3320" w:rsidRDefault="0063515F" w:rsidP="00DB3320">
      <w:pPr>
        <w:pStyle w:val="Bibliography"/>
        <w:rPr>
          <w:ins w:id="546" w:author="Bale,Cameron" w:date="2023-09-12T09:57:00Z"/>
          <w:rFonts w:ascii="Cambria" w:hAnsi="Cambria"/>
        </w:rPr>
      </w:pPr>
      <w:r w:rsidRPr="00B450B9">
        <w:rPr>
          <w:rFonts w:ascii="Cambria" w:eastAsiaTheme="minorEastAsia" w:hAnsi="Cambria"/>
          <w:b/>
          <w:bCs/>
        </w:rPr>
        <w:fldChar w:fldCharType="begin"/>
      </w:r>
      <w:r w:rsidRPr="00B450B9">
        <w:rPr>
          <w:rFonts w:ascii="Cambria" w:eastAsiaTheme="minorEastAsia" w:hAnsi="Cambria"/>
          <w:b/>
          <w:bCs/>
        </w:rPr>
        <w:instrText xml:space="preserve"> ADDIN ZOTERO_BIBL {"uncited":[],"omitted":[],"custom":[]} CSL_BIBLIOGRAPHY </w:instrText>
      </w:r>
      <w:r w:rsidRPr="00B450B9">
        <w:rPr>
          <w:rFonts w:ascii="Cambria" w:eastAsiaTheme="minorEastAsia" w:hAnsi="Cambria"/>
          <w:b/>
          <w:bCs/>
        </w:rPr>
        <w:fldChar w:fldCharType="separate"/>
      </w:r>
      <w:r w:rsidR="00DB3320" w:rsidRPr="00B450B9">
        <w:rPr>
          <w:rFonts w:ascii="Cambria" w:hAnsi="Cambria"/>
        </w:rPr>
        <w:t>Bandara, K., Bergmeir, C., &amp; Smyl, S. (2018). Forecasting Across Time Series Databases using Recurrent Neural Networks on Groups of Similar Series: A Clustering Approach. ArXiv:1710.03222 [Cs, Econ, Stat]. http://arxiv.org/abs/1710.03222</w:t>
      </w:r>
    </w:p>
    <w:p w14:paraId="25EED370" w14:textId="0A036385" w:rsidR="00791A23" w:rsidRPr="00791A23" w:rsidRDefault="00791A23" w:rsidP="00791A23">
      <w:pPr>
        <w:pStyle w:val="Bibliography"/>
        <w:rPr>
          <w:rFonts w:ascii="Cambria" w:hAnsi="Cambria"/>
        </w:rPr>
      </w:pPr>
      <w:ins w:id="547" w:author="Bale,Cameron" w:date="2023-09-12T09:57:00Z">
        <w:r w:rsidRPr="00791A23">
          <w:rPr>
            <w:rFonts w:ascii="Cambria" w:hAnsi="Cambria"/>
            <w:rPrChange w:id="548" w:author="Bale,Cameron" w:date="2023-09-12T09:58:00Z">
              <w:rPr>
                <w:rFonts w:ascii="Arial" w:hAnsi="Arial" w:cs="Arial"/>
                <w:color w:val="222222"/>
                <w:sz w:val="20"/>
                <w:szCs w:val="20"/>
                <w:shd w:val="clear" w:color="auto" w:fill="F8F8F8"/>
              </w:rPr>
            </w:rPrChange>
          </w:rPr>
          <w:t>Barbaglia, L., Frattarolo, L., Onorante, L., Pericoli, F. M., Ratto, M., &amp; Pezzoli, L. T. (2022). Testing big data in a big crisis: Nowcasting under COVID-19. </w:t>
        </w:r>
        <w:r w:rsidRPr="00791A23">
          <w:rPr>
            <w:rFonts w:ascii="Cambria" w:hAnsi="Cambria"/>
            <w:rPrChange w:id="549" w:author="Bale,Cameron" w:date="2023-09-12T09:58:00Z">
              <w:rPr>
                <w:rFonts w:ascii="Arial" w:hAnsi="Arial" w:cs="Arial"/>
                <w:i/>
                <w:iCs/>
                <w:color w:val="222222"/>
                <w:sz w:val="20"/>
                <w:szCs w:val="20"/>
                <w:shd w:val="clear" w:color="auto" w:fill="F8F8F8"/>
              </w:rPr>
            </w:rPrChange>
          </w:rPr>
          <w:t>International Journal of Forecasting</w:t>
        </w:r>
        <w:r w:rsidRPr="00791A23">
          <w:rPr>
            <w:rFonts w:ascii="Cambria" w:hAnsi="Cambria"/>
            <w:rPrChange w:id="550" w:author="Bale,Cameron" w:date="2023-09-12T09:58:00Z">
              <w:rPr>
                <w:rFonts w:ascii="Arial" w:hAnsi="Arial" w:cs="Arial"/>
                <w:color w:val="222222"/>
                <w:sz w:val="20"/>
                <w:szCs w:val="20"/>
                <w:shd w:val="clear" w:color="auto" w:fill="F8F8F8"/>
              </w:rPr>
            </w:rPrChange>
          </w:rPr>
          <w:t>.</w:t>
        </w:r>
      </w:ins>
    </w:p>
    <w:p w14:paraId="552FF2BC" w14:textId="5E32F294" w:rsidR="00F81AED" w:rsidRPr="00B450B9" w:rsidRDefault="00F81AED" w:rsidP="00F81AED">
      <w:pPr>
        <w:pStyle w:val="Bibliography"/>
        <w:rPr>
          <w:rFonts w:ascii="Cambria" w:hAnsi="Cambria"/>
        </w:rPr>
      </w:pPr>
      <w:r w:rsidRPr="00B450B9">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B450B9" w:rsidRDefault="00DB3320" w:rsidP="00DB3320">
      <w:pPr>
        <w:pStyle w:val="Bibliography"/>
        <w:rPr>
          <w:rFonts w:ascii="Cambria" w:hAnsi="Cambria"/>
        </w:rPr>
      </w:pPr>
      <w:r w:rsidRPr="00B450B9">
        <w:rPr>
          <w:rFonts w:ascii="Cambria" w:hAnsi="Cambria"/>
        </w:rPr>
        <w:t xml:space="preserve">Boone, T., Ganeshan, R., Jain, A., &amp; Sanders, N. R. (2019). Forecasting sales in the supply chain: Consumer analytics in the big data era.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170–180. https://doi.org/10.1016/j.ijforecast.2018.09.003</w:t>
      </w:r>
    </w:p>
    <w:p w14:paraId="4A224CD0" w14:textId="77777777" w:rsidR="00DB3320" w:rsidRPr="00B450B9" w:rsidRDefault="00DB3320" w:rsidP="00DB3320">
      <w:pPr>
        <w:pStyle w:val="Bibliography"/>
        <w:rPr>
          <w:rFonts w:ascii="Cambria" w:hAnsi="Cambria"/>
        </w:rPr>
      </w:pPr>
      <w:r w:rsidRPr="00B450B9">
        <w:rPr>
          <w:rFonts w:ascii="Cambria" w:hAnsi="Cambria"/>
        </w:rPr>
        <w:t xml:space="preserve">Chen, C., &amp; Liu, L.-M. (1993). Forecasting time series with outliers. </w:t>
      </w:r>
      <w:r w:rsidRPr="00B450B9">
        <w:rPr>
          <w:rFonts w:ascii="Cambria" w:hAnsi="Cambria"/>
          <w:i/>
          <w:iCs/>
        </w:rPr>
        <w:t>Journal of Forecasting</w:t>
      </w:r>
      <w:r w:rsidRPr="00B450B9">
        <w:rPr>
          <w:rFonts w:ascii="Cambria" w:hAnsi="Cambria"/>
        </w:rPr>
        <w:t xml:space="preserve">, </w:t>
      </w:r>
      <w:r w:rsidRPr="00B450B9">
        <w:rPr>
          <w:rFonts w:ascii="Cambria" w:hAnsi="Cambria"/>
          <w:i/>
          <w:iCs/>
        </w:rPr>
        <w:t>12</w:t>
      </w:r>
      <w:r w:rsidRPr="00B450B9">
        <w:rPr>
          <w:rFonts w:ascii="Cambria" w:hAnsi="Cambria"/>
        </w:rPr>
        <w:t>(1), 13–35. https://doi.org/10.1002/for.3980120103</w:t>
      </w:r>
    </w:p>
    <w:p w14:paraId="3CF8E891" w14:textId="77777777" w:rsidR="00DB3320" w:rsidRPr="00B450B9" w:rsidRDefault="00DB3320" w:rsidP="00DB3320">
      <w:pPr>
        <w:pStyle w:val="Bibliography"/>
        <w:rPr>
          <w:rFonts w:ascii="Cambria" w:hAnsi="Cambria"/>
        </w:rPr>
      </w:pPr>
      <w:r w:rsidRPr="00B450B9">
        <w:rPr>
          <w:rFonts w:ascii="Cambria" w:hAnsi="Cambria"/>
        </w:rPr>
        <w:t xml:space="preserve">Davydenko, A., &amp; Fildes, R. (2013). Measuring forecasting accuracy: The case of judgmental adjustments to SKU-level demand forecasts.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29</w:t>
      </w:r>
      <w:r w:rsidRPr="00B450B9">
        <w:rPr>
          <w:rFonts w:ascii="Cambria" w:hAnsi="Cambria"/>
        </w:rPr>
        <w:t>(3), 510–522. https://doi.org/10.1016/j.ijforecast.2012.09.002</w:t>
      </w:r>
    </w:p>
    <w:p w14:paraId="150CCFFD" w14:textId="7AEEBE5E" w:rsidR="00F468BF" w:rsidRDefault="00F468BF" w:rsidP="00F468BF">
      <w:pPr>
        <w:pStyle w:val="Bibliography"/>
        <w:rPr>
          <w:ins w:id="551" w:author="Bale,Cameron" w:date="2023-09-08T15:42:00Z"/>
          <w:rFonts w:ascii="Cambria" w:hAnsi="Cambria"/>
        </w:rPr>
      </w:pPr>
      <w:r w:rsidRPr="00B450B9">
        <w:rPr>
          <w:rFonts w:ascii="Cambria" w:hAnsi="Cambria"/>
        </w:rPr>
        <w:t>Duncan, G. T., &amp; Stokes, S. L. (2004). Disclosure risk vs. data utility: The RU confidentiality map as applied to topcoding. </w:t>
      </w:r>
      <w:r w:rsidRPr="00492860">
        <w:rPr>
          <w:rFonts w:ascii="Cambria" w:hAnsi="Cambria"/>
          <w:rPrChange w:id="552" w:author="Bale,Cameron" w:date="2023-09-08T15:42:00Z">
            <w:rPr>
              <w:rFonts w:ascii="Cambria" w:hAnsi="Cambria"/>
              <w:i/>
              <w:iCs/>
            </w:rPr>
          </w:rPrChange>
        </w:rPr>
        <w:t>Chance</w:t>
      </w:r>
      <w:r w:rsidRPr="00B450B9">
        <w:rPr>
          <w:rFonts w:ascii="Cambria" w:hAnsi="Cambria"/>
        </w:rPr>
        <w:t>, 17(3), 16-20.</w:t>
      </w:r>
    </w:p>
    <w:p w14:paraId="0F7C0429" w14:textId="3160541C" w:rsidR="00492860" w:rsidRDefault="00492860" w:rsidP="00492860">
      <w:pPr>
        <w:pStyle w:val="Bibliography"/>
        <w:rPr>
          <w:ins w:id="553" w:author="Bale,Cameron" w:date="2023-09-12T10:11:00Z"/>
          <w:rFonts w:ascii="Cambria" w:hAnsi="Cambria"/>
        </w:rPr>
      </w:pPr>
      <w:ins w:id="554" w:author="Bale,Cameron" w:date="2023-09-08T15:42:00Z">
        <w:r w:rsidRPr="00492860">
          <w:rPr>
            <w:rFonts w:ascii="Cambria" w:hAnsi="Cambria"/>
            <w:rPrChange w:id="555" w:author="Bale,Cameron" w:date="2023-09-08T15:42:00Z">
              <w:rPr>
                <w:rFonts w:ascii="Arial" w:hAnsi="Arial" w:cs="Arial"/>
                <w:color w:val="222222"/>
                <w:sz w:val="20"/>
                <w:szCs w:val="20"/>
                <w:shd w:val="clear" w:color="auto" w:fill="F8F8F8"/>
              </w:rPr>
            </w:rPrChange>
          </w:rPr>
          <w:t>Dwork, C. (2011). A firm foundation for private data analysis. </w:t>
        </w:r>
        <w:r w:rsidRPr="00492860">
          <w:rPr>
            <w:rFonts w:ascii="Cambria" w:hAnsi="Cambria"/>
            <w:rPrChange w:id="556" w:author="Bale,Cameron" w:date="2023-09-08T15:42:00Z">
              <w:rPr>
                <w:rFonts w:ascii="Arial" w:hAnsi="Arial" w:cs="Arial"/>
                <w:i/>
                <w:iCs/>
                <w:color w:val="222222"/>
                <w:sz w:val="20"/>
                <w:szCs w:val="20"/>
                <w:shd w:val="clear" w:color="auto" w:fill="F8F8F8"/>
              </w:rPr>
            </w:rPrChange>
          </w:rPr>
          <w:t>Communications of the ACM</w:t>
        </w:r>
        <w:r w:rsidRPr="00492860">
          <w:rPr>
            <w:rFonts w:ascii="Cambria" w:hAnsi="Cambria"/>
            <w:rPrChange w:id="557" w:author="Bale,Cameron" w:date="2023-09-08T15:42:00Z">
              <w:rPr>
                <w:rFonts w:ascii="Arial" w:hAnsi="Arial" w:cs="Arial"/>
                <w:color w:val="222222"/>
                <w:sz w:val="20"/>
                <w:szCs w:val="20"/>
                <w:shd w:val="clear" w:color="auto" w:fill="F8F8F8"/>
              </w:rPr>
            </w:rPrChange>
          </w:rPr>
          <w:t>, </w:t>
        </w:r>
        <w:r w:rsidRPr="00492860">
          <w:rPr>
            <w:rFonts w:ascii="Cambria" w:hAnsi="Cambria"/>
            <w:rPrChange w:id="558" w:author="Bale,Cameron" w:date="2023-09-08T15:42:00Z">
              <w:rPr>
                <w:rFonts w:ascii="Arial" w:hAnsi="Arial" w:cs="Arial"/>
                <w:i/>
                <w:iCs/>
                <w:color w:val="222222"/>
                <w:sz w:val="20"/>
                <w:szCs w:val="20"/>
                <w:shd w:val="clear" w:color="auto" w:fill="F8F8F8"/>
              </w:rPr>
            </w:rPrChange>
          </w:rPr>
          <w:t>54</w:t>
        </w:r>
        <w:r w:rsidRPr="00492860">
          <w:rPr>
            <w:rFonts w:ascii="Cambria" w:hAnsi="Cambria"/>
            <w:rPrChange w:id="559" w:author="Bale,Cameron" w:date="2023-09-08T15:42:00Z">
              <w:rPr>
                <w:rFonts w:ascii="Arial" w:hAnsi="Arial" w:cs="Arial"/>
                <w:color w:val="222222"/>
                <w:sz w:val="20"/>
                <w:szCs w:val="20"/>
                <w:shd w:val="clear" w:color="auto" w:fill="F8F8F8"/>
              </w:rPr>
            </w:rPrChange>
          </w:rPr>
          <w:t>(1), 86-95.</w:t>
        </w:r>
      </w:ins>
    </w:p>
    <w:p w14:paraId="7EE5B90D" w14:textId="649E7418" w:rsidR="00A94D73" w:rsidRPr="00A94D73" w:rsidRDefault="00A94D73" w:rsidP="00A94D73">
      <w:pPr>
        <w:pStyle w:val="Bibliography"/>
        <w:rPr>
          <w:rFonts w:ascii="Cambria" w:hAnsi="Cambria"/>
        </w:rPr>
      </w:pPr>
      <w:ins w:id="560" w:author="Bale,Cameron" w:date="2023-09-12T10:11:00Z">
        <w:r w:rsidRPr="00A94D73">
          <w:rPr>
            <w:rFonts w:ascii="Cambria" w:hAnsi="Cambria"/>
            <w:rPrChange w:id="561" w:author="Bale,Cameron" w:date="2023-09-12T10:11:00Z">
              <w:rPr>
                <w:rFonts w:ascii="Arial" w:hAnsi="Arial" w:cs="Arial"/>
                <w:sz w:val="27"/>
                <w:szCs w:val="27"/>
                <w:shd w:val="clear" w:color="auto" w:fill="FFFFFF"/>
              </w:rPr>
            </w:rPrChange>
          </w:rPr>
          <w:t>European Parliament and Council of European Union. Regulation (EU) 2016/679 of the</w:t>
        </w:r>
        <w:r w:rsidRPr="00A94D73">
          <w:rPr>
            <w:rFonts w:ascii="Cambria" w:hAnsi="Cambria"/>
            <w:rPrChange w:id="562" w:author="Bale,Cameron" w:date="2023-09-12T10:11:00Z">
              <w:rPr>
                <w:rFonts w:ascii="Lato" w:hAnsi="Lato"/>
              </w:rPr>
            </w:rPrChange>
          </w:rPr>
          <w:br/>
        </w:r>
        <w:r w:rsidRPr="00A94D73">
          <w:rPr>
            <w:rFonts w:ascii="Cambria" w:hAnsi="Cambria"/>
            <w:rPrChange w:id="563" w:author="Bale,Cameron" w:date="2023-09-12T10:11:00Z">
              <w:rPr>
                <w:rFonts w:ascii="Arial" w:hAnsi="Arial" w:cs="Arial"/>
                <w:sz w:val="27"/>
                <w:szCs w:val="27"/>
                <w:shd w:val="clear" w:color="auto" w:fill="FFFFFF"/>
              </w:rPr>
            </w:rPrChange>
          </w:rPr>
          <w:t xml:space="preserve">European Parliament and of the Council. 2016. </w:t>
        </w:r>
        <w:r w:rsidRPr="00A94D73">
          <w:rPr>
            <w:rFonts w:ascii="Cambria" w:hAnsi="Cambria"/>
            <w:rPrChange w:id="564" w:author="Bale,Cameron" w:date="2023-09-12T10:11:00Z">
              <w:rPr>
                <w:rFonts w:ascii="Arial" w:hAnsi="Arial" w:cs="Arial"/>
                <w:shd w:val="clear" w:color="auto" w:fill="FFFFFF"/>
              </w:rPr>
            </w:rPrChange>
          </w:rPr>
          <w:t>URL</w:t>
        </w:r>
        <w:r w:rsidRPr="00A94D73">
          <w:rPr>
            <w:rFonts w:ascii="Cambria" w:hAnsi="Cambria"/>
            <w:rPrChange w:id="565" w:author="Bale,Cameron" w:date="2023-09-12T10:11:00Z">
              <w:rPr>
                <w:rFonts w:ascii="Arial" w:hAnsi="Arial" w:cs="Arial"/>
                <w:sz w:val="27"/>
                <w:szCs w:val="27"/>
                <w:shd w:val="clear" w:color="auto" w:fill="FFFFFF"/>
              </w:rPr>
            </w:rPrChange>
          </w:rPr>
          <w:t xml:space="preserve">: </w:t>
        </w:r>
        <w:r w:rsidRPr="00A94D73">
          <w:rPr>
            <w:rFonts w:ascii="Cambria" w:hAnsi="Cambria"/>
            <w:rPrChange w:id="566" w:author="Bale,Cameron" w:date="2023-09-12T10:11:00Z">
              <w:rPr>
                <w:rFonts w:ascii="Courier New" w:hAnsi="Courier New" w:cs="Courier New"/>
                <w:sz w:val="27"/>
                <w:szCs w:val="27"/>
                <w:shd w:val="clear" w:color="auto" w:fill="FFFFFF"/>
              </w:rPr>
            </w:rPrChange>
          </w:rPr>
          <w:t>https://eur-lex.europa.eu/</w:t>
        </w:r>
        <w:r w:rsidRPr="00A94D73">
          <w:rPr>
            <w:rFonts w:ascii="Cambria" w:hAnsi="Cambria"/>
            <w:rPrChange w:id="567" w:author="Bale,Cameron" w:date="2023-09-12T10:11:00Z">
              <w:rPr>
                <w:rFonts w:ascii="Lato" w:hAnsi="Lato"/>
              </w:rPr>
            </w:rPrChange>
          </w:rPr>
          <w:br/>
        </w:r>
        <w:r w:rsidRPr="00A94D73">
          <w:rPr>
            <w:rFonts w:ascii="Cambria" w:hAnsi="Cambria"/>
            <w:rPrChange w:id="568" w:author="Bale,Cameron" w:date="2023-09-12T10:11:00Z">
              <w:rPr>
                <w:rFonts w:ascii="Courier New" w:hAnsi="Courier New" w:cs="Courier New"/>
                <w:sz w:val="27"/>
                <w:szCs w:val="27"/>
                <w:shd w:val="clear" w:color="auto" w:fill="FFFFFF"/>
              </w:rPr>
            </w:rPrChange>
          </w:rPr>
          <w:t>eli/reg/2016/679/oj</w:t>
        </w:r>
      </w:ins>
    </w:p>
    <w:p w14:paraId="51957A30" w14:textId="77777777" w:rsidR="00DB3320" w:rsidRPr="00B450B9" w:rsidRDefault="00DB3320" w:rsidP="00DB3320">
      <w:pPr>
        <w:pStyle w:val="Bibliography"/>
        <w:rPr>
          <w:rFonts w:ascii="Cambria" w:hAnsi="Cambria"/>
        </w:rPr>
      </w:pPr>
      <w:r w:rsidRPr="00B450B9">
        <w:rPr>
          <w:rFonts w:ascii="Cambria" w:hAnsi="Cambria"/>
        </w:rPr>
        <w:lastRenderedPageBreak/>
        <w:t xml:space="preserve">Fildes, R., Goodwin, P., Lawrence, M., &amp; Nikolopoulos, K. (2009). Effective forecasting and judgmental adjustments: An empirical evaluation and strategies for improvement in supply-chain planning. </w:t>
      </w:r>
      <w:r w:rsidRPr="00A94D73">
        <w:rPr>
          <w:rFonts w:ascii="Cambria" w:hAnsi="Cambria"/>
          <w:rPrChange w:id="569" w:author="Bale,Cameron" w:date="2023-09-12T10:12:00Z">
            <w:rPr>
              <w:rFonts w:ascii="Cambria" w:hAnsi="Cambria"/>
              <w:i/>
              <w:iCs/>
            </w:rPr>
          </w:rPrChange>
        </w:rPr>
        <w:t>International Journal of Forecasting</w:t>
      </w:r>
      <w:r w:rsidRPr="00B450B9">
        <w:rPr>
          <w:rFonts w:ascii="Cambria" w:hAnsi="Cambria"/>
        </w:rPr>
        <w:t xml:space="preserve">, </w:t>
      </w:r>
      <w:r w:rsidRPr="00A94D73">
        <w:rPr>
          <w:rFonts w:ascii="Cambria" w:hAnsi="Cambria"/>
          <w:rPrChange w:id="570" w:author="Bale,Cameron" w:date="2023-09-12T10:12:00Z">
            <w:rPr>
              <w:rFonts w:ascii="Cambria" w:hAnsi="Cambria"/>
              <w:i/>
              <w:iCs/>
            </w:rPr>
          </w:rPrChange>
        </w:rPr>
        <w:t>25</w:t>
      </w:r>
      <w:r w:rsidRPr="00B450B9">
        <w:rPr>
          <w:rFonts w:ascii="Cambria" w:hAnsi="Cambria"/>
        </w:rPr>
        <w:t>(1), 3–23. https://doi.org/10.1016/j.ijforecast.2008.11.010</w:t>
      </w:r>
    </w:p>
    <w:p w14:paraId="6E7D5FE6" w14:textId="77777777" w:rsidR="00DB3320" w:rsidRPr="00B450B9" w:rsidRDefault="00DB3320" w:rsidP="00DB3320">
      <w:pPr>
        <w:pStyle w:val="Bibliography"/>
        <w:rPr>
          <w:rFonts w:ascii="Cambria" w:hAnsi="Cambria"/>
        </w:rPr>
      </w:pPr>
      <w:r w:rsidRPr="00B450B9">
        <w:rPr>
          <w:rFonts w:ascii="Cambria" w:hAnsi="Cambria"/>
        </w:rPr>
        <w:t xml:space="preserve">Fildes, R., Goodwin, P., &amp; Önkal, D. (2019). Use and misuse of information in supply chain forecasting of promotion effects.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144–156. https://doi.org/10.1016/j.ijforecast.2017.12.006</w:t>
      </w:r>
    </w:p>
    <w:p w14:paraId="0AAA6248" w14:textId="5524BA97" w:rsidR="00075520" w:rsidRDefault="00DB3320" w:rsidP="00075520">
      <w:pPr>
        <w:pStyle w:val="Bibliography"/>
        <w:rPr>
          <w:rFonts w:ascii="Cambria" w:hAnsi="Cambria"/>
        </w:rPr>
      </w:pPr>
      <w:r w:rsidRPr="00B450B9">
        <w:rPr>
          <w:rFonts w:ascii="Cambria" w:hAnsi="Cambria"/>
        </w:rPr>
        <w:t xml:space="preserve">Fulcher, B. D., &amp; Jones, N. S. (2014). Highly Comparative Feature-Based Time-Series Classification. </w:t>
      </w:r>
      <w:r w:rsidRPr="009C3475">
        <w:rPr>
          <w:rFonts w:ascii="Cambria" w:hAnsi="Cambria"/>
        </w:rPr>
        <w:t>IEEE Transactions on Knowledge and Data Engineering</w:t>
      </w:r>
      <w:r w:rsidRPr="00B450B9">
        <w:rPr>
          <w:rFonts w:ascii="Cambria" w:hAnsi="Cambria"/>
        </w:rPr>
        <w:t xml:space="preserve">, </w:t>
      </w:r>
      <w:r w:rsidRPr="009C3475">
        <w:rPr>
          <w:rFonts w:ascii="Cambria" w:hAnsi="Cambria"/>
        </w:rPr>
        <w:t>26</w:t>
      </w:r>
      <w:r w:rsidRPr="00B450B9">
        <w:rPr>
          <w:rFonts w:ascii="Cambria" w:hAnsi="Cambria"/>
        </w:rPr>
        <w:t>(12), 3026–3037. https://doi.org/10.1109/TKDE.2014.2316504</w:t>
      </w:r>
    </w:p>
    <w:p w14:paraId="0B1A5F28" w14:textId="16661808" w:rsidR="009C3475" w:rsidRPr="009C3475" w:rsidRDefault="009C3475" w:rsidP="009C3475">
      <w:pPr>
        <w:pStyle w:val="Bibliography"/>
        <w:rPr>
          <w:rFonts w:ascii="Cambria" w:hAnsi="Cambria"/>
        </w:rPr>
      </w:pPr>
      <w:r w:rsidRPr="009C3475">
        <w:rPr>
          <w:rFonts w:ascii="Cambria" w:hAnsi="Cambria"/>
        </w:rPr>
        <w:t xml:space="preserve">GDPR Recital 26. European Parliament and Council of European Union. </w:t>
      </w:r>
      <w:r w:rsidRPr="009C3475">
        <w:rPr>
          <w:rFonts w:ascii="Cambria" w:hAnsi="Cambria"/>
          <w:i/>
          <w:iCs/>
        </w:rPr>
        <w:t>Regulation (EU) 2016/679 of the European Parliament and of the Council</w:t>
      </w:r>
      <w:r w:rsidRPr="009C3475">
        <w:rPr>
          <w:rFonts w:ascii="Cambria" w:hAnsi="Cambria"/>
        </w:rPr>
        <w:t xml:space="preserve">. 2016. URL: </w:t>
      </w:r>
      <w:hyperlink r:id="rId21" w:history="1">
        <w:r w:rsidRPr="009C3475">
          <w:rPr>
            <w:rFonts w:ascii="Cambria" w:hAnsi="Cambria"/>
          </w:rPr>
          <w:t>EUR-Lex - 32016R0679 - EN - EUR-Lex (europa.eu)</w:t>
        </w:r>
      </w:hyperlink>
    </w:p>
    <w:p w14:paraId="713B7812" w14:textId="77777777" w:rsidR="0056775D" w:rsidRPr="005B5CD1" w:rsidRDefault="00075520" w:rsidP="005B5CD1">
      <w:pPr>
        <w:pStyle w:val="Bibliography"/>
        <w:rPr>
          <w:rFonts w:ascii="Cambria" w:hAnsi="Cambria"/>
        </w:rPr>
      </w:pPr>
      <w:r w:rsidRPr="00B450B9">
        <w:rPr>
          <w:rFonts w:ascii="Cambria" w:hAnsi="Cambria"/>
        </w:rPr>
        <w:t>Goerg, G. (2013). Forecastable component analysis. In </w:t>
      </w:r>
      <w:r w:rsidRPr="005B5CD1">
        <w:rPr>
          <w:rFonts w:ascii="Cambria" w:hAnsi="Cambria"/>
        </w:rPr>
        <w:t>International conference on machine</w:t>
      </w:r>
    </w:p>
    <w:p w14:paraId="71E31907" w14:textId="4F9F8610" w:rsidR="005B5CD1" w:rsidRDefault="00075520" w:rsidP="005B5CD1">
      <w:pPr>
        <w:pStyle w:val="Bibliography"/>
        <w:ind w:firstLine="0"/>
        <w:rPr>
          <w:rFonts w:ascii="Cambria" w:hAnsi="Cambria"/>
        </w:rPr>
      </w:pPr>
      <w:r w:rsidRPr="005B5CD1">
        <w:rPr>
          <w:rFonts w:ascii="Cambria" w:hAnsi="Cambria"/>
        </w:rPr>
        <w:t>learning</w:t>
      </w:r>
      <w:r w:rsidRPr="00B450B9">
        <w:rPr>
          <w:rFonts w:ascii="Cambria" w:hAnsi="Cambria"/>
        </w:rPr>
        <w:t> (pp. 64-72). PMLR.</w:t>
      </w:r>
    </w:p>
    <w:p w14:paraId="07D1CBDE" w14:textId="4AF261D2" w:rsidR="005B5CD1" w:rsidRPr="00B450B9" w:rsidRDefault="005B5CD1" w:rsidP="005B5CD1">
      <w:pPr>
        <w:pStyle w:val="Bibliography"/>
        <w:rPr>
          <w:rFonts w:ascii="Cambria" w:hAnsi="Cambria"/>
        </w:rPr>
      </w:pPr>
      <w:r w:rsidRPr="005B5CD1">
        <w:rPr>
          <w:rFonts w:ascii="Cambria" w:hAnsi="Cambria"/>
        </w:rPr>
        <w:t>Goldfarb, A., &amp; Tucker, C. (2013). Why managing consumer privacy can be an opportunity. MIT Sloan Management Review, 54(3), 10.</w:t>
      </w:r>
    </w:p>
    <w:p w14:paraId="0E74E9AB" w14:textId="0DA3C409" w:rsidR="00DB3320" w:rsidRPr="00B450B9" w:rsidRDefault="00DB3320" w:rsidP="00DB3320">
      <w:pPr>
        <w:pStyle w:val="Bibliography"/>
        <w:rPr>
          <w:rFonts w:ascii="Cambria" w:hAnsi="Cambria"/>
        </w:rPr>
      </w:pPr>
      <w:r w:rsidRPr="00B450B9">
        <w:rPr>
          <w:rFonts w:ascii="Cambria" w:hAnsi="Cambria"/>
        </w:rPr>
        <w:t>Gonçalves, C., Bessa, R. J., &amp; Pinson, P. (2021</w:t>
      </w:r>
      <w:r w:rsidR="00082777" w:rsidRPr="00B450B9">
        <w:rPr>
          <w:rFonts w:ascii="Cambria" w:hAnsi="Cambria"/>
        </w:rPr>
        <w:t>a</w:t>
      </w:r>
      <w:r w:rsidRPr="00B450B9">
        <w:rPr>
          <w:rFonts w:ascii="Cambria" w:hAnsi="Cambria"/>
        </w:rPr>
        <w:t xml:space="preserve">). A critical overview of privacy-preserving approaches for collaborative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322–342. https://doi.org/10.1016/j.ijforecast.2020.06.003</w:t>
      </w:r>
    </w:p>
    <w:p w14:paraId="3634F0F4" w14:textId="678B2C9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Bessa, R. J., &amp; Pinson, P. (2021</w:t>
      </w:r>
      <w:r w:rsidR="00082777" w:rsidRPr="00B450B9">
        <w:rPr>
          <w:rFonts w:ascii="Cambria" w:hAnsi="Cambria"/>
        </w:rPr>
        <w:t>b</w:t>
      </w:r>
      <w:r w:rsidR="00DB3320" w:rsidRPr="00B450B9">
        <w:rPr>
          <w:rFonts w:ascii="Cambria" w:hAnsi="Cambria"/>
        </w:rPr>
        <w:t xml:space="preserve">). Privacy-Preserving Distributed Learning for Renewable Energy Forecasting. </w:t>
      </w:r>
      <w:r w:rsidR="00DB3320" w:rsidRPr="00B450B9">
        <w:rPr>
          <w:rFonts w:ascii="Cambria" w:hAnsi="Cambria"/>
          <w:i/>
          <w:iCs/>
        </w:rPr>
        <w:t>IEEE Transactions on Sustainable Energy</w:t>
      </w:r>
      <w:r w:rsidR="00DB3320" w:rsidRPr="00B450B9">
        <w:rPr>
          <w:rFonts w:ascii="Cambria" w:hAnsi="Cambria"/>
        </w:rPr>
        <w:t xml:space="preserve">, </w:t>
      </w:r>
      <w:r w:rsidR="00DB3320" w:rsidRPr="00B450B9">
        <w:rPr>
          <w:rFonts w:ascii="Cambria" w:hAnsi="Cambria"/>
          <w:i/>
          <w:iCs/>
        </w:rPr>
        <w:t>12</w:t>
      </w:r>
      <w:r w:rsidR="00DB3320" w:rsidRPr="00B450B9">
        <w:rPr>
          <w:rFonts w:ascii="Cambria" w:hAnsi="Cambria"/>
        </w:rPr>
        <w:t>(3), 1777–1787. https://doi.org/10.1109/TSTE.2021.3065117</w:t>
      </w:r>
    </w:p>
    <w:p w14:paraId="280CA472" w14:textId="017C8122" w:rsidR="00DB3320" w:rsidRPr="00B450B9" w:rsidRDefault="0023704B" w:rsidP="00DB3320">
      <w:pPr>
        <w:pStyle w:val="Bibliography"/>
        <w:rPr>
          <w:rFonts w:ascii="Cambria" w:hAnsi="Cambria"/>
        </w:rPr>
      </w:pPr>
      <w:r w:rsidRPr="00B450B9">
        <w:rPr>
          <w:rFonts w:ascii="Cambria" w:hAnsi="Cambria"/>
        </w:rPr>
        <w:lastRenderedPageBreak/>
        <w:t>Gonçalves</w:t>
      </w:r>
      <w:r w:rsidR="00DB3320" w:rsidRPr="00B450B9">
        <w:rPr>
          <w:rFonts w:ascii="Cambria" w:hAnsi="Cambria"/>
        </w:rPr>
        <w:t>, C., Pinson, P., &amp; Bessa, R. J. (2021</w:t>
      </w:r>
      <w:r w:rsidR="00082777" w:rsidRPr="00B450B9">
        <w:rPr>
          <w:rFonts w:ascii="Cambria" w:hAnsi="Cambria"/>
        </w:rPr>
        <w:t>c</w:t>
      </w:r>
      <w:r w:rsidR="00DB3320" w:rsidRPr="00B450B9">
        <w:rPr>
          <w:rFonts w:ascii="Cambria" w:hAnsi="Cambria"/>
        </w:rPr>
        <w:t>). Towards Data Markets in Renewable Energy Forecasting. IEEE Transactions on Sustainable Energy, 12(1), 533–542. https://doi.org/10.1109/TSTE.2020.3009615</w:t>
      </w:r>
    </w:p>
    <w:p w14:paraId="6CBD7FA4" w14:textId="424EDE2A" w:rsidR="00174456" w:rsidRPr="00B450B9" w:rsidRDefault="00174456" w:rsidP="00174456">
      <w:pPr>
        <w:pStyle w:val="Bibliography"/>
        <w:rPr>
          <w:rFonts w:ascii="Cambria" w:hAnsi="Cambria"/>
        </w:rPr>
      </w:pPr>
      <w:r w:rsidRPr="00B450B9">
        <w:rPr>
          <w:rFonts w:ascii="Cambria" w:hAnsi="Cambria"/>
        </w:rPr>
        <w:t>Gregorutti, B., Michel, B., &amp; Saint-Pierre, P. (2017). Correlation and variable importance in random forests. </w:t>
      </w:r>
      <w:r w:rsidRPr="00B450B9">
        <w:rPr>
          <w:rFonts w:ascii="Cambria" w:hAnsi="Cambria"/>
          <w:i/>
          <w:iCs/>
        </w:rPr>
        <w:t>Statistics and Computing</w:t>
      </w:r>
      <w:r w:rsidRPr="00B450B9">
        <w:rPr>
          <w:rFonts w:ascii="Cambria" w:hAnsi="Cambria"/>
        </w:rPr>
        <w:t>, 27(3), 659-678.</w:t>
      </w:r>
    </w:p>
    <w:p w14:paraId="717C913E" w14:textId="77777777" w:rsidR="000A1B1A" w:rsidRPr="00B450B9" w:rsidRDefault="007C350C" w:rsidP="000A1B1A">
      <w:pPr>
        <w:spacing w:line="480" w:lineRule="auto"/>
        <w:rPr>
          <w:rFonts w:ascii="Cambria" w:hAnsi="Cambria"/>
        </w:rPr>
      </w:pPr>
      <w:r w:rsidRPr="00B450B9">
        <w:rPr>
          <w:rFonts w:ascii="Cambria" w:hAnsi="Cambria"/>
        </w:rPr>
        <w:t>Herzen, J. et al. (2022). Darts: User-friendly modern machine learning for time series. Journal of</w:t>
      </w:r>
    </w:p>
    <w:p w14:paraId="5E9915E8" w14:textId="77777777" w:rsidR="000A1B1A" w:rsidRPr="00B450B9" w:rsidRDefault="007C350C" w:rsidP="000A1B1A">
      <w:pPr>
        <w:spacing w:line="480" w:lineRule="auto"/>
        <w:ind w:firstLine="720"/>
        <w:rPr>
          <w:rFonts w:ascii="Cambria" w:hAnsi="Cambria"/>
        </w:rPr>
      </w:pPr>
      <w:r w:rsidRPr="00B450B9">
        <w:rPr>
          <w:rFonts w:ascii="Cambria" w:hAnsi="Cambria"/>
        </w:rPr>
        <w:t xml:space="preserve">Machine Learning Research, vol. 23, num. 124, pg. 1-6. </w:t>
      </w:r>
    </w:p>
    <w:p w14:paraId="4E249A63" w14:textId="01777390" w:rsidR="007C350C" w:rsidRPr="00B450B9" w:rsidRDefault="007C350C" w:rsidP="000A1B1A">
      <w:pPr>
        <w:spacing w:line="480" w:lineRule="auto"/>
        <w:ind w:left="720"/>
        <w:rPr>
          <w:rFonts w:ascii="Cambria" w:hAnsi="Cambria"/>
        </w:rPr>
      </w:pPr>
      <w:r w:rsidRPr="00B450B9">
        <w:rPr>
          <w:rFonts w:ascii="Cambria" w:hAnsi="Cambria"/>
        </w:rPr>
        <w:t>URL:http://jmlr.org/papers/v23/21-1177.html.</w:t>
      </w:r>
    </w:p>
    <w:p w14:paraId="0920A9E9" w14:textId="5E1FCB2C" w:rsidR="00DB3320" w:rsidRPr="00B450B9" w:rsidRDefault="00DB3320" w:rsidP="00DB3320">
      <w:pPr>
        <w:pStyle w:val="Bibliography"/>
        <w:rPr>
          <w:rFonts w:ascii="Cambria" w:hAnsi="Cambria"/>
        </w:rPr>
      </w:pPr>
      <w:r w:rsidRPr="00B450B9">
        <w:rPr>
          <w:rFonts w:ascii="Cambria" w:hAnsi="Cambria"/>
        </w:rPr>
        <w:t xml:space="preserve">Hewamalage, H., Bergmeir, C., &amp; Bandara, K. (2022). Global models for time series forecasting: A Simulation study. </w:t>
      </w:r>
      <w:r w:rsidRPr="00B450B9">
        <w:rPr>
          <w:rFonts w:ascii="Cambria" w:hAnsi="Cambria"/>
          <w:i/>
          <w:iCs/>
        </w:rPr>
        <w:t>Pattern Recognition</w:t>
      </w:r>
      <w:r w:rsidRPr="00B450B9">
        <w:rPr>
          <w:rFonts w:ascii="Cambria" w:hAnsi="Cambria"/>
        </w:rPr>
        <w:t xml:space="preserve">, </w:t>
      </w:r>
      <w:r w:rsidRPr="00B450B9">
        <w:rPr>
          <w:rFonts w:ascii="Cambria" w:hAnsi="Cambria"/>
          <w:i/>
          <w:iCs/>
        </w:rPr>
        <w:t>124</w:t>
      </w:r>
      <w:r w:rsidRPr="00B450B9">
        <w:rPr>
          <w:rFonts w:ascii="Cambria" w:hAnsi="Cambria"/>
        </w:rPr>
        <w:t>, 108441. https://doi.org/10.1016/j.patcog.2021.108441</w:t>
      </w:r>
    </w:p>
    <w:p w14:paraId="06A57530" w14:textId="39BAEADE" w:rsidR="00271F92" w:rsidRPr="00B450B9" w:rsidRDefault="00271F92" w:rsidP="00271F92">
      <w:pPr>
        <w:pStyle w:val="Bibliography"/>
        <w:rPr>
          <w:rFonts w:ascii="Cambria" w:hAnsi="Cambria"/>
        </w:rPr>
      </w:pPr>
      <w:r w:rsidRPr="00B450B9">
        <w:rPr>
          <w:rFonts w:ascii="Cambria" w:hAnsi="Cambria"/>
        </w:rPr>
        <w:t>Hyndman, R.J., &amp; Athanasopoulos, G. (2021) </w:t>
      </w:r>
      <w:r w:rsidRPr="00B450B9">
        <w:rPr>
          <w:rFonts w:ascii="Cambria" w:hAnsi="Cambria"/>
          <w:i/>
          <w:iCs/>
        </w:rPr>
        <w:t>Forecasting: principles and practice</w:t>
      </w:r>
      <w:r w:rsidRPr="00B450B9">
        <w:rPr>
          <w:rFonts w:ascii="Cambria" w:hAnsi="Cambria"/>
        </w:rPr>
        <w:t>, 3rd edition, OTexts: Melbourne, Australia. OTexts.com/fpp3. Accessed on Feb. 23</w:t>
      </w:r>
      <w:r w:rsidRPr="00B450B9">
        <w:rPr>
          <w:rFonts w:ascii="Cambria" w:hAnsi="Cambria"/>
          <w:vertAlign w:val="superscript"/>
        </w:rPr>
        <w:t>rd</w:t>
      </w:r>
      <w:r w:rsidRPr="00B450B9">
        <w:rPr>
          <w:rFonts w:ascii="Cambria" w:hAnsi="Cambria"/>
        </w:rPr>
        <w:t>, 2023.</w:t>
      </w:r>
    </w:p>
    <w:p w14:paraId="452302F8" w14:textId="77777777" w:rsidR="00DB3320" w:rsidRPr="00B450B9" w:rsidRDefault="00DB3320" w:rsidP="00DB3320">
      <w:pPr>
        <w:pStyle w:val="Bibliography"/>
        <w:rPr>
          <w:rFonts w:ascii="Cambria" w:hAnsi="Cambria"/>
        </w:rPr>
      </w:pPr>
      <w:r w:rsidRPr="00B450B9">
        <w:rPr>
          <w:rFonts w:ascii="Cambria" w:hAnsi="Cambria"/>
        </w:rPr>
        <w:t xml:space="preserve">Imtiaz, S., Horchidan, S.-F., Abbas, Z., Arsalan, M., Chaudhry, H. N., &amp; Vlassov, V. (2020). Privacy Preserving Time-Series Forecasting of User Health Data Streams. </w:t>
      </w:r>
      <w:r w:rsidRPr="00B450B9">
        <w:rPr>
          <w:rFonts w:ascii="Cambria" w:hAnsi="Cambria"/>
          <w:i/>
          <w:iCs/>
        </w:rPr>
        <w:t>2020 IEEE International Conference on Big Data (Big Data)</w:t>
      </w:r>
      <w:r w:rsidRPr="00B450B9">
        <w:rPr>
          <w:rFonts w:ascii="Cambria" w:hAnsi="Cambria"/>
        </w:rPr>
        <w:t>, 3428–3437. https://doi.org/10.1109/BigData50022.2020.9378186</w:t>
      </w:r>
    </w:p>
    <w:p w14:paraId="6B35CE31" w14:textId="77777777" w:rsidR="00DB3320" w:rsidRPr="00B450B9" w:rsidRDefault="00DB3320" w:rsidP="00DB3320">
      <w:pPr>
        <w:pStyle w:val="Bibliography"/>
        <w:rPr>
          <w:rFonts w:ascii="Cambria" w:hAnsi="Cambria"/>
        </w:rPr>
      </w:pPr>
      <w:r w:rsidRPr="00B450B9">
        <w:rPr>
          <w:rFonts w:ascii="Cambria" w:hAnsi="Cambria"/>
        </w:rPr>
        <w:t xml:space="preserve">Kang, Y., Hyndman, R. J., &amp; Smith-Miles, K. (2017). Visualising forecasting algorithm performance using time series instance spaces.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(2), 345–358. https://doi.org/10.1016/j.ijforecast.2016.09.004</w:t>
      </w:r>
    </w:p>
    <w:p w14:paraId="0A40E2E1" w14:textId="77777777" w:rsidR="00DB3320" w:rsidRPr="00B450B9" w:rsidRDefault="00DB3320" w:rsidP="00DB3320">
      <w:pPr>
        <w:pStyle w:val="Bibliography"/>
        <w:rPr>
          <w:rFonts w:ascii="Cambria" w:hAnsi="Cambria"/>
        </w:rPr>
      </w:pPr>
      <w:r w:rsidRPr="00B450B9">
        <w:rPr>
          <w:rFonts w:ascii="Cambria" w:hAnsi="Cambria"/>
        </w:rPr>
        <w:t xml:space="preserve">Khosrowabadi, N., Hoberg, K., &amp; Imdahl, C. (2022). Evaluating human behaviour in response to AI recommendations for judgemental forecasting. </w:t>
      </w:r>
      <w:r w:rsidRPr="00B450B9">
        <w:rPr>
          <w:rFonts w:ascii="Cambria" w:hAnsi="Cambria"/>
          <w:i/>
          <w:iCs/>
        </w:rPr>
        <w:t>European Journal of Operational Research</w:t>
      </w:r>
      <w:r w:rsidRPr="00B450B9">
        <w:rPr>
          <w:rFonts w:ascii="Cambria" w:hAnsi="Cambria"/>
        </w:rPr>
        <w:t xml:space="preserve">, </w:t>
      </w:r>
      <w:r w:rsidRPr="00B450B9">
        <w:rPr>
          <w:rFonts w:ascii="Cambria" w:hAnsi="Cambria"/>
          <w:i/>
          <w:iCs/>
        </w:rPr>
        <w:t>303</w:t>
      </w:r>
      <w:r w:rsidRPr="00B450B9">
        <w:rPr>
          <w:rFonts w:ascii="Cambria" w:hAnsi="Cambria"/>
        </w:rPr>
        <w:t>(3), 1151–1167. https://doi.org/10.1016/j.ejor.2022.03.017</w:t>
      </w:r>
    </w:p>
    <w:p w14:paraId="764C8523" w14:textId="7344F71D" w:rsidR="00DB3320" w:rsidRPr="00B450B9" w:rsidRDefault="00DB3320" w:rsidP="00DB3320">
      <w:pPr>
        <w:pStyle w:val="Bibliography"/>
        <w:rPr>
          <w:rFonts w:ascii="Cambria" w:hAnsi="Cambria"/>
        </w:rPr>
      </w:pPr>
      <w:r w:rsidRPr="00B450B9">
        <w:rPr>
          <w:rFonts w:ascii="Cambria" w:hAnsi="Cambria"/>
        </w:rPr>
        <w:lastRenderedPageBreak/>
        <w:t>Koning, A. J., Franses, P. H., Hibon, M., &amp; Stekler, H. O. (2005). The M3 competition: Statistical tests of the results. International Journal of Forecasting, 21(3), 397–409. https://doi.org/10.1016/j.ijforecast.2004.10.003</w:t>
      </w:r>
    </w:p>
    <w:p w14:paraId="709C80C7" w14:textId="77777777" w:rsidR="00DB3320" w:rsidRPr="00B450B9" w:rsidRDefault="00DB3320" w:rsidP="00DB3320">
      <w:pPr>
        <w:pStyle w:val="Bibliography"/>
        <w:rPr>
          <w:rFonts w:ascii="Cambria" w:hAnsi="Cambria"/>
        </w:rPr>
      </w:pPr>
      <w:r w:rsidRPr="00B450B9">
        <w:rPr>
          <w:rFonts w:ascii="Cambria" w:hAnsi="Cambria"/>
        </w:rPr>
        <w:t>Li, L., Kang, Y., &amp; Li, F. (2022). Bayesian forecast combination using time-varying features. International Journal of Forecasting, S0169207022000930. https://doi.org/10.1016/j.ijforecast.2022.06.002</w:t>
      </w:r>
    </w:p>
    <w:p w14:paraId="3F05563E" w14:textId="280904EA" w:rsidR="00DB3320" w:rsidRPr="00B450B9" w:rsidRDefault="00DB3320" w:rsidP="00DB3320">
      <w:pPr>
        <w:pStyle w:val="Bibliography"/>
        <w:rPr>
          <w:rFonts w:ascii="Cambria" w:hAnsi="Cambria"/>
        </w:rPr>
      </w:pPr>
      <w:r w:rsidRPr="00B450B9">
        <w:rPr>
          <w:rFonts w:ascii="Cambria" w:hAnsi="Cambria"/>
        </w:rPr>
        <w:t xml:space="preserve">Liyue Fan &amp; Li Xiong. (2014). An Adaptive Approach to Real-Time Aggregate Monitoring With Differential Privacy. </w:t>
      </w:r>
      <w:r w:rsidRPr="00B450B9">
        <w:rPr>
          <w:rFonts w:ascii="Cambria" w:hAnsi="Cambria"/>
          <w:i/>
          <w:iCs/>
        </w:rPr>
        <w:t>IEEE Transactions on Knowledge and Data Engineering</w:t>
      </w:r>
      <w:r w:rsidRPr="00B450B9">
        <w:rPr>
          <w:rFonts w:ascii="Cambria" w:hAnsi="Cambria"/>
        </w:rPr>
        <w:t xml:space="preserve">, </w:t>
      </w:r>
      <w:r w:rsidRPr="00B450B9">
        <w:rPr>
          <w:rFonts w:ascii="Cambria" w:hAnsi="Cambria"/>
          <w:i/>
          <w:iCs/>
        </w:rPr>
        <w:t>26</w:t>
      </w:r>
      <w:r w:rsidRPr="00B450B9">
        <w:rPr>
          <w:rFonts w:ascii="Cambria" w:hAnsi="Cambria"/>
        </w:rPr>
        <w:t>(9), 2094–2106. https://doi.org/10.1109/TKDE.2013.96</w:t>
      </w:r>
    </w:p>
    <w:p w14:paraId="7D0E5900" w14:textId="73D66FD6" w:rsidR="006B654B" w:rsidRPr="00B450B9" w:rsidRDefault="006B654B" w:rsidP="006B654B">
      <w:pPr>
        <w:rPr>
          <w:rFonts w:ascii="Cambria" w:hAnsi="Cambria"/>
        </w:rPr>
      </w:pPr>
      <w:r w:rsidRPr="00B450B9">
        <w:rPr>
          <w:rFonts w:ascii="Cambria" w:hAnsi="Cambria"/>
        </w:rPr>
        <w:t>Loning, M., et al. (2022). sktime/sktime: v0.13.4. doi: 10.5281/zenodo.7117735.</w:t>
      </w:r>
    </w:p>
    <w:p w14:paraId="0E392467" w14:textId="77777777" w:rsidR="006B654B" w:rsidRPr="00B450B9" w:rsidRDefault="006B654B" w:rsidP="00657CD6"/>
    <w:p w14:paraId="4ACA5D6B" w14:textId="77777777" w:rsidR="00DB3320" w:rsidRPr="00B450B9" w:rsidRDefault="00DB3320" w:rsidP="00DB3320">
      <w:pPr>
        <w:pStyle w:val="Bibliography"/>
        <w:rPr>
          <w:rFonts w:ascii="Cambria" w:hAnsi="Cambria"/>
        </w:rPr>
      </w:pPr>
      <w:r w:rsidRPr="00B450B9">
        <w:rPr>
          <w:rFonts w:ascii="Cambria" w:hAnsi="Cambria"/>
        </w:rPr>
        <w:t xml:space="preserve">Luo, J., Hong, T., &amp; Fang, S.-C. (2018). Benchmarking robustness of load forecasting models under data integrity attacks.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34</w:t>
      </w:r>
      <w:r w:rsidRPr="00B450B9">
        <w:rPr>
          <w:rFonts w:ascii="Cambria" w:hAnsi="Cambria"/>
        </w:rPr>
        <w:t>(1), 89–104. https://doi.org/10.1016/j.ijforecast.2017.08.004</w:t>
      </w:r>
    </w:p>
    <w:p w14:paraId="506EA3FE" w14:textId="77777777" w:rsidR="00DB3320" w:rsidRPr="00B450B9" w:rsidRDefault="00DB3320" w:rsidP="00DB3320">
      <w:pPr>
        <w:pStyle w:val="Bibliography"/>
        <w:rPr>
          <w:rFonts w:ascii="Cambria" w:hAnsi="Cambria"/>
        </w:rPr>
      </w:pPr>
      <w:r w:rsidRPr="00B450B9">
        <w:rPr>
          <w:rFonts w:ascii="Cambria" w:hAnsi="Cambria"/>
        </w:rPr>
        <w:t xml:space="preserve">Makridakis, S., &amp; Hibon, M. (2000). The M3-Competition: Results, conclusions and implications.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16</w:t>
      </w:r>
      <w:r w:rsidRPr="00B450B9">
        <w:rPr>
          <w:rFonts w:ascii="Cambria" w:hAnsi="Cambria"/>
        </w:rPr>
        <w:t>(4), 451–476. https://doi.org/10.1016/S0169-2070(00)00057-1</w:t>
      </w:r>
    </w:p>
    <w:p w14:paraId="319E6531" w14:textId="398BCAEF" w:rsidR="002C025A" w:rsidRPr="002C025A" w:rsidRDefault="00DB3320" w:rsidP="002C025A">
      <w:pPr>
        <w:pStyle w:val="Bibliography"/>
        <w:rPr>
          <w:rFonts w:ascii="Cambria" w:hAnsi="Cambria"/>
        </w:rPr>
      </w:pPr>
      <w:r w:rsidRPr="00B450B9">
        <w:rPr>
          <w:rFonts w:ascii="Cambria" w:hAnsi="Cambria"/>
        </w:rPr>
        <w:t xml:space="preserve">Makridakis, S., Spiliotis, E., &amp; Assimakopoulos, V. (2018). The M4 Competition: Results, findings, conclusion and way forward. </w:t>
      </w:r>
      <w:r w:rsidRPr="002C025A">
        <w:rPr>
          <w:rFonts w:ascii="Cambria" w:hAnsi="Cambria"/>
        </w:rPr>
        <w:t>International Journal of Forecasting</w:t>
      </w:r>
      <w:r w:rsidRPr="00B450B9">
        <w:rPr>
          <w:rFonts w:ascii="Cambria" w:hAnsi="Cambria"/>
        </w:rPr>
        <w:t xml:space="preserve">, </w:t>
      </w:r>
      <w:r w:rsidRPr="002C025A">
        <w:rPr>
          <w:rFonts w:ascii="Cambria" w:hAnsi="Cambria"/>
        </w:rPr>
        <w:t>34</w:t>
      </w:r>
      <w:r w:rsidRPr="00B450B9">
        <w:rPr>
          <w:rFonts w:ascii="Cambria" w:hAnsi="Cambria"/>
        </w:rPr>
        <w:t>(4), 802–808. https://doi.org/10.1016/j.ijforecast.2018.06.001</w:t>
      </w:r>
    </w:p>
    <w:p w14:paraId="3B347B04" w14:textId="42F50AB7" w:rsidR="002C025A" w:rsidRDefault="002C025A" w:rsidP="002C025A">
      <w:pPr>
        <w:pStyle w:val="Bibliography"/>
        <w:rPr>
          <w:ins w:id="571" w:author="Bale,Cameron" w:date="2023-09-12T10:36:00Z"/>
          <w:rFonts w:ascii="Cambria" w:hAnsi="Cambria"/>
        </w:rPr>
      </w:pPr>
      <w:r w:rsidRPr="002C025A">
        <w:rPr>
          <w:rFonts w:ascii="Cambria" w:hAnsi="Cambria"/>
        </w:rPr>
        <w:t>Martin, K. D., &amp; Murphy, P. E. (2017). The role of data privacy in marketing. Journal of the Academy of Marketing Science, 45, 135-155.</w:t>
      </w:r>
    </w:p>
    <w:p w14:paraId="1C436528" w14:textId="1A144C57" w:rsidR="0008246B" w:rsidRPr="0008246B" w:rsidRDefault="0008246B" w:rsidP="0008246B">
      <w:pPr>
        <w:pStyle w:val="Bibliography"/>
        <w:rPr>
          <w:rFonts w:ascii="Cambria" w:hAnsi="Cambria"/>
        </w:rPr>
      </w:pPr>
      <w:ins w:id="572" w:author="Bale,Cameron" w:date="2023-09-12T10:36:00Z">
        <w:r w:rsidRPr="005821FA">
          <w:rPr>
            <w:rFonts w:ascii="Cambria" w:hAnsi="Cambria"/>
          </w:rPr>
          <w:t>Montero-Manso P, Athanasopoulos G, Hyndman R J, et al. FFORMA: Feature-based forecast model averaging[J]. International Journal of Forecasting, 2020, 36(1): 86-92</w:t>
        </w:r>
      </w:ins>
    </w:p>
    <w:p w14:paraId="647C8901" w14:textId="2C793ABA" w:rsidR="00DB3320" w:rsidRPr="00B450B9" w:rsidRDefault="00DB3320" w:rsidP="00DB3320">
      <w:pPr>
        <w:pStyle w:val="Bibliography"/>
        <w:rPr>
          <w:rFonts w:ascii="Cambria" w:hAnsi="Cambria"/>
        </w:rPr>
      </w:pPr>
      <w:r w:rsidRPr="00B450B9">
        <w:rPr>
          <w:rFonts w:ascii="Cambria" w:hAnsi="Cambria"/>
        </w:rPr>
        <w:t xml:space="preserve">Nin, J., &amp; Torra, V. (2009). Towards the evaluation of time series protection methods. </w:t>
      </w:r>
      <w:r w:rsidRPr="00B450B9">
        <w:rPr>
          <w:rFonts w:ascii="Cambria" w:hAnsi="Cambria"/>
          <w:i/>
          <w:iCs/>
        </w:rPr>
        <w:t>Information Sciences</w:t>
      </w:r>
      <w:r w:rsidRPr="00B450B9">
        <w:rPr>
          <w:rFonts w:ascii="Cambria" w:hAnsi="Cambria"/>
        </w:rPr>
        <w:t xml:space="preserve">, </w:t>
      </w:r>
      <w:r w:rsidRPr="00B450B9">
        <w:rPr>
          <w:rFonts w:ascii="Cambria" w:hAnsi="Cambria"/>
          <w:i/>
          <w:iCs/>
        </w:rPr>
        <w:t>179</w:t>
      </w:r>
      <w:r w:rsidRPr="00B450B9">
        <w:rPr>
          <w:rFonts w:ascii="Cambria" w:hAnsi="Cambria"/>
        </w:rPr>
        <w:t>(11), 1663–1677. https://doi.org/10.1016/j.ins.2009.01.024</w:t>
      </w:r>
    </w:p>
    <w:p w14:paraId="684CA6A4" w14:textId="77777777" w:rsidR="007D3BE0" w:rsidRPr="00B450B9" w:rsidRDefault="003E0F22" w:rsidP="007D3BE0">
      <w:pPr>
        <w:spacing w:line="480" w:lineRule="auto"/>
        <w:rPr>
          <w:rFonts w:ascii="Cambria" w:hAnsi="Cambria"/>
        </w:rPr>
      </w:pPr>
      <w:r w:rsidRPr="00B450B9">
        <w:rPr>
          <w:rFonts w:ascii="Cambria" w:hAnsi="Cambria"/>
        </w:rPr>
        <w:lastRenderedPageBreak/>
        <w:t>Nogueira, Fernando (2014). Bayesian Optimization: Open source constrained global optimizatio</w:t>
      </w:r>
    </w:p>
    <w:p w14:paraId="05AB8FBD" w14:textId="5FA1C72E" w:rsidR="003E0F22" w:rsidRPr="00B450B9" w:rsidRDefault="003E0F22" w:rsidP="007D3BE0">
      <w:pPr>
        <w:spacing w:line="480" w:lineRule="auto"/>
        <w:ind w:firstLine="720"/>
        <w:rPr>
          <w:rFonts w:ascii="Cambria" w:hAnsi="Cambria"/>
        </w:rPr>
      </w:pPr>
      <w:r w:rsidRPr="00B450B9">
        <w:rPr>
          <w:rFonts w:ascii="Cambria" w:hAnsi="Cambria"/>
        </w:rPr>
        <w:t>tool for Python. URL: https://github.com/fmfn/BayesianOptimization.</w:t>
      </w:r>
    </w:p>
    <w:p w14:paraId="18A0C701" w14:textId="77777777" w:rsidR="00DB3320" w:rsidRPr="00B450B9" w:rsidRDefault="00DB3320" w:rsidP="00DB3320">
      <w:pPr>
        <w:pStyle w:val="Bibliography"/>
        <w:rPr>
          <w:rFonts w:ascii="Cambria" w:hAnsi="Cambria"/>
        </w:rPr>
      </w:pPr>
      <w:r w:rsidRPr="00B450B9">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B450B9">
        <w:rPr>
          <w:rFonts w:ascii="Cambria" w:hAnsi="Cambria"/>
          <w:i/>
          <w:iCs/>
        </w:rPr>
        <w:t>Forecasting: Theory and practice</w:t>
      </w:r>
      <w:r w:rsidRPr="00B450B9">
        <w:rPr>
          <w:rFonts w:ascii="Cambria" w:hAnsi="Cambria"/>
        </w:rPr>
        <w:t>. 167.</w:t>
      </w:r>
    </w:p>
    <w:p w14:paraId="6AFF2A75" w14:textId="77777777" w:rsidR="00DB3320" w:rsidRPr="00B450B9" w:rsidRDefault="00DB3320" w:rsidP="00DB3320">
      <w:pPr>
        <w:pStyle w:val="Bibliography"/>
        <w:rPr>
          <w:rFonts w:ascii="Cambria" w:hAnsi="Cambria"/>
        </w:rPr>
      </w:pPr>
      <w:r w:rsidRPr="00B450B9">
        <w:rPr>
          <w:rFonts w:ascii="Cambria" w:hAnsi="Cambria"/>
        </w:rPr>
        <w:t xml:space="preserve">Petropoulos, F., &amp; Siemsen, E. (2022). Forecast Selection and Representativeness. </w:t>
      </w:r>
      <w:r w:rsidRPr="00B450B9">
        <w:rPr>
          <w:rFonts w:ascii="Cambria" w:hAnsi="Cambria"/>
          <w:i/>
          <w:iCs/>
        </w:rPr>
        <w:t>Management Science</w:t>
      </w:r>
      <w:r w:rsidRPr="00B450B9">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B450B9">
        <w:rPr>
          <w:rFonts w:ascii="Cambria" w:hAnsi="Cambria"/>
        </w:rPr>
        <w:t xml:space="preserve">Qi, L., Li, X., Wang, Q., &amp; Jia, S. (2022). fETSmcs: Feature-based ETS model component selection. </w:t>
      </w:r>
      <w:r w:rsidRPr="00A410C7">
        <w:rPr>
          <w:rFonts w:ascii="Cambria" w:hAnsi="Cambria"/>
        </w:rPr>
        <w:t>International Journal of Forecasting</w:t>
      </w:r>
      <w:r w:rsidRPr="00B450B9">
        <w:rPr>
          <w:rFonts w:ascii="Cambria" w:hAnsi="Cambria"/>
        </w:rPr>
        <w:t>, S0169207022000954. https://doi.org/10.1016/j.ijforecast.2022.06.004</w:t>
      </w:r>
    </w:p>
    <w:p w14:paraId="548E27CD" w14:textId="155C67D7" w:rsidR="00A410C7" w:rsidRPr="00A410C7" w:rsidRDefault="00A410C7" w:rsidP="00A410C7">
      <w:pPr>
        <w:pStyle w:val="Bibliography"/>
        <w:rPr>
          <w:rFonts w:ascii="Cambria" w:hAnsi="Cambria"/>
        </w:rPr>
      </w:pPr>
      <w:r w:rsidRPr="00A410C7">
        <w:rPr>
          <w:rFonts w:ascii="Cambria" w:hAnsi="Cambria"/>
        </w:rPr>
        <w:t>Robnik-Šikonja, M., &amp; Kononenko, I. (2003). Theoretical and empirical analysis of ReliefF and RReliefF. </w:t>
      </w:r>
      <w:r w:rsidRPr="00A410C7">
        <w:rPr>
          <w:rFonts w:ascii="Cambria" w:hAnsi="Cambria"/>
          <w:i/>
          <w:iCs/>
        </w:rPr>
        <w:t>Machine learning</w:t>
      </w:r>
      <w:r w:rsidRPr="00A410C7">
        <w:rPr>
          <w:rFonts w:ascii="Cambria" w:hAnsi="Cambria"/>
        </w:rPr>
        <w:t>, 53, 23-69.</w:t>
      </w:r>
    </w:p>
    <w:p w14:paraId="7DA07000" w14:textId="77777777" w:rsidR="00E35BC7" w:rsidRPr="00B450B9" w:rsidRDefault="00E35BC7" w:rsidP="00A410C7">
      <w:pPr>
        <w:pStyle w:val="Bibliography"/>
        <w:rPr>
          <w:rFonts w:ascii="Cambria" w:hAnsi="Cambria"/>
        </w:rPr>
      </w:pPr>
      <w:r w:rsidRPr="00B450B9">
        <w:rPr>
          <w:rFonts w:ascii="Cambria" w:hAnsi="Cambria"/>
        </w:rPr>
        <w:t>Rose, O. (1996). </w:t>
      </w:r>
      <w:r w:rsidRPr="00A410C7">
        <w:rPr>
          <w:rFonts w:ascii="Cambria" w:hAnsi="Cambria"/>
        </w:rPr>
        <w:t>Estimation of the Hurst parameter of long-range dependent time series</w:t>
      </w:r>
      <w:r w:rsidRPr="00B450B9">
        <w:rPr>
          <w:rFonts w:ascii="Cambria" w:hAnsi="Cambria"/>
        </w:rPr>
        <w:t> (Vol. 137).</w:t>
      </w:r>
    </w:p>
    <w:p w14:paraId="0A4B1F51" w14:textId="0EF5AB2F" w:rsidR="00E35BC7" w:rsidRPr="00B450B9" w:rsidRDefault="00E35BC7" w:rsidP="00A410C7">
      <w:pPr>
        <w:pStyle w:val="Bibliography"/>
        <w:ind w:firstLine="0"/>
        <w:rPr>
          <w:rFonts w:ascii="Cambria" w:hAnsi="Cambria"/>
        </w:rPr>
      </w:pPr>
      <w:r w:rsidRPr="00B450B9">
        <w:rPr>
          <w:rFonts w:ascii="Cambria" w:hAnsi="Cambria"/>
        </w:rPr>
        <w:t>Report.</w:t>
      </w:r>
    </w:p>
    <w:p w14:paraId="46A0ADAC" w14:textId="49D54B41" w:rsidR="00E80738" w:rsidRPr="00B450B9" w:rsidRDefault="00E80738" w:rsidP="006355E4">
      <w:pPr>
        <w:pStyle w:val="Bibliography"/>
        <w:rPr>
          <w:rFonts w:ascii="Cambria" w:hAnsi="Cambria"/>
        </w:rPr>
      </w:pPr>
      <w:r w:rsidRPr="00B450B9">
        <w:rPr>
          <w:rFonts w:ascii="Cambria" w:hAnsi="Cambria"/>
        </w:rPr>
        <w:t>Schneider, M. J., Jagpal, S., Gupta, S., Li, S., &amp; Yu, Y. (2018). A flexible method for protecting marketing data: An application to point-of-sale data. Marketing Science, 37(1), 153-171.</w:t>
      </w:r>
    </w:p>
    <w:p w14:paraId="56D96768" w14:textId="77777777" w:rsidR="005D7347" w:rsidRPr="00B450B9" w:rsidRDefault="00B36123" w:rsidP="005D7347">
      <w:pPr>
        <w:spacing w:line="480" w:lineRule="auto"/>
        <w:rPr>
          <w:rFonts w:ascii="Cambria" w:hAnsi="Cambria"/>
        </w:rPr>
      </w:pPr>
      <w:r w:rsidRPr="00B450B9">
        <w:rPr>
          <w:rFonts w:ascii="Cambria" w:hAnsi="Cambria"/>
        </w:rPr>
        <w:t>Seabold, S. &amp; Perktold, J. (2010). statsmodels: Econometric and statistical modeling with python.</w:t>
      </w:r>
    </w:p>
    <w:p w14:paraId="3A537B9E" w14:textId="02718609" w:rsidR="00B36123" w:rsidRPr="00B450B9" w:rsidRDefault="00B36123" w:rsidP="0038649C">
      <w:pPr>
        <w:spacing w:line="480" w:lineRule="auto"/>
        <w:ind w:firstLine="720"/>
        <w:rPr>
          <w:rFonts w:ascii="Cambria" w:hAnsi="Cambria"/>
        </w:rPr>
      </w:pPr>
      <w:r w:rsidRPr="00B450B9">
        <w:rPr>
          <w:rFonts w:ascii="Cambria" w:hAnsi="Cambria"/>
          <w:i/>
          <w:iCs/>
        </w:rPr>
        <w:t>9th Python in Science Conference</w:t>
      </w:r>
      <w:r w:rsidRPr="00B450B9">
        <w:rPr>
          <w:rFonts w:ascii="Cambria" w:hAnsi="Cambria"/>
        </w:rPr>
        <w:t>.</w:t>
      </w:r>
    </w:p>
    <w:p w14:paraId="2A844AE1" w14:textId="77777777" w:rsidR="00DB3320" w:rsidRPr="00B450B9" w:rsidRDefault="00DB3320" w:rsidP="00DB3320">
      <w:pPr>
        <w:pStyle w:val="Bibliography"/>
        <w:rPr>
          <w:rFonts w:ascii="Cambria" w:hAnsi="Cambria"/>
        </w:rPr>
      </w:pPr>
      <w:r w:rsidRPr="00B450B9">
        <w:rPr>
          <w:rFonts w:ascii="Cambria" w:hAnsi="Cambria"/>
        </w:rPr>
        <w:t xml:space="preserve">Sobolev, D. (2017). The effect of price volatility on judgmental forecasts: The correlated response model.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(3), 605–617. https://doi.org/10.1016/j.ijforecast.2017.01.009</w:t>
      </w:r>
    </w:p>
    <w:p w14:paraId="303965CB" w14:textId="77777777" w:rsidR="00DB3320" w:rsidRPr="00B450B9" w:rsidRDefault="00DB3320" w:rsidP="00DB3320">
      <w:pPr>
        <w:pStyle w:val="Bibliography"/>
        <w:rPr>
          <w:rFonts w:ascii="Cambria" w:hAnsi="Cambria"/>
        </w:rPr>
      </w:pPr>
      <w:r w:rsidRPr="00B450B9">
        <w:rPr>
          <w:rFonts w:ascii="Cambria" w:hAnsi="Cambria"/>
        </w:rPr>
        <w:t xml:space="preserve">Sommer, B., Pinson, P., Messner, J. W., &amp; Obst, D. (2021). Online distributed learning in wind power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205–223. https://doi.org/10.1016/j.ijforecast.2020.04.004</w:t>
      </w:r>
    </w:p>
    <w:p w14:paraId="2502DE3C" w14:textId="77777777" w:rsidR="00DB3320" w:rsidRPr="00B450B9" w:rsidRDefault="00DB3320" w:rsidP="00DB3320">
      <w:pPr>
        <w:pStyle w:val="Bibliography"/>
        <w:rPr>
          <w:rFonts w:ascii="Cambria" w:hAnsi="Cambria"/>
        </w:rPr>
      </w:pPr>
      <w:r w:rsidRPr="00B450B9">
        <w:rPr>
          <w:rFonts w:ascii="Cambria" w:hAnsi="Cambria"/>
        </w:rPr>
        <w:lastRenderedPageBreak/>
        <w:t xml:space="preserve">Spiliotis, E., Kouloumos, A., Assimakopoulos, V., &amp; Makridakis, S. (2020). Are forecasting competitions data representative of the reality?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36</w:t>
      </w:r>
      <w:r w:rsidRPr="00B450B9">
        <w:rPr>
          <w:rFonts w:ascii="Cambria" w:hAnsi="Cambria"/>
        </w:rPr>
        <w:t>(1), 37–53. https://doi.org/10.1016/j.ijforecast.2018.12.007</w:t>
      </w:r>
    </w:p>
    <w:p w14:paraId="7DBA782E" w14:textId="77777777" w:rsidR="00DB3320" w:rsidRDefault="00DB3320" w:rsidP="00DB3320">
      <w:pPr>
        <w:pStyle w:val="Bibliography"/>
        <w:rPr>
          <w:ins w:id="573" w:author="Bale,Cameron" w:date="2023-09-08T16:36:00Z"/>
          <w:rFonts w:ascii="Cambria" w:hAnsi="Cambria"/>
        </w:rPr>
      </w:pPr>
      <w:r w:rsidRPr="00B450B9">
        <w:rPr>
          <w:rFonts w:ascii="Cambria" w:hAnsi="Cambria"/>
        </w:rPr>
        <w:t xml:space="preserve">Talagala, T. S., Li, F., &amp; Kang, Y. (2022). FFORMPP: Feature-based forecast model performance prediction. </w:t>
      </w:r>
      <w:r w:rsidRPr="00C62921">
        <w:rPr>
          <w:rFonts w:ascii="Cambria" w:hAnsi="Cambria"/>
          <w:rPrChange w:id="574" w:author="Bale,Cameron" w:date="2023-09-08T16:36:00Z">
            <w:rPr>
              <w:rFonts w:ascii="Cambria" w:hAnsi="Cambria"/>
              <w:i/>
              <w:iCs/>
            </w:rPr>
          </w:rPrChange>
        </w:rPr>
        <w:t>International Journal of Forecasting</w:t>
      </w:r>
      <w:r w:rsidRPr="00B450B9">
        <w:rPr>
          <w:rFonts w:ascii="Cambria" w:hAnsi="Cambria"/>
        </w:rPr>
        <w:t xml:space="preserve">, </w:t>
      </w:r>
      <w:r w:rsidRPr="00C62921">
        <w:rPr>
          <w:rFonts w:ascii="Cambria" w:hAnsi="Cambria"/>
          <w:rPrChange w:id="575" w:author="Bale,Cameron" w:date="2023-09-08T16:36:00Z">
            <w:rPr>
              <w:rFonts w:ascii="Cambria" w:hAnsi="Cambria"/>
              <w:i/>
              <w:iCs/>
            </w:rPr>
          </w:rPrChange>
        </w:rPr>
        <w:t>38</w:t>
      </w:r>
      <w:r w:rsidRPr="00B450B9">
        <w:rPr>
          <w:rFonts w:ascii="Cambria" w:hAnsi="Cambria"/>
        </w:rPr>
        <w:t>(3), 920–943. https://doi.org/10.1016/j.ijforecast.2021.07.002</w:t>
      </w:r>
    </w:p>
    <w:p w14:paraId="3EA585B6" w14:textId="43227E92" w:rsidR="00C62921" w:rsidRPr="00C62921" w:rsidRDefault="00C62921" w:rsidP="00C62921">
      <w:pPr>
        <w:pStyle w:val="Bibliography"/>
        <w:rPr>
          <w:rFonts w:ascii="Cambria" w:hAnsi="Cambria"/>
        </w:rPr>
      </w:pPr>
      <w:ins w:id="576" w:author="Bale,Cameron" w:date="2023-09-08T16:36:00Z">
        <w:r w:rsidRPr="00C62921">
          <w:rPr>
            <w:rFonts w:ascii="Cambria" w:hAnsi="Cambria"/>
            <w:rPrChange w:id="577" w:author="Bale,Cameron" w:date="2023-09-08T16:36:00Z">
              <w:rPr>
                <w:rFonts w:ascii="Arial" w:hAnsi="Arial" w:cs="Arial"/>
                <w:color w:val="222222"/>
                <w:sz w:val="20"/>
                <w:szCs w:val="20"/>
                <w:shd w:val="clear" w:color="auto" w:fill="F8F8F8"/>
              </w:rPr>
            </w:rPrChange>
          </w:rPr>
          <w:t>Twumasi, C., &amp; Twumasi, J. (2022). Machine learning algorithms for forecasting and backcasting blood demand data with missing values and outliers: A study of Tema General Hospital of Ghana. </w:t>
        </w:r>
        <w:r w:rsidRPr="00C62921">
          <w:rPr>
            <w:rFonts w:ascii="Cambria" w:hAnsi="Cambria"/>
            <w:i/>
            <w:iCs/>
            <w:rPrChange w:id="578" w:author="Bale,Cameron" w:date="2023-09-08T16:36:00Z">
              <w:rPr>
                <w:rFonts w:ascii="Arial" w:hAnsi="Arial" w:cs="Arial"/>
                <w:i/>
                <w:iCs/>
                <w:color w:val="222222"/>
                <w:sz w:val="20"/>
                <w:szCs w:val="20"/>
                <w:shd w:val="clear" w:color="auto" w:fill="F8F8F8"/>
              </w:rPr>
            </w:rPrChange>
          </w:rPr>
          <w:t>International Journal of Forecasting</w:t>
        </w:r>
        <w:r w:rsidRPr="00C62921">
          <w:rPr>
            <w:rFonts w:ascii="Cambria" w:hAnsi="Cambria"/>
            <w:rPrChange w:id="579" w:author="Bale,Cameron" w:date="2023-09-08T16:36:00Z">
              <w:rPr>
                <w:rFonts w:ascii="Arial" w:hAnsi="Arial" w:cs="Arial"/>
                <w:color w:val="222222"/>
                <w:sz w:val="20"/>
                <w:szCs w:val="20"/>
                <w:shd w:val="clear" w:color="auto" w:fill="F8F8F8"/>
              </w:rPr>
            </w:rPrChange>
          </w:rPr>
          <w:t>, </w:t>
        </w:r>
        <w:r w:rsidRPr="00C62921">
          <w:rPr>
            <w:rFonts w:ascii="Cambria" w:hAnsi="Cambria"/>
            <w:rPrChange w:id="580" w:author="Bale,Cameron" w:date="2023-09-08T16:36:00Z">
              <w:rPr>
                <w:rFonts w:ascii="Arial" w:hAnsi="Arial" w:cs="Arial"/>
                <w:i/>
                <w:iCs/>
                <w:color w:val="222222"/>
                <w:sz w:val="20"/>
                <w:szCs w:val="20"/>
                <w:shd w:val="clear" w:color="auto" w:fill="F8F8F8"/>
              </w:rPr>
            </w:rPrChange>
          </w:rPr>
          <w:t>38</w:t>
        </w:r>
        <w:r w:rsidRPr="00C62921">
          <w:rPr>
            <w:rFonts w:ascii="Cambria" w:hAnsi="Cambria"/>
            <w:rPrChange w:id="581" w:author="Bale,Cameron" w:date="2023-09-08T16:36:00Z">
              <w:rPr>
                <w:rFonts w:ascii="Arial" w:hAnsi="Arial" w:cs="Arial"/>
                <w:color w:val="222222"/>
                <w:sz w:val="20"/>
                <w:szCs w:val="20"/>
                <w:shd w:val="clear" w:color="auto" w:fill="F8F8F8"/>
              </w:rPr>
            </w:rPrChange>
          </w:rPr>
          <w:t>(3), 1258-1277.</w:t>
        </w:r>
      </w:ins>
    </w:p>
    <w:p w14:paraId="50863544" w14:textId="124AA302" w:rsidR="004724DC" w:rsidRDefault="004724DC" w:rsidP="004724DC">
      <w:pPr>
        <w:pStyle w:val="Bibliography"/>
        <w:rPr>
          <w:rFonts w:ascii="Cambria" w:hAnsi="Cambria"/>
        </w:rPr>
      </w:pPr>
      <w:r w:rsidRPr="004724DC">
        <w:rPr>
          <w:rFonts w:ascii="Cambria" w:hAnsi="Cambria"/>
        </w:rPr>
        <w:t>Véliz, C., &amp; Grunewald, P. (2018). Protecting data privacy is key to a smart energy future. </w:t>
      </w:r>
      <w:r w:rsidRPr="00C62921">
        <w:rPr>
          <w:rFonts w:ascii="Cambria" w:hAnsi="Cambria"/>
          <w:rPrChange w:id="582" w:author="Bale,Cameron" w:date="2023-09-08T16:36:00Z">
            <w:rPr>
              <w:rFonts w:ascii="Cambria" w:hAnsi="Cambria"/>
              <w:i/>
              <w:iCs/>
            </w:rPr>
          </w:rPrChange>
        </w:rPr>
        <w:t xml:space="preserve">Nature </w:t>
      </w:r>
      <w:r w:rsidRPr="004724DC">
        <w:rPr>
          <w:rFonts w:ascii="Cambria" w:hAnsi="Cambria"/>
          <w:i/>
          <w:iCs/>
        </w:rPr>
        <w:t>Energy</w:t>
      </w:r>
      <w:r w:rsidRPr="004724DC">
        <w:rPr>
          <w:rFonts w:ascii="Cambria" w:hAnsi="Cambria"/>
        </w:rPr>
        <w:t>, 3(9), 702-704.</w:t>
      </w:r>
    </w:p>
    <w:p w14:paraId="4C848E4F" w14:textId="2E140164" w:rsidR="00DB3320" w:rsidRPr="00B450B9" w:rsidRDefault="00DB3320" w:rsidP="00DB3320">
      <w:pPr>
        <w:pStyle w:val="Bibliography"/>
        <w:rPr>
          <w:rFonts w:ascii="Cambria" w:hAnsi="Cambria"/>
        </w:rPr>
      </w:pPr>
      <w:r w:rsidRPr="00B450B9">
        <w:rPr>
          <w:rFonts w:ascii="Cambria" w:hAnsi="Cambria"/>
        </w:rPr>
        <w:t xml:space="preserve">Wang, X., Smith, K., &amp; Hyndman, R. (2006). Characteristic-Based Clustering for Time Series Data. </w:t>
      </w:r>
      <w:r w:rsidRPr="00B450B9">
        <w:rPr>
          <w:rFonts w:ascii="Cambria" w:hAnsi="Cambria"/>
          <w:i/>
          <w:iCs/>
        </w:rPr>
        <w:t>Data Mining and Knowledge Discovery</w:t>
      </w:r>
      <w:r w:rsidRPr="00B450B9">
        <w:rPr>
          <w:rFonts w:ascii="Cambria" w:hAnsi="Cambria"/>
        </w:rPr>
        <w:t xml:space="preserve">, </w:t>
      </w:r>
      <w:r w:rsidRPr="00B450B9">
        <w:rPr>
          <w:rFonts w:ascii="Cambria" w:hAnsi="Cambria"/>
          <w:i/>
          <w:iCs/>
        </w:rPr>
        <w:t>13</w:t>
      </w:r>
      <w:r w:rsidRPr="00B450B9">
        <w:rPr>
          <w:rFonts w:ascii="Cambria" w:hAnsi="Cambria"/>
        </w:rPr>
        <w:t>(3), 335–364. https://doi.org/10.1007/s10618-005-0039-x</w:t>
      </w:r>
    </w:p>
    <w:p w14:paraId="30A8FA4D" w14:textId="77777777" w:rsidR="000627DC" w:rsidRPr="00B450B9" w:rsidRDefault="000627DC" w:rsidP="000627DC"/>
    <w:p w14:paraId="7210664C" w14:textId="276046B7" w:rsidR="00E53ED2" w:rsidRPr="000627DC" w:rsidRDefault="008E7F75" w:rsidP="000627DC">
      <w:pPr>
        <w:pStyle w:val="Bibliography"/>
        <w:rPr>
          <w:rFonts w:ascii="Cambria" w:hAnsi="Cambria"/>
        </w:rPr>
      </w:pPr>
      <w:r w:rsidRPr="00B450B9">
        <w:rPr>
          <w:rFonts w:ascii="Cambria" w:hAnsi="Cambria"/>
        </w:rPr>
        <w:t>Willinger, W., Paxson, V., &amp; Taqqu, M. S. (1998). Self-similarity and heavy tails: Structural modeling of network Tra</w:t>
      </w:r>
      <w:r w:rsidR="00FD7873" w:rsidRPr="00B450B9">
        <w:rPr>
          <w:rFonts w:ascii="Cambria" w:hAnsi="Cambria"/>
        </w:rPr>
        <w:t>ffi</w:t>
      </w:r>
      <w:r w:rsidRPr="00B450B9">
        <w:rPr>
          <w:rFonts w:ascii="Cambria" w:hAnsi="Cambria"/>
        </w:rPr>
        <w:t xml:space="preserve">c. R. Adler, R. Feldman, and MS Taqqu, editors, </w:t>
      </w:r>
      <w:r w:rsidRPr="00B450B9">
        <w:rPr>
          <w:rFonts w:ascii="Cambria" w:hAnsi="Cambria"/>
          <w:i/>
          <w:iCs/>
        </w:rPr>
        <w:t>A Practical Guide to Heavy Tails: Statistical Techniques for Analyzing Heavy Tailed Distributions</w:t>
      </w:r>
      <w:r w:rsidRPr="00B450B9">
        <w:rPr>
          <w:rFonts w:ascii="Cambria" w:hAnsi="Cambria"/>
        </w:rPr>
        <w:t>, Birkhauser Verlag, Boston.</w:t>
      </w:r>
      <w:r w:rsidR="0063515F" w:rsidRPr="00B450B9">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636623E4" w14:textId="607BDEF5" w:rsidR="004D62DE" w:rsidRDefault="00153E8C" w:rsidP="004D62DE">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0B2543E2" w14:textId="77777777" w:rsidR="004D62DE" w:rsidRDefault="004D62DE" w:rsidP="004D62DE">
      <w:pPr>
        <w:pStyle w:val="ListParagraph"/>
        <w:tabs>
          <w:tab w:val="left" w:pos="1027"/>
        </w:tabs>
        <w:ind w:left="360"/>
        <w:rPr>
          <w:rFonts w:ascii="Cambria" w:eastAsiaTheme="minorEastAsia" w:hAnsi="Cambria"/>
          <w:b/>
          <w:bCs/>
        </w:rPr>
      </w:pPr>
    </w:p>
    <w:p w14:paraId="576F1F47" w14:textId="49D3F4E0" w:rsidR="005B4053" w:rsidRPr="004D62DE" w:rsidRDefault="009475DA" w:rsidP="004D62DE">
      <w:pPr>
        <w:pStyle w:val="ListParagraph"/>
        <w:numPr>
          <w:ilvl w:val="1"/>
          <w:numId w:val="1"/>
        </w:numPr>
        <w:tabs>
          <w:tab w:val="left" w:pos="1027"/>
        </w:tabs>
        <w:rPr>
          <w:rFonts w:ascii="Cambria" w:eastAsiaTheme="minorEastAsia" w:hAnsi="Cambria"/>
          <w:b/>
          <w:bCs/>
        </w:rPr>
      </w:pPr>
      <w:r w:rsidRPr="004D62DE">
        <w:rPr>
          <w:rFonts w:ascii="Cambria" w:eastAsiaTheme="minorEastAsia" w:hAnsi="Cambria"/>
          <w:b/>
          <w:bCs/>
        </w:rPr>
        <w:t>Implementation Details</w:t>
      </w:r>
    </w:p>
    <w:p w14:paraId="66365B7F" w14:textId="77777777" w:rsidR="005B4053" w:rsidRDefault="005B4053" w:rsidP="005B4053">
      <w:pPr>
        <w:pStyle w:val="ListParagraph"/>
        <w:tabs>
          <w:tab w:val="left" w:pos="1027"/>
        </w:tabs>
        <w:ind w:left="792"/>
        <w:rPr>
          <w:rFonts w:ascii="Cambria" w:eastAsiaTheme="minorEastAsia" w:hAnsi="Cambria"/>
          <w:b/>
          <w:bCs/>
        </w:rPr>
      </w:pPr>
    </w:p>
    <w:p w14:paraId="61C11410" w14:textId="6AAF0567" w:rsidR="009475DA" w:rsidRPr="005B4053" w:rsidRDefault="009475DA" w:rsidP="005B4053">
      <w:pPr>
        <w:tabs>
          <w:tab w:val="left" w:pos="1027"/>
        </w:tabs>
        <w:rPr>
          <w:rFonts w:ascii="Cambria" w:eastAsiaTheme="minorEastAsia" w:hAnsi="Cambria"/>
          <w:b/>
          <w:bCs/>
        </w:rPr>
      </w:pPr>
      <w:r w:rsidRPr="005B4053">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333EB0D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mean.</w:t>
      </w:r>
    </w:p>
    <w:p w14:paraId="22B9C4A9" w14:textId="4DFDA02A" w:rsidR="009475DA" w:rsidRDefault="009475DA" w:rsidP="009475DA">
      <w:pPr>
        <w:tabs>
          <w:tab w:val="left" w:pos="1027"/>
        </w:tabs>
        <w:rPr>
          <w:rFonts w:ascii="Cambria" w:eastAsiaTheme="minorEastAsia" w:hAnsi="Cambria"/>
        </w:rPr>
      </w:pPr>
    </w:p>
    <w:p w14:paraId="15F649BF" w14:textId="21860AE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lastRenderedPageBreak/>
        <w:t xml:space="preserve">All local models (SES, DES, TES, and AutoARIMA) </w:t>
      </w:r>
      <w:r w:rsidR="00BB61B4">
        <w:rPr>
          <w:rFonts w:ascii="Cambria" w:eastAsiaTheme="minorEastAsia" w:hAnsi="Cambria"/>
        </w:rPr>
        <w:t>were</w:t>
      </w:r>
      <w:r>
        <w:rPr>
          <w:rFonts w:ascii="Cambria" w:eastAsiaTheme="minorEastAsia" w:hAnsi="Cambria"/>
        </w:rPr>
        <w:t xml:space="preserve"> implemented using the </w:t>
      </w:r>
      <w:r>
        <w:rPr>
          <w:rFonts w:ascii="Cambria" w:eastAsiaTheme="minorEastAsia" w:hAnsi="Cambria"/>
          <w:i/>
          <w:iCs/>
        </w:rPr>
        <w:t>sktime</w:t>
      </w:r>
      <w:r>
        <w:rPr>
          <w:rFonts w:ascii="Cambria" w:eastAsiaTheme="minorEastAsia" w:hAnsi="Cambria"/>
        </w:rPr>
        <w:t xml:space="preserve"> forecasting module</w:t>
      </w:r>
      <w:r w:rsidR="00346DA4">
        <w:rPr>
          <w:rFonts w:ascii="Cambria" w:eastAsiaTheme="minorEastAsia" w:hAnsi="Cambria"/>
        </w:rPr>
        <w:t xml:space="preserve"> (Loning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trend and seasonality components for DES and TES. We set AutoARIMA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r>
        <w:rPr>
          <w:rFonts w:ascii="Cambria" w:eastAsiaTheme="minorEastAsia" w:hAnsi="Cambria"/>
          <w:i/>
          <w:iCs/>
        </w:rPr>
        <w:t xml:space="preserve">statsmodels </w:t>
      </w:r>
      <w:r w:rsidR="00F9522B">
        <w:rPr>
          <w:rFonts w:ascii="Cambria" w:eastAsiaTheme="minorEastAsia" w:hAnsi="Cambria"/>
        </w:rPr>
        <w:t xml:space="preserve">(Seabold &amp; Perktold,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For both models, we reserved a validation time period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time period.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series for computational efficiency and trained ten RNN models taking the median of the forecasts as the final forecast (Hewamalage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AC998BF" w:rsidR="009475DA" w:rsidRDefault="009475DA" w:rsidP="0053699F">
      <w:pPr>
        <w:rPr>
          <w:rFonts w:ascii="Cambria" w:hAnsi="Cambria"/>
          <w:b/>
          <w:bCs/>
        </w:rPr>
      </w:pPr>
    </w:p>
    <w:p w14:paraId="22F5D9B0" w14:textId="77777777" w:rsidR="007C762A" w:rsidRDefault="007C762A" w:rsidP="0053699F">
      <w:pPr>
        <w:rPr>
          <w:rFonts w:ascii="Cambria" w:hAnsi="Cambria"/>
          <w:b/>
          <w:bCs/>
        </w:rPr>
      </w:pPr>
    </w:p>
    <w:p w14:paraId="1EF4B318" w14:textId="5C490DC6" w:rsidR="004D62DE" w:rsidRDefault="004D62DE" w:rsidP="004D62DE">
      <w:pPr>
        <w:ind w:firstLine="720"/>
        <w:rPr>
          <w:rFonts w:ascii="Cambria" w:hAnsi="Cambria"/>
          <w:b/>
          <w:bCs/>
        </w:rPr>
      </w:pPr>
      <w:r>
        <w:rPr>
          <w:rFonts w:ascii="Cambria" w:hAnsi="Cambria"/>
          <w:b/>
          <w:bCs/>
        </w:rPr>
        <w:t xml:space="preserve">6.2   </w:t>
      </w:r>
      <w:r w:rsidR="00F4362D">
        <w:rPr>
          <w:rFonts w:ascii="Cambria" w:hAnsi="Cambria"/>
          <w:b/>
          <w:bCs/>
        </w:rPr>
        <w:t>Mathematical Details of Identification and Attribute Disclosure</w:t>
      </w:r>
    </w:p>
    <w:p w14:paraId="5ADE4E66" w14:textId="4CAD09FB" w:rsidR="00F4362D" w:rsidRDefault="00F4362D" w:rsidP="0053699F">
      <w:pPr>
        <w:rPr>
          <w:rFonts w:ascii="Cambria" w:hAnsi="Cambria"/>
          <w:b/>
          <w:bCs/>
        </w:rPr>
      </w:pPr>
    </w:p>
    <w:p w14:paraId="2564C23E" w14:textId="77777777" w:rsidR="007C762A" w:rsidRDefault="007C762A" w:rsidP="0053699F">
      <w:pPr>
        <w:rPr>
          <w:rFonts w:ascii="Cambria" w:hAnsi="Cambria"/>
          <w:b/>
          <w:bCs/>
        </w:rPr>
      </w:pPr>
    </w:p>
    <w:p w14:paraId="511B2E57" w14:textId="306B8A24"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w:t>
      </w:r>
      <w:del w:id="583" w:author="Matthew Schneider" w:date="2023-08-27T14:09:00Z">
        <w:r w:rsidDel="00F12DA2">
          <w:rPr>
            <w:rFonts w:ascii="Cambria" w:eastAsiaTheme="minorEastAsia" w:hAnsi="Cambria"/>
          </w:rPr>
          <w:delText>retailer</w:delText>
        </w:r>
      </w:del>
      <w:ins w:id="584" w:author="Matthew Schneider" w:date="2023-08-27T14:09:00Z">
        <w:r w:rsidR="00F12DA2">
          <w:rPr>
            <w:rFonts w:ascii="Cambria" w:eastAsiaTheme="minorEastAsia" w:hAnsi="Cambria"/>
          </w:rPr>
          <w:t>time series</w:t>
        </w:r>
      </w:ins>
      <w:r>
        <w:rPr>
          <w:rFonts w:ascii="Cambria" w:eastAsiaTheme="minorEastAsia" w:hAnsi="Cambria"/>
        </w:rPr>
        <w:t xml:space="preserve">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M</m:t>
                </m:r>
              </m:e>
            </m:acc>
          </m:e>
          <m:sub>
            <m:r>
              <w:rPr>
                <w:rFonts w:ascii="Cambria Math" w:eastAsiaTheme="minorEastAsia" w:hAnsi="Cambria Math"/>
                <w:sz w:val="24"/>
                <w:szCs w:val="24"/>
              </w:rPr>
              <m:t>i</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rPr>
              <m:t>=j</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e>
        </m:d>
      </m:oMath>
      <w:r w:rsidR="00F4362D" w:rsidRPr="00D474B4">
        <w:rPr>
          <w:rFonts w:ascii="Cambria" w:eastAsiaTheme="minorEastAsia" w:hAnsi="Cambria"/>
          <w:sz w:val="24"/>
          <w:szCs w:val="24"/>
        </w:rPr>
        <w:t xml:space="preserve">,   </w:t>
      </w:r>
      <w:r w:rsidRPr="00D474B4">
        <w:rPr>
          <w:rFonts w:ascii="Cambria" w:eastAsiaTheme="minorEastAsia" w:hAnsi="Cambria"/>
          <w:sz w:val="24"/>
          <w:szCs w:val="24"/>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68615040" w:rsidR="00F4362D" w:rsidRPr="00EE25C5" w:rsidRDefault="00F4362D" w:rsidP="002203F5">
      <w:pPr>
        <w:jc w:val="center"/>
        <w:rPr>
          <w:rFonts w:ascii="Cambria" w:eastAsiaTheme="minorEastAsia" w:hAnsi="Cambria"/>
          <w:sz w:val="24"/>
          <w:szCs w:val="24"/>
        </w:rPr>
      </w:pPr>
      <m:oMath>
        <m:r>
          <w:rPr>
            <w:rFonts w:ascii="Cambria Math" w:eastAsiaTheme="minorEastAsia" w:hAnsi="Cambria Math"/>
            <w:sz w:val="24"/>
            <w:szCs w:val="24"/>
          </w:rPr>
          <m:t>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e>
              <m:sub>
                <m:r>
                  <w:rPr>
                    <w:rFonts w:ascii="Cambria Math" w:eastAsiaTheme="minorEastAsia" w:hAnsi="Cambria Math"/>
                    <w:sz w:val="24"/>
                    <w:szCs w:val="24"/>
                  </w:rPr>
                  <m:t>2</m:t>
                </m:r>
              </m:sub>
            </m:sSub>
          </m:den>
        </m:f>
        <m:r>
          <w:rPr>
            <w:rFonts w:ascii="Cambria Math" w:eastAsiaTheme="minorEastAsia" w:hAnsi="Cambria Math"/>
            <w:sz w:val="24"/>
            <w:szCs w:val="24"/>
          </w:rPr>
          <m:t>,j=1,…,J</m:t>
        </m:r>
      </m:oMath>
      <w:r w:rsidRPr="00EE25C5">
        <w:rPr>
          <w:rFonts w:ascii="Cambria" w:eastAsiaTheme="minorEastAsia" w:hAnsi="Cambria"/>
          <w:sz w:val="24"/>
          <w:szCs w:val="24"/>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02C603D2" w:rsidR="00F4362D" w:rsidRPr="00963BFB" w:rsidRDefault="00F4362D" w:rsidP="00963BFB">
      <w:pPr>
        <w:jc w:val="center"/>
        <w:rPr>
          <w:rFonts w:ascii="Cambria" w:eastAsiaTheme="minorEastAsia" w:hAnsi="Cambria"/>
          <w:sz w:val="28"/>
          <w:szCs w:val="28"/>
        </w:rPr>
      </w:pPr>
      <m:oMath>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r>
              <w:rPr>
                <w:rFonts w:ascii="Cambria Math" w:eastAsiaTheme="minorEastAsia" w:hAnsi="Cambria Math"/>
                <w:sz w:val="28"/>
                <w:szCs w:val="28"/>
              </w:rPr>
              <m:t>=j |</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e>
        </m:d>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j=1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r w:rsidRPr="00963BFB">
        <w:rPr>
          <w:rFonts w:ascii="Cambria" w:eastAsiaTheme="minorEastAsia" w:hAnsi="Cambria"/>
          <w:sz w:val="28"/>
          <w:szCs w:val="28"/>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3220B1B5" w14:textId="77777777" w:rsidR="00505478" w:rsidRPr="00156AC5" w:rsidRDefault="00000000" w:rsidP="00505478">
      <w:pPr>
        <w:rPr>
          <w:rFonts w:ascii="Cambria" w:eastAsiaTheme="minorEastAsia" w:hAnsi="Cambria"/>
          <w:sz w:val="32"/>
          <w:szCs w:val="32"/>
        </w:rPr>
      </w:pPr>
      <m:oMathPara>
        <m:oMath>
          <m:acc>
            <m:accPr>
              <m:chr m:val="̅"/>
              <m:ctrlPr>
                <w:rPr>
                  <w:rFonts w:ascii="Cambria Math" w:eastAsiaTheme="minorEastAsia" w:hAnsi="Cambria Math"/>
                  <w:sz w:val="32"/>
                  <w:szCs w:val="32"/>
                </w:rPr>
              </m:ctrlPr>
            </m:accPr>
            <m:e>
              <m:r>
                <w:rPr>
                  <w:rFonts w:ascii="Cambria Math" w:eastAsiaTheme="minorEastAsia" w:hAnsi="Cambria Math"/>
                  <w:sz w:val="32"/>
                  <w:szCs w:val="32"/>
                </w:rPr>
                <m:t>P</m:t>
              </m:r>
            </m:e>
          </m:acc>
          <m:r>
            <w:rPr>
              <w:rFonts w:ascii="Cambria Math" w:eastAsiaTheme="minorEastAsia" w:hAnsi="Cambria Math"/>
              <w:sz w:val="32"/>
              <w:szCs w:val="32"/>
            </w:rPr>
            <m:t>=</m:t>
          </m:r>
          <m:f>
            <m:fPr>
              <m:ctrlPr>
                <w:rPr>
                  <w:rFonts w:ascii="Cambria Math" w:eastAsiaTheme="minorEastAsia" w:hAnsi="Cambria Math"/>
                  <w:sz w:val="32"/>
                  <w:szCs w:val="32"/>
                </w:rPr>
              </m:ctrlPr>
            </m:fPr>
            <m:num>
              <m:r>
                <w:rPr>
                  <w:rFonts w:ascii="Cambria Math" w:eastAsiaTheme="minorEastAsia" w:hAnsi="Cambria Math"/>
                  <w:sz w:val="32"/>
                  <w:szCs w:val="32"/>
                </w:rPr>
                <m:t>1</m:t>
              </m:r>
              <m:ctrlPr>
                <w:rPr>
                  <w:rFonts w:ascii="Cambria Math" w:eastAsiaTheme="minorEastAsia" w:hAnsi="Cambria Math"/>
                  <w:i/>
                  <w:sz w:val="32"/>
                  <w:szCs w:val="32"/>
                </w:rPr>
              </m:ctrlPr>
            </m:num>
            <m:den>
              <m:r>
                <w:rPr>
                  <w:rFonts w:ascii="Cambria Math" w:eastAsiaTheme="minorEastAsia" w:hAnsi="Cambria Math"/>
                  <w:sz w:val="32"/>
                  <w:szCs w:val="32"/>
                </w:rPr>
                <m:t>J</m:t>
              </m:r>
              <m:r>
                <m:rPr>
                  <m:sty m:val="p"/>
                </m:rPr>
                <w:rPr>
                  <w:rFonts w:ascii="Cambria Math" w:eastAsiaTheme="minorEastAsia" w:hAnsi="Cambria Math"/>
                  <w:sz w:val="32"/>
                  <w:szCs w:val="32"/>
                </w:rPr>
                <m:t>×</m:t>
              </m:r>
              <m:r>
                <w:rPr>
                  <w:rFonts w:ascii="Cambria Math" w:eastAsiaTheme="minorEastAsia" w:hAnsi="Cambria Math"/>
                  <w:sz w:val="32"/>
                  <w:szCs w:val="32"/>
                </w:rPr>
                <m:t>S</m:t>
              </m:r>
              <m:ctrlPr>
                <w:rPr>
                  <w:rFonts w:ascii="Cambria Math" w:eastAsiaTheme="minorEastAsia" w:hAnsi="Cambria Math"/>
                  <w:i/>
                  <w:sz w:val="32"/>
                  <w:szCs w:val="32"/>
                </w:rPr>
              </m:ctrlPr>
            </m:den>
          </m:f>
          <m:nary>
            <m:naryPr>
              <m:chr m:val="∑"/>
              <m:ctrlPr>
                <w:rPr>
                  <w:rFonts w:ascii="Cambria Math" w:eastAsiaTheme="minorEastAsia" w:hAnsi="Cambria Math"/>
                  <w:sz w:val="32"/>
                  <w:szCs w:val="32"/>
                </w:rPr>
              </m:ctrlPr>
            </m:naryPr>
            <m:sub>
              <m:r>
                <w:rPr>
                  <w:rFonts w:ascii="Cambria Math" w:eastAsiaTheme="minorEastAsia" w:hAnsi="Cambria Math"/>
                  <w:sz w:val="32"/>
                  <w:szCs w:val="32"/>
                </w:rPr>
                <m:t>s=1</m:t>
              </m:r>
              <m:ctrlPr>
                <w:rPr>
                  <w:rFonts w:ascii="Cambria Math" w:eastAsiaTheme="minorEastAsia" w:hAnsi="Cambria Math"/>
                  <w:i/>
                  <w:sz w:val="32"/>
                  <w:szCs w:val="32"/>
                </w:rPr>
              </m:ctrlPr>
            </m:sub>
            <m:sup>
              <m:r>
                <w:rPr>
                  <w:rFonts w:ascii="Cambria Math" w:eastAsiaTheme="minorEastAsia" w:hAnsi="Cambria Math"/>
                  <w:sz w:val="32"/>
                  <w:szCs w:val="32"/>
                </w:rPr>
                <m:t>S</m:t>
              </m:r>
              <m:ctrlPr>
                <w:rPr>
                  <w:rFonts w:ascii="Cambria Math" w:eastAsiaTheme="minorEastAsia" w:hAnsi="Cambria Math"/>
                  <w:i/>
                  <w:sz w:val="32"/>
                  <w:szCs w:val="32"/>
                </w:rPr>
              </m:ctrlPr>
            </m:sup>
            <m:e>
              <m:nary>
                <m:naryPr>
                  <m:chr m:val="∑"/>
                  <m:ctrlPr>
                    <w:rPr>
                      <w:rFonts w:ascii="Cambria Math" w:eastAsiaTheme="minorEastAsia" w:hAnsi="Cambria Math"/>
                      <w:sz w:val="32"/>
                      <w:szCs w:val="32"/>
                    </w:rPr>
                  </m:ctrlPr>
                </m:naryPr>
                <m:sub>
                  <m:r>
                    <w:rPr>
                      <w:rFonts w:ascii="Cambria Math" w:eastAsiaTheme="minorEastAsia" w:hAnsi="Cambria Math"/>
                      <w:sz w:val="32"/>
                      <w:szCs w:val="32"/>
                    </w:rPr>
                    <m:t>i=1</m:t>
                  </m:r>
                  <m:ctrlPr>
                    <w:rPr>
                      <w:rFonts w:ascii="Cambria Math" w:eastAsiaTheme="minorEastAsia" w:hAnsi="Cambria Math"/>
                      <w:i/>
                      <w:sz w:val="32"/>
                      <w:szCs w:val="32"/>
                    </w:rPr>
                  </m:ctrlPr>
                </m:sub>
                <m:sup>
                  <m:r>
                    <w:rPr>
                      <w:rFonts w:ascii="Cambria Math" w:eastAsiaTheme="minorEastAsia" w:hAnsi="Cambria Math"/>
                      <w:sz w:val="32"/>
                      <w:szCs w:val="32"/>
                    </w:rPr>
                    <m:t>J</m:t>
                  </m:r>
                  <m:ctrlPr>
                    <w:rPr>
                      <w:rFonts w:ascii="Cambria Math" w:eastAsiaTheme="minorEastAsia" w:hAnsi="Cambria Math"/>
                      <w:i/>
                      <w:sz w:val="32"/>
                      <w:szCs w:val="32"/>
                    </w:rPr>
                  </m:ctrlPr>
                </m:sup>
                <m:e>
                  <m:r>
                    <w:rPr>
                      <w:rFonts w:ascii="Cambria Math" w:eastAsiaTheme="minorEastAsia" w:hAnsi="Cambria Math"/>
                      <w:sz w:val="32"/>
                      <w:szCs w:val="32"/>
                    </w:rPr>
                    <m:t>I</m:t>
                  </m:r>
                  <m:d>
                    <m:dPr>
                      <m:ctrlPr>
                        <w:rPr>
                          <w:rFonts w:ascii="Cambria Math" w:eastAsiaTheme="minorEastAsia" w:hAnsi="Cambria Math"/>
                          <w:i/>
                          <w:sz w:val="32"/>
                          <w:szCs w:val="32"/>
                        </w:rPr>
                      </m:ctrlPr>
                    </m:dPr>
                    <m:e>
                      <m:sSubSup>
                        <m:sSubSupPr>
                          <m:ctrlPr>
                            <w:rPr>
                              <w:rFonts w:ascii="Cambria Math" w:eastAsiaTheme="minorEastAsia" w:hAnsi="Cambria Math"/>
                              <w:i/>
                              <w:sz w:val="32"/>
                              <w:szCs w:val="32"/>
                            </w:rPr>
                          </m:ctrlPr>
                        </m:sSubSupPr>
                        <m:e>
                          <m:acc>
                            <m:accPr>
                              <m:ctrlPr>
                                <w:rPr>
                                  <w:rFonts w:ascii="Cambria Math" w:eastAsiaTheme="minorEastAsia" w:hAnsi="Cambria Math"/>
                                  <w:sz w:val="32"/>
                                  <w:szCs w:val="32"/>
                                </w:rPr>
                              </m:ctrlPr>
                            </m:accPr>
                            <m:e>
                              <m:r>
                                <w:rPr>
                                  <w:rFonts w:ascii="Cambria Math" w:eastAsiaTheme="minorEastAsia" w:hAnsi="Cambria Math"/>
                                  <w:sz w:val="32"/>
                                  <w:szCs w:val="32"/>
                                </w:rPr>
                                <m:t>M</m:t>
                              </m:r>
                            </m:e>
                          </m:acc>
                        </m:e>
                        <m:sub>
                          <m:r>
                            <w:rPr>
                              <w:rFonts w:ascii="Cambria Math" w:eastAsiaTheme="minorEastAsia" w:hAnsi="Cambria Math"/>
                              <w:sz w:val="32"/>
                              <w:szCs w:val="32"/>
                            </w:rPr>
                            <m:t>i</m:t>
                          </m:r>
                        </m:sub>
                        <m:sup>
                          <m:r>
                            <w:rPr>
                              <w:rFonts w:ascii="Cambria Math" w:eastAsiaTheme="minorEastAsia" w:hAnsi="Cambria Math"/>
                              <w:sz w:val="32"/>
                              <w:szCs w:val="32"/>
                            </w:rPr>
                            <m:t>s</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j</m:t>
                          </m:r>
                        </m:e>
                        <m:sup>
                          <m:r>
                            <w:rPr>
                              <w:rFonts w:ascii="Cambria Math" w:eastAsiaTheme="minorEastAsia" w:hAnsi="Cambria Math"/>
                              <w:sz w:val="32"/>
                              <w:szCs w:val="32"/>
                            </w:rPr>
                            <m:t>*</m:t>
                          </m:r>
                        </m:sup>
                      </m:sSup>
                    </m:e>
                  </m:d>
                  <m:ctrlPr>
                    <w:rPr>
                      <w:rFonts w:ascii="Cambria Math" w:eastAsiaTheme="minorEastAsia" w:hAnsi="Cambria Math"/>
                      <w:i/>
                      <w:sz w:val="32"/>
                      <w:szCs w:val="32"/>
                    </w:rPr>
                  </m:ctrlPr>
                </m:e>
              </m:nary>
              <m:ctrlPr>
                <w:rPr>
                  <w:rFonts w:ascii="Cambria Math" w:eastAsiaTheme="minorEastAsia" w:hAnsi="Cambria Math"/>
                  <w:i/>
                  <w:sz w:val="32"/>
                  <w:szCs w:val="32"/>
                </w:rPr>
              </m:ctrlPr>
            </m:e>
          </m:nary>
        </m:oMath>
      </m:oMathPara>
    </w:p>
    <w:p w14:paraId="57A4DD96" w14:textId="2B4E32E3" w:rsidR="00F4362D" w:rsidRDefault="00F4362D" w:rsidP="00F4362D">
      <w:pPr>
        <w:rPr>
          <w:rFonts w:ascii="Cambria" w:eastAsiaTheme="minorEastAsia" w:hAnsi="Cambria"/>
        </w:rPr>
      </w:pPr>
    </w:p>
    <w:p w14:paraId="720308E7" w14:textId="77777777" w:rsidR="00505478" w:rsidRDefault="00505478" w:rsidP="00F4362D">
      <w:pPr>
        <w:rPr>
          <w:rFonts w:ascii="Cambria" w:eastAsiaTheme="minorEastAsia" w:hAnsi="Cambria"/>
        </w:rPr>
      </w:pPr>
    </w:p>
    <w:p w14:paraId="6C05371F" w14:textId="5AD07978" w:rsidR="00116A78" w:rsidRDefault="00F4362D" w:rsidP="00F4362D">
      <w:pPr>
        <w:rPr>
          <w:rFonts w:ascii="Cambria" w:eastAsiaTheme="minorEastAsia" w:hAnsi="Cambria"/>
        </w:rPr>
      </w:pPr>
      <w:r>
        <w:rPr>
          <w:rFonts w:ascii="Cambria" w:eastAsiaTheme="minorEastAsia" w:hAnsi="Cambria"/>
        </w:rPr>
        <w:lastRenderedPageBreak/>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p w14:paraId="039203FB" w14:textId="56C40756" w:rsidR="007C762A" w:rsidRDefault="007C762A" w:rsidP="00F4362D">
      <w:pPr>
        <w:rPr>
          <w:rFonts w:ascii="Cambria" w:eastAsiaTheme="minorEastAsia" w:hAnsi="Cambria"/>
        </w:rPr>
      </w:pPr>
    </w:p>
    <w:p w14:paraId="395A4383" w14:textId="77777777" w:rsidR="009E0A11" w:rsidRDefault="009E0A11" w:rsidP="00F4362D">
      <w:pPr>
        <w:rPr>
          <w:rFonts w:ascii="Cambria" w:eastAsiaTheme="minorEastAsia" w:hAnsi="Cambria"/>
        </w:rPr>
      </w:pPr>
    </w:p>
    <w:p w14:paraId="380AF083" w14:textId="38101C2E" w:rsidR="007C762A" w:rsidRPr="007C762A" w:rsidRDefault="00B026CC" w:rsidP="00B026CC">
      <w:pPr>
        <w:ind w:firstLine="720"/>
        <w:rPr>
          <w:rFonts w:ascii="Cambria" w:eastAsiaTheme="minorEastAsia" w:hAnsi="Cambria"/>
          <w:b/>
          <w:bCs/>
        </w:rPr>
      </w:pPr>
      <w:r>
        <w:rPr>
          <w:rFonts w:ascii="Cambria" w:eastAsiaTheme="minorEastAsia" w:hAnsi="Cambria"/>
          <w:b/>
          <w:bCs/>
        </w:rPr>
        <w:t xml:space="preserve">6.3   </w:t>
      </w:r>
      <w:r w:rsidR="007C762A">
        <w:rPr>
          <w:rFonts w:ascii="Cambria" w:eastAsiaTheme="minorEastAsia" w:hAnsi="Cambria"/>
          <w:b/>
          <w:bCs/>
        </w:rPr>
        <w:t>Equations for Important Time Series Features from the Literature</w:t>
      </w:r>
    </w:p>
    <w:p w14:paraId="4660DAD0" w14:textId="77777777" w:rsidR="007C762A" w:rsidRPr="007A02E9" w:rsidRDefault="007C762A" w:rsidP="007C762A">
      <w:pPr>
        <w:tabs>
          <w:tab w:val="left" w:pos="1152"/>
        </w:tabs>
        <w:rPr>
          <w:rFonts w:ascii="Cambria" w:hAnsi="Cambria"/>
          <w:i/>
          <w:iCs/>
        </w:rPr>
      </w:pPr>
    </w:p>
    <w:p w14:paraId="0CB72AD1" w14:textId="6D9E84E8" w:rsidR="007C762A" w:rsidRPr="005B4053" w:rsidRDefault="007C762A" w:rsidP="005B4053">
      <w:pPr>
        <w:tabs>
          <w:tab w:val="left" w:pos="1152"/>
        </w:tabs>
        <w:rPr>
          <w:rFonts w:ascii="Cambria" w:hAnsi="Cambria"/>
          <w:i/>
          <w:iCs/>
        </w:rPr>
      </w:pPr>
      <w:r w:rsidRPr="005B4053">
        <w:rPr>
          <w:rFonts w:ascii="Cambria" w:hAnsi="Cambria"/>
          <w:i/>
          <w:iCs/>
        </w:rPr>
        <w:t>Spectral Entropy</w:t>
      </w:r>
    </w:p>
    <w:p w14:paraId="69F251D0" w14:textId="77777777" w:rsidR="007C762A" w:rsidRPr="007A02E9" w:rsidRDefault="007C762A" w:rsidP="007C762A">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The spectral density can be thought of as the probability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frequency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0399A1E" w14:textId="77777777" w:rsidR="007C762A" w:rsidRPr="005C1A42" w:rsidRDefault="007C762A" w:rsidP="007C762A">
      <w:pPr>
        <w:pStyle w:val="ListParagraph"/>
        <w:ind w:left="360"/>
        <w:rPr>
          <w:rFonts w:ascii="Cambria" w:hAnsi="Cambria"/>
        </w:rPr>
      </w:pPr>
    </w:p>
    <w:p w14:paraId="0CDA268D" w14:textId="3ABE7741" w:rsidR="007C762A" w:rsidRPr="005C1A42" w:rsidRDefault="007C762A" w:rsidP="007C762A">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dλ</m:t>
        </m:r>
      </m:oMath>
      <w:r w:rsidRPr="005C1A42">
        <w:rPr>
          <w:rFonts w:ascii="Cambria" w:hAnsi="Cambria"/>
        </w:rPr>
        <w:t>,</w:t>
      </w:r>
    </w:p>
    <w:p w14:paraId="7B8FFB13" w14:textId="77777777" w:rsidR="007C762A" w:rsidRPr="00914E35" w:rsidRDefault="007C762A" w:rsidP="00914E35">
      <w:pPr>
        <w:rPr>
          <w:rFonts w:ascii="Cambria" w:hAnsi="Cambria"/>
        </w:rPr>
      </w:pPr>
    </w:p>
    <w:p w14:paraId="5DA0075B" w14:textId="701A3743" w:rsidR="007C762A" w:rsidRPr="007A02E9" w:rsidRDefault="007C762A" w:rsidP="007C762A">
      <w:pPr>
        <w:rPr>
          <w:rFonts w:ascii="Cambria" w:hAnsi="Cambria"/>
        </w:rPr>
      </w:pPr>
      <w:r w:rsidRPr="007A02E9">
        <w:rPr>
          <w:rFonts w:ascii="Cambria" w:hAnsi="Cambria"/>
        </w:rPr>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Pr>
          <w:rFonts w:ascii="Cambria" w:eastAsiaTheme="minorEastAsia" w:hAnsi="Cambria"/>
        </w:rPr>
        <w:t>,</w:t>
      </w:r>
      <w:r w:rsidRPr="007A02E9">
        <w:rPr>
          <w:rFonts w:ascii="Cambria" w:hAnsi="Cambria"/>
        </w:rPr>
        <w:t xml:space="preserve"> where high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42DE960A" w14:textId="77777777" w:rsidR="007C762A" w:rsidRPr="007A02E9" w:rsidRDefault="007C762A" w:rsidP="007C762A">
      <w:pPr>
        <w:tabs>
          <w:tab w:val="left" w:pos="1152"/>
        </w:tabs>
        <w:rPr>
          <w:rFonts w:ascii="Cambria" w:hAnsi="Cambria"/>
        </w:rPr>
      </w:pPr>
    </w:p>
    <w:p w14:paraId="702EC3FD" w14:textId="77777777" w:rsidR="007C762A" w:rsidRPr="005B4053" w:rsidRDefault="007C762A" w:rsidP="005B4053">
      <w:pPr>
        <w:tabs>
          <w:tab w:val="left" w:pos="1152"/>
        </w:tabs>
        <w:rPr>
          <w:rFonts w:ascii="Cambria" w:hAnsi="Cambria"/>
          <w:i/>
          <w:iCs/>
        </w:rPr>
      </w:pPr>
      <w:r w:rsidRPr="005B4053">
        <w:rPr>
          <w:rFonts w:ascii="Cambria" w:hAnsi="Cambria"/>
          <w:i/>
          <w:iCs/>
        </w:rPr>
        <w:t>Hurst</w:t>
      </w:r>
    </w:p>
    <w:p w14:paraId="4D21B041" w14:textId="77777777" w:rsidR="007C762A" w:rsidRDefault="007C762A" w:rsidP="007C762A">
      <w:pPr>
        <w:tabs>
          <w:tab w:val="left" w:pos="1152"/>
        </w:tabs>
        <w:rPr>
          <w:rFonts w:ascii="Cambria" w:hAnsi="Cambria"/>
          <w:i/>
          <w:iCs/>
        </w:rPr>
      </w:pPr>
    </w:p>
    <w:p w14:paraId="20738475" w14:textId="77777777" w:rsidR="007C762A" w:rsidRPr="00C546A7" w:rsidRDefault="007C762A" w:rsidP="007C762A">
      <w:pPr>
        <w:rPr>
          <w:rFonts w:ascii="Cambria" w:hAnsi="Cambria"/>
        </w:rPr>
      </w:pPr>
      <w:r w:rsidRPr="00C546A7">
        <w:rPr>
          <w:rFonts w:ascii="Cambria" w:hAnsi="Cambria"/>
        </w:rPr>
        <w:t xml:space="preserve">Next, we consider </w:t>
      </w:r>
      <w:r>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r w:rsidRPr="00CA0769">
        <w:rPr>
          <w:rFonts w:ascii="Cambria" w:hAnsi="Cambria"/>
        </w:rPr>
        <w:t>Spiliotis et al. (2020) found this feature had the largest effect on forecast accuracy.</w:t>
      </w:r>
      <w:r w:rsidRPr="00C546A7">
        <w:rPr>
          <w:rFonts w:ascii="Cambria" w:hAnsi="Cambria"/>
        </w:rPr>
        <w:t xml:space="preserve">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where</w:t>
      </w:r>
    </w:p>
    <w:p w14:paraId="0AAD43FD" w14:textId="77777777" w:rsidR="007C762A" w:rsidRPr="00C546A7" w:rsidRDefault="007C762A" w:rsidP="007C762A">
      <w:pPr>
        <w:rPr>
          <w:rFonts w:ascii="Cambria" w:hAnsi="Cambria"/>
        </w:rPr>
      </w:pPr>
    </w:p>
    <w:p w14:paraId="3415FF54" w14:textId="77777777" w:rsidR="007C762A" w:rsidRPr="00C546A7" w:rsidRDefault="00000000" w:rsidP="007C762A">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 xml:space="preserve">m, </m:t>
          </m:r>
          <m:nary>
            <m:naryPr>
              <m:chr m:val="∑"/>
              <m:limLoc m:val="undOvr"/>
              <m:ctrlPr>
                <w:rPr>
                  <w:rFonts w:ascii="Cambria Math" w:hAnsi="Cambria Math"/>
                  <w:i/>
                </w:rPr>
              </m:ctrlPr>
            </m:naryPr>
            <m:sub>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m+1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 xml:space="preserve">   k=1,2,…</m:t>
          </m:r>
        </m:oMath>
      </m:oMathPara>
    </w:p>
    <w:p w14:paraId="4AF0F8C1" w14:textId="77777777" w:rsidR="007C762A" w:rsidRPr="00C546A7" w:rsidRDefault="007C762A" w:rsidP="007C762A">
      <w:pPr>
        <w:rPr>
          <w:rFonts w:ascii="Cambria" w:hAnsi="Cambria"/>
        </w:rPr>
      </w:pPr>
    </w:p>
    <w:p w14:paraId="1983E9A5" w14:textId="77777777" w:rsidR="007C762A" w:rsidRPr="00C546A7" w:rsidRDefault="007C762A" w:rsidP="007C762A">
      <w:pPr>
        <w:rPr>
          <w:rFonts w:ascii="Cambria" w:hAnsi="Cambria"/>
        </w:rPr>
      </w:pPr>
    </w:p>
    <w:p w14:paraId="74A71722" w14:textId="77777777" w:rsidR="007C762A" w:rsidRPr="00C546A7" w:rsidRDefault="007C762A" w:rsidP="007C762A">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then </w:t>
      </w:r>
    </w:p>
    <w:p w14:paraId="492F7C65" w14:textId="77777777" w:rsidR="007C762A" w:rsidRPr="00C546A7" w:rsidRDefault="007C762A" w:rsidP="007C762A">
      <w:pPr>
        <w:rPr>
          <w:rFonts w:ascii="Cambria" w:hAnsi="Cambria"/>
        </w:rPr>
      </w:pPr>
    </w:p>
    <w:p w14:paraId="3DC41113" w14:textId="77777777" w:rsidR="007C762A" w:rsidRPr="00C546A7" w:rsidRDefault="00000000" w:rsidP="007C762A">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25CFCC56" w14:textId="77777777" w:rsidR="007C762A" w:rsidRPr="00C546A7" w:rsidRDefault="007C762A" w:rsidP="007C762A">
      <w:pPr>
        <w:rPr>
          <w:rFonts w:ascii="Cambria" w:hAnsi="Cambria"/>
        </w:rPr>
      </w:pPr>
    </w:p>
    <w:p w14:paraId="2FDECF31" w14:textId="77777777" w:rsidR="007C762A" w:rsidRPr="00C546A7" w:rsidRDefault="007C762A" w:rsidP="007C762A">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11BF5D60" w14:textId="77777777" w:rsidR="007C762A" w:rsidRPr="00C546A7" w:rsidRDefault="007C762A" w:rsidP="007C762A">
      <w:pPr>
        <w:rPr>
          <w:rFonts w:ascii="Cambria" w:hAnsi="Cambria"/>
        </w:rPr>
      </w:pPr>
    </w:p>
    <w:p w14:paraId="756DE5CB" w14:textId="77777777" w:rsidR="007C762A" w:rsidRPr="00C546A7" w:rsidRDefault="007C762A" w:rsidP="007C762A">
      <w:pPr>
        <w:jc w:val="center"/>
        <w:rPr>
          <w:rFonts w:ascii="Cambria" w:hAnsi="Cambria"/>
        </w:rPr>
      </w:pPr>
      <m:oMath>
        <m:r>
          <w:rPr>
            <w:rFonts w:ascii="Cambria Math" w:hAnsi="Cambria Math"/>
          </w:rPr>
          <m:t>Hurst =H=d+0.</m:t>
        </m:r>
      </m:oMath>
      <w:r w:rsidRPr="00C546A7">
        <w:rPr>
          <w:rFonts w:ascii="Cambria" w:hAnsi="Cambria"/>
        </w:rPr>
        <w:t>5.</w:t>
      </w:r>
    </w:p>
    <w:p w14:paraId="14158640" w14:textId="77777777" w:rsidR="007C762A" w:rsidRPr="00C546A7" w:rsidRDefault="007C762A" w:rsidP="007C762A">
      <w:pPr>
        <w:rPr>
          <w:rFonts w:ascii="Cambria" w:hAnsi="Cambria"/>
        </w:rPr>
      </w:pPr>
    </w:p>
    <w:p w14:paraId="18CBEF23" w14:textId="77777777" w:rsidR="007C762A" w:rsidRPr="00C546A7" w:rsidRDefault="007C762A" w:rsidP="007C762A">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62A1D9CB" w14:textId="77777777" w:rsidR="007C762A" w:rsidRPr="007A02E9" w:rsidRDefault="007C762A" w:rsidP="007C762A">
      <w:pPr>
        <w:tabs>
          <w:tab w:val="left" w:pos="1152"/>
        </w:tabs>
        <w:rPr>
          <w:rFonts w:ascii="Cambria" w:hAnsi="Cambria"/>
          <w:i/>
          <w:iCs/>
        </w:rPr>
      </w:pPr>
    </w:p>
    <w:p w14:paraId="762D36E8" w14:textId="77777777" w:rsidR="007C762A" w:rsidRPr="005B4053" w:rsidRDefault="007C762A" w:rsidP="005B4053">
      <w:pPr>
        <w:tabs>
          <w:tab w:val="left" w:pos="1152"/>
        </w:tabs>
        <w:rPr>
          <w:rFonts w:ascii="Cambria" w:hAnsi="Cambria"/>
          <w:i/>
          <w:iCs/>
        </w:rPr>
      </w:pPr>
      <w:r w:rsidRPr="005B4053">
        <w:rPr>
          <w:rFonts w:ascii="Cambria" w:hAnsi="Cambria"/>
          <w:i/>
          <w:iCs/>
        </w:rPr>
        <w:t>Skewness</w:t>
      </w:r>
      <w:r w:rsidRPr="005B4053">
        <w:rPr>
          <w:rFonts w:ascii="Cambria" w:hAnsi="Cambria"/>
          <w:i/>
          <w:iCs/>
        </w:rPr>
        <w:br/>
      </w:r>
    </w:p>
    <w:p w14:paraId="3FA04D47" w14:textId="77777777" w:rsidR="007C762A" w:rsidRPr="007A02E9" w:rsidRDefault="007C762A" w:rsidP="007C762A">
      <w:pPr>
        <w:rPr>
          <w:rFonts w:ascii="Cambria" w:hAnsi="Cambria"/>
        </w:rPr>
      </w:pPr>
      <w:r>
        <w:rPr>
          <w:rFonts w:ascii="Cambria" w:hAnsi="Cambria"/>
          <w:i/>
          <w:iCs/>
        </w:rPr>
        <w:t xml:space="preserve">Skewness </w:t>
      </w:r>
      <w:r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w:t>
      </w:r>
      <w:r>
        <w:rPr>
          <w:rFonts w:ascii="Cambria" w:hAnsi="Cambria"/>
        </w:rPr>
        <w:t xml:space="preserve">or </w:t>
      </w:r>
      <w:r w:rsidRPr="007A02E9">
        <w:rPr>
          <w:rFonts w:ascii="Cambria" w:hAnsi="Cambria"/>
        </w:rPr>
        <w:t>negative) values are associated with a right- (</w:t>
      </w:r>
      <w:r>
        <w:rPr>
          <w:rFonts w:ascii="Cambria" w:hAnsi="Cambria"/>
        </w:rPr>
        <w:t xml:space="preserve">or </w:t>
      </w:r>
      <w:r w:rsidRPr="007A02E9">
        <w:rPr>
          <w:rFonts w:ascii="Cambria" w:hAnsi="Cambria"/>
        </w:rPr>
        <w:t>left-) skewed data distribution</w:t>
      </w:r>
      <w:r>
        <w:rPr>
          <w:rFonts w:ascii="Cambria" w:hAnsi="Cambria"/>
        </w:rPr>
        <w:t>,</w:t>
      </w:r>
    </w:p>
    <w:p w14:paraId="03C18552" w14:textId="77777777" w:rsidR="007C762A" w:rsidRPr="008F6094" w:rsidRDefault="007C762A" w:rsidP="007C762A">
      <w:pPr>
        <w:pStyle w:val="ListParagraph"/>
        <w:ind w:left="360"/>
        <w:rPr>
          <w:rFonts w:ascii="Cambria" w:hAnsi="Cambria"/>
        </w:rPr>
      </w:pPr>
    </w:p>
    <w:p w14:paraId="32245D2D" w14:textId="77777777" w:rsidR="007C762A" w:rsidRPr="008F6094" w:rsidRDefault="007C762A" w:rsidP="007C762A">
      <w:pPr>
        <w:pStyle w:val="ListParagraph"/>
        <w:ind w:left="360"/>
        <w:rPr>
          <w:rFonts w:ascii="Cambria" w:hAnsi="Cambria"/>
        </w:rPr>
      </w:pPr>
    </w:p>
    <w:p w14:paraId="38175EA4" w14:textId="77777777" w:rsidR="007C762A" w:rsidRPr="008F6094" w:rsidRDefault="007C762A" w:rsidP="007C762A">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73968481" w14:textId="77777777" w:rsidR="007C762A" w:rsidRPr="007A02E9" w:rsidRDefault="007C762A" w:rsidP="007C762A">
      <w:pPr>
        <w:tabs>
          <w:tab w:val="left" w:pos="1152"/>
        </w:tabs>
        <w:rPr>
          <w:rFonts w:ascii="Cambria" w:hAnsi="Cambria"/>
          <w:i/>
          <w:iCs/>
        </w:rPr>
      </w:pPr>
    </w:p>
    <w:p w14:paraId="253C58A9" w14:textId="591CC640" w:rsidR="008776FF" w:rsidRDefault="008776FF" w:rsidP="005B4053">
      <w:pPr>
        <w:tabs>
          <w:tab w:val="left" w:pos="1152"/>
        </w:tabs>
        <w:rPr>
          <w:rFonts w:ascii="Cambria" w:hAnsi="Cambria"/>
          <w:i/>
          <w:iCs/>
        </w:rPr>
      </w:pPr>
    </w:p>
    <w:p w14:paraId="3FEE7245" w14:textId="39A2A5EC" w:rsidR="009B1A69" w:rsidRDefault="009B1A69" w:rsidP="005B4053">
      <w:pPr>
        <w:tabs>
          <w:tab w:val="left" w:pos="1152"/>
        </w:tabs>
        <w:rPr>
          <w:rFonts w:ascii="Cambria" w:hAnsi="Cambria"/>
          <w:i/>
          <w:iCs/>
        </w:rPr>
      </w:pPr>
    </w:p>
    <w:p w14:paraId="2FC414F2" w14:textId="77777777" w:rsidR="009B1A69" w:rsidRDefault="009B1A69" w:rsidP="005B4053">
      <w:pPr>
        <w:tabs>
          <w:tab w:val="left" w:pos="1152"/>
        </w:tabs>
        <w:rPr>
          <w:rFonts w:ascii="Cambria" w:hAnsi="Cambria"/>
          <w:i/>
          <w:iCs/>
        </w:rPr>
      </w:pPr>
    </w:p>
    <w:p w14:paraId="70663B47" w14:textId="755DA97F" w:rsidR="007C762A" w:rsidRPr="005B4053" w:rsidRDefault="007C762A" w:rsidP="005B4053">
      <w:pPr>
        <w:tabs>
          <w:tab w:val="left" w:pos="1152"/>
        </w:tabs>
        <w:rPr>
          <w:rFonts w:ascii="Cambria" w:hAnsi="Cambria"/>
          <w:i/>
          <w:iCs/>
        </w:rPr>
      </w:pPr>
      <w:r w:rsidRPr="005B4053">
        <w:rPr>
          <w:rFonts w:ascii="Cambria" w:hAnsi="Cambria"/>
          <w:i/>
          <w:iCs/>
        </w:rPr>
        <w:t>Kurtosis</w:t>
      </w:r>
      <w:r w:rsidRPr="005B4053">
        <w:rPr>
          <w:rFonts w:ascii="Cambria" w:hAnsi="Cambria"/>
          <w:i/>
          <w:iCs/>
        </w:rPr>
        <w:br/>
      </w:r>
    </w:p>
    <w:p w14:paraId="1CFCFAB9" w14:textId="77777777" w:rsidR="007C762A" w:rsidRPr="00065352" w:rsidRDefault="007C762A" w:rsidP="007C762A">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302B3C49" w14:textId="77777777" w:rsidR="007C762A" w:rsidRPr="008F6094" w:rsidRDefault="007C762A" w:rsidP="007C762A">
      <w:pPr>
        <w:pStyle w:val="ListParagraph"/>
        <w:ind w:left="360"/>
        <w:rPr>
          <w:rFonts w:ascii="Cambria" w:hAnsi="Cambria"/>
        </w:rPr>
      </w:pPr>
    </w:p>
    <w:p w14:paraId="05B49563" w14:textId="77777777" w:rsidR="007C762A" w:rsidRPr="008F6094" w:rsidRDefault="007C762A" w:rsidP="007C762A">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BD3BAC6" w14:textId="77777777" w:rsidR="007C762A" w:rsidRPr="008F6094" w:rsidRDefault="007C762A" w:rsidP="007C762A">
      <w:pPr>
        <w:pStyle w:val="ListParagraph"/>
        <w:ind w:left="360"/>
        <w:rPr>
          <w:rFonts w:ascii="Cambria" w:hAnsi="Cambria"/>
        </w:rPr>
      </w:pPr>
    </w:p>
    <w:p w14:paraId="04B12689" w14:textId="77777777" w:rsidR="007C762A" w:rsidRPr="008F6094" w:rsidRDefault="007C762A" w:rsidP="007C762A">
      <w:pPr>
        <w:pStyle w:val="ListParagraph"/>
        <w:ind w:left="360"/>
        <w:rPr>
          <w:rFonts w:ascii="Cambria" w:hAnsi="Cambria"/>
        </w:rPr>
      </w:pPr>
    </w:p>
    <w:p w14:paraId="1B1FF8C3" w14:textId="77777777" w:rsidR="007C762A" w:rsidRPr="00065352" w:rsidRDefault="007C762A" w:rsidP="007C762A">
      <w:pPr>
        <w:rPr>
          <w:rFonts w:ascii="Cambria" w:hAnsi="Cambria"/>
        </w:rPr>
      </w:pPr>
      <w:r w:rsidRPr="00065352">
        <w:rPr>
          <w:rFonts w:ascii="Cambria" w:hAnsi="Cambria"/>
        </w:rPr>
        <w:t xml:space="preserve">where 3 is the </w:t>
      </w:r>
      <w:r>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254D5265" w14:textId="77777777" w:rsidR="007C762A" w:rsidRPr="007A02E9" w:rsidRDefault="007C762A" w:rsidP="007C762A">
      <w:pPr>
        <w:tabs>
          <w:tab w:val="left" w:pos="1152"/>
        </w:tabs>
        <w:rPr>
          <w:rFonts w:ascii="Cambria" w:hAnsi="Cambria"/>
          <w:i/>
          <w:iCs/>
        </w:rPr>
      </w:pPr>
    </w:p>
    <w:p w14:paraId="225EB539" w14:textId="77777777" w:rsidR="007C762A" w:rsidRPr="005B4053" w:rsidRDefault="007C762A" w:rsidP="005B4053">
      <w:pPr>
        <w:tabs>
          <w:tab w:val="left" w:pos="1152"/>
        </w:tabs>
        <w:rPr>
          <w:rFonts w:ascii="Cambria" w:hAnsi="Cambria"/>
          <w:i/>
          <w:iCs/>
        </w:rPr>
      </w:pPr>
      <w:r w:rsidRPr="005B4053">
        <w:rPr>
          <w:rFonts w:ascii="Cambria" w:hAnsi="Cambria"/>
          <w:i/>
          <w:iCs/>
        </w:rPr>
        <w:t>Error Autocorrelation Function (Error ACF)</w:t>
      </w:r>
    </w:p>
    <w:p w14:paraId="265B1EF4" w14:textId="77777777" w:rsidR="007C762A" w:rsidRPr="008F6094" w:rsidRDefault="007C762A" w:rsidP="007C762A">
      <w:pPr>
        <w:pStyle w:val="ListParagraph"/>
        <w:ind w:left="360"/>
        <w:rPr>
          <w:rFonts w:ascii="Cambria" w:hAnsi="Cambria"/>
        </w:rPr>
      </w:pPr>
    </w:p>
    <w:p w14:paraId="10BF48EA" w14:textId="77777777" w:rsidR="007C762A" w:rsidRPr="007A02E9" w:rsidRDefault="007C762A" w:rsidP="007C762A">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We use the approach of Hyndman et al. (2019) to obtain</w:t>
      </w:r>
    </w:p>
    <w:p w14:paraId="155CFD6C" w14:textId="77777777" w:rsidR="007C762A" w:rsidRPr="008F6094" w:rsidRDefault="007C762A" w:rsidP="007C762A">
      <w:pPr>
        <w:pStyle w:val="ListParagraph"/>
        <w:ind w:left="360"/>
        <w:rPr>
          <w:rFonts w:ascii="Cambria" w:hAnsi="Cambria"/>
        </w:rPr>
      </w:pPr>
    </w:p>
    <w:p w14:paraId="2B72C57E" w14:textId="77777777" w:rsidR="007C762A" w:rsidRPr="00811EB6" w:rsidRDefault="00000000" w:rsidP="007C762A">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C762A" w:rsidRPr="008F6094">
        <w:rPr>
          <w:rFonts w:ascii="Cambria" w:hAnsi="Cambria"/>
        </w:rPr>
        <w:t>,</w:t>
      </w:r>
    </w:p>
    <w:p w14:paraId="6D0F4185" w14:textId="77777777" w:rsidR="007C762A" w:rsidRPr="008F6094" w:rsidRDefault="007C762A" w:rsidP="007C762A">
      <w:pPr>
        <w:pStyle w:val="ListParagraph"/>
        <w:ind w:left="360"/>
        <w:rPr>
          <w:rFonts w:ascii="Cambria" w:hAnsi="Cambria"/>
        </w:rPr>
      </w:pPr>
    </w:p>
    <w:p w14:paraId="7D5187D8" w14:textId="77777777" w:rsidR="007C762A" w:rsidRPr="007A02E9" w:rsidRDefault="007C762A" w:rsidP="007C762A">
      <w:pPr>
        <w:rPr>
          <w:rFonts w:ascii="Cambria" w:hAnsi="Cambria"/>
          <w:iCs/>
        </w:rPr>
      </w:pPr>
      <w:r w:rsidRPr="007A02E9">
        <w:rPr>
          <w:rFonts w:ascii="Cambria" w:hAnsi="Cambria"/>
        </w:rP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r w:rsidRPr="007A02E9">
        <w:rPr>
          <w:rFonts w:ascii="Cambria" w:hAnsi="Cambria"/>
        </w:rPr>
        <w:t>easonal, and remainder components, respectively.</w:t>
      </w:r>
    </w:p>
    <w:p w14:paraId="3BD5657A" w14:textId="77777777" w:rsidR="007C762A" w:rsidRPr="008F6094" w:rsidRDefault="007C762A" w:rsidP="007C762A">
      <w:pPr>
        <w:pStyle w:val="ListParagraph"/>
        <w:ind w:left="360"/>
        <w:rPr>
          <w:rFonts w:ascii="Cambria" w:hAnsi="Cambria"/>
        </w:rPr>
      </w:pPr>
    </w:p>
    <w:p w14:paraId="04A2C47A" w14:textId="77777777" w:rsidR="007C762A" w:rsidRPr="007A02E9" w:rsidRDefault="007C762A" w:rsidP="007C762A">
      <w:pPr>
        <w:rPr>
          <w:rFonts w:ascii="Cambria" w:hAnsi="Cambria"/>
        </w:rPr>
      </w:pPr>
      <w:r w:rsidRPr="007A02E9">
        <w:rPr>
          <w:rFonts w:ascii="Cambria" w:hAnsi="Cambria"/>
        </w:rPr>
        <w:t xml:space="preserve">We extract the first-order autocorrelation coefficient of the detrended and deseasonalized series, referred to as 'linearity' by Spiliotis et al. </w:t>
      </w:r>
      <w:r>
        <w:rPr>
          <w:rFonts w:ascii="Cambria" w:hAnsi="Cambria"/>
        </w:rPr>
        <w:t>(</w:t>
      </w:r>
      <w:r w:rsidRPr="007A02E9">
        <w:rPr>
          <w:rFonts w:ascii="Cambria" w:hAnsi="Cambria"/>
        </w:rPr>
        <w:t>2018):</w:t>
      </w:r>
    </w:p>
    <w:p w14:paraId="735836E9" w14:textId="77777777" w:rsidR="007C762A" w:rsidRPr="008F6094" w:rsidRDefault="007C762A" w:rsidP="007C762A">
      <w:pPr>
        <w:pStyle w:val="ListParagraph"/>
        <w:ind w:left="360"/>
        <w:rPr>
          <w:rFonts w:ascii="Cambria" w:hAnsi="Cambria"/>
        </w:rPr>
      </w:pPr>
    </w:p>
    <w:p w14:paraId="1A3F8A7F" w14:textId="77777777" w:rsidR="007C762A" w:rsidRPr="008F6094" w:rsidRDefault="007C762A" w:rsidP="007C762A">
      <w:pPr>
        <w:jc w:val="center"/>
        <w:rPr>
          <w:rFonts w:ascii="Cambria" w:hAnsi="Cambria"/>
          <w:iCs/>
        </w:rPr>
      </w:pPr>
      <w:r>
        <w:rPr>
          <w:rFonts w:ascii="Cambria" w:hAnsi="Cambria"/>
          <w:i/>
          <w:iCs/>
        </w:rPr>
        <w:t>Error ACF</w:t>
      </w:r>
      <w:r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12B0FBBD" w14:textId="77777777" w:rsidR="007C762A" w:rsidRPr="00C546A7" w:rsidRDefault="007C762A" w:rsidP="007C762A">
      <w:pPr>
        <w:rPr>
          <w:rFonts w:ascii="Cambria" w:hAnsi="Cambria"/>
        </w:rPr>
      </w:pPr>
      <w:r>
        <w:rPr>
          <w:rFonts w:ascii="Cambria" w:hAnsi="Cambria"/>
          <w:i/>
          <w:iCs/>
        </w:rPr>
        <w:t xml:space="preserve">Error ACF </w:t>
      </w:r>
      <w:r w:rsidRPr="0080481D">
        <w:rPr>
          <w:rFonts w:ascii="Cambria" w:hAnsi="Cambria"/>
        </w:rPr>
        <w:t>is a measure of the predictability of a time series after the trend and seasonality have been accounted for (Kang et al. 2017).</w:t>
      </w:r>
    </w:p>
    <w:p w14:paraId="2A04BE31" w14:textId="77777777" w:rsidR="007C762A" w:rsidRPr="007A02E9" w:rsidRDefault="007C762A" w:rsidP="007C762A">
      <w:pPr>
        <w:tabs>
          <w:tab w:val="left" w:pos="1152"/>
        </w:tabs>
        <w:rPr>
          <w:rFonts w:ascii="Cambria" w:hAnsi="Cambria"/>
          <w:i/>
          <w:iCs/>
        </w:rPr>
      </w:pPr>
    </w:p>
    <w:p w14:paraId="1301292F" w14:textId="77777777" w:rsidR="007C762A" w:rsidRPr="008776FF" w:rsidRDefault="007C762A" w:rsidP="008776FF">
      <w:pPr>
        <w:tabs>
          <w:tab w:val="left" w:pos="1152"/>
        </w:tabs>
        <w:rPr>
          <w:rFonts w:ascii="Cambria" w:hAnsi="Cambria"/>
          <w:i/>
          <w:iCs/>
        </w:rPr>
      </w:pPr>
      <w:r w:rsidRPr="008776FF">
        <w:rPr>
          <w:rFonts w:ascii="Cambria" w:hAnsi="Cambria"/>
          <w:i/>
          <w:iCs/>
        </w:rPr>
        <w:lastRenderedPageBreak/>
        <w:t>Trend and Seasonality</w:t>
      </w:r>
    </w:p>
    <w:p w14:paraId="2E959936" w14:textId="77777777" w:rsidR="007C762A" w:rsidRDefault="007C762A" w:rsidP="007C762A">
      <w:pPr>
        <w:tabs>
          <w:tab w:val="left" w:pos="1152"/>
        </w:tabs>
        <w:rPr>
          <w:rFonts w:ascii="Cambria" w:hAnsi="Cambria"/>
          <w:i/>
          <w:iCs/>
        </w:rPr>
      </w:pPr>
    </w:p>
    <w:p w14:paraId="3C237BBE" w14:textId="77777777" w:rsidR="007C762A" w:rsidRPr="005F6BB2" w:rsidRDefault="007C762A" w:rsidP="007C762A">
      <w:pPr>
        <w:rPr>
          <w:rFonts w:ascii="Cambria" w:eastAsiaTheme="minorEastAsia" w:hAnsi="Cambria"/>
        </w:rPr>
      </w:pPr>
      <w:r w:rsidRPr="00C546A7">
        <w:rPr>
          <w:rFonts w:ascii="Cambria" w:hAnsi="Cambria"/>
        </w:rPr>
        <w:t>We also compute the strength of trend</w:t>
      </w:r>
      <w:r>
        <w:rPr>
          <w:rFonts w:ascii="Cambria" w:hAnsi="Cambria"/>
        </w:rPr>
        <w:t xml:space="preserve"> (</w:t>
      </w:r>
      <w:r w:rsidRPr="005F6BB2">
        <w:rPr>
          <w:rFonts w:ascii="Cambria" w:hAnsi="Cambria"/>
          <w:i/>
          <w:iCs/>
        </w:rPr>
        <w:t>Trend</w:t>
      </w:r>
      <w:r>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Cambria" w:hAnsi="Cambria"/>
        </w:rPr>
        <w:t>)</w:t>
      </w:r>
      <w:r w:rsidRPr="00C546A7">
        <w:rPr>
          <w:rFonts w:ascii="Cambria" w:hAnsi="Cambria"/>
        </w:rPr>
        <w:t xml:space="preserve"> as follows,</w:t>
      </w:r>
    </w:p>
    <w:p w14:paraId="384EFAAC" w14:textId="77777777" w:rsidR="007C762A" w:rsidRPr="00C546A7" w:rsidRDefault="007C762A" w:rsidP="007C762A">
      <w:pPr>
        <w:rPr>
          <w:rFonts w:ascii="Cambria" w:hAnsi="Cambria"/>
        </w:rPr>
      </w:pPr>
    </w:p>
    <w:p w14:paraId="48F3595F" w14:textId="77777777" w:rsidR="007C762A" w:rsidRDefault="007C762A" w:rsidP="007C762A">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AB876E4" w14:textId="77777777" w:rsidR="007C762A" w:rsidRPr="00C546A7" w:rsidRDefault="007C762A" w:rsidP="007C762A">
      <w:pPr>
        <w:rPr>
          <w:rFonts w:ascii="Cambria" w:hAnsi="Cambria"/>
        </w:rPr>
      </w:pPr>
      <w:r>
        <w:rPr>
          <w:rFonts w:ascii="Cambria" w:hAnsi="Cambria"/>
        </w:rPr>
        <w:t>and</w:t>
      </w:r>
    </w:p>
    <w:p w14:paraId="51B5D973" w14:textId="77777777" w:rsidR="007C762A" w:rsidRPr="00C546A7" w:rsidRDefault="007C762A" w:rsidP="007C762A">
      <w:pPr>
        <w:rPr>
          <w:rFonts w:ascii="Cambria" w:hAnsi="Cambria"/>
        </w:rPr>
      </w:pPr>
    </w:p>
    <w:p w14:paraId="4863FBB3" w14:textId="77777777" w:rsidR="007C762A" w:rsidRPr="00C546A7" w:rsidRDefault="007C762A" w:rsidP="007C762A">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EBBE396" w14:textId="77777777" w:rsidR="007C762A" w:rsidRPr="00C546A7" w:rsidRDefault="007C762A" w:rsidP="007C762A">
      <w:pPr>
        <w:rPr>
          <w:rFonts w:ascii="Cambria" w:hAnsi="Cambria"/>
        </w:rPr>
      </w:pPr>
    </w:p>
    <w:p w14:paraId="4916B800" w14:textId="77777777" w:rsidR="007C762A" w:rsidRPr="00C546A7" w:rsidRDefault="007C762A" w:rsidP="007C762A">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Pr>
          <w:rFonts w:ascii="Cambria" w:hAnsi="Cambria"/>
        </w:rPr>
        <w:t xml:space="preserve">range from 0 to 1 </w:t>
      </w:r>
      <w:r w:rsidRPr="00C546A7">
        <w:rPr>
          <w:rFonts w:ascii="Cambria" w:hAnsi="Cambria"/>
        </w:rPr>
        <w:t>(Hyndman 2022).</w:t>
      </w:r>
    </w:p>
    <w:p w14:paraId="079DAEEC" w14:textId="77777777" w:rsidR="007C762A" w:rsidRPr="007A02E9" w:rsidRDefault="007C762A" w:rsidP="007C762A">
      <w:pPr>
        <w:tabs>
          <w:tab w:val="left" w:pos="1152"/>
        </w:tabs>
        <w:rPr>
          <w:rFonts w:ascii="Cambria" w:hAnsi="Cambria"/>
          <w:i/>
          <w:iCs/>
        </w:rPr>
      </w:pPr>
    </w:p>
    <w:p w14:paraId="474C3BD2" w14:textId="77777777" w:rsidR="007C762A" w:rsidRPr="008776FF" w:rsidRDefault="007C762A" w:rsidP="008776FF">
      <w:pPr>
        <w:tabs>
          <w:tab w:val="left" w:pos="1152"/>
        </w:tabs>
        <w:rPr>
          <w:rFonts w:ascii="Cambria" w:hAnsi="Cambria"/>
          <w:i/>
          <w:iCs/>
        </w:rPr>
      </w:pPr>
      <w:r w:rsidRPr="008776FF">
        <w:rPr>
          <w:rFonts w:ascii="Cambria" w:hAnsi="Cambria"/>
          <w:i/>
          <w:iCs/>
        </w:rPr>
        <w:t>Mean and Variance</w:t>
      </w:r>
      <w:r w:rsidRPr="008776FF">
        <w:rPr>
          <w:rFonts w:ascii="Cambria" w:hAnsi="Cambria"/>
          <w:i/>
          <w:iCs/>
        </w:rPr>
        <w:br/>
      </w:r>
    </w:p>
    <w:p w14:paraId="529FC7F2" w14:textId="77777777" w:rsidR="007C762A" w:rsidRPr="007A02E9" w:rsidRDefault="007C762A" w:rsidP="007C762A">
      <w:pPr>
        <w:rPr>
          <w:rFonts w:ascii="Cambria" w:hAnsi="Cambria"/>
        </w:rPr>
      </w:pPr>
      <w:r w:rsidRPr="007A02E9">
        <w:rPr>
          <w:rFonts w:ascii="Cambria" w:hAnsi="Cambria"/>
        </w:rPr>
        <w:t xml:space="preserve">The </w:t>
      </w:r>
      <w:r>
        <w:rPr>
          <w:rFonts w:ascii="Cambria" w:hAnsi="Cambria"/>
        </w:rPr>
        <w:t>next</w:t>
      </w:r>
      <w:r w:rsidRPr="007A02E9">
        <w:rPr>
          <w:rFonts w:ascii="Cambria" w:hAnsi="Cambria"/>
        </w:rPr>
        <w:t xml:space="preserve"> two features are the </w:t>
      </w:r>
      <w:r>
        <w:rPr>
          <w:rFonts w:ascii="Cambria" w:hAnsi="Cambria"/>
          <w:i/>
          <w:iCs/>
        </w:rPr>
        <w:t>M</w:t>
      </w:r>
      <w:r w:rsidRPr="00FC47CD">
        <w:rPr>
          <w:rFonts w:ascii="Cambria" w:hAnsi="Cambria"/>
          <w:i/>
          <w:iCs/>
        </w:rPr>
        <w:t xml:space="preserve">ean </w:t>
      </w:r>
      <w:r w:rsidRPr="007A02E9">
        <w:rPr>
          <w:rFonts w:ascii="Cambria" w:hAnsi="Cambria"/>
        </w:rPr>
        <w:t xml:space="preserve">and </w:t>
      </w:r>
      <w:r>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Pr>
          <w:rFonts w:ascii="Cambria" w:hAnsi="Cambria"/>
        </w:rPr>
        <w:t xml:space="preserve">, which are written </w:t>
      </w:r>
      <w:r w:rsidRPr="007A02E9">
        <w:rPr>
          <w:rFonts w:ascii="Cambria" w:hAnsi="Cambria"/>
        </w:rPr>
        <w:t>as follows,</w:t>
      </w:r>
    </w:p>
    <w:p w14:paraId="56C674E4" w14:textId="77777777" w:rsidR="007C762A" w:rsidRPr="008F6094" w:rsidRDefault="007C762A" w:rsidP="007C762A">
      <w:pPr>
        <w:pStyle w:val="ListParagraph"/>
        <w:ind w:left="360"/>
        <w:rPr>
          <w:rFonts w:ascii="Cambria" w:hAnsi="Cambria"/>
        </w:rPr>
      </w:pPr>
    </w:p>
    <w:p w14:paraId="167F30D6" w14:textId="77777777" w:rsidR="007C762A" w:rsidRPr="008F6094" w:rsidRDefault="007C762A" w:rsidP="007C762A">
      <w:pPr>
        <w:pStyle w:val="ListParagraph"/>
        <w:ind w:left="360"/>
        <w:rPr>
          <w:rFonts w:ascii="Cambria" w:hAnsi="Cambria"/>
        </w:rPr>
      </w:pPr>
      <w:commentRangeStart w:id="585"/>
      <m:oMathPara>
        <m:oMath>
          <m:r>
            <w:rPr>
              <w:rFonts w:ascii="Cambria Math" w:hAnsi="Cambria Math"/>
            </w:rPr>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28814BB3" w14:textId="77777777" w:rsidR="007C762A" w:rsidRPr="008F6094" w:rsidRDefault="007C762A" w:rsidP="007C762A">
      <w:pPr>
        <w:pStyle w:val="ListParagraph"/>
        <w:ind w:left="360"/>
        <w:rPr>
          <w:rFonts w:ascii="Cambria" w:hAnsi="Cambria"/>
        </w:rPr>
      </w:pPr>
    </w:p>
    <w:p w14:paraId="0341D039" w14:textId="77777777" w:rsidR="007C762A" w:rsidRPr="008F6094" w:rsidRDefault="007C762A" w:rsidP="007C762A">
      <w:pPr>
        <w:pStyle w:val="ListParagraph"/>
        <w:ind w:left="360"/>
        <w:rPr>
          <w:rFonts w:ascii="Cambria" w:hAnsi="Cambria"/>
        </w:rPr>
      </w:pPr>
    </w:p>
    <w:p w14:paraId="0EDDC50B" w14:textId="77777777" w:rsidR="007C762A" w:rsidRPr="008F6094" w:rsidRDefault="007C762A" w:rsidP="007C762A">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commentRangeEnd w:id="585"/>
      <w:r w:rsidR="00F12DA2">
        <w:rPr>
          <w:rStyle w:val="CommentReference"/>
        </w:rPr>
        <w:commentReference w:id="585"/>
      </w:r>
    </w:p>
    <w:p w14:paraId="776A5C38" w14:textId="7A1E6092" w:rsidR="007C762A" w:rsidRDefault="007C762A" w:rsidP="00F4362D">
      <w:pPr>
        <w:rPr>
          <w:rFonts w:ascii="Cambria" w:eastAsiaTheme="minorEastAsia" w:hAnsi="Cambria"/>
        </w:rPr>
      </w:pPr>
    </w:p>
    <w:p w14:paraId="7A6BCC7A" w14:textId="77777777" w:rsidR="00736C96" w:rsidRDefault="00736C96" w:rsidP="00F4362D">
      <w:pPr>
        <w:rPr>
          <w:rFonts w:ascii="Cambria" w:eastAsiaTheme="minorEastAsia" w:hAnsi="Cambria"/>
        </w:rPr>
      </w:pPr>
    </w:p>
    <w:p w14:paraId="6D6BA1F7" w14:textId="2B1CE561" w:rsidR="008B55E5" w:rsidRDefault="008B55E5" w:rsidP="008B55E5">
      <w:pPr>
        <w:tabs>
          <w:tab w:val="left" w:pos="1152"/>
        </w:tabs>
        <w:rPr>
          <w:rFonts w:ascii="Cambria" w:hAnsi="Cambria"/>
        </w:rPr>
      </w:pPr>
      <w:r>
        <w:rPr>
          <w:rFonts w:ascii="Cambria" w:hAnsi="Cambria"/>
        </w:rPr>
        <w:t xml:space="preserve">We </w:t>
      </w:r>
      <w:r w:rsidR="00CC4DC7">
        <w:rPr>
          <w:rFonts w:ascii="Cambria" w:hAnsi="Cambria"/>
        </w:rPr>
        <w:t xml:space="preserve">also </w:t>
      </w:r>
      <w:r>
        <w:rPr>
          <w:rFonts w:ascii="Cambria" w:hAnsi="Cambria"/>
        </w:rPr>
        <w:t>included many</w:t>
      </w:r>
      <w:r w:rsidR="0097595C">
        <w:rPr>
          <w:rFonts w:ascii="Cambria" w:hAnsi="Cambria"/>
        </w:rPr>
        <w:t xml:space="preserve"> other</w:t>
      </w:r>
      <w:r>
        <w:rPr>
          <w:rFonts w:ascii="Cambria" w:hAnsi="Cambria"/>
        </w:rPr>
        <w:t xml:space="preserve"> features from the </w:t>
      </w:r>
      <w:r w:rsidRPr="00B26DE2">
        <w:rPr>
          <w:rFonts w:ascii="Cambria" w:hAnsi="Cambria"/>
          <w:i/>
          <w:iCs/>
        </w:rPr>
        <w:t>tsfeatures</w:t>
      </w:r>
      <w:r>
        <w:rPr>
          <w:rFonts w:ascii="Cambria" w:hAnsi="Cambria"/>
        </w:rPr>
        <w:t xml:space="preserve"> package in R. We refer the reader to (Hyndman et al., 2022) for explanation of these features.</w:t>
      </w:r>
    </w:p>
    <w:p w14:paraId="38A04208" w14:textId="5C8A06D0" w:rsidR="009D2800" w:rsidRDefault="009D2800" w:rsidP="00F4362D">
      <w:pPr>
        <w:rPr>
          <w:rFonts w:ascii="Cambria" w:eastAsiaTheme="minorEastAsia" w:hAnsi="Cambria"/>
        </w:rPr>
      </w:pPr>
    </w:p>
    <w:p w14:paraId="36344310" w14:textId="0DFD8D10" w:rsidR="00F22C90" w:rsidRDefault="00F22C90" w:rsidP="00F4362D">
      <w:pPr>
        <w:rPr>
          <w:rFonts w:ascii="Cambria" w:eastAsiaTheme="minorEastAsia" w:hAnsi="Cambria"/>
        </w:rPr>
      </w:pPr>
    </w:p>
    <w:p w14:paraId="531966E5" w14:textId="1E88BABF" w:rsidR="00F22C90" w:rsidRPr="00F22C90" w:rsidRDefault="00F22C90" w:rsidP="00F22C90">
      <w:pPr>
        <w:ind w:firstLine="720"/>
        <w:rPr>
          <w:rFonts w:ascii="Cambria" w:eastAsiaTheme="minorEastAsia" w:hAnsi="Cambria"/>
          <w:b/>
          <w:bCs/>
        </w:rPr>
      </w:pPr>
      <w:r>
        <w:rPr>
          <w:rFonts w:ascii="Cambria" w:eastAsiaTheme="minorEastAsia" w:hAnsi="Cambria"/>
          <w:b/>
          <w:bCs/>
        </w:rPr>
        <w:t xml:space="preserve">6.4   Detailed k-nTS+ Swapping Algorithm </w:t>
      </w:r>
    </w:p>
    <w:p w14:paraId="6251CD89" w14:textId="77777777" w:rsidR="00914E35" w:rsidRDefault="00914E35" w:rsidP="009D2800">
      <w:pPr>
        <w:rPr>
          <w:rFonts w:ascii="Cambria" w:eastAsiaTheme="minorEastAsia" w:hAnsi="Cambria"/>
        </w:rPr>
      </w:pPr>
    </w:p>
    <w:p w14:paraId="74CFFDBF" w14:textId="3A2C7F70" w:rsidR="00914E35" w:rsidRDefault="00914E35" w:rsidP="00F4362D">
      <w:pPr>
        <w:rPr>
          <w:rFonts w:ascii="Cambria" w:eastAsiaTheme="minorEastAsia" w:hAnsi="Cambria"/>
        </w:rPr>
      </w:pPr>
    </w:p>
    <w:p w14:paraId="5821BFFB" w14:textId="21CEE749" w:rsidR="006C497B" w:rsidRDefault="006C497B" w:rsidP="00F4362D">
      <w:pPr>
        <w:rPr>
          <w:rFonts w:ascii="Cambria" w:eastAsiaTheme="minorEastAsia" w:hAnsi="Cambria"/>
        </w:rPr>
      </w:pPr>
    </w:p>
    <w:p w14:paraId="198BB2F7" w14:textId="77777777" w:rsidR="006C497B" w:rsidRDefault="006C497B" w:rsidP="00F4362D">
      <w:pPr>
        <w:rPr>
          <w:rFonts w:ascii="Cambria" w:eastAsiaTheme="minorEastAsia" w:hAnsi="Cambria"/>
        </w:rPr>
      </w:pPr>
    </w:p>
    <w:p w14:paraId="2C243AEF" w14:textId="1073811A" w:rsidR="00914E35" w:rsidRDefault="006C497B" w:rsidP="006C497B">
      <w:pPr>
        <w:ind w:firstLine="360"/>
        <w:rPr>
          <w:rFonts w:ascii="Cambria" w:eastAsiaTheme="minorEastAsia" w:hAnsi="Cambria"/>
          <w:b/>
          <w:bCs/>
        </w:rPr>
      </w:pPr>
      <w:r>
        <w:rPr>
          <w:rFonts w:ascii="Cambria" w:eastAsiaTheme="minorEastAsia" w:hAnsi="Cambria"/>
          <w:b/>
          <w:bCs/>
        </w:rPr>
        <w:t xml:space="preserve">6.5   </w:t>
      </w:r>
      <w:r w:rsidR="00914E35">
        <w:rPr>
          <w:rFonts w:ascii="Cambria" w:eastAsiaTheme="minorEastAsia" w:hAnsi="Cambria"/>
          <w:b/>
          <w:bCs/>
        </w:rPr>
        <w:t>Autocorrelation Feature Results</w:t>
      </w:r>
    </w:p>
    <w:p w14:paraId="08BF568D" w14:textId="2F682163" w:rsidR="00914E35" w:rsidRDefault="00914E35" w:rsidP="00F4362D">
      <w:pPr>
        <w:rPr>
          <w:rFonts w:ascii="Cambria" w:eastAsiaTheme="minorEastAsia" w:hAnsi="Cambria"/>
          <w:b/>
          <w:bCs/>
        </w:rPr>
      </w:pPr>
    </w:p>
    <w:p w14:paraId="3B396099" w14:textId="0AFAA602" w:rsidR="00914E35" w:rsidRDefault="00914E35" w:rsidP="00914E35">
      <w:pPr>
        <w:rPr>
          <w:rFonts w:ascii="Cambria" w:eastAsiaTheme="minorEastAsia" w:hAnsi="Cambria"/>
        </w:rPr>
      </w:pPr>
      <w:r>
        <w:rPr>
          <w:rFonts w:ascii="Cambria" w:eastAsiaTheme="minorEastAsia" w:hAnsi="Cambria"/>
        </w:rPr>
        <w:t xml:space="preserve">In Section 4.5.3, we noted that while </w:t>
      </w:r>
      <w:r>
        <w:rPr>
          <w:rFonts w:ascii="Cambria" w:eastAsiaTheme="minorEastAsia" w:hAnsi="Cambria"/>
          <w:i/>
          <w:iCs/>
        </w:rPr>
        <w:t>k</w:t>
      </w:r>
      <w:r>
        <w:rPr>
          <w:rFonts w:ascii="Cambria" w:eastAsiaTheme="minorEastAsia" w:hAnsi="Cambria"/>
        </w:rPr>
        <w:t xml:space="preserve">-nTS performed swapping based on the values of </w:t>
      </w:r>
      <w:r>
        <w:rPr>
          <w:rFonts w:ascii="Cambria" w:eastAsiaTheme="minorEastAsia" w:hAnsi="Cambria"/>
          <w:i/>
          <w:iCs/>
        </w:rPr>
        <w:t>Spectral 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preserve these feature distributions as well as </w:t>
      </w:r>
      <w:r>
        <w:rPr>
          <w:rFonts w:ascii="Cambria" w:eastAsiaTheme="minorEastAsia" w:hAnsi="Cambria"/>
          <w:i/>
          <w:iCs/>
        </w:rPr>
        <w:t>k</w:t>
      </w:r>
      <w:r>
        <w:rPr>
          <w:rFonts w:ascii="Cambria" w:eastAsiaTheme="minorEastAsia" w:hAnsi="Cambria"/>
        </w:rPr>
        <w:t xml:space="preserve">-nTS+. To help explain this difference, </w:t>
      </w:r>
      <w:r w:rsidR="00E970B5">
        <w:rPr>
          <w:rFonts w:ascii="Cambria" w:eastAsiaTheme="minorEastAsia" w:hAnsi="Cambria"/>
        </w:rPr>
        <w:t xml:space="preserve">in Figure 8 </w:t>
      </w:r>
      <w:r>
        <w:rPr>
          <w:rFonts w:ascii="Cambria" w:eastAsiaTheme="minorEastAsia" w:hAnsi="Cambria"/>
        </w:rPr>
        <w:t xml:space="preserve">we plot the distributions of four autocorrelation-based features, </w:t>
      </w:r>
      <w:r w:rsidRPr="00C00A26">
        <w:rPr>
          <w:rFonts w:ascii="Cambria" w:eastAsiaTheme="minorEastAsia" w:hAnsi="Cambria"/>
          <w:i/>
          <w:iCs/>
        </w:rPr>
        <w:t>Seasonal ACF</w:t>
      </w:r>
      <w:r>
        <w:rPr>
          <w:rFonts w:ascii="Cambria" w:eastAsiaTheme="minorEastAsia" w:hAnsi="Cambria"/>
          <w:i/>
          <w:iCs/>
        </w:rPr>
        <w:t xml:space="preserve"> </w:t>
      </w:r>
      <w:r>
        <w:rPr>
          <w:rFonts w:ascii="Cambria" w:eastAsiaTheme="minorEastAsia" w:hAnsi="Cambria"/>
        </w:rPr>
        <w:t xml:space="preserve">(first coefficient of the seasonal autocorrelation function), </w:t>
      </w:r>
      <w:r w:rsidRPr="00C00A26">
        <w:rPr>
          <w:rFonts w:ascii="Cambria" w:eastAsiaTheme="minorEastAsia" w:hAnsi="Cambria"/>
          <w:i/>
          <w:iCs/>
        </w:rPr>
        <w:t>X ACF</w:t>
      </w:r>
      <w:r>
        <w:rPr>
          <w:rFonts w:ascii="Cambria" w:eastAsiaTheme="minorEastAsia" w:hAnsi="Cambria"/>
          <w:i/>
          <w:iCs/>
        </w:rPr>
        <w:t xml:space="preserve"> </w:t>
      </w:r>
      <w:r>
        <w:rPr>
          <w:rFonts w:ascii="Cambria" w:eastAsiaTheme="minorEastAsia" w:hAnsi="Cambria"/>
        </w:rPr>
        <w:t xml:space="preserve">(first coefficient of the autocorrelation function), </w:t>
      </w:r>
      <w:r w:rsidRPr="00C00A26">
        <w:rPr>
          <w:rFonts w:ascii="Cambria" w:eastAsiaTheme="minorEastAsia" w:hAnsi="Cambria"/>
          <w:i/>
          <w:iCs/>
        </w:rPr>
        <w:t>X ACF10</w:t>
      </w:r>
      <w:r>
        <w:rPr>
          <w:rFonts w:ascii="Cambria" w:eastAsiaTheme="minorEastAsia" w:hAnsi="Cambria"/>
          <w:i/>
          <w:iCs/>
        </w:rPr>
        <w:t xml:space="preserve"> </w:t>
      </w:r>
      <w:r>
        <w:rPr>
          <w:rFonts w:ascii="Cambria" w:eastAsiaTheme="minorEastAsia" w:hAnsi="Cambria"/>
        </w:rPr>
        <w:t xml:space="preserve">(sum of the first ten coefficients of the autocorrelation function), and </w:t>
      </w:r>
      <w:r w:rsidRPr="00C00A26">
        <w:rPr>
          <w:rFonts w:ascii="Cambria" w:eastAsiaTheme="minorEastAsia" w:hAnsi="Cambria"/>
          <w:i/>
          <w:iCs/>
        </w:rPr>
        <w:t>X PACF5</w:t>
      </w:r>
      <w:r>
        <w:rPr>
          <w:rFonts w:ascii="Cambria" w:eastAsiaTheme="minorEastAsia" w:hAnsi="Cambria"/>
          <w:i/>
          <w:iCs/>
        </w:rPr>
        <w:t xml:space="preserve"> </w:t>
      </w:r>
      <w:r>
        <w:rPr>
          <w:rFonts w:ascii="Cambria" w:eastAsiaTheme="minorEastAsia" w:hAnsi="Cambria"/>
        </w:rPr>
        <w:t>(sum of the first five coefficients of the partial autocorrelation function). While neither k-nTS or k-nTS+ used these autocorrelation features for swapping, k-nTS+ preserves the distributions of these features much better than the other privacy methods which again demonstrates the importance of the k-nTS+ feedback loop.</w:t>
      </w:r>
    </w:p>
    <w:p w14:paraId="3EE0F674" w14:textId="4F9140F0" w:rsidR="00914E35" w:rsidRDefault="00914E35" w:rsidP="00914E35">
      <w:pPr>
        <w:rPr>
          <w:rFonts w:ascii="Cambria" w:eastAsiaTheme="minorEastAsia" w:hAnsi="Cambria"/>
        </w:rPr>
      </w:pPr>
    </w:p>
    <w:p w14:paraId="12751321" w14:textId="2620F825" w:rsidR="00C052D6" w:rsidRPr="00C052D6" w:rsidRDefault="00C052D6" w:rsidP="00914E35">
      <w:pPr>
        <w:rPr>
          <w:rFonts w:ascii="Cambria" w:eastAsiaTheme="minorEastAsia" w:hAnsi="Cambria"/>
          <w:b/>
          <w:bCs/>
        </w:rPr>
      </w:pPr>
      <w:r>
        <w:rPr>
          <w:rFonts w:ascii="Cambria" w:eastAsiaTheme="minorEastAsia" w:hAnsi="Cambria"/>
          <w:b/>
          <w:bCs/>
        </w:rPr>
        <w:t>Figure 8: distributions of autocorrelation-based features in the original and protected data sets.</w:t>
      </w:r>
    </w:p>
    <w:p w14:paraId="3ED67C28" w14:textId="59DC66CD" w:rsidR="00914E35" w:rsidRDefault="00C052D6" w:rsidP="00914E35">
      <w:pPr>
        <w:tabs>
          <w:tab w:val="left" w:pos="1152"/>
        </w:tabs>
        <w:rPr>
          <w:rFonts w:ascii="Cambria" w:hAnsi="Cambria"/>
        </w:rPr>
      </w:pPr>
      <w:r>
        <w:rPr>
          <w:rFonts w:ascii="Cambria" w:hAnsi="Cambria"/>
          <w:noProof/>
        </w:rPr>
        <w:lastRenderedPageBreak/>
        <w:drawing>
          <wp:anchor distT="0" distB="0" distL="114300" distR="114300" simplePos="0" relativeHeight="251723776" behindDoc="0" locked="0" layoutInCell="1" allowOverlap="1" wp14:anchorId="5A7707D0" wp14:editId="3DDC0597">
            <wp:simplePos x="0" y="0"/>
            <wp:positionH relativeFrom="margin">
              <wp:align>center</wp:align>
            </wp:positionH>
            <wp:positionV relativeFrom="paragraph">
              <wp:posOffset>3175</wp:posOffset>
            </wp:positionV>
            <wp:extent cx="5086350" cy="2972668"/>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2972668"/>
                    </a:xfrm>
                    <a:prstGeom prst="rect">
                      <a:avLst/>
                    </a:prstGeom>
                    <a:noFill/>
                    <a:ln>
                      <a:noFill/>
                    </a:ln>
                  </pic:spPr>
                </pic:pic>
              </a:graphicData>
            </a:graphic>
          </wp:anchor>
        </w:drawing>
      </w:r>
    </w:p>
    <w:p w14:paraId="4565F262" w14:textId="2BE91E7C" w:rsidR="00914E35" w:rsidRPr="00065352" w:rsidRDefault="00914E35" w:rsidP="00914E35">
      <w:pPr>
        <w:tabs>
          <w:tab w:val="left" w:pos="1152"/>
        </w:tabs>
        <w:rPr>
          <w:rFonts w:ascii="Cambria" w:hAnsi="Cambria"/>
        </w:rPr>
      </w:pPr>
    </w:p>
    <w:p w14:paraId="731069FF" w14:textId="0EBBF968" w:rsidR="00914E35" w:rsidRDefault="00914E35" w:rsidP="00914E35">
      <w:pPr>
        <w:rPr>
          <w:rFonts w:ascii="Cambria" w:eastAsiaTheme="minorEastAsia" w:hAnsi="Cambria"/>
        </w:rPr>
      </w:pPr>
    </w:p>
    <w:p w14:paraId="57BF5804" w14:textId="77777777" w:rsidR="00914E35" w:rsidRDefault="00914E35" w:rsidP="00914E35">
      <w:pPr>
        <w:rPr>
          <w:rFonts w:ascii="Cambria" w:eastAsiaTheme="minorEastAsia" w:hAnsi="Cambria"/>
        </w:rPr>
      </w:pPr>
    </w:p>
    <w:p w14:paraId="48D5955A" w14:textId="77777777" w:rsidR="00914E35" w:rsidRPr="00914E35" w:rsidRDefault="00914E35" w:rsidP="00F4362D">
      <w:pPr>
        <w:rPr>
          <w:rFonts w:ascii="Cambria" w:eastAsiaTheme="minorEastAsia" w:hAnsi="Cambria"/>
          <w:b/>
          <w:bCs/>
        </w:rPr>
      </w:pPr>
    </w:p>
    <w:sectPr w:rsidR="00914E35" w:rsidRPr="00914E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Bale,Cameron" w:date="2023-09-08T02:44:00Z" w:initials="B">
    <w:p w14:paraId="7E57992C" w14:textId="77777777" w:rsidR="000E62FD" w:rsidRDefault="000E62FD" w:rsidP="009E5336">
      <w:pPr>
        <w:pStyle w:val="CommentText"/>
      </w:pPr>
      <w:r>
        <w:rPr>
          <w:rStyle w:val="CommentReference"/>
        </w:rPr>
        <w:annotationRef/>
      </w:r>
      <w:r>
        <w:t>Are we saying that just having multiple parties sharing data drives an increase in data breaches?</w:t>
      </w:r>
    </w:p>
  </w:comment>
  <w:comment w:id="2" w:author="Bale,Cameron" w:date="2023-09-08T01:39:00Z" w:initials="B">
    <w:p w14:paraId="5F14B642" w14:textId="36103AF2" w:rsidR="00337146" w:rsidRDefault="00337146" w:rsidP="00E52BF8">
      <w:pPr>
        <w:pStyle w:val="CommentText"/>
      </w:pPr>
      <w:r>
        <w:rPr>
          <w:rStyle w:val="CommentReference"/>
        </w:rPr>
        <w:annotationRef/>
      </w:r>
      <w:r>
        <w:t>I like this a lot.</w:t>
      </w:r>
    </w:p>
  </w:comment>
  <w:comment w:id="3" w:author="Bale,Cameron" w:date="2023-09-08T01:40:00Z" w:initials="B">
    <w:p w14:paraId="72FC88B5" w14:textId="77777777" w:rsidR="00337146" w:rsidRDefault="00337146" w:rsidP="007D2983">
      <w:pPr>
        <w:pStyle w:val="CommentText"/>
      </w:pPr>
      <w:r>
        <w:rPr>
          <w:rStyle w:val="CommentReference"/>
        </w:rPr>
        <w:annotationRef/>
      </w:r>
      <w:r>
        <w:t>Can you expand on what the "human element" is? What occurs in a data breach that does not have a "human element"?</w:t>
      </w:r>
    </w:p>
  </w:comment>
  <w:comment w:id="11" w:author="Bale,Cameron" w:date="2023-09-08T02:41:00Z" w:initials="B">
    <w:p w14:paraId="795F7789" w14:textId="77777777" w:rsidR="000E62FD" w:rsidRDefault="000E62FD" w:rsidP="0055584D">
      <w:pPr>
        <w:pStyle w:val="CommentText"/>
      </w:pPr>
      <w:r>
        <w:rPr>
          <w:rStyle w:val="CommentReference"/>
        </w:rPr>
        <w:annotationRef/>
      </w:r>
      <w:r>
        <w:t>Attribute disclosure can occur without identification disclosure, e.g., from homogenous distributions of sensitive values. I think in the context of time series attribute disclosure is more likely to require identification disclosure, but there isn't research on this yet.</w:t>
      </w:r>
    </w:p>
  </w:comment>
  <w:comment w:id="20" w:author="Bale,Cameron" w:date="2023-09-08T02:48:00Z" w:initials="B">
    <w:p w14:paraId="12DFB7B5" w14:textId="77777777" w:rsidR="001003CE" w:rsidRDefault="001003CE" w:rsidP="007A36F6">
      <w:pPr>
        <w:pStyle w:val="CommentText"/>
      </w:pPr>
      <w:r>
        <w:rPr>
          <w:rStyle w:val="CommentReference"/>
        </w:rPr>
        <w:annotationRef/>
      </w:r>
      <w:r>
        <w:t>Is it so in the statistical community? My impression was they cared much more about utility than the computer science DP people, e.g., synthetic data researchers.</w:t>
      </w:r>
    </w:p>
  </w:comment>
  <w:comment w:id="37" w:author="Bale,Cameron" w:date="2023-09-08T16:20:00Z" w:initials="B">
    <w:p w14:paraId="693A237D" w14:textId="77777777" w:rsidR="00C11DD2" w:rsidRDefault="00C11DD2" w:rsidP="004C3A24">
      <w:pPr>
        <w:pStyle w:val="CommentText"/>
      </w:pPr>
      <w:r>
        <w:rPr>
          <w:rStyle w:val="CommentReference"/>
        </w:rPr>
        <w:annotationRef/>
      </w:r>
      <w:r>
        <w:t>I had to make corrections/clarifications to the citations here. We can discuss if needed.</w:t>
      </w:r>
    </w:p>
  </w:comment>
  <w:comment w:id="96" w:author="Bale,Cameron" w:date="2023-09-08T02:58:00Z" w:initials="B">
    <w:p w14:paraId="5F346B5F" w14:textId="77777777" w:rsidR="00C11DD2" w:rsidRDefault="001003CE" w:rsidP="00C31550">
      <w:pPr>
        <w:pStyle w:val="CommentText"/>
      </w:pPr>
      <w:r>
        <w:rPr>
          <w:rStyle w:val="CommentReference"/>
        </w:rPr>
        <w:annotationRef/>
      </w:r>
      <w:r w:rsidR="00C11DD2">
        <w:t>Changed seasonality to month-to-month variance since I think we should mention a feature that differs between these series and again indicates that series A is better.</w:t>
      </w:r>
    </w:p>
  </w:comment>
  <w:comment w:id="109" w:author="Bale,Cameron" w:date="2023-09-08T03:00:00Z" w:initials="B">
    <w:p w14:paraId="3F609B0F" w14:textId="2B4369C8" w:rsidR="009F6D58" w:rsidRDefault="009F6D58" w:rsidP="00B1427C">
      <w:pPr>
        <w:pStyle w:val="CommentText"/>
      </w:pPr>
      <w:r>
        <w:rPr>
          <w:rStyle w:val="CommentReference"/>
        </w:rPr>
        <w:annotationRef/>
      </w:r>
      <w:r>
        <w:t>Short and to the point - awesome.</w:t>
      </w:r>
    </w:p>
  </w:comment>
  <w:comment w:id="118" w:author="Bale,Cameron" w:date="2023-09-08T03:02:00Z" w:initials="B">
    <w:p w14:paraId="38B2B85A" w14:textId="77777777" w:rsidR="00C11DD2" w:rsidRDefault="009F6D58" w:rsidP="001F0378">
      <w:pPr>
        <w:pStyle w:val="CommentText"/>
      </w:pPr>
      <w:r>
        <w:rPr>
          <w:rStyle w:val="CommentReference"/>
        </w:rPr>
        <w:annotationRef/>
      </w:r>
      <w:r w:rsidR="00C11DD2">
        <w:t>Do we want to highlight here that the machine learning feature selection can be used separately from the swapping process? It could accommodate any target variable (continuous, categorical, binary) or feature set. Or should this be in the conclusion?</w:t>
      </w:r>
    </w:p>
  </w:comment>
  <w:comment w:id="129" w:author="Matthew Schneider" w:date="2023-09-04T17:50:00Z" w:initials="MS">
    <w:p w14:paraId="378C1D7D" w14:textId="1B0A956E" w:rsidR="001374F3" w:rsidRDefault="001374F3" w:rsidP="001374F3">
      <w:pPr>
        <w:pStyle w:val="CommentText"/>
      </w:pPr>
      <w:r>
        <w:rPr>
          <w:rStyle w:val="CommentReference"/>
        </w:rPr>
        <w:annotationRef/>
      </w:r>
      <w:r>
        <w:t>Make sure to cite this GDPR carefully because someone can attack our privacy as ad hoc.</w:t>
      </w:r>
    </w:p>
  </w:comment>
  <w:comment w:id="130" w:author="Bale,Cameron" w:date="2023-09-12T10:17:00Z" w:initials="B">
    <w:p w14:paraId="389DA55A" w14:textId="77777777" w:rsidR="004F777E" w:rsidRDefault="004F777E" w:rsidP="008211EF">
      <w:pPr>
        <w:pStyle w:val="CommentText"/>
      </w:pPr>
      <w:r>
        <w:rPr>
          <w:rStyle w:val="CommentReference"/>
        </w:rPr>
        <w:annotationRef/>
      </w:r>
      <w:r>
        <w:t xml:space="preserve">Cited recital 26: </w:t>
      </w:r>
      <w:hyperlink r:id="rId1" w:history="1">
        <w:r w:rsidRPr="008211EF">
          <w:rPr>
            <w:rStyle w:val="Hyperlink"/>
          </w:rPr>
          <w:t>Recital 26 - Not Applicable to Anonymous Data - General Data Protection Regulation (GDPR) (gdpr-info.eu)</w:t>
        </w:r>
      </w:hyperlink>
      <w:r>
        <w:t xml:space="preserve"> </w:t>
      </w:r>
    </w:p>
  </w:comment>
  <w:comment w:id="136" w:author="Matthew Schneider" w:date="2023-09-04T19:53:00Z" w:initials="MS">
    <w:p w14:paraId="50EE30A8" w14:textId="3CC3EFFB" w:rsidR="009873AA" w:rsidRDefault="009873AA" w:rsidP="0045139A">
      <w:pPr>
        <w:pStyle w:val="CommentText"/>
      </w:pPr>
      <w:r>
        <w:rPr>
          <w:rStyle w:val="CommentReference"/>
        </w:rPr>
        <w:annotationRef/>
      </w:r>
      <w:r>
        <w:t xml:space="preserve">Do an average ranking to list these in order.  Also, the table needs to be updated because strength of trend was selected...but it only shows in one method. </w:t>
      </w:r>
    </w:p>
  </w:comment>
  <w:comment w:id="191" w:author="Bale,Cameron" w:date="2023-09-12T10:57:00Z" w:initials="B">
    <w:p w14:paraId="3DBEB749" w14:textId="77777777" w:rsidR="008425AC" w:rsidRDefault="008425AC" w:rsidP="007B2F31">
      <w:pPr>
        <w:pStyle w:val="CommentText"/>
      </w:pPr>
      <w:r>
        <w:rPr>
          <w:rStyle w:val="CommentReference"/>
        </w:rPr>
        <w:annotationRef/>
      </w:r>
      <w:r>
        <w:t>Thanks for paying attention to details like this. Pierre said we need to make the paper more pedagogical, and I think these changes help with that.</w:t>
      </w:r>
    </w:p>
  </w:comment>
  <w:comment w:id="193" w:author="Bale,Cameron" w:date="2023-09-12T10:58:00Z" w:initials="B">
    <w:p w14:paraId="09510137" w14:textId="77777777" w:rsidR="008425AC" w:rsidRDefault="008425AC" w:rsidP="00273CAF">
      <w:pPr>
        <w:pStyle w:val="CommentText"/>
      </w:pPr>
      <w:r>
        <w:rPr>
          <w:rStyle w:val="CommentReference"/>
        </w:rPr>
        <w:annotationRef/>
      </w:r>
      <w:r>
        <w:t>Took this out since we discuss generalization in the context of time series throughout the rest of the paragraph</w:t>
      </w:r>
    </w:p>
  </w:comment>
  <w:comment w:id="246" w:author="Bale,Cameron" w:date="2023-09-12T13:09:00Z" w:initials="B">
    <w:p w14:paraId="53E00807" w14:textId="77777777" w:rsidR="00A92E63" w:rsidRDefault="00A92E63" w:rsidP="00602D8B">
      <w:pPr>
        <w:pStyle w:val="CommentText"/>
      </w:pPr>
      <w:r>
        <w:rPr>
          <w:rStyle w:val="CommentReference"/>
        </w:rPr>
        <w:annotationRef/>
      </w:r>
      <w:r>
        <w:t>Please give feedback on content of this figure. I will make it pretty in the final version.</w:t>
      </w:r>
    </w:p>
  </w:comment>
  <w:comment w:id="389" w:author="Bale,Cameron" w:date="2023-09-12T14:25:00Z" w:initials="B">
    <w:p w14:paraId="501E5B94" w14:textId="77777777" w:rsidR="00C91B2F" w:rsidRDefault="00C91B2F" w:rsidP="003E5CEA">
      <w:pPr>
        <w:pStyle w:val="CommentText"/>
      </w:pPr>
      <w:r>
        <w:rPr>
          <w:rStyle w:val="CommentReference"/>
        </w:rPr>
        <w:annotationRef/>
      </w:r>
      <w:r>
        <w:t>Using f here for the nth feature function. There are limited notation options in Word. We'll need to come up with something to distinguish this from a vector  of feature values used in section 3.</w:t>
      </w:r>
    </w:p>
  </w:comment>
  <w:comment w:id="454" w:author="Bale,Cameron" w:date="2023-09-12T15:45:00Z" w:initials="B">
    <w:p w14:paraId="19E60A48" w14:textId="77777777" w:rsidR="00A86EB3" w:rsidRDefault="00A86EB3" w:rsidP="00174C54">
      <w:pPr>
        <w:pStyle w:val="CommentText"/>
      </w:pPr>
      <w:r>
        <w:rPr>
          <w:rStyle w:val="CommentReference"/>
        </w:rPr>
        <w:annotationRef/>
      </w:r>
      <w:r>
        <w:t>Calculated using full M3 data.</w:t>
      </w:r>
    </w:p>
  </w:comment>
  <w:comment w:id="460" w:author="Matthew Schneider" w:date="2023-09-04T20:11:00Z" w:initials="MS">
    <w:p w14:paraId="5F11F306" w14:textId="7814D2B6" w:rsidR="00AB5D35" w:rsidRDefault="00AB5D35" w:rsidP="00EB0861">
      <w:pPr>
        <w:pStyle w:val="CommentText"/>
      </w:pPr>
      <w:r>
        <w:rPr>
          <w:rStyle w:val="CommentReference"/>
        </w:rPr>
        <w:annotationRef/>
      </w:r>
      <w:r>
        <w:t>Maybe delete.  Trend should not be selected</w:t>
      </w:r>
    </w:p>
  </w:comment>
  <w:comment w:id="461" w:author="Matthew Schneider" w:date="2023-09-04T20:11:00Z" w:initials="MS">
    <w:p w14:paraId="59CA3EE8" w14:textId="77777777" w:rsidR="00AB5D35" w:rsidRDefault="00AB5D35" w:rsidP="006E5F47">
      <w:pPr>
        <w:pStyle w:val="CommentText"/>
      </w:pPr>
      <w:r>
        <w:rPr>
          <w:rStyle w:val="CommentReference"/>
        </w:rPr>
        <w:annotationRef/>
      </w:r>
      <w:r>
        <w:t>Selected is also the wrong word for the literature</w:t>
      </w:r>
    </w:p>
  </w:comment>
  <w:comment w:id="585" w:author="Matthew Schneider" w:date="2023-08-27T14:13:00Z" w:initials="MS">
    <w:p w14:paraId="4343F92A" w14:textId="4C466445" w:rsidR="00F12DA2" w:rsidRDefault="00F12DA2" w:rsidP="00857901">
      <w:pPr>
        <w:pStyle w:val="CommentText"/>
      </w:pPr>
      <w:r>
        <w:rPr>
          <w:rStyle w:val="CommentReference"/>
        </w:rPr>
        <w:annotationRef/>
      </w:r>
      <w:r>
        <w:t>If data is unprotected and the mean and variance are calculated to enough significant digits, then these two features alone can identify a time series.  This is a form of another attack that doesn't use distance between the time series.  So, you don't really want the exact same feature space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57992C" w15:done="0"/>
  <w15:commentEx w15:paraId="5F14B642" w15:done="0"/>
  <w15:commentEx w15:paraId="72FC88B5" w15:paraIdParent="5F14B642" w15:done="0"/>
  <w15:commentEx w15:paraId="795F7789" w15:done="0"/>
  <w15:commentEx w15:paraId="12DFB7B5" w15:done="0"/>
  <w15:commentEx w15:paraId="693A237D" w15:done="0"/>
  <w15:commentEx w15:paraId="5F346B5F" w15:done="0"/>
  <w15:commentEx w15:paraId="3F609B0F" w15:done="0"/>
  <w15:commentEx w15:paraId="38B2B85A" w15:done="0"/>
  <w15:commentEx w15:paraId="378C1D7D" w15:done="0"/>
  <w15:commentEx w15:paraId="389DA55A" w15:paraIdParent="378C1D7D" w15:done="0"/>
  <w15:commentEx w15:paraId="50EE30A8" w15:done="0"/>
  <w15:commentEx w15:paraId="3DBEB749" w15:done="0"/>
  <w15:commentEx w15:paraId="09510137" w15:done="0"/>
  <w15:commentEx w15:paraId="53E00807" w15:done="0"/>
  <w15:commentEx w15:paraId="501E5B94" w15:done="0"/>
  <w15:commentEx w15:paraId="19E60A48" w15:done="0"/>
  <w15:commentEx w15:paraId="5F11F306" w15:done="0"/>
  <w15:commentEx w15:paraId="59CA3EE8" w15:paraIdParent="5F11F306" w15:done="0"/>
  <w15:commentEx w15:paraId="4343F9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508F5" w16cex:dateUtc="2023-09-08T09:44:00Z"/>
  <w16cex:commentExtensible w16cex:durableId="28A4F9C4" w16cex:dateUtc="2023-09-08T08:39:00Z"/>
  <w16cex:commentExtensible w16cex:durableId="28A4F9F0" w16cex:dateUtc="2023-09-08T08:40:00Z"/>
  <w16cex:commentExtensible w16cex:durableId="28A5086F" w16cex:dateUtc="2023-09-08T09:41:00Z"/>
  <w16cex:commentExtensible w16cex:durableId="28A509FF" w16cex:dateUtc="2023-09-08T09:48:00Z"/>
  <w16cex:commentExtensible w16cex:durableId="28A5C86A" w16cex:dateUtc="2023-09-08T20:20:00Z"/>
  <w16cex:commentExtensible w16cex:durableId="28A50C44" w16cex:dateUtc="2023-09-08T09:58:00Z"/>
  <w16cex:commentExtensible w16cex:durableId="28A50CC4" w16cex:dateUtc="2023-09-08T10:00:00Z"/>
  <w16cex:commentExtensible w16cex:durableId="28A50D4D" w16cex:dateUtc="2023-09-08T10:02:00Z"/>
  <w16cex:commentExtensible w16cex:durableId="28A0975B" w16cex:dateUtc="2023-09-04T10:50:00Z"/>
  <w16cex:commentExtensible w16cex:durableId="28AAB937" w16cex:dateUtc="2023-09-12T14:17:00Z"/>
  <w16cex:commentExtensible w16cex:durableId="28A0B421" w16cex:dateUtc="2023-09-04T12:53:00Z"/>
  <w16cex:commentExtensible w16cex:durableId="28AAC283" w16cex:dateUtc="2023-09-12T14:57:00Z"/>
  <w16cex:commentExtensible w16cex:durableId="28AAC2CD" w16cex:dateUtc="2023-09-12T14:58:00Z"/>
  <w16cex:commentExtensible w16cex:durableId="28AAE16D" w16cex:dateUtc="2023-09-12T17:09:00Z"/>
  <w16cex:commentExtensible w16cex:durableId="28AAF375" w16cex:dateUtc="2023-09-12T18:25:00Z"/>
  <w16cex:commentExtensible w16cex:durableId="28AB061F" w16cex:dateUtc="2023-09-12T19:45:00Z"/>
  <w16cex:commentExtensible w16cex:durableId="28A0B876" w16cex:dateUtc="2023-09-04T13:11:00Z"/>
  <w16cex:commentExtensible w16cex:durableId="28A0B883" w16cex:dateUtc="2023-09-04T13:11:00Z"/>
  <w16cex:commentExtensible w16cex:durableId="2895D874" w16cex:dateUtc="2023-08-2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57992C" w16cid:durableId="28A508F5"/>
  <w16cid:commentId w16cid:paraId="5F14B642" w16cid:durableId="28A4F9C4"/>
  <w16cid:commentId w16cid:paraId="72FC88B5" w16cid:durableId="28A4F9F0"/>
  <w16cid:commentId w16cid:paraId="795F7789" w16cid:durableId="28A5086F"/>
  <w16cid:commentId w16cid:paraId="12DFB7B5" w16cid:durableId="28A509FF"/>
  <w16cid:commentId w16cid:paraId="693A237D" w16cid:durableId="28A5C86A"/>
  <w16cid:commentId w16cid:paraId="5F346B5F" w16cid:durableId="28A50C44"/>
  <w16cid:commentId w16cid:paraId="3F609B0F" w16cid:durableId="28A50CC4"/>
  <w16cid:commentId w16cid:paraId="38B2B85A" w16cid:durableId="28A50D4D"/>
  <w16cid:commentId w16cid:paraId="378C1D7D" w16cid:durableId="28A0975B"/>
  <w16cid:commentId w16cid:paraId="389DA55A" w16cid:durableId="28AAB937"/>
  <w16cid:commentId w16cid:paraId="50EE30A8" w16cid:durableId="28A0B421"/>
  <w16cid:commentId w16cid:paraId="3DBEB749" w16cid:durableId="28AAC283"/>
  <w16cid:commentId w16cid:paraId="09510137" w16cid:durableId="28AAC2CD"/>
  <w16cid:commentId w16cid:paraId="53E00807" w16cid:durableId="28AAE16D"/>
  <w16cid:commentId w16cid:paraId="501E5B94" w16cid:durableId="28AAF375"/>
  <w16cid:commentId w16cid:paraId="19E60A48" w16cid:durableId="28AB061F"/>
  <w16cid:commentId w16cid:paraId="5F11F306" w16cid:durableId="28A0B876"/>
  <w16cid:commentId w16cid:paraId="59CA3EE8" w16cid:durableId="28A0B883"/>
  <w16cid:commentId w16cid:paraId="4343F92A" w16cid:durableId="2895D8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79EEA" w14:textId="77777777" w:rsidR="00A7387D" w:rsidRDefault="00A7387D" w:rsidP="00C37A47">
      <w:r>
        <w:separator/>
      </w:r>
    </w:p>
  </w:endnote>
  <w:endnote w:type="continuationSeparator" w:id="0">
    <w:p w14:paraId="42B969CC" w14:textId="77777777" w:rsidR="00A7387D" w:rsidRDefault="00A7387D"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D64F8" w14:textId="77777777" w:rsidR="00A7387D" w:rsidRDefault="00A7387D" w:rsidP="00C37A47">
      <w:r>
        <w:separator/>
      </w:r>
    </w:p>
  </w:footnote>
  <w:footnote w:type="continuationSeparator" w:id="0">
    <w:p w14:paraId="52551C63" w14:textId="77777777" w:rsidR="00A7387D" w:rsidRDefault="00A7387D" w:rsidP="00C37A47">
      <w:r>
        <w:continuationSeparator/>
      </w:r>
    </w:p>
  </w:footnote>
  <w:footnote w:id="1">
    <w:p w14:paraId="72B384D3" w14:textId="77777777" w:rsidR="00627F61" w:rsidRPr="00F150D8" w:rsidRDefault="00627F61" w:rsidP="00627F61">
      <w:pPr>
        <w:pStyle w:val="FootnoteText"/>
        <w:rPr>
          <w:rFonts w:ascii="Cambria" w:hAnsi="Cambria"/>
          <w:sz w:val="24"/>
          <w:szCs w:val="24"/>
        </w:rPr>
      </w:pPr>
    </w:p>
  </w:footnote>
  <w:footnote w:id="2">
    <w:p w14:paraId="31FC12F9" w14:textId="1742B70C" w:rsidR="008773D5" w:rsidRDefault="008773D5">
      <w:pPr>
        <w:pStyle w:val="FootnoteText"/>
      </w:pPr>
      <w:ins w:id="6" w:author="Matthew Schneider" w:date="2023-09-04T16:16:00Z">
        <w:r>
          <w:rPr>
            <w:rStyle w:val="FootnoteReference"/>
          </w:rPr>
          <w:footnoteRef/>
        </w:r>
        <w:r>
          <w:t xml:space="preserve"> </w:t>
        </w:r>
        <w:r>
          <w:rPr>
            <w:rFonts w:ascii="Cambria" w:hAnsi="Cambria" w:cs="Times New Roman"/>
            <w:szCs w:val="24"/>
          </w:rPr>
          <w:t xml:space="preserve">cite Verizon DBIR numbers 2019 to 2022.  </w:t>
        </w:r>
      </w:ins>
    </w:p>
  </w:footnote>
  <w:footnote w:id="3">
    <w:p w14:paraId="0CB51874" w14:textId="77777777" w:rsidR="0076653C" w:rsidRPr="00C37A47" w:rsidDel="000847AB" w:rsidRDefault="0076653C" w:rsidP="0076653C">
      <w:pPr>
        <w:rPr>
          <w:ins w:id="55" w:author="Matthew Schneider" w:date="2023-09-04T17:04:00Z"/>
          <w:del w:id="56" w:author="Bale,Cameron" w:date="2023-09-08T16:14:00Z"/>
          <w:rFonts w:ascii="Cambria" w:hAnsi="Cambria"/>
        </w:rPr>
      </w:pPr>
      <w:ins w:id="57" w:author="Matthew Schneider" w:date="2023-09-04T17:04:00Z">
        <w:del w:id="58" w:author="Bale,Cameron" w:date="2023-09-08T16:14:00Z">
          <w:r w:rsidDel="000847AB">
            <w:rPr>
              <w:rStyle w:val="FootnoteReference"/>
            </w:rPr>
            <w:footnoteRef/>
          </w:r>
          <w:r w:rsidDel="000847AB">
            <w:delText xml:space="preserve"> </w:delText>
          </w:r>
          <w:r w:rsidRPr="00C37A47" w:rsidDel="000847AB">
            <w:rPr>
              <w:rFonts w:ascii="Cambria" w:hAnsi="Cambria"/>
            </w:rPr>
            <w:delText xml:space="preserve">For </w:delText>
          </w:r>
          <w:r w:rsidDel="000847AB">
            <w:rPr>
              <w:rFonts w:ascii="Cambria" w:hAnsi="Cambria"/>
            </w:rPr>
            <w:delText xml:space="preserve">legislation </w:delText>
          </w:r>
          <w:r w:rsidRPr="00C37A47" w:rsidDel="000847AB">
            <w:rPr>
              <w:rFonts w:ascii="Cambria" w:hAnsi="Cambria"/>
            </w:rPr>
            <w:delText xml:space="preserve">examples in the United States, see </w:delText>
          </w:r>
          <w:r w:rsidDel="000847AB">
            <w:fldChar w:fldCharType="begin"/>
          </w:r>
          <w:r w:rsidDel="000847AB">
            <w:delInstrText>HYPERLINK "https://iapp.org/resources/article/us-state-privacy-legislation-tracker/"</w:delInstrText>
          </w:r>
          <w:r w:rsidDel="000847AB">
            <w:fldChar w:fldCharType="separate"/>
          </w:r>
          <w:r w:rsidRPr="00AC558A" w:rsidDel="000847AB">
            <w:rPr>
              <w:rStyle w:val="Hyperlink"/>
              <w:rFonts w:ascii="Cambria" w:hAnsi="Cambria"/>
            </w:rPr>
            <w:delText>this</w:delText>
          </w:r>
          <w:r w:rsidDel="000847AB">
            <w:rPr>
              <w:rStyle w:val="Hyperlink"/>
              <w:rFonts w:ascii="Cambria" w:hAnsi="Cambria"/>
            </w:rPr>
            <w:fldChar w:fldCharType="end"/>
          </w:r>
          <w:r w:rsidRPr="00C37A47" w:rsidDel="000847AB">
            <w:rPr>
              <w:rFonts w:ascii="Cambria" w:hAnsi="Cambria"/>
            </w:rPr>
            <w:delText xml:space="preserve"> map</w:delText>
          </w:r>
          <w:r w:rsidDel="000847AB">
            <w:rPr>
              <w:rFonts w:ascii="Cambria" w:hAnsi="Cambria"/>
            </w:rPr>
            <w:delText>.</w:delText>
          </w:r>
          <w:r w:rsidRPr="0076653C" w:rsidDel="000847AB">
            <w:delText xml:space="preserve"> </w:delText>
          </w:r>
          <w:r w:rsidRPr="0076653C" w:rsidDel="000847AB">
            <w:rPr>
              <w:rFonts w:ascii="Cambria" w:hAnsi="Cambria"/>
            </w:rPr>
            <w:delText>See articles 6, 45, and 46 of the GDPR.</w:delText>
          </w:r>
        </w:del>
      </w:ins>
    </w:p>
    <w:p w14:paraId="1A77E0CD" w14:textId="77777777" w:rsidR="0076653C" w:rsidDel="000847AB" w:rsidRDefault="0076653C" w:rsidP="0076653C">
      <w:pPr>
        <w:pStyle w:val="FootnoteText"/>
        <w:rPr>
          <w:ins w:id="59" w:author="Matthew Schneider" w:date="2023-09-04T17:04:00Z"/>
          <w:del w:id="60" w:author="Bale,Cameron" w:date="2023-09-08T16:14:00Z"/>
        </w:rPr>
      </w:pPr>
    </w:p>
  </w:footnote>
  <w:footnote w:id="4">
    <w:p w14:paraId="1F2546AE" w14:textId="77777777" w:rsidR="000847AB" w:rsidRPr="00C37A47" w:rsidRDefault="000847AB" w:rsidP="000847AB">
      <w:pPr>
        <w:rPr>
          <w:ins w:id="87" w:author="Bale,Cameron" w:date="2023-09-08T16:18:00Z"/>
          <w:rFonts w:ascii="Cambria" w:hAnsi="Cambria"/>
        </w:rPr>
      </w:pPr>
      <w:ins w:id="88" w:author="Bale,Cameron" w:date="2023-09-08T16:18:00Z">
        <w:r>
          <w:rPr>
            <w:rStyle w:val="FootnoteReference"/>
          </w:rPr>
          <w:footnoteRef/>
        </w:r>
        <w:r>
          <w:t xml:space="preserve"> </w:t>
        </w:r>
        <w:r w:rsidRPr="00C37A47">
          <w:rPr>
            <w:rFonts w:ascii="Cambria" w:hAnsi="Cambria"/>
          </w:rPr>
          <w:t xml:space="preserve">For </w:t>
        </w:r>
        <w:r>
          <w:rPr>
            <w:rFonts w:ascii="Cambria" w:hAnsi="Cambria"/>
          </w:rPr>
          <w:t xml:space="preserve">legislation </w:t>
        </w:r>
        <w:r w:rsidRPr="00C37A47">
          <w:rPr>
            <w:rFonts w:ascii="Cambria" w:hAnsi="Cambria"/>
          </w:rPr>
          <w:t xml:space="preserve">examples in the United States, see </w:t>
        </w:r>
        <w:r>
          <w:fldChar w:fldCharType="begin"/>
        </w:r>
        <w:r>
          <w:instrText>HYPERLINK "https://iapp.org/resources/article/us-state-privacy-legislation-tracker/"</w:instrText>
        </w:r>
        <w:r>
          <w:fldChar w:fldCharType="separate"/>
        </w:r>
        <w:r w:rsidRPr="00AC558A">
          <w:rPr>
            <w:rStyle w:val="Hyperlink"/>
            <w:rFonts w:ascii="Cambria" w:hAnsi="Cambria"/>
          </w:rPr>
          <w:t>this</w:t>
        </w:r>
        <w:r>
          <w:rPr>
            <w:rStyle w:val="Hyperlink"/>
            <w:rFonts w:ascii="Cambria" w:hAnsi="Cambria"/>
          </w:rPr>
          <w:fldChar w:fldCharType="end"/>
        </w:r>
        <w:r w:rsidRPr="00C37A47">
          <w:rPr>
            <w:rFonts w:ascii="Cambria" w:hAnsi="Cambria"/>
          </w:rPr>
          <w:t xml:space="preserve"> map</w:t>
        </w:r>
        <w:r>
          <w:rPr>
            <w:rFonts w:ascii="Cambria" w:hAnsi="Cambria"/>
          </w:rPr>
          <w:t>.</w:t>
        </w:r>
        <w:r w:rsidRPr="0076653C">
          <w:t xml:space="preserve"> </w:t>
        </w:r>
        <w:r w:rsidRPr="0076653C">
          <w:rPr>
            <w:rFonts w:ascii="Cambria" w:hAnsi="Cambria"/>
          </w:rPr>
          <w:t>See articles 6, 45, and 46 of the GDPR.</w:t>
        </w:r>
      </w:ins>
    </w:p>
    <w:p w14:paraId="741540BF" w14:textId="77777777" w:rsidR="000847AB" w:rsidRDefault="000847AB" w:rsidP="000847AB">
      <w:pPr>
        <w:pStyle w:val="FootnoteText"/>
        <w:rPr>
          <w:ins w:id="89" w:author="Bale,Cameron" w:date="2023-09-08T16:18:00Z"/>
        </w:rPr>
      </w:pPr>
    </w:p>
  </w:footnote>
  <w:footnote w:id="5">
    <w:p w14:paraId="00D6339E" w14:textId="019072AB" w:rsidR="004105AD" w:rsidRPr="004105AD" w:rsidRDefault="004105AD">
      <w:pPr>
        <w:pStyle w:val="FootnoteText"/>
        <w:rPr>
          <w:rFonts w:eastAsiaTheme="minorEastAsia"/>
        </w:rPr>
      </w:pPr>
      <w:r w:rsidRPr="008D0929">
        <w:rPr>
          <w:rFonts w:ascii="Cambria" w:hAnsi="Cambria"/>
          <w:sz w:val="22"/>
          <w:szCs w:val="22"/>
        </w:rPr>
        <w:footnoteRef/>
      </w:r>
      <w:r w:rsidRPr="008D0929">
        <w:rPr>
          <w:rFonts w:ascii="Cambria" w:hAnsi="Cambria"/>
          <w:sz w:val="22"/>
          <w:szCs w:val="22"/>
        </w:rPr>
        <w:t xml:space="preserve"> All norms on </w:t>
      </w:r>
      <m:oMath>
        <m:sSup>
          <m:sSupPr>
            <m:ctrlPr>
              <w:rPr>
                <w:rFonts w:ascii="Cambria Math" w:hAnsi="Cambria Math"/>
                <w:sz w:val="22"/>
                <w:szCs w:val="22"/>
              </w:rPr>
            </m:ctrlPr>
          </m:sSupPr>
          <m:e>
            <m:r>
              <m:rPr>
                <m:scr m:val="double-struck"/>
                <m:sty m:val="p"/>
              </m:rPr>
              <w:rPr>
                <w:rFonts w:ascii="Cambria Math" w:hAnsi="Cambria Math"/>
                <w:sz w:val="22"/>
                <w:szCs w:val="22"/>
              </w:rPr>
              <m:t>R</m:t>
            </m:r>
          </m:e>
          <m:sup>
            <m:r>
              <w:rPr>
                <w:rFonts w:ascii="Cambria Math" w:hAnsi="Cambria Math"/>
                <w:sz w:val="22"/>
                <w:szCs w:val="22"/>
              </w:rPr>
              <m:t>n</m:t>
            </m:r>
          </m:sup>
        </m:sSup>
      </m:oMath>
      <w:r w:rsidRPr="008D0929">
        <w:rPr>
          <w:rFonts w:ascii="Cambria" w:hAnsi="Cambria"/>
          <w:sz w:val="22"/>
          <w:szCs w:val="22"/>
        </w:rPr>
        <w:t xml:space="preserve"> are equivalent to the Euclidean norm.</w:t>
      </w:r>
    </w:p>
  </w:footnote>
  <w:footnote w:id="6">
    <w:p w14:paraId="268DDFAE" w14:textId="162FC46C" w:rsidR="000E5A3D" w:rsidRPr="000E5A3D" w:rsidRDefault="000E5A3D">
      <w:pPr>
        <w:pStyle w:val="FootnoteText"/>
        <w:rPr>
          <w:rFonts w:eastAsiaTheme="minorEastAsia"/>
        </w:rPr>
      </w:pPr>
      <w:r w:rsidRPr="00E47B91">
        <w:rPr>
          <w:rFonts w:ascii="Cambria" w:hAnsi="Cambria"/>
          <w:sz w:val="22"/>
          <w:szCs w:val="22"/>
        </w:rPr>
        <w:footnoteRef/>
      </w:r>
      <w:r w:rsidRPr="00E47B91">
        <w:rPr>
          <w:rFonts w:ascii="Cambria" w:hAnsi="Cambria"/>
          <w:sz w:val="22"/>
          <w:szCs w:val="22"/>
        </w:rPr>
        <w:t xml:space="preserve"> Note that we could also define a distance matrix based on the actual time series values </w:t>
      </w: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j</m:t>
            </m:r>
          </m:sub>
        </m:sSub>
      </m:oMath>
      <w:r w:rsidRPr="00E47B91">
        <w:rPr>
          <w:rFonts w:ascii="Cambria" w:hAnsi="Cambria"/>
          <w:sz w:val="22"/>
          <w:szCs w:val="22"/>
        </w:rPr>
        <w:t xml:space="preserve">, where </w:t>
      </w:r>
      <m:oMath>
        <m:r>
          <w:rPr>
            <w:rFonts w:ascii="Cambria Math" w:hAnsi="Cambria Math"/>
            <w:sz w:val="22"/>
            <w:szCs w:val="22"/>
          </w:rPr>
          <m:t>D</m:t>
        </m:r>
      </m:oMath>
      <w:r w:rsidRPr="00E47B91">
        <w:rPr>
          <w:rFonts w:ascii="Cambria" w:hAnsi="Cambria"/>
          <w:sz w:val="22"/>
          <w:szCs w:val="22"/>
        </w:rPr>
        <w:t xml:space="preserve"> would become a function of </w:t>
      </w:r>
      <m:oMath>
        <m:r>
          <w:rPr>
            <w:rFonts w:ascii="Cambria Math" w:hAnsi="Cambria Math"/>
            <w:sz w:val="22"/>
            <w:szCs w:val="22"/>
          </w:rPr>
          <m:t>X</m:t>
        </m:r>
      </m:oMath>
      <w:r w:rsidRPr="00E47B91">
        <w:rPr>
          <w:rFonts w:ascii="Cambria" w:hAnsi="Cambria"/>
          <w:sz w:val="22"/>
          <w:szCs w:val="22"/>
        </w:rPr>
        <w:t xml:space="preserve"> rather than </w:t>
      </w:r>
      <m:oMath>
        <m:r>
          <w:rPr>
            <w:rFonts w:ascii="Cambria Math" w:hAnsi="Cambria Math"/>
            <w:sz w:val="22"/>
            <w:szCs w:val="22"/>
          </w:rPr>
          <m:t>C</m:t>
        </m:r>
      </m:oMath>
      <w:r w:rsidRPr="00E47B91">
        <w:rPr>
          <w:rFonts w:ascii="Cambria" w:hAnsi="Cambria"/>
          <w:sz w:val="22"/>
          <w:szCs w:val="22"/>
        </w:rPr>
        <w:t>.</w:t>
      </w:r>
    </w:p>
  </w:footnote>
  <w:footnote w:id="7">
    <w:p w14:paraId="565FD06E" w14:textId="46BCE12F" w:rsidR="00966E13" w:rsidRDefault="00966E13">
      <w:pPr>
        <w:pStyle w:val="FootnoteText"/>
      </w:pPr>
      <w:r>
        <w:rPr>
          <w:rStyle w:val="FootnoteReference"/>
        </w:rPr>
        <w:footnoteRef/>
      </w:r>
      <w:r>
        <w:t xml:space="preserve"> These features were selected from the results in Section 4.4.</w:t>
      </w:r>
    </w:p>
  </w:footnote>
  <w:footnote w:id="8">
    <w:p w14:paraId="4FF14127" w14:textId="77777777" w:rsidR="00BE6A15" w:rsidRDefault="00BE6A15" w:rsidP="00BE6A15">
      <w:pPr>
        <w:rPr>
          <w:rFonts w:ascii="Cambria" w:hAnsi="Cambria"/>
        </w:rPr>
      </w:pPr>
      <w:r>
        <w:rPr>
          <w:rStyle w:val="FootnoteReference"/>
        </w:rPr>
        <w:footnoteRef/>
      </w:r>
      <w:r>
        <w:t xml:space="preserve"> </w:t>
      </w:r>
      <w:r>
        <w:rPr>
          <w:rFonts w:ascii="Cambria" w:hAnsi="Cambria"/>
        </w:rPr>
        <w:t>Implementation details can be found in the appendix.</w:t>
      </w:r>
    </w:p>
    <w:p w14:paraId="755D5B98" w14:textId="77777777" w:rsidR="00BE6A15" w:rsidRDefault="00BE6A15" w:rsidP="00BE6A15">
      <w:pPr>
        <w:pStyle w:val="FootnoteText"/>
      </w:pPr>
    </w:p>
  </w:footnote>
  <w:footnote w:id="9">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AN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p>
    <w:p w14:paraId="0BA8AF72" w14:textId="27140EC3" w:rsidR="00E92933" w:rsidRDefault="00E92933">
      <w:pPr>
        <w:pStyle w:val="FootnoteText"/>
      </w:pPr>
    </w:p>
  </w:footnote>
  <w:footnote w:id="10">
    <w:p w14:paraId="2AFBD43B" w14:textId="68A5D8C1" w:rsidR="001607BA" w:rsidRDefault="001607BA">
      <w:pPr>
        <w:pStyle w:val="FootnoteText"/>
      </w:pPr>
      <w:r w:rsidRPr="00D26CE6">
        <w:rPr>
          <w:rFonts w:ascii="Cambria" w:hAnsi="Cambria"/>
          <w:sz w:val="22"/>
          <w:szCs w:val="22"/>
        </w:rPr>
        <w:footnoteRef/>
      </w:r>
      <w:r w:rsidRPr="00D26CE6">
        <w:rPr>
          <w:rFonts w:ascii="Cambria" w:hAnsi="Cambria"/>
          <w:sz w:val="22"/>
          <w:szCs w:val="22"/>
        </w:rPr>
        <w:t xml:space="preserve"> AvgRelAE can be generalized to accommodate multiple forecasts for each series. See </w:t>
      </w:r>
      <w:r w:rsidR="009D1D5B">
        <w:rPr>
          <w:rFonts w:ascii="Cambria" w:hAnsi="Cambria"/>
          <w:sz w:val="22"/>
          <w:szCs w:val="22"/>
        </w:rPr>
        <w:t>Davydenko &amp; Fildes,</w:t>
      </w:r>
      <w:r w:rsidRPr="00D26CE6">
        <w:rPr>
          <w:rFonts w:ascii="Cambria" w:hAnsi="Cambria"/>
          <w:sz w:val="22"/>
          <w:szCs w:val="22"/>
        </w:rPr>
        <w:t xml:space="preserve"> (2013) for the AvgRelMAE.</w:t>
      </w:r>
    </w:p>
  </w:footnote>
  <w:footnote w:id="11">
    <w:p w14:paraId="284E4CDA" w14:textId="649C2018" w:rsidR="00853B40" w:rsidRDefault="00853B40">
      <w:pPr>
        <w:pStyle w:val="FootnoteText"/>
      </w:pPr>
      <w:r>
        <w:rPr>
          <w:rStyle w:val="FootnoteReference"/>
        </w:rPr>
        <w:footnoteRef/>
      </w:r>
      <w:r>
        <w:t xml:space="preserve"> </w:t>
      </w:r>
      <w:hyperlink r:id="rId1" w:history="1">
        <w:r w:rsidRPr="00853B40">
          <w:rPr>
            <w:rStyle w:val="Hyperlink"/>
          </w:rPr>
          <w:t>E.U. slaps Meta with record $1.3 billion fine for data privacy violations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26B455"/>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E72B51"/>
    <w:multiLevelType w:val="multilevel"/>
    <w:tmpl w:val="20DAC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44E"/>
    <w:multiLevelType w:val="hybridMultilevel"/>
    <w:tmpl w:val="500C354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AA2078"/>
    <w:multiLevelType w:val="hybridMultilevel"/>
    <w:tmpl w:val="39A4B7F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C018F"/>
    <w:multiLevelType w:val="hybridMultilevel"/>
    <w:tmpl w:val="A572B2D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100C72"/>
    <w:multiLevelType w:val="hybridMultilevel"/>
    <w:tmpl w:val="282EBDE0"/>
    <w:lvl w:ilvl="0" w:tplc="1164B0C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E427BD"/>
    <w:multiLevelType w:val="hybridMultilevel"/>
    <w:tmpl w:val="2AEE36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9A1748"/>
    <w:multiLevelType w:val="hybridMultilevel"/>
    <w:tmpl w:val="CA6298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352DA0"/>
    <w:multiLevelType w:val="hybridMultilevel"/>
    <w:tmpl w:val="FBD0EA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2B6AFE"/>
    <w:multiLevelType w:val="hybridMultilevel"/>
    <w:tmpl w:val="E17ABC30"/>
    <w:lvl w:ilvl="0" w:tplc="D6368A52">
      <w:numFmt w:val="bullet"/>
      <w:lvlText w:val="-"/>
      <w:lvlJc w:val="left"/>
      <w:pPr>
        <w:ind w:left="410" w:hanging="360"/>
      </w:pPr>
      <w:rPr>
        <w:rFonts w:ascii="Cambria" w:eastAsiaTheme="minorHAnsi" w:hAnsi="Cambria"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3" w15:restartNumberingAfterBreak="0">
    <w:nsid w:val="5A5C45A8"/>
    <w:multiLevelType w:val="hybridMultilevel"/>
    <w:tmpl w:val="D012D66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29A7B31"/>
    <w:multiLevelType w:val="hybridMultilevel"/>
    <w:tmpl w:val="FDA40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F3013"/>
    <w:multiLevelType w:val="hybridMultilevel"/>
    <w:tmpl w:val="54FCAA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77720">
    <w:abstractNumId w:val="1"/>
  </w:num>
  <w:num w:numId="2" w16cid:durableId="2121336443">
    <w:abstractNumId w:val="5"/>
  </w:num>
  <w:num w:numId="3" w16cid:durableId="1523744025">
    <w:abstractNumId w:val="16"/>
  </w:num>
  <w:num w:numId="4" w16cid:durableId="552933494">
    <w:abstractNumId w:val="15"/>
  </w:num>
  <w:num w:numId="5" w16cid:durableId="1911845367">
    <w:abstractNumId w:val="6"/>
  </w:num>
  <w:num w:numId="6" w16cid:durableId="1352337643">
    <w:abstractNumId w:val="10"/>
  </w:num>
  <w:num w:numId="7" w16cid:durableId="1483504373">
    <w:abstractNumId w:val="14"/>
  </w:num>
  <w:num w:numId="8" w16cid:durableId="943537918">
    <w:abstractNumId w:val="9"/>
  </w:num>
  <w:num w:numId="9" w16cid:durableId="106774620">
    <w:abstractNumId w:val="11"/>
  </w:num>
  <w:num w:numId="10" w16cid:durableId="1889102232">
    <w:abstractNumId w:val="7"/>
  </w:num>
  <w:num w:numId="11" w16cid:durableId="1659191542">
    <w:abstractNumId w:val="4"/>
  </w:num>
  <w:num w:numId="12" w16cid:durableId="1624799392">
    <w:abstractNumId w:val="3"/>
  </w:num>
  <w:num w:numId="13" w16cid:durableId="1953971670">
    <w:abstractNumId w:val="13"/>
  </w:num>
  <w:num w:numId="14" w16cid:durableId="781417937">
    <w:abstractNumId w:val="8"/>
  </w:num>
  <w:num w:numId="15" w16cid:durableId="1351302437">
    <w:abstractNumId w:val="12"/>
  </w:num>
  <w:num w:numId="16" w16cid:durableId="1968730177">
    <w:abstractNumId w:val="2"/>
  </w:num>
  <w:num w:numId="17" w16cid:durableId="1654869372">
    <w:abstractNumId w:val="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AD" w15:userId="S::cdb327@drexel.edu::5f6b9050-9c6e-4c6e-8901-30647d0733c0"/>
  </w15:person>
  <w15:person w15:author="Matthew Schneider">
    <w15:presenceInfo w15:providerId="AD" w15:userId="S::matt@drdataprivacy.com::5d309943-0eb6-49aa-9353-10e462d175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qwUAaRe9iSwAAAA="/>
  </w:docVars>
  <w:rsids>
    <w:rsidRoot w:val="00C37A47"/>
    <w:rsid w:val="000027C0"/>
    <w:rsid w:val="000028B2"/>
    <w:rsid w:val="00002CA6"/>
    <w:rsid w:val="00002E12"/>
    <w:rsid w:val="00003228"/>
    <w:rsid w:val="000066EA"/>
    <w:rsid w:val="00007694"/>
    <w:rsid w:val="00010310"/>
    <w:rsid w:val="00010427"/>
    <w:rsid w:val="00012134"/>
    <w:rsid w:val="00013B40"/>
    <w:rsid w:val="00016287"/>
    <w:rsid w:val="000168E5"/>
    <w:rsid w:val="000206FC"/>
    <w:rsid w:val="000225BC"/>
    <w:rsid w:val="00022630"/>
    <w:rsid w:val="000228FC"/>
    <w:rsid w:val="00022B9A"/>
    <w:rsid w:val="0002324C"/>
    <w:rsid w:val="0002357B"/>
    <w:rsid w:val="000256AC"/>
    <w:rsid w:val="00026A99"/>
    <w:rsid w:val="00026B71"/>
    <w:rsid w:val="00026E58"/>
    <w:rsid w:val="00027B73"/>
    <w:rsid w:val="000302A2"/>
    <w:rsid w:val="00031BC3"/>
    <w:rsid w:val="0003528B"/>
    <w:rsid w:val="00036497"/>
    <w:rsid w:val="0004237A"/>
    <w:rsid w:val="0004247E"/>
    <w:rsid w:val="00042CD8"/>
    <w:rsid w:val="0004315A"/>
    <w:rsid w:val="0004382E"/>
    <w:rsid w:val="00043F81"/>
    <w:rsid w:val="0004461E"/>
    <w:rsid w:val="00045997"/>
    <w:rsid w:val="00046B2A"/>
    <w:rsid w:val="00052877"/>
    <w:rsid w:val="00052E9B"/>
    <w:rsid w:val="0005360C"/>
    <w:rsid w:val="000560A8"/>
    <w:rsid w:val="00056491"/>
    <w:rsid w:val="00057BD7"/>
    <w:rsid w:val="00057F26"/>
    <w:rsid w:val="00060611"/>
    <w:rsid w:val="00060660"/>
    <w:rsid w:val="0006141E"/>
    <w:rsid w:val="00061AA5"/>
    <w:rsid w:val="00061AAF"/>
    <w:rsid w:val="000627DC"/>
    <w:rsid w:val="00064919"/>
    <w:rsid w:val="00065352"/>
    <w:rsid w:val="00065937"/>
    <w:rsid w:val="00066184"/>
    <w:rsid w:val="00066C6B"/>
    <w:rsid w:val="0007082F"/>
    <w:rsid w:val="000710DD"/>
    <w:rsid w:val="000711D7"/>
    <w:rsid w:val="00071444"/>
    <w:rsid w:val="00072A9A"/>
    <w:rsid w:val="00073255"/>
    <w:rsid w:val="00075520"/>
    <w:rsid w:val="000759EC"/>
    <w:rsid w:val="000761E8"/>
    <w:rsid w:val="00076E39"/>
    <w:rsid w:val="000774EA"/>
    <w:rsid w:val="00077579"/>
    <w:rsid w:val="00077A18"/>
    <w:rsid w:val="00080DA3"/>
    <w:rsid w:val="0008246B"/>
    <w:rsid w:val="00082777"/>
    <w:rsid w:val="00082D5F"/>
    <w:rsid w:val="000847AB"/>
    <w:rsid w:val="00084A1F"/>
    <w:rsid w:val="00085B47"/>
    <w:rsid w:val="00085C2D"/>
    <w:rsid w:val="00085D2A"/>
    <w:rsid w:val="00086C4A"/>
    <w:rsid w:val="000870B4"/>
    <w:rsid w:val="00090220"/>
    <w:rsid w:val="00090338"/>
    <w:rsid w:val="000904C4"/>
    <w:rsid w:val="0009107F"/>
    <w:rsid w:val="00092873"/>
    <w:rsid w:val="00092FD7"/>
    <w:rsid w:val="00095AD8"/>
    <w:rsid w:val="00095B8F"/>
    <w:rsid w:val="00096093"/>
    <w:rsid w:val="00097842"/>
    <w:rsid w:val="000A1B1A"/>
    <w:rsid w:val="000A26D2"/>
    <w:rsid w:val="000A2F00"/>
    <w:rsid w:val="000A3652"/>
    <w:rsid w:val="000A3CFF"/>
    <w:rsid w:val="000A4CF3"/>
    <w:rsid w:val="000A5CDA"/>
    <w:rsid w:val="000A646E"/>
    <w:rsid w:val="000A7FF2"/>
    <w:rsid w:val="000B153D"/>
    <w:rsid w:val="000B18F5"/>
    <w:rsid w:val="000B190A"/>
    <w:rsid w:val="000B2E93"/>
    <w:rsid w:val="000B359F"/>
    <w:rsid w:val="000B4367"/>
    <w:rsid w:val="000B521D"/>
    <w:rsid w:val="000B68FA"/>
    <w:rsid w:val="000B6FB7"/>
    <w:rsid w:val="000B78C1"/>
    <w:rsid w:val="000C0846"/>
    <w:rsid w:val="000C0C01"/>
    <w:rsid w:val="000C1741"/>
    <w:rsid w:val="000C1DE8"/>
    <w:rsid w:val="000C23B2"/>
    <w:rsid w:val="000C2DC7"/>
    <w:rsid w:val="000C309F"/>
    <w:rsid w:val="000C30D8"/>
    <w:rsid w:val="000C310E"/>
    <w:rsid w:val="000C3456"/>
    <w:rsid w:val="000C3DCD"/>
    <w:rsid w:val="000C4014"/>
    <w:rsid w:val="000C41B9"/>
    <w:rsid w:val="000C4F1B"/>
    <w:rsid w:val="000C6204"/>
    <w:rsid w:val="000C7F8E"/>
    <w:rsid w:val="000D17A6"/>
    <w:rsid w:val="000D1902"/>
    <w:rsid w:val="000D1F6D"/>
    <w:rsid w:val="000D216E"/>
    <w:rsid w:val="000D22EB"/>
    <w:rsid w:val="000D233B"/>
    <w:rsid w:val="000D2981"/>
    <w:rsid w:val="000D3CFF"/>
    <w:rsid w:val="000D4F2E"/>
    <w:rsid w:val="000D5292"/>
    <w:rsid w:val="000D600C"/>
    <w:rsid w:val="000D748F"/>
    <w:rsid w:val="000D7663"/>
    <w:rsid w:val="000E0BB1"/>
    <w:rsid w:val="000E1079"/>
    <w:rsid w:val="000E1E91"/>
    <w:rsid w:val="000E2437"/>
    <w:rsid w:val="000E2552"/>
    <w:rsid w:val="000E3156"/>
    <w:rsid w:val="000E47FC"/>
    <w:rsid w:val="000E5A3D"/>
    <w:rsid w:val="000E62FD"/>
    <w:rsid w:val="000E6532"/>
    <w:rsid w:val="000E7CD3"/>
    <w:rsid w:val="000F0205"/>
    <w:rsid w:val="000F1635"/>
    <w:rsid w:val="000F18FF"/>
    <w:rsid w:val="000F291D"/>
    <w:rsid w:val="000F36A0"/>
    <w:rsid w:val="000F4258"/>
    <w:rsid w:val="000F52A9"/>
    <w:rsid w:val="000F551D"/>
    <w:rsid w:val="000F57C7"/>
    <w:rsid w:val="000F68F0"/>
    <w:rsid w:val="000F6EE0"/>
    <w:rsid w:val="000F7F64"/>
    <w:rsid w:val="001003CE"/>
    <w:rsid w:val="00103E42"/>
    <w:rsid w:val="00104AAF"/>
    <w:rsid w:val="00104CA6"/>
    <w:rsid w:val="00104E6F"/>
    <w:rsid w:val="00110475"/>
    <w:rsid w:val="00110AAC"/>
    <w:rsid w:val="00110C93"/>
    <w:rsid w:val="00111CD5"/>
    <w:rsid w:val="00112C14"/>
    <w:rsid w:val="00112CE3"/>
    <w:rsid w:val="001130FC"/>
    <w:rsid w:val="00113911"/>
    <w:rsid w:val="00115C04"/>
    <w:rsid w:val="00116323"/>
    <w:rsid w:val="00116968"/>
    <w:rsid w:val="00116A78"/>
    <w:rsid w:val="00117122"/>
    <w:rsid w:val="00117A04"/>
    <w:rsid w:val="00121D71"/>
    <w:rsid w:val="001225C6"/>
    <w:rsid w:val="0012355B"/>
    <w:rsid w:val="00124785"/>
    <w:rsid w:val="001254CB"/>
    <w:rsid w:val="001258CE"/>
    <w:rsid w:val="0012590C"/>
    <w:rsid w:val="00126B03"/>
    <w:rsid w:val="00130441"/>
    <w:rsid w:val="00131773"/>
    <w:rsid w:val="00132E04"/>
    <w:rsid w:val="00133559"/>
    <w:rsid w:val="00133954"/>
    <w:rsid w:val="0013433C"/>
    <w:rsid w:val="001344B2"/>
    <w:rsid w:val="00134519"/>
    <w:rsid w:val="00134969"/>
    <w:rsid w:val="001353CD"/>
    <w:rsid w:val="001354D3"/>
    <w:rsid w:val="00135726"/>
    <w:rsid w:val="00135AF7"/>
    <w:rsid w:val="00135C87"/>
    <w:rsid w:val="0013647F"/>
    <w:rsid w:val="00136A24"/>
    <w:rsid w:val="00137072"/>
    <w:rsid w:val="001374F3"/>
    <w:rsid w:val="001401C1"/>
    <w:rsid w:val="001420A4"/>
    <w:rsid w:val="00142249"/>
    <w:rsid w:val="00142898"/>
    <w:rsid w:val="00144064"/>
    <w:rsid w:val="00144C55"/>
    <w:rsid w:val="00147760"/>
    <w:rsid w:val="00147836"/>
    <w:rsid w:val="001502C9"/>
    <w:rsid w:val="00150CD7"/>
    <w:rsid w:val="00152FED"/>
    <w:rsid w:val="001531B9"/>
    <w:rsid w:val="00153E8C"/>
    <w:rsid w:val="00154610"/>
    <w:rsid w:val="001546D0"/>
    <w:rsid w:val="001556C1"/>
    <w:rsid w:val="00156AC5"/>
    <w:rsid w:val="00157262"/>
    <w:rsid w:val="001577AD"/>
    <w:rsid w:val="001607BA"/>
    <w:rsid w:val="00160BD1"/>
    <w:rsid w:val="00160BD8"/>
    <w:rsid w:val="00161CD0"/>
    <w:rsid w:val="00162218"/>
    <w:rsid w:val="00163808"/>
    <w:rsid w:val="00163D69"/>
    <w:rsid w:val="00163DB1"/>
    <w:rsid w:val="00164327"/>
    <w:rsid w:val="00164423"/>
    <w:rsid w:val="00166185"/>
    <w:rsid w:val="0016641B"/>
    <w:rsid w:val="001664B7"/>
    <w:rsid w:val="001666ED"/>
    <w:rsid w:val="00166C63"/>
    <w:rsid w:val="00167D81"/>
    <w:rsid w:val="0017017A"/>
    <w:rsid w:val="001701A4"/>
    <w:rsid w:val="00172240"/>
    <w:rsid w:val="001726A5"/>
    <w:rsid w:val="00172B23"/>
    <w:rsid w:val="00173174"/>
    <w:rsid w:val="00174316"/>
    <w:rsid w:val="00174456"/>
    <w:rsid w:val="00174D77"/>
    <w:rsid w:val="00174E5B"/>
    <w:rsid w:val="0017585C"/>
    <w:rsid w:val="00175D2E"/>
    <w:rsid w:val="0017636E"/>
    <w:rsid w:val="00176553"/>
    <w:rsid w:val="001769A3"/>
    <w:rsid w:val="001807B4"/>
    <w:rsid w:val="00180BA4"/>
    <w:rsid w:val="00180F06"/>
    <w:rsid w:val="0018296F"/>
    <w:rsid w:val="00182A20"/>
    <w:rsid w:val="00183E11"/>
    <w:rsid w:val="00187D0B"/>
    <w:rsid w:val="00190FB4"/>
    <w:rsid w:val="0019115D"/>
    <w:rsid w:val="001913E6"/>
    <w:rsid w:val="00192265"/>
    <w:rsid w:val="001924B1"/>
    <w:rsid w:val="00193392"/>
    <w:rsid w:val="0019610C"/>
    <w:rsid w:val="00196AC8"/>
    <w:rsid w:val="001A1128"/>
    <w:rsid w:val="001A11BD"/>
    <w:rsid w:val="001A16A9"/>
    <w:rsid w:val="001A241A"/>
    <w:rsid w:val="001A2AAF"/>
    <w:rsid w:val="001A2C51"/>
    <w:rsid w:val="001A326D"/>
    <w:rsid w:val="001A4888"/>
    <w:rsid w:val="001A5146"/>
    <w:rsid w:val="001A6A93"/>
    <w:rsid w:val="001A7620"/>
    <w:rsid w:val="001A7792"/>
    <w:rsid w:val="001A79AE"/>
    <w:rsid w:val="001A7ACE"/>
    <w:rsid w:val="001B0B8D"/>
    <w:rsid w:val="001B0D04"/>
    <w:rsid w:val="001B1EF3"/>
    <w:rsid w:val="001B233A"/>
    <w:rsid w:val="001B26B5"/>
    <w:rsid w:val="001B30ED"/>
    <w:rsid w:val="001B365F"/>
    <w:rsid w:val="001B54E1"/>
    <w:rsid w:val="001B625C"/>
    <w:rsid w:val="001B65FA"/>
    <w:rsid w:val="001B7C25"/>
    <w:rsid w:val="001B7ECE"/>
    <w:rsid w:val="001C0AE1"/>
    <w:rsid w:val="001C0CA8"/>
    <w:rsid w:val="001C52CE"/>
    <w:rsid w:val="001C5469"/>
    <w:rsid w:val="001C6540"/>
    <w:rsid w:val="001C67B2"/>
    <w:rsid w:val="001C6FCC"/>
    <w:rsid w:val="001C76E7"/>
    <w:rsid w:val="001C7A97"/>
    <w:rsid w:val="001D004D"/>
    <w:rsid w:val="001D093F"/>
    <w:rsid w:val="001D151D"/>
    <w:rsid w:val="001D37C6"/>
    <w:rsid w:val="001D6E53"/>
    <w:rsid w:val="001E1561"/>
    <w:rsid w:val="001E1771"/>
    <w:rsid w:val="001E2935"/>
    <w:rsid w:val="001E31F4"/>
    <w:rsid w:val="001E3BC6"/>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E49"/>
    <w:rsid w:val="001F6F25"/>
    <w:rsid w:val="001F7934"/>
    <w:rsid w:val="00200871"/>
    <w:rsid w:val="00200DAD"/>
    <w:rsid w:val="00201093"/>
    <w:rsid w:val="00201959"/>
    <w:rsid w:val="002019E0"/>
    <w:rsid w:val="00201BE4"/>
    <w:rsid w:val="002023C8"/>
    <w:rsid w:val="00202872"/>
    <w:rsid w:val="0020299B"/>
    <w:rsid w:val="00202BEC"/>
    <w:rsid w:val="0020319A"/>
    <w:rsid w:val="00203B27"/>
    <w:rsid w:val="00203EAC"/>
    <w:rsid w:val="00205774"/>
    <w:rsid w:val="00205E72"/>
    <w:rsid w:val="00206CFF"/>
    <w:rsid w:val="00207AEC"/>
    <w:rsid w:val="00207C5C"/>
    <w:rsid w:val="00207F49"/>
    <w:rsid w:val="00211889"/>
    <w:rsid w:val="00212203"/>
    <w:rsid w:val="002124F1"/>
    <w:rsid w:val="00213BDD"/>
    <w:rsid w:val="00214DAA"/>
    <w:rsid w:val="00217A10"/>
    <w:rsid w:val="002203F5"/>
    <w:rsid w:val="00221B9D"/>
    <w:rsid w:val="00221EB3"/>
    <w:rsid w:val="00222519"/>
    <w:rsid w:val="00223089"/>
    <w:rsid w:val="00223337"/>
    <w:rsid w:val="0022366C"/>
    <w:rsid w:val="00224918"/>
    <w:rsid w:val="00224A13"/>
    <w:rsid w:val="00225B15"/>
    <w:rsid w:val="0023020A"/>
    <w:rsid w:val="00230AF6"/>
    <w:rsid w:val="0023177C"/>
    <w:rsid w:val="002321C0"/>
    <w:rsid w:val="0023250B"/>
    <w:rsid w:val="00233596"/>
    <w:rsid w:val="00235B23"/>
    <w:rsid w:val="00235EFB"/>
    <w:rsid w:val="00236B76"/>
    <w:rsid w:val="0023704B"/>
    <w:rsid w:val="00237245"/>
    <w:rsid w:val="00237427"/>
    <w:rsid w:val="00243135"/>
    <w:rsid w:val="00244502"/>
    <w:rsid w:val="002463C0"/>
    <w:rsid w:val="0024654B"/>
    <w:rsid w:val="00246D93"/>
    <w:rsid w:val="0024726F"/>
    <w:rsid w:val="0024753A"/>
    <w:rsid w:val="002507FB"/>
    <w:rsid w:val="00251DAA"/>
    <w:rsid w:val="00252BBE"/>
    <w:rsid w:val="002539AB"/>
    <w:rsid w:val="00253A01"/>
    <w:rsid w:val="00253E29"/>
    <w:rsid w:val="0025417B"/>
    <w:rsid w:val="00254CB5"/>
    <w:rsid w:val="00257233"/>
    <w:rsid w:val="002600DC"/>
    <w:rsid w:val="00260B8E"/>
    <w:rsid w:val="002610ED"/>
    <w:rsid w:val="00261410"/>
    <w:rsid w:val="00261475"/>
    <w:rsid w:val="00262166"/>
    <w:rsid w:val="00262425"/>
    <w:rsid w:val="00263382"/>
    <w:rsid w:val="002641CF"/>
    <w:rsid w:val="002642DF"/>
    <w:rsid w:val="00264FCB"/>
    <w:rsid w:val="002654E3"/>
    <w:rsid w:val="00266EEA"/>
    <w:rsid w:val="00267757"/>
    <w:rsid w:val="002701EA"/>
    <w:rsid w:val="00270DCB"/>
    <w:rsid w:val="00271F92"/>
    <w:rsid w:val="0027212C"/>
    <w:rsid w:val="00272BBD"/>
    <w:rsid w:val="00272E3F"/>
    <w:rsid w:val="002768C6"/>
    <w:rsid w:val="00276F5E"/>
    <w:rsid w:val="0028037C"/>
    <w:rsid w:val="00281578"/>
    <w:rsid w:val="00282FDA"/>
    <w:rsid w:val="00283A95"/>
    <w:rsid w:val="002857D3"/>
    <w:rsid w:val="0028599B"/>
    <w:rsid w:val="00290095"/>
    <w:rsid w:val="0029097F"/>
    <w:rsid w:val="00290AF0"/>
    <w:rsid w:val="00290B53"/>
    <w:rsid w:val="002920FE"/>
    <w:rsid w:val="00292D89"/>
    <w:rsid w:val="0029339D"/>
    <w:rsid w:val="00293A32"/>
    <w:rsid w:val="00296B6E"/>
    <w:rsid w:val="00297B43"/>
    <w:rsid w:val="002A0BD0"/>
    <w:rsid w:val="002A17D5"/>
    <w:rsid w:val="002A314F"/>
    <w:rsid w:val="002A332D"/>
    <w:rsid w:val="002A3D2D"/>
    <w:rsid w:val="002A5C40"/>
    <w:rsid w:val="002A6719"/>
    <w:rsid w:val="002A6B06"/>
    <w:rsid w:val="002B0520"/>
    <w:rsid w:val="002B1875"/>
    <w:rsid w:val="002B2397"/>
    <w:rsid w:val="002B280D"/>
    <w:rsid w:val="002B31E5"/>
    <w:rsid w:val="002B324F"/>
    <w:rsid w:val="002B3617"/>
    <w:rsid w:val="002B3ACA"/>
    <w:rsid w:val="002B46AA"/>
    <w:rsid w:val="002B4C7D"/>
    <w:rsid w:val="002B51CA"/>
    <w:rsid w:val="002B6120"/>
    <w:rsid w:val="002B6471"/>
    <w:rsid w:val="002B6D39"/>
    <w:rsid w:val="002C025A"/>
    <w:rsid w:val="002C1661"/>
    <w:rsid w:val="002C43E4"/>
    <w:rsid w:val="002C5BA3"/>
    <w:rsid w:val="002C620B"/>
    <w:rsid w:val="002C6290"/>
    <w:rsid w:val="002C6626"/>
    <w:rsid w:val="002C6661"/>
    <w:rsid w:val="002C6F26"/>
    <w:rsid w:val="002C7295"/>
    <w:rsid w:val="002C7E6D"/>
    <w:rsid w:val="002C7FB5"/>
    <w:rsid w:val="002D1635"/>
    <w:rsid w:val="002D250D"/>
    <w:rsid w:val="002D687B"/>
    <w:rsid w:val="002E067C"/>
    <w:rsid w:val="002E2FE3"/>
    <w:rsid w:val="002E49B0"/>
    <w:rsid w:val="002E4ACF"/>
    <w:rsid w:val="002E5255"/>
    <w:rsid w:val="002E711E"/>
    <w:rsid w:val="002E7455"/>
    <w:rsid w:val="002E7540"/>
    <w:rsid w:val="002E7CD7"/>
    <w:rsid w:val="002E7FDD"/>
    <w:rsid w:val="002F0067"/>
    <w:rsid w:val="002F3E01"/>
    <w:rsid w:val="002F42A2"/>
    <w:rsid w:val="002F4B28"/>
    <w:rsid w:val="002F5699"/>
    <w:rsid w:val="002F7119"/>
    <w:rsid w:val="002F717E"/>
    <w:rsid w:val="002F71D6"/>
    <w:rsid w:val="00300306"/>
    <w:rsid w:val="003005DD"/>
    <w:rsid w:val="00300F79"/>
    <w:rsid w:val="00301449"/>
    <w:rsid w:val="00304258"/>
    <w:rsid w:val="00304C09"/>
    <w:rsid w:val="00306767"/>
    <w:rsid w:val="00306E30"/>
    <w:rsid w:val="0030736D"/>
    <w:rsid w:val="0031039D"/>
    <w:rsid w:val="003103F2"/>
    <w:rsid w:val="00312E50"/>
    <w:rsid w:val="00313525"/>
    <w:rsid w:val="00313D29"/>
    <w:rsid w:val="00313DBC"/>
    <w:rsid w:val="00314C0F"/>
    <w:rsid w:val="00314CC4"/>
    <w:rsid w:val="003159CF"/>
    <w:rsid w:val="00316789"/>
    <w:rsid w:val="0031756A"/>
    <w:rsid w:val="003219B0"/>
    <w:rsid w:val="0032275A"/>
    <w:rsid w:val="0032347B"/>
    <w:rsid w:val="003236E2"/>
    <w:rsid w:val="003240E0"/>
    <w:rsid w:val="003250AC"/>
    <w:rsid w:val="003255C8"/>
    <w:rsid w:val="00325865"/>
    <w:rsid w:val="003262AE"/>
    <w:rsid w:val="0032684C"/>
    <w:rsid w:val="00327D52"/>
    <w:rsid w:val="00331562"/>
    <w:rsid w:val="00334120"/>
    <w:rsid w:val="003346BC"/>
    <w:rsid w:val="003348F7"/>
    <w:rsid w:val="00337146"/>
    <w:rsid w:val="003373C4"/>
    <w:rsid w:val="00337EC5"/>
    <w:rsid w:val="003406B9"/>
    <w:rsid w:val="00341AF6"/>
    <w:rsid w:val="003433FB"/>
    <w:rsid w:val="003437EF"/>
    <w:rsid w:val="00343E03"/>
    <w:rsid w:val="00344F98"/>
    <w:rsid w:val="00346245"/>
    <w:rsid w:val="00346487"/>
    <w:rsid w:val="00346491"/>
    <w:rsid w:val="00346519"/>
    <w:rsid w:val="00346BDC"/>
    <w:rsid w:val="00346DA4"/>
    <w:rsid w:val="00347CB2"/>
    <w:rsid w:val="00350515"/>
    <w:rsid w:val="0035098C"/>
    <w:rsid w:val="0035243C"/>
    <w:rsid w:val="00352C64"/>
    <w:rsid w:val="00352DBC"/>
    <w:rsid w:val="0035314D"/>
    <w:rsid w:val="00353945"/>
    <w:rsid w:val="0035447B"/>
    <w:rsid w:val="0035662E"/>
    <w:rsid w:val="00356B18"/>
    <w:rsid w:val="00357FEF"/>
    <w:rsid w:val="00360ED3"/>
    <w:rsid w:val="00360FC8"/>
    <w:rsid w:val="00361E69"/>
    <w:rsid w:val="00362103"/>
    <w:rsid w:val="00364EE9"/>
    <w:rsid w:val="00366EF8"/>
    <w:rsid w:val="003676D5"/>
    <w:rsid w:val="00370F45"/>
    <w:rsid w:val="0037133C"/>
    <w:rsid w:val="00371C2A"/>
    <w:rsid w:val="00371F4C"/>
    <w:rsid w:val="00372A5D"/>
    <w:rsid w:val="00380643"/>
    <w:rsid w:val="00380E3F"/>
    <w:rsid w:val="00381302"/>
    <w:rsid w:val="00381A08"/>
    <w:rsid w:val="0038399C"/>
    <w:rsid w:val="003851D1"/>
    <w:rsid w:val="0038649A"/>
    <w:rsid w:val="0038649C"/>
    <w:rsid w:val="00390F05"/>
    <w:rsid w:val="00391B38"/>
    <w:rsid w:val="00392CE5"/>
    <w:rsid w:val="00393234"/>
    <w:rsid w:val="003939FA"/>
    <w:rsid w:val="00393F1A"/>
    <w:rsid w:val="0039549E"/>
    <w:rsid w:val="00395922"/>
    <w:rsid w:val="003960AB"/>
    <w:rsid w:val="0039720A"/>
    <w:rsid w:val="00397562"/>
    <w:rsid w:val="003A0700"/>
    <w:rsid w:val="003A16AB"/>
    <w:rsid w:val="003A1DCA"/>
    <w:rsid w:val="003A2D37"/>
    <w:rsid w:val="003A3307"/>
    <w:rsid w:val="003A4A00"/>
    <w:rsid w:val="003A5A78"/>
    <w:rsid w:val="003A5DE6"/>
    <w:rsid w:val="003A6791"/>
    <w:rsid w:val="003A68B4"/>
    <w:rsid w:val="003A7FE9"/>
    <w:rsid w:val="003B0576"/>
    <w:rsid w:val="003B057B"/>
    <w:rsid w:val="003B0692"/>
    <w:rsid w:val="003B3E99"/>
    <w:rsid w:val="003B4786"/>
    <w:rsid w:val="003B53C5"/>
    <w:rsid w:val="003B658F"/>
    <w:rsid w:val="003B6E28"/>
    <w:rsid w:val="003B79AC"/>
    <w:rsid w:val="003B7D44"/>
    <w:rsid w:val="003C008A"/>
    <w:rsid w:val="003C09CF"/>
    <w:rsid w:val="003C1488"/>
    <w:rsid w:val="003C3EE8"/>
    <w:rsid w:val="003C66FB"/>
    <w:rsid w:val="003C7CAB"/>
    <w:rsid w:val="003C7EA5"/>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CCF"/>
    <w:rsid w:val="003E6E97"/>
    <w:rsid w:val="003F29CF"/>
    <w:rsid w:val="003F4AF4"/>
    <w:rsid w:val="003F61C9"/>
    <w:rsid w:val="003F6271"/>
    <w:rsid w:val="003F6350"/>
    <w:rsid w:val="003F63E5"/>
    <w:rsid w:val="003F792E"/>
    <w:rsid w:val="00400965"/>
    <w:rsid w:val="004014CC"/>
    <w:rsid w:val="00401849"/>
    <w:rsid w:val="00402252"/>
    <w:rsid w:val="00402BB6"/>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1CC0"/>
    <w:rsid w:val="00422E64"/>
    <w:rsid w:val="0042447D"/>
    <w:rsid w:val="00424520"/>
    <w:rsid w:val="004248A6"/>
    <w:rsid w:val="0042743C"/>
    <w:rsid w:val="00427445"/>
    <w:rsid w:val="0043194E"/>
    <w:rsid w:val="00434B35"/>
    <w:rsid w:val="004360BF"/>
    <w:rsid w:val="00436C56"/>
    <w:rsid w:val="00437AAB"/>
    <w:rsid w:val="00440638"/>
    <w:rsid w:val="004458F3"/>
    <w:rsid w:val="00446FB7"/>
    <w:rsid w:val="0045056D"/>
    <w:rsid w:val="004508BD"/>
    <w:rsid w:val="00450A18"/>
    <w:rsid w:val="0045133D"/>
    <w:rsid w:val="00451C5E"/>
    <w:rsid w:val="0045215E"/>
    <w:rsid w:val="00453083"/>
    <w:rsid w:val="00453334"/>
    <w:rsid w:val="004545C6"/>
    <w:rsid w:val="004549A4"/>
    <w:rsid w:val="00457C34"/>
    <w:rsid w:val="0046183B"/>
    <w:rsid w:val="0046211A"/>
    <w:rsid w:val="00463B45"/>
    <w:rsid w:val="004649DC"/>
    <w:rsid w:val="00464CCE"/>
    <w:rsid w:val="00466B2C"/>
    <w:rsid w:val="004700B7"/>
    <w:rsid w:val="00470EEA"/>
    <w:rsid w:val="00471CA6"/>
    <w:rsid w:val="00471D0C"/>
    <w:rsid w:val="00472253"/>
    <w:rsid w:val="004724DC"/>
    <w:rsid w:val="00472626"/>
    <w:rsid w:val="00472D28"/>
    <w:rsid w:val="00475262"/>
    <w:rsid w:val="00475CE5"/>
    <w:rsid w:val="00477ACF"/>
    <w:rsid w:val="00480221"/>
    <w:rsid w:val="00480254"/>
    <w:rsid w:val="004805C9"/>
    <w:rsid w:val="004807B0"/>
    <w:rsid w:val="0048192A"/>
    <w:rsid w:val="004819A4"/>
    <w:rsid w:val="00482AF3"/>
    <w:rsid w:val="004834F6"/>
    <w:rsid w:val="00483C1D"/>
    <w:rsid w:val="00485FC9"/>
    <w:rsid w:val="00486146"/>
    <w:rsid w:val="004862AB"/>
    <w:rsid w:val="004870EF"/>
    <w:rsid w:val="00487C8E"/>
    <w:rsid w:val="0049013D"/>
    <w:rsid w:val="00490610"/>
    <w:rsid w:val="0049100C"/>
    <w:rsid w:val="004916C7"/>
    <w:rsid w:val="0049174A"/>
    <w:rsid w:val="00492860"/>
    <w:rsid w:val="00492D33"/>
    <w:rsid w:val="00492D6E"/>
    <w:rsid w:val="0049416E"/>
    <w:rsid w:val="00494365"/>
    <w:rsid w:val="00495E90"/>
    <w:rsid w:val="00496383"/>
    <w:rsid w:val="004972E2"/>
    <w:rsid w:val="004A085F"/>
    <w:rsid w:val="004A23E8"/>
    <w:rsid w:val="004A3498"/>
    <w:rsid w:val="004A35E0"/>
    <w:rsid w:val="004A4527"/>
    <w:rsid w:val="004A4D2D"/>
    <w:rsid w:val="004A532E"/>
    <w:rsid w:val="004A553F"/>
    <w:rsid w:val="004A612E"/>
    <w:rsid w:val="004A6A8B"/>
    <w:rsid w:val="004B1281"/>
    <w:rsid w:val="004B1842"/>
    <w:rsid w:val="004B41BC"/>
    <w:rsid w:val="004B5E53"/>
    <w:rsid w:val="004B5FB3"/>
    <w:rsid w:val="004B6800"/>
    <w:rsid w:val="004B6F6A"/>
    <w:rsid w:val="004B72F2"/>
    <w:rsid w:val="004C099A"/>
    <w:rsid w:val="004C0BF7"/>
    <w:rsid w:val="004C0C7D"/>
    <w:rsid w:val="004C18D8"/>
    <w:rsid w:val="004C1CB2"/>
    <w:rsid w:val="004C4301"/>
    <w:rsid w:val="004C4603"/>
    <w:rsid w:val="004C5EFE"/>
    <w:rsid w:val="004C7276"/>
    <w:rsid w:val="004C72F3"/>
    <w:rsid w:val="004C7ABE"/>
    <w:rsid w:val="004C7C3C"/>
    <w:rsid w:val="004D03E6"/>
    <w:rsid w:val="004D0579"/>
    <w:rsid w:val="004D0B5B"/>
    <w:rsid w:val="004D3C64"/>
    <w:rsid w:val="004D4378"/>
    <w:rsid w:val="004D62DE"/>
    <w:rsid w:val="004D66EC"/>
    <w:rsid w:val="004D7038"/>
    <w:rsid w:val="004D7218"/>
    <w:rsid w:val="004D752F"/>
    <w:rsid w:val="004D7B88"/>
    <w:rsid w:val="004E1E66"/>
    <w:rsid w:val="004E31B9"/>
    <w:rsid w:val="004E4C7C"/>
    <w:rsid w:val="004E4FC3"/>
    <w:rsid w:val="004E64EE"/>
    <w:rsid w:val="004E6552"/>
    <w:rsid w:val="004E67BB"/>
    <w:rsid w:val="004E6E0F"/>
    <w:rsid w:val="004E71EA"/>
    <w:rsid w:val="004F0276"/>
    <w:rsid w:val="004F0277"/>
    <w:rsid w:val="004F0F3B"/>
    <w:rsid w:val="004F266B"/>
    <w:rsid w:val="004F28D1"/>
    <w:rsid w:val="004F3570"/>
    <w:rsid w:val="004F3A99"/>
    <w:rsid w:val="004F49CD"/>
    <w:rsid w:val="004F57D4"/>
    <w:rsid w:val="004F59EE"/>
    <w:rsid w:val="004F673E"/>
    <w:rsid w:val="004F7322"/>
    <w:rsid w:val="004F777E"/>
    <w:rsid w:val="00501793"/>
    <w:rsid w:val="005023F9"/>
    <w:rsid w:val="005026E1"/>
    <w:rsid w:val="005028E6"/>
    <w:rsid w:val="00503A2D"/>
    <w:rsid w:val="00503B22"/>
    <w:rsid w:val="00505478"/>
    <w:rsid w:val="00505702"/>
    <w:rsid w:val="00507106"/>
    <w:rsid w:val="00512E7A"/>
    <w:rsid w:val="00513C1C"/>
    <w:rsid w:val="00513D3F"/>
    <w:rsid w:val="00513D9B"/>
    <w:rsid w:val="00514266"/>
    <w:rsid w:val="0051460A"/>
    <w:rsid w:val="00515518"/>
    <w:rsid w:val="00515DE6"/>
    <w:rsid w:val="00517078"/>
    <w:rsid w:val="00520E18"/>
    <w:rsid w:val="00520EDA"/>
    <w:rsid w:val="00521E57"/>
    <w:rsid w:val="005221D6"/>
    <w:rsid w:val="00522785"/>
    <w:rsid w:val="00522FD2"/>
    <w:rsid w:val="00523574"/>
    <w:rsid w:val="00523CD5"/>
    <w:rsid w:val="0052454E"/>
    <w:rsid w:val="005254AE"/>
    <w:rsid w:val="005263D4"/>
    <w:rsid w:val="00527512"/>
    <w:rsid w:val="00530CD8"/>
    <w:rsid w:val="00531898"/>
    <w:rsid w:val="00533671"/>
    <w:rsid w:val="005347EB"/>
    <w:rsid w:val="00535164"/>
    <w:rsid w:val="0053699F"/>
    <w:rsid w:val="00537920"/>
    <w:rsid w:val="005379F8"/>
    <w:rsid w:val="00541F3D"/>
    <w:rsid w:val="00542B24"/>
    <w:rsid w:val="00543D9A"/>
    <w:rsid w:val="00543E0E"/>
    <w:rsid w:val="00544B59"/>
    <w:rsid w:val="00545189"/>
    <w:rsid w:val="00545268"/>
    <w:rsid w:val="00545D1C"/>
    <w:rsid w:val="00546374"/>
    <w:rsid w:val="00550040"/>
    <w:rsid w:val="00550395"/>
    <w:rsid w:val="00550A9B"/>
    <w:rsid w:val="00550BBC"/>
    <w:rsid w:val="00551409"/>
    <w:rsid w:val="00552451"/>
    <w:rsid w:val="00552A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4F5C"/>
    <w:rsid w:val="005663FD"/>
    <w:rsid w:val="00567313"/>
    <w:rsid w:val="00567565"/>
    <w:rsid w:val="0056775D"/>
    <w:rsid w:val="00571358"/>
    <w:rsid w:val="00572AB2"/>
    <w:rsid w:val="005732B4"/>
    <w:rsid w:val="00574737"/>
    <w:rsid w:val="00577643"/>
    <w:rsid w:val="0057796E"/>
    <w:rsid w:val="00581530"/>
    <w:rsid w:val="0058162E"/>
    <w:rsid w:val="005821FA"/>
    <w:rsid w:val="00582BC9"/>
    <w:rsid w:val="0058480A"/>
    <w:rsid w:val="00584B43"/>
    <w:rsid w:val="00584E8F"/>
    <w:rsid w:val="00585202"/>
    <w:rsid w:val="00586ECD"/>
    <w:rsid w:val="00591653"/>
    <w:rsid w:val="00592506"/>
    <w:rsid w:val="00592DCD"/>
    <w:rsid w:val="00594877"/>
    <w:rsid w:val="00595C66"/>
    <w:rsid w:val="005960D2"/>
    <w:rsid w:val="00596C31"/>
    <w:rsid w:val="00596C6D"/>
    <w:rsid w:val="005971F3"/>
    <w:rsid w:val="005973C4"/>
    <w:rsid w:val="0059784D"/>
    <w:rsid w:val="00597E03"/>
    <w:rsid w:val="005A1E20"/>
    <w:rsid w:val="005A27EC"/>
    <w:rsid w:val="005A2B0F"/>
    <w:rsid w:val="005A398D"/>
    <w:rsid w:val="005A3E07"/>
    <w:rsid w:val="005A4762"/>
    <w:rsid w:val="005A4AC1"/>
    <w:rsid w:val="005A4CF5"/>
    <w:rsid w:val="005A73ED"/>
    <w:rsid w:val="005B0CAF"/>
    <w:rsid w:val="005B0DC5"/>
    <w:rsid w:val="005B220F"/>
    <w:rsid w:val="005B2B38"/>
    <w:rsid w:val="005B2DAB"/>
    <w:rsid w:val="005B4053"/>
    <w:rsid w:val="005B45DF"/>
    <w:rsid w:val="005B4877"/>
    <w:rsid w:val="005B5CD1"/>
    <w:rsid w:val="005B762E"/>
    <w:rsid w:val="005C1A42"/>
    <w:rsid w:val="005C3B52"/>
    <w:rsid w:val="005C4856"/>
    <w:rsid w:val="005C5842"/>
    <w:rsid w:val="005C75D3"/>
    <w:rsid w:val="005C7C05"/>
    <w:rsid w:val="005C7D9B"/>
    <w:rsid w:val="005D0D37"/>
    <w:rsid w:val="005D1091"/>
    <w:rsid w:val="005D1656"/>
    <w:rsid w:val="005D18D7"/>
    <w:rsid w:val="005D1D4F"/>
    <w:rsid w:val="005D34AD"/>
    <w:rsid w:val="005D3ED7"/>
    <w:rsid w:val="005D7347"/>
    <w:rsid w:val="005D7D6C"/>
    <w:rsid w:val="005E0653"/>
    <w:rsid w:val="005E2AE3"/>
    <w:rsid w:val="005E2D86"/>
    <w:rsid w:val="005E4201"/>
    <w:rsid w:val="005E4447"/>
    <w:rsid w:val="005E5B40"/>
    <w:rsid w:val="005E70B2"/>
    <w:rsid w:val="005F02AD"/>
    <w:rsid w:val="005F26F0"/>
    <w:rsid w:val="005F2FFC"/>
    <w:rsid w:val="005F3620"/>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0742D"/>
    <w:rsid w:val="006105BB"/>
    <w:rsid w:val="00610951"/>
    <w:rsid w:val="00612586"/>
    <w:rsid w:val="00613050"/>
    <w:rsid w:val="00614129"/>
    <w:rsid w:val="006150B7"/>
    <w:rsid w:val="00615279"/>
    <w:rsid w:val="00616D7E"/>
    <w:rsid w:val="00617777"/>
    <w:rsid w:val="00617BDC"/>
    <w:rsid w:val="00623057"/>
    <w:rsid w:val="00623715"/>
    <w:rsid w:val="00623815"/>
    <w:rsid w:val="00623BD7"/>
    <w:rsid w:val="006250E5"/>
    <w:rsid w:val="00625A1E"/>
    <w:rsid w:val="00625BD3"/>
    <w:rsid w:val="006264F8"/>
    <w:rsid w:val="00627F61"/>
    <w:rsid w:val="00630971"/>
    <w:rsid w:val="006313F6"/>
    <w:rsid w:val="0063186E"/>
    <w:rsid w:val="006320BD"/>
    <w:rsid w:val="00633FAB"/>
    <w:rsid w:val="00634890"/>
    <w:rsid w:val="0063509A"/>
    <w:rsid w:val="0063515F"/>
    <w:rsid w:val="006355E4"/>
    <w:rsid w:val="00635F51"/>
    <w:rsid w:val="00640858"/>
    <w:rsid w:val="00640BB9"/>
    <w:rsid w:val="00641015"/>
    <w:rsid w:val="00642843"/>
    <w:rsid w:val="0064292C"/>
    <w:rsid w:val="00642B92"/>
    <w:rsid w:val="00642F68"/>
    <w:rsid w:val="00643BA3"/>
    <w:rsid w:val="0064458E"/>
    <w:rsid w:val="006457AC"/>
    <w:rsid w:val="00651088"/>
    <w:rsid w:val="006512CB"/>
    <w:rsid w:val="006519E1"/>
    <w:rsid w:val="006520F9"/>
    <w:rsid w:val="006554BD"/>
    <w:rsid w:val="00657CBD"/>
    <w:rsid w:val="00657CD6"/>
    <w:rsid w:val="00657E00"/>
    <w:rsid w:val="00660417"/>
    <w:rsid w:val="00660D49"/>
    <w:rsid w:val="00661540"/>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2E65"/>
    <w:rsid w:val="006732C5"/>
    <w:rsid w:val="006732D4"/>
    <w:rsid w:val="00673468"/>
    <w:rsid w:val="00673BB9"/>
    <w:rsid w:val="00673FC9"/>
    <w:rsid w:val="006755CE"/>
    <w:rsid w:val="0067607C"/>
    <w:rsid w:val="006769B6"/>
    <w:rsid w:val="00677493"/>
    <w:rsid w:val="006809CD"/>
    <w:rsid w:val="00681967"/>
    <w:rsid w:val="00681B99"/>
    <w:rsid w:val="00682471"/>
    <w:rsid w:val="00682A30"/>
    <w:rsid w:val="00683810"/>
    <w:rsid w:val="00683C3F"/>
    <w:rsid w:val="0068433E"/>
    <w:rsid w:val="00687C9A"/>
    <w:rsid w:val="00692573"/>
    <w:rsid w:val="00693796"/>
    <w:rsid w:val="00694E64"/>
    <w:rsid w:val="006953BF"/>
    <w:rsid w:val="006A08E4"/>
    <w:rsid w:val="006A1297"/>
    <w:rsid w:val="006A1A8B"/>
    <w:rsid w:val="006A32EE"/>
    <w:rsid w:val="006A42E2"/>
    <w:rsid w:val="006A4838"/>
    <w:rsid w:val="006A4D3C"/>
    <w:rsid w:val="006A590C"/>
    <w:rsid w:val="006A5C56"/>
    <w:rsid w:val="006A6507"/>
    <w:rsid w:val="006B1211"/>
    <w:rsid w:val="006B3475"/>
    <w:rsid w:val="006B437D"/>
    <w:rsid w:val="006B654B"/>
    <w:rsid w:val="006B72C1"/>
    <w:rsid w:val="006B7660"/>
    <w:rsid w:val="006C03CE"/>
    <w:rsid w:val="006C0D3A"/>
    <w:rsid w:val="006C0D4C"/>
    <w:rsid w:val="006C0F43"/>
    <w:rsid w:val="006C19D3"/>
    <w:rsid w:val="006C3720"/>
    <w:rsid w:val="006C3D7F"/>
    <w:rsid w:val="006C4254"/>
    <w:rsid w:val="006C42B9"/>
    <w:rsid w:val="006C497B"/>
    <w:rsid w:val="006C4F6C"/>
    <w:rsid w:val="006C5487"/>
    <w:rsid w:val="006C5AE8"/>
    <w:rsid w:val="006C60EC"/>
    <w:rsid w:val="006C7C11"/>
    <w:rsid w:val="006D0C49"/>
    <w:rsid w:val="006D1262"/>
    <w:rsid w:val="006D3626"/>
    <w:rsid w:val="006D4149"/>
    <w:rsid w:val="006D42C7"/>
    <w:rsid w:val="006D4464"/>
    <w:rsid w:val="006D6DB7"/>
    <w:rsid w:val="006E030D"/>
    <w:rsid w:val="006E04C1"/>
    <w:rsid w:val="006E05BE"/>
    <w:rsid w:val="006E0DB4"/>
    <w:rsid w:val="006E1103"/>
    <w:rsid w:val="006E159C"/>
    <w:rsid w:val="006E2708"/>
    <w:rsid w:val="006E2D11"/>
    <w:rsid w:val="006E3053"/>
    <w:rsid w:val="006E3629"/>
    <w:rsid w:val="006E5EC1"/>
    <w:rsid w:val="006E5EF1"/>
    <w:rsid w:val="006E74D3"/>
    <w:rsid w:val="006E7F29"/>
    <w:rsid w:val="006F00F4"/>
    <w:rsid w:val="006F095A"/>
    <w:rsid w:val="006F1884"/>
    <w:rsid w:val="007002C7"/>
    <w:rsid w:val="0070136C"/>
    <w:rsid w:val="00702582"/>
    <w:rsid w:val="00702985"/>
    <w:rsid w:val="00703276"/>
    <w:rsid w:val="00703581"/>
    <w:rsid w:val="00704278"/>
    <w:rsid w:val="007055F7"/>
    <w:rsid w:val="00706D8E"/>
    <w:rsid w:val="00707CC4"/>
    <w:rsid w:val="00710513"/>
    <w:rsid w:val="007114A2"/>
    <w:rsid w:val="00711CBE"/>
    <w:rsid w:val="0071253B"/>
    <w:rsid w:val="0071276A"/>
    <w:rsid w:val="00713B4B"/>
    <w:rsid w:val="00713F98"/>
    <w:rsid w:val="007169A6"/>
    <w:rsid w:val="00716A35"/>
    <w:rsid w:val="007202BD"/>
    <w:rsid w:val="00721510"/>
    <w:rsid w:val="00721B5E"/>
    <w:rsid w:val="00722180"/>
    <w:rsid w:val="0072376B"/>
    <w:rsid w:val="00723D17"/>
    <w:rsid w:val="00723E66"/>
    <w:rsid w:val="00724AC1"/>
    <w:rsid w:val="007267CF"/>
    <w:rsid w:val="0073005D"/>
    <w:rsid w:val="00731275"/>
    <w:rsid w:val="007314AA"/>
    <w:rsid w:val="00732A97"/>
    <w:rsid w:val="00735C39"/>
    <w:rsid w:val="0073618A"/>
    <w:rsid w:val="00736A91"/>
    <w:rsid w:val="00736C96"/>
    <w:rsid w:val="00736D76"/>
    <w:rsid w:val="00737351"/>
    <w:rsid w:val="00737550"/>
    <w:rsid w:val="00740025"/>
    <w:rsid w:val="00740310"/>
    <w:rsid w:val="00740813"/>
    <w:rsid w:val="0074150C"/>
    <w:rsid w:val="00742232"/>
    <w:rsid w:val="00742499"/>
    <w:rsid w:val="00742BF3"/>
    <w:rsid w:val="0074336D"/>
    <w:rsid w:val="00744924"/>
    <w:rsid w:val="00745371"/>
    <w:rsid w:val="00745A1A"/>
    <w:rsid w:val="007463C7"/>
    <w:rsid w:val="0075007D"/>
    <w:rsid w:val="00750157"/>
    <w:rsid w:val="00750565"/>
    <w:rsid w:val="0075346A"/>
    <w:rsid w:val="00753565"/>
    <w:rsid w:val="00753A36"/>
    <w:rsid w:val="00753BFF"/>
    <w:rsid w:val="00753FD1"/>
    <w:rsid w:val="00754B02"/>
    <w:rsid w:val="00754B6F"/>
    <w:rsid w:val="00755BA5"/>
    <w:rsid w:val="0075604A"/>
    <w:rsid w:val="00756A2A"/>
    <w:rsid w:val="00756B4C"/>
    <w:rsid w:val="00756D8B"/>
    <w:rsid w:val="00757FA9"/>
    <w:rsid w:val="00760D8F"/>
    <w:rsid w:val="007615BF"/>
    <w:rsid w:val="0076362E"/>
    <w:rsid w:val="007655CB"/>
    <w:rsid w:val="0076653C"/>
    <w:rsid w:val="007667D8"/>
    <w:rsid w:val="0076687E"/>
    <w:rsid w:val="0076720D"/>
    <w:rsid w:val="007705C4"/>
    <w:rsid w:val="00771028"/>
    <w:rsid w:val="00772405"/>
    <w:rsid w:val="007739BA"/>
    <w:rsid w:val="00774619"/>
    <w:rsid w:val="00775F97"/>
    <w:rsid w:val="007761A3"/>
    <w:rsid w:val="00776E27"/>
    <w:rsid w:val="00777100"/>
    <w:rsid w:val="00777982"/>
    <w:rsid w:val="00777BBF"/>
    <w:rsid w:val="0078095A"/>
    <w:rsid w:val="00780D90"/>
    <w:rsid w:val="0078119E"/>
    <w:rsid w:val="00781671"/>
    <w:rsid w:val="007821CE"/>
    <w:rsid w:val="00782D74"/>
    <w:rsid w:val="007835D7"/>
    <w:rsid w:val="00785423"/>
    <w:rsid w:val="00785454"/>
    <w:rsid w:val="007870E6"/>
    <w:rsid w:val="007902F8"/>
    <w:rsid w:val="007918DA"/>
    <w:rsid w:val="00791995"/>
    <w:rsid w:val="00791A23"/>
    <w:rsid w:val="00791C38"/>
    <w:rsid w:val="00794220"/>
    <w:rsid w:val="007957A5"/>
    <w:rsid w:val="00795AF6"/>
    <w:rsid w:val="007965C1"/>
    <w:rsid w:val="007966AB"/>
    <w:rsid w:val="007967EF"/>
    <w:rsid w:val="00796E21"/>
    <w:rsid w:val="0079780F"/>
    <w:rsid w:val="00797E08"/>
    <w:rsid w:val="00797F50"/>
    <w:rsid w:val="007A02E9"/>
    <w:rsid w:val="007A08B3"/>
    <w:rsid w:val="007A0EE9"/>
    <w:rsid w:val="007A0F62"/>
    <w:rsid w:val="007A1495"/>
    <w:rsid w:val="007A1A5D"/>
    <w:rsid w:val="007A278D"/>
    <w:rsid w:val="007A2B4C"/>
    <w:rsid w:val="007A3328"/>
    <w:rsid w:val="007A38D9"/>
    <w:rsid w:val="007A47DC"/>
    <w:rsid w:val="007A49A1"/>
    <w:rsid w:val="007A507B"/>
    <w:rsid w:val="007A614C"/>
    <w:rsid w:val="007A760B"/>
    <w:rsid w:val="007B14E4"/>
    <w:rsid w:val="007B230F"/>
    <w:rsid w:val="007B2901"/>
    <w:rsid w:val="007B2938"/>
    <w:rsid w:val="007B32D3"/>
    <w:rsid w:val="007B4028"/>
    <w:rsid w:val="007B6447"/>
    <w:rsid w:val="007B64F5"/>
    <w:rsid w:val="007B661A"/>
    <w:rsid w:val="007B6DEB"/>
    <w:rsid w:val="007B7685"/>
    <w:rsid w:val="007B7F38"/>
    <w:rsid w:val="007C0372"/>
    <w:rsid w:val="007C05CC"/>
    <w:rsid w:val="007C0747"/>
    <w:rsid w:val="007C182C"/>
    <w:rsid w:val="007C2612"/>
    <w:rsid w:val="007C2E66"/>
    <w:rsid w:val="007C3325"/>
    <w:rsid w:val="007C350C"/>
    <w:rsid w:val="007C3AEA"/>
    <w:rsid w:val="007C483B"/>
    <w:rsid w:val="007C499A"/>
    <w:rsid w:val="007C596A"/>
    <w:rsid w:val="007C651E"/>
    <w:rsid w:val="007C762A"/>
    <w:rsid w:val="007D011F"/>
    <w:rsid w:val="007D3BE0"/>
    <w:rsid w:val="007D4C81"/>
    <w:rsid w:val="007E03B4"/>
    <w:rsid w:val="007E144E"/>
    <w:rsid w:val="007E2132"/>
    <w:rsid w:val="007E223C"/>
    <w:rsid w:val="007E2483"/>
    <w:rsid w:val="007E2D05"/>
    <w:rsid w:val="007E30E5"/>
    <w:rsid w:val="007E3234"/>
    <w:rsid w:val="007E3E73"/>
    <w:rsid w:val="007E56C6"/>
    <w:rsid w:val="007E635F"/>
    <w:rsid w:val="007E6FC3"/>
    <w:rsid w:val="007F039F"/>
    <w:rsid w:val="007F06A5"/>
    <w:rsid w:val="007F0A36"/>
    <w:rsid w:val="007F129A"/>
    <w:rsid w:val="007F135E"/>
    <w:rsid w:val="007F175B"/>
    <w:rsid w:val="007F1A58"/>
    <w:rsid w:val="007F2022"/>
    <w:rsid w:val="007F4128"/>
    <w:rsid w:val="007F4172"/>
    <w:rsid w:val="007F5BFB"/>
    <w:rsid w:val="007F5CC5"/>
    <w:rsid w:val="007F5D3E"/>
    <w:rsid w:val="007F61B7"/>
    <w:rsid w:val="007F6C72"/>
    <w:rsid w:val="007F76F8"/>
    <w:rsid w:val="007F7DB6"/>
    <w:rsid w:val="0080080F"/>
    <w:rsid w:val="00800EC6"/>
    <w:rsid w:val="00801504"/>
    <w:rsid w:val="00801957"/>
    <w:rsid w:val="008025A7"/>
    <w:rsid w:val="00802941"/>
    <w:rsid w:val="008040EC"/>
    <w:rsid w:val="0080481D"/>
    <w:rsid w:val="00804A95"/>
    <w:rsid w:val="00805E8B"/>
    <w:rsid w:val="00805FD7"/>
    <w:rsid w:val="00806A31"/>
    <w:rsid w:val="00806B94"/>
    <w:rsid w:val="00806BFB"/>
    <w:rsid w:val="00807BA7"/>
    <w:rsid w:val="008107E8"/>
    <w:rsid w:val="00810FDD"/>
    <w:rsid w:val="00811EB6"/>
    <w:rsid w:val="00812648"/>
    <w:rsid w:val="00812B24"/>
    <w:rsid w:val="008146C9"/>
    <w:rsid w:val="0081520B"/>
    <w:rsid w:val="008166EC"/>
    <w:rsid w:val="00816887"/>
    <w:rsid w:val="00816C24"/>
    <w:rsid w:val="00816E4B"/>
    <w:rsid w:val="00817D96"/>
    <w:rsid w:val="0082016F"/>
    <w:rsid w:val="0082029A"/>
    <w:rsid w:val="00820C8D"/>
    <w:rsid w:val="008215EC"/>
    <w:rsid w:val="00821D6F"/>
    <w:rsid w:val="00822264"/>
    <w:rsid w:val="0082279E"/>
    <w:rsid w:val="0082387F"/>
    <w:rsid w:val="00823A7F"/>
    <w:rsid w:val="00824939"/>
    <w:rsid w:val="00826EA7"/>
    <w:rsid w:val="00827483"/>
    <w:rsid w:val="008278A0"/>
    <w:rsid w:val="008279DB"/>
    <w:rsid w:val="00827C49"/>
    <w:rsid w:val="00831865"/>
    <w:rsid w:val="0083192E"/>
    <w:rsid w:val="00831AE1"/>
    <w:rsid w:val="008326E5"/>
    <w:rsid w:val="00832A7F"/>
    <w:rsid w:val="0083409B"/>
    <w:rsid w:val="0083474B"/>
    <w:rsid w:val="00836CA1"/>
    <w:rsid w:val="00836DF3"/>
    <w:rsid w:val="00837428"/>
    <w:rsid w:val="0084026D"/>
    <w:rsid w:val="008409C4"/>
    <w:rsid w:val="008425AC"/>
    <w:rsid w:val="00842BE4"/>
    <w:rsid w:val="0084418F"/>
    <w:rsid w:val="00844ECC"/>
    <w:rsid w:val="00845332"/>
    <w:rsid w:val="00846671"/>
    <w:rsid w:val="00846E91"/>
    <w:rsid w:val="008472EB"/>
    <w:rsid w:val="00847F40"/>
    <w:rsid w:val="00850033"/>
    <w:rsid w:val="008500D3"/>
    <w:rsid w:val="008502E0"/>
    <w:rsid w:val="00851B98"/>
    <w:rsid w:val="0085203D"/>
    <w:rsid w:val="008524A6"/>
    <w:rsid w:val="0085298C"/>
    <w:rsid w:val="00853B40"/>
    <w:rsid w:val="00855562"/>
    <w:rsid w:val="00856490"/>
    <w:rsid w:val="00856BB6"/>
    <w:rsid w:val="00856DD2"/>
    <w:rsid w:val="00860B7B"/>
    <w:rsid w:val="00860BCF"/>
    <w:rsid w:val="00864E6C"/>
    <w:rsid w:val="00866A4C"/>
    <w:rsid w:val="00866EC3"/>
    <w:rsid w:val="00870C65"/>
    <w:rsid w:val="00871755"/>
    <w:rsid w:val="00871A16"/>
    <w:rsid w:val="0087294F"/>
    <w:rsid w:val="00872DAE"/>
    <w:rsid w:val="0087426B"/>
    <w:rsid w:val="00874C61"/>
    <w:rsid w:val="008750B4"/>
    <w:rsid w:val="008763CB"/>
    <w:rsid w:val="008764D1"/>
    <w:rsid w:val="00876868"/>
    <w:rsid w:val="008773D5"/>
    <w:rsid w:val="008776FF"/>
    <w:rsid w:val="0088196E"/>
    <w:rsid w:val="00883086"/>
    <w:rsid w:val="008841B8"/>
    <w:rsid w:val="008841E3"/>
    <w:rsid w:val="00884B87"/>
    <w:rsid w:val="008859B3"/>
    <w:rsid w:val="00886EEE"/>
    <w:rsid w:val="008901E8"/>
    <w:rsid w:val="00890E68"/>
    <w:rsid w:val="008914D6"/>
    <w:rsid w:val="00892C65"/>
    <w:rsid w:val="0089327E"/>
    <w:rsid w:val="008950C0"/>
    <w:rsid w:val="00896CC8"/>
    <w:rsid w:val="008978E8"/>
    <w:rsid w:val="008A1DBE"/>
    <w:rsid w:val="008A2574"/>
    <w:rsid w:val="008A2BEC"/>
    <w:rsid w:val="008A3A67"/>
    <w:rsid w:val="008A3D4E"/>
    <w:rsid w:val="008A4410"/>
    <w:rsid w:val="008A472C"/>
    <w:rsid w:val="008A48F5"/>
    <w:rsid w:val="008A5676"/>
    <w:rsid w:val="008A5739"/>
    <w:rsid w:val="008A63A7"/>
    <w:rsid w:val="008A694C"/>
    <w:rsid w:val="008A69DC"/>
    <w:rsid w:val="008B13DB"/>
    <w:rsid w:val="008B171B"/>
    <w:rsid w:val="008B21C2"/>
    <w:rsid w:val="008B44A9"/>
    <w:rsid w:val="008B4BDB"/>
    <w:rsid w:val="008B55E5"/>
    <w:rsid w:val="008B5BDD"/>
    <w:rsid w:val="008B631E"/>
    <w:rsid w:val="008B6FBF"/>
    <w:rsid w:val="008B748D"/>
    <w:rsid w:val="008B7540"/>
    <w:rsid w:val="008B7FE4"/>
    <w:rsid w:val="008C0166"/>
    <w:rsid w:val="008C099F"/>
    <w:rsid w:val="008C0A65"/>
    <w:rsid w:val="008C1B29"/>
    <w:rsid w:val="008C286C"/>
    <w:rsid w:val="008C2E82"/>
    <w:rsid w:val="008C5622"/>
    <w:rsid w:val="008C63A5"/>
    <w:rsid w:val="008C6BC3"/>
    <w:rsid w:val="008C7995"/>
    <w:rsid w:val="008C7E73"/>
    <w:rsid w:val="008D0929"/>
    <w:rsid w:val="008D22CE"/>
    <w:rsid w:val="008D3C6A"/>
    <w:rsid w:val="008D7645"/>
    <w:rsid w:val="008E07B7"/>
    <w:rsid w:val="008E1148"/>
    <w:rsid w:val="008E134E"/>
    <w:rsid w:val="008E1A0C"/>
    <w:rsid w:val="008E2684"/>
    <w:rsid w:val="008E2B7E"/>
    <w:rsid w:val="008E3A50"/>
    <w:rsid w:val="008E5D3D"/>
    <w:rsid w:val="008E6F76"/>
    <w:rsid w:val="008E7F75"/>
    <w:rsid w:val="008F0759"/>
    <w:rsid w:val="008F0B16"/>
    <w:rsid w:val="008F1283"/>
    <w:rsid w:val="008F1E7A"/>
    <w:rsid w:val="008F23CF"/>
    <w:rsid w:val="008F2D08"/>
    <w:rsid w:val="008F372B"/>
    <w:rsid w:val="008F38F1"/>
    <w:rsid w:val="008F3AD1"/>
    <w:rsid w:val="008F40C2"/>
    <w:rsid w:val="008F46E4"/>
    <w:rsid w:val="008F47B2"/>
    <w:rsid w:val="008F6094"/>
    <w:rsid w:val="008F61FA"/>
    <w:rsid w:val="008F6BC8"/>
    <w:rsid w:val="00900265"/>
    <w:rsid w:val="00900322"/>
    <w:rsid w:val="00901227"/>
    <w:rsid w:val="00901345"/>
    <w:rsid w:val="00902613"/>
    <w:rsid w:val="009041B7"/>
    <w:rsid w:val="00904BF7"/>
    <w:rsid w:val="00905CA6"/>
    <w:rsid w:val="00905DD7"/>
    <w:rsid w:val="0090652C"/>
    <w:rsid w:val="0090764E"/>
    <w:rsid w:val="009103B7"/>
    <w:rsid w:val="009105A4"/>
    <w:rsid w:val="00911573"/>
    <w:rsid w:val="009129F8"/>
    <w:rsid w:val="00912D77"/>
    <w:rsid w:val="00913449"/>
    <w:rsid w:val="00914E35"/>
    <w:rsid w:val="00915375"/>
    <w:rsid w:val="00915443"/>
    <w:rsid w:val="009155EE"/>
    <w:rsid w:val="009160EA"/>
    <w:rsid w:val="00917A95"/>
    <w:rsid w:val="009201FF"/>
    <w:rsid w:val="00922549"/>
    <w:rsid w:val="00923425"/>
    <w:rsid w:val="009236E7"/>
    <w:rsid w:val="00925320"/>
    <w:rsid w:val="0092700B"/>
    <w:rsid w:val="0093123E"/>
    <w:rsid w:val="0093381C"/>
    <w:rsid w:val="00934D3D"/>
    <w:rsid w:val="009357BC"/>
    <w:rsid w:val="00936C91"/>
    <w:rsid w:val="00936D95"/>
    <w:rsid w:val="0093774F"/>
    <w:rsid w:val="00940023"/>
    <w:rsid w:val="00940110"/>
    <w:rsid w:val="0094215E"/>
    <w:rsid w:val="00942CF7"/>
    <w:rsid w:val="009440A4"/>
    <w:rsid w:val="009475DA"/>
    <w:rsid w:val="00947A6C"/>
    <w:rsid w:val="00947FC3"/>
    <w:rsid w:val="00951625"/>
    <w:rsid w:val="00951979"/>
    <w:rsid w:val="00952914"/>
    <w:rsid w:val="009538BF"/>
    <w:rsid w:val="00954BE3"/>
    <w:rsid w:val="00955095"/>
    <w:rsid w:val="00955453"/>
    <w:rsid w:val="00956500"/>
    <w:rsid w:val="00956FB9"/>
    <w:rsid w:val="00960651"/>
    <w:rsid w:val="009610A5"/>
    <w:rsid w:val="009625B9"/>
    <w:rsid w:val="00962F40"/>
    <w:rsid w:val="00963BFB"/>
    <w:rsid w:val="00965727"/>
    <w:rsid w:val="00966A6A"/>
    <w:rsid w:val="00966AC7"/>
    <w:rsid w:val="00966E13"/>
    <w:rsid w:val="00966FF9"/>
    <w:rsid w:val="0096759A"/>
    <w:rsid w:val="00971405"/>
    <w:rsid w:val="00971673"/>
    <w:rsid w:val="00971F39"/>
    <w:rsid w:val="009725D1"/>
    <w:rsid w:val="00972863"/>
    <w:rsid w:val="009734AE"/>
    <w:rsid w:val="00973785"/>
    <w:rsid w:val="009738FD"/>
    <w:rsid w:val="0097428E"/>
    <w:rsid w:val="0097595C"/>
    <w:rsid w:val="00977479"/>
    <w:rsid w:val="00980310"/>
    <w:rsid w:val="00982940"/>
    <w:rsid w:val="00982C6C"/>
    <w:rsid w:val="009844B4"/>
    <w:rsid w:val="0098455C"/>
    <w:rsid w:val="009845B2"/>
    <w:rsid w:val="009846A6"/>
    <w:rsid w:val="0098486F"/>
    <w:rsid w:val="00984D3F"/>
    <w:rsid w:val="009855E4"/>
    <w:rsid w:val="00985CC8"/>
    <w:rsid w:val="00986467"/>
    <w:rsid w:val="00987250"/>
    <w:rsid w:val="009873AA"/>
    <w:rsid w:val="00987F81"/>
    <w:rsid w:val="00990FF9"/>
    <w:rsid w:val="0099148B"/>
    <w:rsid w:val="00991657"/>
    <w:rsid w:val="00991663"/>
    <w:rsid w:val="009928AF"/>
    <w:rsid w:val="00993A8D"/>
    <w:rsid w:val="00994ABE"/>
    <w:rsid w:val="0099544C"/>
    <w:rsid w:val="00995D95"/>
    <w:rsid w:val="00995F59"/>
    <w:rsid w:val="0099798F"/>
    <w:rsid w:val="0099799E"/>
    <w:rsid w:val="00997E48"/>
    <w:rsid w:val="00997EBC"/>
    <w:rsid w:val="009A3254"/>
    <w:rsid w:val="009A3EF8"/>
    <w:rsid w:val="009A4792"/>
    <w:rsid w:val="009A4A48"/>
    <w:rsid w:val="009A5D33"/>
    <w:rsid w:val="009A5F88"/>
    <w:rsid w:val="009A5FD6"/>
    <w:rsid w:val="009A7B55"/>
    <w:rsid w:val="009B0C40"/>
    <w:rsid w:val="009B18D4"/>
    <w:rsid w:val="009B1A69"/>
    <w:rsid w:val="009B1F07"/>
    <w:rsid w:val="009B3CA2"/>
    <w:rsid w:val="009B44DC"/>
    <w:rsid w:val="009B4ECD"/>
    <w:rsid w:val="009C2789"/>
    <w:rsid w:val="009C300E"/>
    <w:rsid w:val="009C3364"/>
    <w:rsid w:val="009C3475"/>
    <w:rsid w:val="009C36BB"/>
    <w:rsid w:val="009C3791"/>
    <w:rsid w:val="009C3822"/>
    <w:rsid w:val="009C3AC1"/>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D5B"/>
    <w:rsid w:val="009D1F53"/>
    <w:rsid w:val="009D2800"/>
    <w:rsid w:val="009D2E51"/>
    <w:rsid w:val="009D3160"/>
    <w:rsid w:val="009D3D12"/>
    <w:rsid w:val="009D5BB5"/>
    <w:rsid w:val="009D65E8"/>
    <w:rsid w:val="009D68BB"/>
    <w:rsid w:val="009D71C2"/>
    <w:rsid w:val="009D7450"/>
    <w:rsid w:val="009D7D63"/>
    <w:rsid w:val="009E0600"/>
    <w:rsid w:val="009E0864"/>
    <w:rsid w:val="009E0A11"/>
    <w:rsid w:val="009E23B0"/>
    <w:rsid w:val="009E3178"/>
    <w:rsid w:val="009E327E"/>
    <w:rsid w:val="009E3482"/>
    <w:rsid w:val="009E3B96"/>
    <w:rsid w:val="009E471D"/>
    <w:rsid w:val="009E6AC3"/>
    <w:rsid w:val="009E743D"/>
    <w:rsid w:val="009E7937"/>
    <w:rsid w:val="009E7AA2"/>
    <w:rsid w:val="009E7D1F"/>
    <w:rsid w:val="009E7DAF"/>
    <w:rsid w:val="009F04A8"/>
    <w:rsid w:val="009F0A72"/>
    <w:rsid w:val="009F0C3E"/>
    <w:rsid w:val="009F1702"/>
    <w:rsid w:val="009F19FF"/>
    <w:rsid w:val="009F216C"/>
    <w:rsid w:val="009F21A1"/>
    <w:rsid w:val="009F2FA0"/>
    <w:rsid w:val="009F326C"/>
    <w:rsid w:val="009F3BE9"/>
    <w:rsid w:val="009F4627"/>
    <w:rsid w:val="009F6520"/>
    <w:rsid w:val="009F6BCA"/>
    <w:rsid w:val="009F6D58"/>
    <w:rsid w:val="009F6EA4"/>
    <w:rsid w:val="00A02E3A"/>
    <w:rsid w:val="00A032C5"/>
    <w:rsid w:val="00A04B7C"/>
    <w:rsid w:val="00A058C9"/>
    <w:rsid w:val="00A060A1"/>
    <w:rsid w:val="00A07398"/>
    <w:rsid w:val="00A118F7"/>
    <w:rsid w:val="00A13385"/>
    <w:rsid w:val="00A14D6A"/>
    <w:rsid w:val="00A1605F"/>
    <w:rsid w:val="00A16615"/>
    <w:rsid w:val="00A174DC"/>
    <w:rsid w:val="00A17D3A"/>
    <w:rsid w:val="00A20039"/>
    <w:rsid w:val="00A20255"/>
    <w:rsid w:val="00A20CEF"/>
    <w:rsid w:val="00A224C1"/>
    <w:rsid w:val="00A22CFC"/>
    <w:rsid w:val="00A22DCE"/>
    <w:rsid w:val="00A24DBD"/>
    <w:rsid w:val="00A2556D"/>
    <w:rsid w:val="00A25634"/>
    <w:rsid w:val="00A25AD5"/>
    <w:rsid w:val="00A26683"/>
    <w:rsid w:val="00A26F6E"/>
    <w:rsid w:val="00A31552"/>
    <w:rsid w:val="00A324CD"/>
    <w:rsid w:val="00A335F1"/>
    <w:rsid w:val="00A33E8F"/>
    <w:rsid w:val="00A344A6"/>
    <w:rsid w:val="00A37C6F"/>
    <w:rsid w:val="00A37F91"/>
    <w:rsid w:val="00A4033C"/>
    <w:rsid w:val="00A410C7"/>
    <w:rsid w:val="00A42B5E"/>
    <w:rsid w:val="00A43787"/>
    <w:rsid w:val="00A438BD"/>
    <w:rsid w:val="00A44529"/>
    <w:rsid w:val="00A44CB5"/>
    <w:rsid w:val="00A45D85"/>
    <w:rsid w:val="00A4681D"/>
    <w:rsid w:val="00A52779"/>
    <w:rsid w:val="00A53040"/>
    <w:rsid w:val="00A532FB"/>
    <w:rsid w:val="00A544F6"/>
    <w:rsid w:val="00A55910"/>
    <w:rsid w:val="00A55B76"/>
    <w:rsid w:val="00A568BA"/>
    <w:rsid w:val="00A577A8"/>
    <w:rsid w:val="00A5796E"/>
    <w:rsid w:val="00A57A43"/>
    <w:rsid w:val="00A61F35"/>
    <w:rsid w:val="00A621BF"/>
    <w:rsid w:val="00A62548"/>
    <w:rsid w:val="00A63FDB"/>
    <w:rsid w:val="00A64ECB"/>
    <w:rsid w:val="00A65698"/>
    <w:rsid w:val="00A665B9"/>
    <w:rsid w:val="00A665CB"/>
    <w:rsid w:val="00A67132"/>
    <w:rsid w:val="00A70F63"/>
    <w:rsid w:val="00A72816"/>
    <w:rsid w:val="00A7355B"/>
    <w:rsid w:val="00A737E2"/>
    <w:rsid w:val="00A7387D"/>
    <w:rsid w:val="00A73910"/>
    <w:rsid w:val="00A73B68"/>
    <w:rsid w:val="00A755AD"/>
    <w:rsid w:val="00A75683"/>
    <w:rsid w:val="00A759B7"/>
    <w:rsid w:val="00A7641B"/>
    <w:rsid w:val="00A8178D"/>
    <w:rsid w:val="00A822EB"/>
    <w:rsid w:val="00A82840"/>
    <w:rsid w:val="00A83297"/>
    <w:rsid w:val="00A838EF"/>
    <w:rsid w:val="00A84AE8"/>
    <w:rsid w:val="00A856BA"/>
    <w:rsid w:val="00A86EB3"/>
    <w:rsid w:val="00A908D3"/>
    <w:rsid w:val="00A91869"/>
    <w:rsid w:val="00A92E63"/>
    <w:rsid w:val="00A93008"/>
    <w:rsid w:val="00A9384C"/>
    <w:rsid w:val="00A939EA"/>
    <w:rsid w:val="00A94D73"/>
    <w:rsid w:val="00A958E3"/>
    <w:rsid w:val="00A95C04"/>
    <w:rsid w:val="00A95CDC"/>
    <w:rsid w:val="00A95D10"/>
    <w:rsid w:val="00A97205"/>
    <w:rsid w:val="00AA1887"/>
    <w:rsid w:val="00AA1E32"/>
    <w:rsid w:val="00AA2716"/>
    <w:rsid w:val="00AA2F74"/>
    <w:rsid w:val="00AA2F8F"/>
    <w:rsid w:val="00AA46C8"/>
    <w:rsid w:val="00AA56A6"/>
    <w:rsid w:val="00AA58D6"/>
    <w:rsid w:val="00AA6209"/>
    <w:rsid w:val="00AA73E6"/>
    <w:rsid w:val="00AB123D"/>
    <w:rsid w:val="00AB26FB"/>
    <w:rsid w:val="00AB2797"/>
    <w:rsid w:val="00AB3784"/>
    <w:rsid w:val="00AB3CEC"/>
    <w:rsid w:val="00AB52FB"/>
    <w:rsid w:val="00AB5B00"/>
    <w:rsid w:val="00AB5B23"/>
    <w:rsid w:val="00AB5D35"/>
    <w:rsid w:val="00AB5D60"/>
    <w:rsid w:val="00AB6050"/>
    <w:rsid w:val="00AB691F"/>
    <w:rsid w:val="00AC14F1"/>
    <w:rsid w:val="00AC20F1"/>
    <w:rsid w:val="00AC558A"/>
    <w:rsid w:val="00AC5E00"/>
    <w:rsid w:val="00AC7D9B"/>
    <w:rsid w:val="00AC7E68"/>
    <w:rsid w:val="00AD0332"/>
    <w:rsid w:val="00AD048C"/>
    <w:rsid w:val="00AD0EFC"/>
    <w:rsid w:val="00AD2555"/>
    <w:rsid w:val="00AD2E88"/>
    <w:rsid w:val="00AD3A58"/>
    <w:rsid w:val="00AD5442"/>
    <w:rsid w:val="00AD6292"/>
    <w:rsid w:val="00AD7266"/>
    <w:rsid w:val="00AD7881"/>
    <w:rsid w:val="00AD7FCE"/>
    <w:rsid w:val="00AE069A"/>
    <w:rsid w:val="00AE1444"/>
    <w:rsid w:val="00AE1A2E"/>
    <w:rsid w:val="00AE25D7"/>
    <w:rsid w:val="00AE2761"/>
    <w:rsid w:val="00AE28E0"/>
    <w:rsid w:val="00AE3A3E"/>
    <w:rsid w:val="00AE58E9"/>
    <w:rsid w:val="00AE5EFC"/>
    <w:rsid w:val="00AE603F"/>
    <w:rsid w:val="00AE68A4"/>
    <w:rsid w:val="00AE6A1F"/>
    <w:rsid w:val="00AE732F"/>
    <w:rsid w:val="00AF032E"/>
    <w:rsid w:val="00AF058E"/>
    <w:rsid w:val="00AF297F"/>
    <w:rsid w:val="00AF3FFF"/>
    <w:rsid w:val="00AF43F5"/>
    <w:rsid w:val="00AF6639"/>
    <w:rsid w:val="00AF7278"/>
    <w:rsid w:val="00AF73C1"/>
    <w:rsid w:val="00B003F3"/>
    <w:rsid w:val="00B00E1E"/>
    <w:rsid w:val="00B00E26"/>
    <w:rsid w:val="00B01320"/>
    <w:rsid w:val="00B01BFB"/>
    <w:rsid w:val="00B01CA2"/>
    <w:rsid w:val="00B026CC"/>
    <w:rsid w:val="00B02A94"/>
    <w:rsid w:val="00B03AC9"/>
    <w:rsid w:val="00B04661"/>
    <w:rsid w:val="00B0486C"/>
    <w:rsid w:val="00B04898"/>
    <w:rsid w:val="00B058CE"/>
    <w:rsid w:val="00B05B54"/>
    <w:rsid w:val="00B05E8B"/>
    <w:rsid w:val="00B06B2D"/>
    <w:rsid w:val="00B0740F"/>
    <w:rsid w:val="00B07FAF"/>
    <w:rsid w:val="00B11482"/>
    <w:rsid w:val="00B11740"/>
    <w:rsid w:val="00B11F6F"/>
    <w:rsid w:val="00B1232B"/>
    <w:rsid w:val="00B13C09"/>
    <w:rsid w:val="00B14387"/>
    <w:rsid w:val="00B14AD9"/>
    <w:rsid w:val="00B16C78"/>
    <w:rsid w:val="00B16EB9"/>
    <w:rsid w:val="00B17EEC"/>
    <w:rsid w:val="00B20494"/>
    <w:rsid w:val="00B209CA"/>
    <w:rsid w:val="00B21974"/>
    <w:rsid w:val="00B22909"/>
    <w:rsid w:val="00B22C54"/>
    <w:rsid w:val="00B22DB2"/>
    <w:rsid w:val="00B23510"/>
    <w:rsid w:val="00B2443B"/>
    <w:rsid w:val="00B246BA"/>
    <w:rsid w:val="00B26425"/>
    <w:rsid w:val="00B26DE2"/>
    <w:rsid w:val="00B27CB0"/>
    <w:rsid w:val="00B30A55"/>
    <w:rsid w:val="00B3125F"/>
    <w:rsid w:val="00B31588"/>
    <w:rsid w:val="00B31D3A"/>
    <w:rsid w:val="00B321F6"/>
    <w:rsid w:val="00B324C1"/>
    <w:rsid w:val="00B3312B"/>
    <w:rsid w:val="00B33D9A"/>
    <w:rsid w:val="00B344C3"/>
    <w:rsid w:val="00B34C07"/>
    <w:rsid w:val="00B34D2B"/>
    <w:rsid w:val="00B35CCC"/>
    <w:rsid w:val="00B35E27"/>
    <w:rsid w:val="00B36123"/>
    <w:rsid w:val="00B40A05"/>
    <w:rsid w:val="00B40BF7"/>
    <w:rsid w:val="00B42F93"/>
    <w:rsid w:val="00B4338E"/>
    <w:rsid w:val="00B450B9"/>
    <w:rsid w:val="00B47EEE"/>
    <w:rsid w:val="00B50F53"/>
    <w:rsid w:val="00B51928"/>
    <w:rsid w:val="00B527C7"/>
    <w:rsid w:val="00B5331F"/>
    <w:rsid w:val="00B5352A"/>
    <w:rsid w:val="00B54B97"/>
    <w:rsid w:val="00B5581D"/>
    <w:rsid w:val="00B55980"/>
    <w:rsid w:val="00B5603B"/>
    <w:rsid w:val="00B5687E"/>
    <w:rsid w:val="00B568D9"/>
    <w:rsid w:val="00B569FE"/>
    <w:rsid w:val="00B56B21"/>
    <w:rsid w:val="00B57EDE"/>
    <w:rsid w:val="00B62D63"/>
    <w:rsid w:val="00B62E17"/>
    <w:rsid w:val="00B63580"/>
    <w:rsid w:val="00B63710"/>
    <w:rsid w:val="00B63B89"/>
    <w:rsid w:val="00B646A5"/>
    <w:rsid w:val="00B64E01"/>
    <w:rsid w:val="00B657F8"/>
    <w:rsid w:val="00B658C9"/>
    <w:rsid w:val="00B66377"/>
    <w:rsid w:val="00B66800"/>
    <w:rsid w:val="00B70F06"/>
    <w:rsid w:val="00B720CA"/>
    <w:rsid w:val="00B727EF"/>
    <w:rsid w:val="00B73045"/>
    <w:rsid w:val="00B735D2"/>
    <w:rsid w:val="00B736B2"/>
    <w:rsid w:val="00B74F2B"/>
    <w:rsid w:val="00B75085"/>
    <w:rsid w:val="00B7569C"/>
    <w:rsid w:val="00B76713"/>
    <w:rsid w:val="00B77283"/>
    <w:rsid w:val="00B77A54"/>
    <w:rsid w:val="00B77DEA"/>
    <w:rsid w:val="00B803DC"/>
    <w:rsid w:val="00B80510"/>
    <w:rsid w:val="00B8051B"/>
    <w:rsid w:val="00B8082E"/>
    <w:rsid w:val="00B81C62"/>
    <w:rsid w:val="00B8308D"/>
    <w:rsid w:val="00B835EF"/>
    <w:rsid w:val="00B83F93"/>
    <w:rsid w:val="00B83FD2"/>
    <w:rsid w:val="00B847E4"/>
    <w:rsid w:val="00B84ABC"/>
    <w:rsid w:val="00B851BF"/>
    <w:rsid w:val="00B86163"/>
    <w:rsid w:val="00B86355"/>
    <w:rsid w:val="00B86D53"/>
    <w:rsid w:val="00B86FDD"/>
    <w:rsid w:val="00B8793C"/>
    <w:rsid w:val="00B91D04"/>
    <w:rsid w:val="00B92889"/>
    <w:rsid w:val="00B94C1C"/>
    <w:rsid w:val="00B956DA"/>
    <w:rsid w:val="00B95A64"/>
    <w:rsid w:val="00B95AAE"/>
    <w:rsid w:val="00B9629F"/>
    <w:rsid w:val="00B97D9B"/>
    <w:rsid w:val="00BA1BB4"/>
    <w:rsid w:val="00BA2D6F"/>
    <w:rsid w:val="00BA3743"/>
    <w:rsid w:val="00BA3E30"/>
    <w:rsid w:val="00BA4265"/>
    <w:rsid w:val="00BA49F7"/>
    <w:rsid w:val="00BA5BEB"/>
    <w:rsid w:val="00BA5FA4"/>
    <w:rsid w:val="00BA6534"/>
    <w:rsid w:val="00BA7BBC"/>
    <w:rsid w:val="00BB0873"/>
    <w:rsid w:val="00BB1654"/>
    <w:rsid w:val="00BB197B"/>
    <w:rsid w:val="00BB3748"/>
    <w:rsid w:val="00BB5D3A"/>
    <w:rsid w:val="00BB601B"/>
    <w:rsid w:val="00BB61B4"/>
    <w:rsid w:val="00BB6760"/>
    <w:rsid w:val="00BB752A"/>
    <w:rsid w:val="00BB7C8F"/>
    <w:rsid w:val="00BC1057"/>
    <w:rsid w:val="00BC4CA8"/>
    <w:rsid w:val="00BC6CCF"/>
    <w:rsid w:val="00BC6D4A"/>
    <w:rsid w:val="00BC7669"/>
    <w:rsid w:val="00BD20B8"/>
    <w:rsid w:val="00BD277B"/>
    <w:rsid w:val="00BD2A16"/>
    <w:rsid w:val="00BD4F69"/>
    <w:rsid w:val="00BD671F"/>
    <w:rsid w:val="00BD6987"/>
    <w:rsid w:val="00BD69E2"/>
    <w:rsid w:val="00BD7A43"/>
    <w:rsid w:val="00BE0646"/>
    <w:rsid w:val="00BE350A"/>
    <w:rsid w:val="00BE352D"/>
    <w:rsid w:val="00BE3A8A"/>
    <w:rsid w:val="00BE4AA5"/>
    <w:rsid w:val="00BE5160"/>
    <w:rsid w:val="00BE6368"/>
    <w:rsid w:val="00BE6A15"/>
    <w:rsid w:val="00BE7AC7"/>
    <w:rsid w:val="00BF32B8"/>
    <w:rsid w:val="00BF36AE"/>
    <w:rsid w:val="00BF39AB"/>
    <w:rsid w:val="00BF4136"/>
    <w:rsid w:val="00BF42D2"/>
    <w:rsid w:val="00BF4764"/>
    <w:rsid w:val="00BF4D5F"/>
    <w:rsid w:val="00BF501E"/>
    <w:rsid w:val="00BF5D4C"/>
    <w:rsid w:val="00BF625C"/>
    <w:rsid w:val="00BF71C1"/>
    <w:rsid w:val="00BF743B"/>
    <w:rsid w:val="00BF76F2"/>
    <w:rsid w:val="00C0030F"/>
    <w:rsid w:val="00C00A26"/>
    <w:rsid w:val="00C02BDD"/>
    <w:rsid w:val="00C04C9C"/>
    <w:rsid w:val="00C052D6"/>
    <w:rsid w:val="00C0554F"/>
    <w:rsid w:val="00C0632A"/>
    <w:rsid w:val="00C06371"/>
    <w:rsid w:val="00C0644C"/>
    <w:rsid w:val="00C07A76"/>
    <w:rsid w:val="00C10793"/>
    <w:rsid w:val="00C10E05"/>
    <w:rsid w:val="00C11DD2"/>
    <w:rsid w:val="00C12364"/>
    <w:rsid w:val="00C12432"/>
    <w:rsid w:val="00C12882"/>
    <w:rsid w:val="00C1339F"/>
    <w:rsid w:val="00C1364C"/>
    <w:rsid w:val="00C138AF"/>
    <w:rsid w:val="00C1410F"/>
    <w:rsid w:val="00C15A1C"/>
    <w:rsid w:val="00C17C18"/>
    <w:rsid w:val="00C17DFF"/>
    <w:rsid w:val="00C2002D"/>
    <w:rsid w:val="00C20E28"/>
    <w:rsid w:val="00C20FC4"/>
    <w:rsid w:val="00C2112B"/>
    <w:rsid w:val="00C22534"/>
    <w:rsid w:val="00C22719"/>
    <w:rsid w:val="00C235BD"/>
    <w:rsid w:val="00C24E7A"/>
    <w:rsid w:val="00C256F4"/>
    <w:rsid w:val="00C26642"/>
    <w:rsid w:val="00C304E7"/>
    <w:rsid w:val="00C31779"/>
    <w:rsid w:val="00C32C49"/>
    <w:rsid w:val="00C33C1A"/>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0F5"/>
    <w:rsid w:val="00C533CC"/>
    <w:rsid w:val="00C53774"/>
    <w:rsid w:val="00C546A7"/>
    <w:rsid w:val="00C549F9"/>
    <w:rsid w:val="00C55278"/>
    <w:rsid w:val="00C55E2B"/>
    <w:rsid w:val="00C568FE"/>
    <w:rsid w:val="00C578AC"/>
    <w:rsid w:val="00C60661"/>
    <w:rsid w:val="00C607C5"/>
    <w:rsid w:val="00C610C1"/>
    <w:rsid w:val="00C61AD1"/>
    <w:rsid w:val="00C622C8"/>
    <w:rsid w:val="00C627F4"/>
    <w:rsid w:val="00C62921"/>
    <w:rsid w:val="00C62DC3"/>
    <w:rsid w:val="00C63442"/>
    <w:rsid w:val="00C66363"/>
    <w:rsid w:val="00C674C6"/>
    <w:rsid w:val="00C704AC"/>
    <w:rsid w:val="00C70DC6"/>
    <w:rsid w:val="00C710C7"/>
    <w:rsid w:val="00C71350"/>
    <w:rsid w:val="00C7141D"/>
    <w:rsid w:val="00C71EA1"/>
    <w:rsid w:val="00C71EB9"/>
    <w:rsid w:val="00C72148"/>
    <w:rsid w:val="00C72194"/>
    <w:rsid w:val="00C740CC"/>
    <w:rsid w:val="00C75290"/>
    <w:rsid w:val="00C757E9"/>
    <w:rsid w:val="00C75858"/>
    <w:rsid w:val="00C75D48"/>
    <w:rsid w:val="00C761E6"/>
    <w:rsid w:val="00C80F13"/>
    <w:rsid w:val="00C8130E"/>
    <w:rsid w:val="00C81A47"/>
    <w:rsid w:val="00C82282"/>
    <w:rsid w:val="00C8289D"/>
    <w:rsid w:val="00C82969"/>
    <w:rsid w:val="00C82F15"/>
    <w:rsid w:val="00C833F9"/>
    <w:rsid w:val="00C84AAE"/>
    <w:rsid w:val="00C85B66"/>
    <w:rsid w:val="00C86113"/>
    <w:rsid w:val="00C87E6F"/>
    <w:rsid w:val="00C904EE"/>
    <w:rsid w:val="00C915DB"/>
    <w:rsid w:val="00C91B2F"/>
    <w:rsid w:val="00C91FC2"/>
    <w:rsid w:val="00C92D6B"/>
    <w:rsid w:val="00C94033"/>
    <w:rsid w:val="00C9506B"/>
    <w:rsid w:val="00C95199"/>
    <w:rsid w:val="00C95BBF"/>
    <w:rsid w:val="00C96F9A"/>
    <w:rsid w:val="00CA0769"/>
    <w:rsid w:val="00CA11FF"/>
    <w:rsid w:val="00CA2762"/>
    <w:rsid w:val="00CA2ECF"/>
    <w:rsid w:val="00CA309B"/>
    <w:rsid w:val="00CA3B6C"/>
    <w:rsid w:val="00CA4CCA"/>
    <w:rsid w:val="00CA5651"/>
    <w:rsid w:val="00CB1228"/>
    <w:rsid w:val="00CB2007"/>
    <w:rsid w:val="00CB2623"/>
    <w:rsid w:val="00CB2EEE"/>
    <w:rsid w:val="00CB3356"/>
    <w:rsid w:val="00CB353C"/>
    <w:rsid w:val="00CB3BBE"/>
    <w:rsid w:val="00CB40DA"/>
    <w:rsid w:val="00CB43B0"/>
    <w:rsid w:val="00CB4798"/>
    <w:rsid w:val="00CB53A2"/>
    <w:rsid w:val="00CB5DB4"/>
    <w:rsid w:val="00CB7126"/>
    <w:rsid w:val="00CC24C3"/>
    <w:rsid w:val="00CC363C"/>
    <w:rsid w:val="00CC4DC7"/>
    <w:rsid w:val="00CC79D5"/>
    <w:rsid w:val="00CD0651"/>
    <w:rsid w:val="00CD0958"/>
    <w:rsid w:val="00CD2117"/>
    <w:rsid w:val="00CD3362"/>
    <w:rsid w:val="00CD4188"/>
    <w:rsid w:val="00CD5E10"/>
    <w:rsid w:val="00CD7524"/>
    <w:rsid w:val="00CD78B5"/>
    <w:rsid w:val="00CE016F"/>
    <w:rsid w:val="00CE0185"/>
    <w:rsid w:val="00CE025A"/>
    <w:rsid w:val="00CE2292"/>
    <w:rsid w:val="00CE256F"/>
    <w:rsid w:val="00CE4989"/>
    <w:rsid w:val="00CE6DF6"/>
    <w:rsid w:val="00CE73F4"/>
    <w:rsid w:val="00CE7A07"/>
    <w:rsid w:val="00CF17EA"/>
    <w:rsid w:val="00CF19BA"/>
    <w:rsid w:val="00CF1E46"/>
    <w:rsid w:val="00CF258F"/>
    <w:rsid w:val="00CF39A5"/>
    <w:rsid w:val="00CF413B"/>
    <w:rsid w:val="00CF5DFB"/>
    <w:rsid w:val="00CF6894"/>
    <w:rsid w:val="00CF6DF3"/>
    <w:rsid w:val="00CF6FC3"/>
    <w:rsid w:val="00D004F6"/>
    <w:rsid w:val="00D02531"/>
    <w:rsid w:val="00D0379A"/>
    <w:rsid w:val="00D039D0"/>
    <w:rsid w:val="00D05DA5"/>
    <w:rsid w:val="00D06B40"/>
    <w:rsid w:val="00D07036"/>
    <w:rsid w:val="00D071A3"/>
    <w:rsid w:val="00D07EE0"/>
    <w:rsid w:val="00D101C0"/>
    <w:rsid w:val="00D1371E"/>
    <w:rsid w:val="00D15275"/>
    <w:rsid w:val="00D153B6"/>
    <w:rsid w:val="00D158DA"/>
    <w:rsid w:val="00D1637A"/>
    <w:rsid w:val="00D16BAB"/>
    <w:rsid w:val="00D176B8"/>
    <w:rsid w:val="00D17755"/>
    <w:rsid w:val="00D17C81"/>
    <w:rsid w:val="00D20822"/>
    <w:rsid w:val="00D20BF1"/>
    <w:rsid w:val="00D20E7E"/>
    <w:rsid w:val="00D22B5C"/>
    <w:rsid w:val="00D2438A"/>
    <w:rsid w:val="00D24719"/>
    <w:rsid w:val="00D25585"/>
    <w:rsid w:val="00D265B9"/>
    <w:rsid w:val="00D26CE6"/>
    <w:rsid w:val="00D30A50"/>
    <w:rsid w:val="00D3113C"/>
    <w:rsid w:val="00D312D4"/>
    <w:rsid w:val="00D3162A"/>
    <w:rsid w:val="00D31F3D"/>
    <w:rsid w:val="00D3456B"/>
    <w:rsid w:val="00D3472D"/>
    <w:rsid w:val="00D34D9F"/>
    <w:rsid w:val="00D36E5C"/>
    <w:rsid w:val="00D375F2"/>
    <w:rsid w:val="00D4256F"/>
    <w:rsid w:val="00D4277A"/>
    <w:rsid w:val="00D45209"/>
    <w:rsid w:val="00D45676"/>
    <w:rsid w:val="00D474B4"/>
    <w:rsid w:val="00D47A87"/>
    <w:rsid w:val="00D50570"/>
    <w:rsid w:val="00D50E78"/>
    <w:rsid w:val="00D51207"/>
    <w:rsid w:val="00D51381"/>
    <w:rsid w:val="00D51FC0"/>
    <w:rsid w:val="00D52005"/>
    <w:rsid w:val="00D5227F"/>
    <w:rsid w:val="00D52CC1"/>
    <w:rsid w:val="00D530E6"/>
    <w:rsid w:val="00D536D8"/>
    <w:rsid w:val="00D53F21"/>
    <w:rsid w:val="00D55208"/>
    <w:rsid w:val="00D55AF9"/>
    <w:rsid w:val="00D6139B"/>
    <w:rsid w:val="00D61D9D"/>
    <w:rsid w:val="00D623B3"/>
    <w:rsid w:val="00D65576"/>
    <w:rsid w:val="00D66BC4"/>
    <w:rsid w:val="00D67F78"/>
    <w:rsid w:val="00D67FCE"/>
    <w:rsid w:val="00D70AA1"/>
    <w:rsid w:val="00D72135"/>
    <w:rsid w:val="00D7648E"/>
    <w:rsid w:val="00D76DF4"/>
    <w:rsid w:val="00D77974"/>
    <w:rsid w:val="00D77B7B"/>
    <w:rsid w:val="00D8097D"/>
    <w:rsid w:val="00D80B6B"/>
    <w:rsid w:val="00D84772"/>
    <w:rsid w:val="00D87E30"/>
    <w:rsid w:val="00D922FA"/>
    <w:rsid w:val="00D92527"/>
    <w:rsid w:val="00D943A2"/>
    <w:rsid w:val="00D95513"/>
    <w:rsid w:val="00D95B70"/>
    <w:rsid w:val="00D96352"/>
    <w:rsid w:val="00D97B71"/>
    <w:rsid w:val="00DA00C1"/>
    <w:rsid w:val="00DA091F"/>
    <w:rsid w:val="00DA1AF3"/>
    <w:rsid w:val="00DA2414"/>
    <w:rsid w:val="00DA26DA"/>
    <w:rsid w:val="00DA36D9"/>
    <w:rsid w:val="00DA5746"/>
    <w:rsid w:val="00DA57E1"/>
    <w:rsid w:val="00DA5C4A"/>
    <w:rsid w:val="00DA6C78"/>
    <w:rsid w:val="00DA76B7"/>
    <w:rsid w:val="00DA783A"/>
    <w:rsid w:val="00DA7A82"/>
    <w:rsid w:val="00DA7CE6"/>
    <w:rsid w:val="00DA7D51"/>
    <w:rsid w:val="00DB1C78"/>
    <w:rsid w:val="00DB2911"/>
    <w:rsid w:val="00DB2DF5"/>
    <w:rsid w:val="00DB3320"/>
    <w:rsid w:val="00DB4611"/>
    <w:rsid w:val="00DB67F0"/>
    <w:rsid w:val="00DB6EE1"/>
    <w:rsid w:val="00DB776C"/>
    <w:rsid w:val="00DB79EE"/>
    <w:rsid w:val="00DB7A4F"/>
    <w:rsid w:val="00DC1A5E"/>
    <w:rsid w:val="00DC2072"/>
    <w:rsid w:val="00DC2093"/>
    <w:rsid w:val="00DC3ACF"/>
    <w:rsid w:val="00DC3D03"/>
    <w:rsid w:val="00DC3D27"/>
    <w:rsid w:val="00DC3FA5"/>
    <w:rsid w:val="00DC471C"/>
    <w:rsid w:val="00DC4863"/>
    <w:rsid w:val="00DC4A6B"/>
    <w:rsid w:val="00DC58C9"/>
    <w:rsid w:val="00DC618B"/>
    <w:rsid w:val="00DD0BE1"/>
    <w:rsid w:val="00DD2F33"/>
    <w:rsid w:val="00DD3993"/>
    <w:rsid w:val="00DD42AE"/>
    <w:rsid w:val="00DD61E4"/>
    <w:rsid w:val="00DD6BF6"/>
    <w:rsid w:val="00DD7097"/>
    <w:rsid w:val="00DD7BEE"/>
    <w:rsid w:val="00DE133F"/>
    <w:rsid w:val="00DE3D2E"/>
    <w:rsid w:val="00DE5069"/>
    <w:rsid w:val="00DE70D0"/>
    <w:rsid w:val="00DF0BAE"/>
    <w:rsid w:val="00DF1755"/>
    <w:rsid w:val="00DF214F"/>
    <w:rsid w:val="00DF294A"/>
    <w:rsid w:val="00DF2C8E"/>
    <w:rsid w:val="00DF2E1D"/>
    <w:rsid w:val="00DF37F0"/>
    <w:rsid w:val="00DF3836"/>
    <w:rsid w:val="00DF6DA9"/>
    <w:rsid w:val="00DF72DD"/>
    <w:rsid w:val="00E00E6C"/>
    <w:rsid w:val="00E00EED"/>
    <w:rsid w:val="00E00F04"/>
    <w:rsid w:val="00E02C62"/>
    <w:rsid w:val="00E02EDE"/>
    <w:rsid w:val="00E04724"/>
    <w:rsid w:val="00E04ACC"/>
    <w:rsid w:val="00E04DB7"/>
    <w:rsid w:val="00E055BE"/>
    <w:rsid w:val="00E05FD2"/>
    <w:rsid w:val="00E06F0B"/>
    <w:rsid w:val="00E11C64"/>
    <w:rsid w:val="00E12E07"/>
    <w:rsid w:val="00E13633"/>
    <w:rsid w:val="00E1384A"/>
    <w:rsid w:val="00E14294"/>
    <w:rsid w:val="00E14C49"/>
    <w:rsid w:val="00E15881"/>
    <w:rsid w:val="00E158B5"/>
    <w:rsid w:val="00E179E5"/>
    <w:rsid w:val="00E20FBB"/>
    <w:rsid w:val="00E22D89"/>
    <w:rsid w:val="00E23813"/>
    <w:rsid w:val="00E24122"/>
    <w:rsid w:val="00E24F59"/>
    <w:rsid w:val="00E25E18"/>
    <w:rsid w:val="00E26F2C"/>
    <w:rsid w:val="00E278E5"/>
    <w:rsid w:val="00E27B9A"/>
    <w:rsid w:val="00E30FB8"/>
    <w:rsid w:val="00E30FE6"/>
    <w:rsid w:val="00E31931"/>
    <w:rsid w:val="00E31ADA"/>
    <w:rsid w:val="00E31FEB"/>
    <w:rsid w:val="00E3303A"/>
    <w:rsid w:val="00E334FF"/>
    <w:rsid w:val="00E34C09"/>
    <w:rsid w:val="00E35488"/>
    <w:rsid w:val="00E35845"/>
    <w:rsid w:val="00E35BC7"/>
    <w:rsid w:val="00E3645B"/>
    <w:rsid w:val="00E40BBF"/>
    <w:rsid w:val="00E41F02"/>
    <w:rsid w:val="00E42671"/>
    <w:rsid w:val="00E446AC"/>
    <w:rsid w:val="00E44952"/>
    <w:rsid w:val="00E46EB8"/>
    <w:rsid w:val="00E47B91"/>
    <w:rsid w:val="00E5081D"/>
    <w:rsid w:val="00E5081E"/>
    <w:rsid w:val="00E50F68"/>
    <w:rsid w:val="00E5305B"/>
    <w:rsid w:val="00E53353"/>
    <w:rsid w:val="00E5399C"/>
    <w:rsid w:val="00E53ED2"/>
    <w:rsid w:val="00E551BB"/>
    <w:rsid w:val="00E56609"/>
    <w:rsid w:val="00E568FE"/>
    <w:rsid w:val="00E56E3E"/>
    <w:rsid w:val="00E57D47"/>
    <w:rsid w:val="00E60859"/>
    <w:rsid w:val="00E61331"/>
    <w:rsid w:val="00E6141D"/>
    <w:rsid w:val="00E63E2D"/>
    <w:rsid w:val="00E64EB7"/>
    <w:rsid w:val="00E65500"/>
    <w:rsid w:val="00E66AD2"/>
    <w:rsid w:val="00E67037"/>
    <w:rsid w:val="00E70D66"/>
    <w:rsid w:val="00E71660"/>
    <w:rsid w:val="00E71803"/>
    <w:rsid w:val="00E735C6"/>
    <w:rsid w:val="00E73780"/>
    <w:rsid w:val="00E749A3"/>
    <w:rsid w:val="00E75B9F"/>
    <w:rsid w:val="00E76460"/>
    <w:rsid w:val="00E76B3D"/>
    <w:rsid w:val="00E76D8F"/>
    <w:rsid w:val="00E775FD"/>
    <w:rsid w:val="00E77A59"/>
    <w:rsid w:val="00E77CA8"/>
    <w:rsid w:val="00E80738"/>
    <w:rsid w:val="00E814C2"/>
    <w:rsid w:val="00E815CC"/>
    <w:rsid w:val="00E82165"/>
    <w:rsid w:val="00E8301B"/>
    <w:rsid w:val="00E83035"/>
    <w:rsid w:val="00E83927"/>
    <w:rsid w:val="00E83B9B"/>
    <w:rsid w:val="00E8616B"/>
    <w:rsid w:val="00E86D0F"/>
    <w:rsid w:val="00E87519"/>
    <w:rsid w:val="00E90D04"/>
    <w:rsid w:val="00E91C54"/>
    <w:rsid w:val="00E91CCB"/>
    <w:rsid w:val="00E92933"/>
    <w:rsid w:val="00E92C16"/>
    <w:rsid w:val="00E94357"/>
    <w:rsid w:val="00E94AD5"/>
    <w:rsid w:val="00E956BB"/>
    <w:rsid w:val="00E968FA"/>
    <w:rsid w:val="00E96EA4"/>
    <w:rsid w:val="00E970B5"/>
    <w:rsid w:val="00E97D5F"/>
    <w:rsid w:val="00EA0945"/>
    <w:rsid w:val="00EA0B9E"/>
    <w:rsid w:val="00EA0F6D"/>
    <w:rsid w:val="00EA268A"/>
    <w:rsid w:val="00EA272B"/>
    <w:rsid w:val="00EA3077"/>
    <w:rsid w:val="00EA3470"/>
    <w:rsid w:val="00EA37A2"/>
    <w:rsid w:val="00EA4775"/>
    <w:rsid w:val="00EA48FB"/>
    <w:rsid w:val="00EB0831"/>
    <w:rsid w:val="00EB14D2"/>
    <w:rsid w:val="00EB2732"/>
    <w:rsid w:val="00EB2EC2"/>
    <w:rsid w:val="00EB415A"/>
    <w:rsid w:val="00EB4583"/>
    <w:rsid w:val="00EB4C3F"/>
    <w:rsid w:val="00EB6135"/>
    <w:rsid w:val="00EB613D"/>
    <w:rsid w:val="00EB68CA"/>
    <w:rsid w:val="00EB7329"/>
    <w:rsid w:val="00EC0706"/>
    <w:rsid w:val="00EC1192"/>
    <w:rsid w:val="00EC1262"/>
    <w:rsid w:val="00EC2453"/>
    <w:rsid w:val="00EC28A7"/>
    <w:rsid w:val="00EC2A11"/>
    <w:rsid w:val="00EC3192"/>
    <w:rsid w:val="00EC4ACC"/>
    <w:rsid w:val="00EC724C"/>
    <w:rsid w:val="00ED084A"/>
    <w:rsid w:val="00ED08BF"/>
    <w:rsid w:val="00ED08D6"/>
    <w:rsid w:val="00ED1306"/>
    <w:rsid w:val="00ED14DE"/>
    <w:rsid w:val="00ED4E8C"/>
    <w:rsid w:val="00ED65AA"/>
    <w:rsid w:val="00ED77B5"/>
    <w:rsid w:val="00ED7C4D"/>
    <w:rsid w:val="00EE04B4"/>
    <w:rsid w:val="00EE0644"/>
    <w:rsid w:val="00EE06F7"/>
    <w:rsid w:val="00EE1289"/>
    <w:rsid w:val="00EE19BA"/>
    <w:rsid w:val="00EE25BB"/>
    <w:rsid w:val="00EE25C5"/>
    <w:rsid w:val="00EE31A0"/>
    <w:rsid w:val="00EE4FCD"/>
    <w:rsid w:val="00EE6E03"/>
    <w:rsid w:val="00EE7CBD"/>
    <w:rsid w:val="00EF05BA"/>
    <w:rsid w:val="00EF070C"/>
    <w:rsid w:val="00EF09CB"/>
    <w:rsid w:val="00EF13B4"/>
    <w:rsid w:val="00EF1909"/>
    <w:rsid w:val="00EF2530"/>
    <w:rsid w:val="00EF28DD"/>
    <w:rsid w:val="00EF2F15"/>
    <w:rsid w:val="00EF3AC7"/>
    <w:rsid w:val="00EF3FF1"/>
    <w:rsid w:val="00EF40B0"/>
    <w:rsid w:val="00EF57DD"/>
    <w:rsid w:val="00EF5AD4"/>
    <w:rsid w:val="00EF61D9"/>
    <w:rsid w:val="00EF7BB9"/>
    <w:rsid w:val="00F010E2"/>
    <w:rsid w:val="00F03AC8"/>
    <w:rsid w:val="00F04AC3"/>
    <w:rsid w:val="00F04AF7"/>
    <w:rsid w:val="00F0635B"/>
    <w:rsid w:val="00F07538"/>
    <w:rsid w:val="00F0798A"/>
    <w:rsid w:val="00F07EBC"/>
    <w:rsid w:val="00F10443"/>
    <w:rsid w:val="00F11EF9"/>
    <w:rsid w:val="00F12DA2"/>
    <w:rsid w:val="00F12EFF"/>
    <w:rsid w:val="00F13251"/>
    <w:rsid w:val="00F15608"/>
    <w:rsid w:val="00F15E2E"/>
    <w:rsid w:val="00F1625C"/>
    <w:rsid w:val="00F16490"/>
    <w:rsid w:val="00F164A6"/>
    <w:rsid w:val="00F175D6"/>
    <w:rsid w:val="00F17A3A"/>
    <w:rsid w:val="00F17CDA"/>
    <w:rsid w:val="00F17EE4"/>
    <w:rsid w:val="00F21828"/>
    <w:rsid w:val="00F21FCA"/>
    <w:rsid w:val="00F2210C"/>
    <w:rsid w:val="00F222DD"/>
    <w:rsid w:val="00F22C90"/>
    <w:rsid w:val="00F25099"/>
    <w:rsid w:val="00F2516E"/>
    <w:rsid w:val="00F258F5"/>
    <w:rsid w:val="00F25A82"/>
    <w:rsid w:val="00F25B47"/>
    <w:rsid w:val="00F26241"/>
    <w:rsid w:val="00F272F0"/>
    <w:rsid w:val="00F2757D"/>
    <w:rsid w:val="00F275DB"/>
    <w:rsid w:val="00F27A13"/>
    <w:rsid w:val="00F308C6"/>
    <w:rsid w:val="00F30FC2"/>
    <w:rsid w:val="00F31B8B"/>
    <w:rsid w:val="00F3265A"/>
    <w:rsid w:val="00F32F4B"/>
    <w:rsid w:val="00F330DA"/>
    <w:rsid w:val="00F33381"/>
    <w:rsid w:val="00F33583"/>
    <w:rsid w:val="00F33D36"/>
    <w:rsid w:val="00F35DB8"/>
    <w:rsid w:val="00F36F0C"/>
    <w:rsid w:val="00F371F7"/>
    <w:rsid w:val="00F4073A"/>
    <w:rsid w:val="00F41095"/>
    <w:rsid w:val="00F41378"/>
    <w:rsid w:val="00F42FC3"/>
    <w:rsid w:val="00F4359B"/>
    <w:rsid w:val="00F4362D"/>
    <w:rsid w:val="00F44264"/>
    <w:rsid w:val="00F447C3"/>
    <w:rsid w:val="00F44B14"/>
    <w:rsid w:val="00F44F2B"/>
    <w:rsid w:val="00F467A1"/>
    <w:rsid w:val="00F468BF"/>
    <w:rsid w:val="00F4787B"/>
    <w:rsid w:val="00F50284"/>
    <w:rsid w:val="00F503C2"/>
    <w:rsid w:val="00F50DED"/>
    <w:rsid w:val="00F51275"/>
    <w:rsid w:val="00F526FC"/>
    <w:rsid w:val="00F52954"/>
    <w:rsid w:val="00F53359"/>
    <w:rsid w:val="00F537BE"/>
    <w:rsid w:val="00F5429B"/>
    <w:rsid w:val="00F546D1"/>
    <w:rsid w:val="00F54A21"/>
    <w:rsid w:val="00F54CF2"/>
    <w:rsid w:val="00F552EB"/>
    <w:rsid w:val="00F555C3"/>
    <w:rsid w:val="00F6145A"/>
    <w:rsid w:val="00F61A22"/>
    <w:rsid w:val="00F61AF8"/>
    <w:rsid w:val="00F62B8B"/>
    <w:rsid w:val="00F62CFA"/>
    <w:rsid w:val="00F630DD"/>
    <w:rsid w:val="00F6508D"/>
    <w:rsid w:val="00F65F18"/>
    <w:rsid w:val="00F66134"/>
    <w:rsid w:val="00F66B56"/>
    <w:rsid w:val="00F67E6F"/>
    <w:rsid w:val="00F701F4"/>
    <w:rsid w:val="00F70D8A"/>
    <w:rsid w:val="00F73E0C"/>
    <w:rsid w:val="00F746A0"/>
    <w:rsid w:val="00F74717"/>
    <w:rsid w:val="00F74F86"/>
    <w:rsid w:val="00F76AD5"/>
    <w:rsid w:val="00F77035"/>
    <w:rsid w:val="00F7776D"/>
    <w:rsid w:val="00F80C8F"/>
    <w:rsid w:val="00F81603"/>
    <w:rsid w:val="00F81739"/>
    <w:rsid w:val="00F819C9"/>
    <w:rsid w:val="00F81AED"/>
    <w:rsid w:val="00F83154"/>
    <w:rsid w:val="00F834F8"/>
    <w:rsid w:val="00F83748"/>
    <w:rsid w:val="00F84E2D"/>
    <w:rsid w:val="00F860DE"/>
    <w:rsid w:val="00F86666"/>
    <w:rsid w:val="00F86C0D"/>
    <w:rsid w:val="00F909D4"/>
    <w:rsid w:val="00F9522B"/>
    <w:rsid w:val="00F954AD"/>
    <w:rsid w:val="00F954BE"/>
    <w:rsid w:val="00F97193"/>
    <w:rsid w:val="00FA4857"/>
    <w:rsid w:val="00FA54CF"/>
    <w:rsid w:val="00FA6305"/>
    <w:rsid w:val="00FA6486"/>
    <w:rsid w:val="00FA68DC"/>
    <w:rsid w:val="00FB0902"/>
    <w:rsid w:val="00FB0A88"/>
    <w:rsid w:val="00FB1A5E"/>
    <w:rsid w:val="00FB2042"/>
    <w:rsid w:val="00FB248E"/>
    <w:rsid w:val="00FB32C3"/>
    <w:rsid w:val="00FB3BBC"/>
    <w:rsid w:val="00FB3E4D"/>
    <w:rsid w:val="00FB4581"/>
    <w:rsid w:val="00FB4906"/>
    <w:rsid w:val="00FB560F"/>
    <w:rsid w:val="00FB56E1"/>
    <w:rsid w:val="00FB5FE1"/>
    <w:rsid w:val="00FB610B"/>
    <w:rsid w:val="00FB67DD"/>
    <w:rsid w:val="00FC022C"/>
    <w:rsid w:val="00FC06D8"/>
    <w:rsid w:val="00FC2072"/>
    <w:rsid w:val="00FC33E1"/>
    <w:rsid w:val="00FC3A3C"/>
    <w:rsid w:val="00FC439D"/>
    <w:rsid w:val="00FC47CD"/>
    <w:rsid w:val="00FC4840"/>
    <w:rsid w:val="00FC4B39"/>
    <w:rsid w:val="00FC56D0"/>
    <w:rsid w:val="00FC5D4D"/>
    <w:rsid w:val="00FC677C"/>
    <w:rsid w:val="00FC6AAD"/>
    <w:rsid w:val="00FC7442"/>
    <w:rsid w:val="00FC78B0"/>
    <w:rsid w:val="00FD0DC4"/>
    <w:rsid w:val="00FD287A"/>
    <w:rsid w:val="00FD66D2"/>
    <w:rsid w:val="00FD68FA"/>
    <w:rsid w:val="00FD74A1"/>
    <w:rsid w:val="00FD7873"/>
    <w:rsid w:val="00FD7A22"/>
    <w:rsid w:val="00FD7DA4"/>
    <w:rsid w:val="00FE033E"/>
    <w:rsid w:val="00FE110B"/>
    <w:rsid w:val="00FE174B"/>
    <w:rsid w:val="00FE179D"/>
    <w:rsid w:val="00FE3719"/>
    <w:rsid w:val="00FE41C9"/>
    <w:rsid w:val="00FE42C3"/>
    <w:rsid w:val="00FE500B"/>
    <w:rsid w:val="00FE613D"/>
    <w:rsid w:val="00FE6385"/>
    <w:rsid w:val="00FE64AB"/>
    <w:rsid w:val="00FF033F"/>
    <w:rsid w:val="00FF05BD"/>
    <w:rsid w:val="00FF0719"/>
    <w:rsid w:val="00FF2913"/>
    <w:rsid w:val="00FF30F8"/>
    <w:rsid w:val="00FF4C2E"/>
    <w:rsid w:val="00FF4FFF"/>
    <w:rsid w:val="00FF6B93"/>
    <w:rsid w:val="00FF6CA4"/>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7771">
      <w:bodyDiv w:val="1"/>
      <w:marLeft w:val="0"/>
      <w:marRight w:val="0"/>
      <w:marTop w:val="0"/>
      <w:marBottom w:val="0"/>
      <w:divBdr>
        <w:top w:val="none" w:sz="0" w:space="0" w:color="auto"/>
        <w:left w:val="none" w:sz="0" w:space="0" w:color="auto"/>
        <w:bottom w:val="none" w:sz="0" w:space="0" w:color="auto"/>
        <w:right w:val="none" w:sz="0" w:space="0" w:color="auto"/>
      </w:divBdr>
    </w:div>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39748995">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dpr-info.eu/recitals/no-2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eur-lex.europa.eu/eli/reg/2016/679/oj"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www.msn.com/en-us/news/other/e-u-slaps-meta-with-record-1-3-billion-fine-for-data-privacy-violations/ar-AA1bvY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42</Pages>
  <Words>22965</Words>
  <Characters>130905</Characters>
  <Application>Microsoft Office Word</Application>
  <DocSecurity>0</DocSecurity>
  <Lines>1090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25</cp:revision>
  <cp:lastPrinted>2023-02-28T21:08:00Z</cp:lastPrinted>
  <dcterms:created xsi:type="dcterms:W3CDTF">2023-09-08T09:38:00Z</dcterms:created>
  <dcterms:modified xsi:type="dcterms:W3CDTF">2023-09-12T19:47:00Z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